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word/header38.xml" ContentType="application/vnd.openxmlformats-officedocument.wordprocessingml.header+xml"/>
  <Override PartName="/word/header47.xml" ContentType="application/vnd.openxmlformats-officedocument.wordprocessingml.header+xml"/>
  <Override PartName="/word/header56.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27.xml" ContentType="application/vnd.openxmlformats-officedocument.wordprocessingml.header+xml"/>
  <Override PartName="/word/header36.xml" ContentType="application/vnd.openxmlformats-officedocument.wordprocessingml.header+xml"/>
  <Override PartName="/word/header45.xml" ContentType="application/vnd.openxmlformats-officedocument.wordprocessingml.header+xml"/>
  <Override PartName="/word/header54.xml" ContentType="application/vnd.openxmlformats-officedocument.wordprocessingml.header+xml"/>
  <Override PartName="/word/header14.xml" ContentType="application/vnd.openxmlformats-officedocument.wordprocessingml.header+xml"/>
  <Override PartName="/word/header25.xml" ContentType="application/vnd.openxmlformats-officedocument.wordprocessingml.header+xml"/>
  <Override PartName="/word/header34.xml" ContentType="application/vnd.openxmlformats-officedocument.wordprocessingml.header+xml"/>
  <Override PartName="/word/header43.xml" ContentType="application/vnd.openxmlformats-officedocument.wordprocessingml.header+xml"/>
  <Override PartName="/word/header52.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header8.xml" ContentType="application/vnd.openxmlformats-officedocument.wordprocessingml.header+xml"/>
  <Override PartName="/word/header12.xml" ContentType="application/vnd.openxmlformats-officedocument.wordprocessingml.header+xml"/>
  <Override PartName="/word/header21.xml" ContentType="application/vnd.openxmlformats-officedocument.wordprocessingml.header+xml"/>
  <Override PartName="/word/header23.xml" ContentType="application/vnd.openxmlformats-officedocument.wordprocessingml.header+xml"/>
  <Override PartName="/word/header32.xml" ContentType="application/vnd.openxmlformats-officedocument.wordprocessingml.header+xml"/>
  <Override PartName="/word/header41.xml" ContentType="application/vnd.openxmlformats-officedocument.wordprocessingml.header+xml"/>
  <Override PartName="/word/header50.xml" ContentType="application/vnd.openxmlformats-officedocument.wordprocessingml.header+xml"/>
  <Override PartName="/word/header6.xml" ContentType="application/vnd.openxmlformats-officedocument.wordprocessingml.header+xml"/>
  <Override PartName="/word/header10.xml" ContentType="application/vnd.openxmlformats-officedocument.wordprocessingml.header+xml"/>
  <Override PartName="/word/header3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header39.xml" ContentType="application/vnd.openxmlformats-officedocument.wordprocessingml.header+xml"/>
  <Override PartName="/word/header49.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header37.xml" ContentType="application/vnd.openxmlformats-officedocument.wordprocessingml.header+xml"/>
  <Override PartName="/word/header48.xml" ContentType="application/vnd.openxmlformats-officedocument.wordprocessingml.header+xml"/>
  <Override PartName="/word/header57.xml" ContentType="application/vnd.openxmlformats-officedocument.wordprocessingml.header+xml"/>
  <Override PartName="/word/header17.xml" ContentType="application/vnd.openxmlformats-officedocument.wordprocessingml.header+xml"/>
  <Override PartName="/word/header26.xml" ContentType="application/vnd.openxmlformats-officedocument.wordprocessingml.header+xml"/>
  <Override PartName="/word/header35.xml" ContentType="application/vnd.openxmlformats-officedocument.wordprocessingml.header+xml"/>
  <Override PartName="/word/header44.xml" ContentType="application/vnd.openxmlformats-officedocument.wordprocessingml.header+xml"/>
  <Override PartName="/word/header46.xml" ContentType="application/vnd.openxmlformats-officedocument.wordprocessingml.header+xml"/>
  <Override PartName="/word/header55.xml" ContentType="application/vnd.openxmlformats-officedocument.wordprocessingml.header+xml"/>
  <Default Extension="jpeg" ContentType="image/jpeg"/>
  <Override PartName="/word/header15.xml" ContentType="application/vnd.openxmlformats-officedocument.wordprocessingml.header+xml"/>
  <Override PartName="/word/header24.xml" ContentType="application/vnd.openxmlformats-officedocument.wordprocessingml.header+xml"/>
  <Override PartName="/word/header33.xml" ContentType="application/vnd.openxmlformats-officedocument.wordprocessingml.header+xml"/>
  <Override PartName="/word/header42.xml" ContentType="application/vnd.openxmlformats-officedocument.wordprocessingml.header+xml"/>
  <Override PartName="/word/header53.xml" ContentType="application/vnd.openxmlformats-officedocument.wordprocessingml.header+xml"/>
  <Override PartName="/word/numbering.xml" ContentType="application/vnd.openxmlformats-officedocument.wordprocessingml.numbering+xml"/>
  <Override PartName="/word/endnotes.xml" ContentType="application/vnd.openxmlformats-officedocument.wordprocessingml.endnotes+xml"/>
  <Override PartName="/word/header9.xml" ContentType="application/vnd.openxmlformats-officedocument.wordprocessingml.header+xml"/>
  <Override PartName="/word/header13.xml" ContentType="application/vnd.openxmlformats-officedocument.wordprocessingml.header+xml"/>
  <Override PartName="/word/header22.xml" ContentType="application/vnd.openxmlformats-officedocument.wordprocessingml.header+xml"/>
  <Override PartName="/word/header31.xml" ContentType="application/vnd.openxmlformats-officedocument.wordprocessingml.header+xml"/>
  <Override PartName="/word/header40.xml" ContentType="application/vnd.openxmlformats-officedocument.wordprocessingml.header+xml"/>
  <Override PartName="/word/header5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4ECE" w:rsidRDefault="00B64ECE">
      <w:pPr>
        <w:rPr>
          <w:rFonts w:ascii="Impact" w:hAnsi="Impact"/>
          <w:color w:val="404040" w:themeColor="text1" w:themeTint="BF"/>
          <w:sz w:val="52"/>
          <w:szCs w:val="52"/>
        </w:rPr>
      </w:pPr>
      <w:r>
        <w:rPr>
          <w:rFonts w:ascii="Impact" w:hAnsi="Impact"/>
          <w:noProof/>
          <w:color w:val="404040" w:themeColor="text1" w:themeTint="BF"/>
          <w:sz w:val="52"/>
          <w:szCs w:val="52"/>
        </w:rPr>
        <w:drawing>
          <wp:anchor distT="0" distB="0" distL="114300" distR="114300" simplePos="0" relativeHeight="251943936" behindDoc="1" locked="0" layoutInCell="1" allowOverlap="1">
            <wp:simplePos x="0" y="0"/>
            <wp:positionH relativeFrom="column">
              <wp:posOffset>-771525</wp:posOffset>
            </wp:positionH>
            <wp:positionV relativeFrom="paragraph">
              <wp:posOffset>-447040</wp:posOffset>
            </wp:positionV>
            <wp:extent cx="7486650" cy="9744075"/>
            <wp:effectExtent l="190500" t="152400" r="171450" b="104775"/>
            <wp:wrapNone/>
            <wp:docPr id="19378" name="Picture 19377"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8" cstate="print"/>
                    <a:stretch>
                      <a:fillRect/>
                    </a:stretch>
                  </pic:blipFill>
                  <pic:spPr>
                    <a:xfrm>
                      <a:off x="0" y="0"/>
                      <a:ext cx="7486650" cy="974407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p>
    <w:p w:rsidR="00B64ECE" w:rsidRDefault="00B64ECE" w:rsidP="00B64ECE">
      <w:pPr>
        <w:ind w:firstLine="0"/>
        <w:rPr>
          <w:rFonts w:ascii="Impact" w:hAnsi="Impact"/>
          <w:color w:val="404040" w:themeColor="text1" w:themeTint="BF"/>
          <w:sz w:val="52"/>
          <w:szCs w:val="52"/>
        </w:rPr>
      </w:pPr>
    </w:p>
    <w:p w:rsidR="00B64ECE" w:rsidRDefault="00B64ECE" w:rsidP="00B64ECE">
      <w:pPr>
        <w:widowControl w:val="0"/>
        <w:autoSpaceDE w:val="0"/>
        <w:autoSpaceDN w:val="0"/>
        <w:adjustRightInd w:val="0"/>
        <w:spacing w:after="0" w:line="1088" w:lineRule="exact"/>
        <w:ind w:left="-360" w:right="180" w:firstLine="29"/>
        <w:rPr>
          <w:rFonts w:ascii="Century Schoolbook" w:hAnsi="Century Schoolbook" w:cs="Century Schoolbook"/>
          <w:b/>
          <w:bCs/>
          <w:color w:val="EEECE1" w:themeColor="background2"/>
          <w:sz w:val="104"/>
          <w:szCs w:val="104"/>
        </w:rPr>
      </w:pPr>
    </w:p>
    <w:p w:rsidR="00B64ECE" w:rsidRDefault="00B64ECE" w:rsidP="00B64ECE">
      <w:pPr>
        <w:widowControl w:val="0"/>
        <w:autoSpaceDE w:val="0"/>
        <w:autoSpaceDN w:val="0"/>
        <w:adjustRightInd w:val="0"/>
        <w:spacing w:after="0" w:line="1088" w:lineRule="exact"/>
        <w:ind w:left="-360" w:right="180" w:firstLine="29"/>
        <w:rPr>
          <w:rFonts w:ascii="Century Schoolbook" w:hAnsi="Century Schoolbook" w:cs="Century Schoolbook"/>
          <w:b/>
          <w:bCs/>
          <w:color w:val="EEECE1" w:themeColor="background2"/>
          <w:sz w:val="104"/>
          <w:szCs w:val="104"/>
        </w:rPr>
      </w:pPr>
    </w:p>
    <w:p w:rsidR="00B64ECE" w:rsidRPr="00EA6E24" w:rsidRDefault="00EA6E24" w:rsidP="00EA6E24">
      <w:pPr>
        <w:widowControl w:val="0"/>
        <w:autoSpaceDE w:val="0"/>
        <w:autoSpaceDN w:val="0"/>
        <w:adjustRightInd w:val="0"/>
        <w:spacing w:after="0" w:line="1088" w:lineRule="exact"/>
        <w:ind w:left="-360" w:right="180" w:firstLine="29"/>
        <w:jc w:val="center"/>
        <w:rPr>
          <w:rFonts w:ascii="Century Schoolbook" w:hAnsi="Century Schoolbook" w:cs="Century Schoolbook"/>
          <w:color w:val="EEECE1" w:themeColor="background2"/>
          <w:sz w:val="72"/>
          <w:szCs w:val="72"/>
        </w:rPr>
      </w:pPr>
      <w:r w:rsidRPr="00EA6E24">
        <w:rPr>
          <w:rFonts w:ascii="Century Schoolbook" w:hAnsi="Century Schoolbook" w:cs="Century Schoolbook"/>
          <w:b/>
          <w:bCs/>
          <w:color w:val="EEECE1" w:themeColor="background2"/>
          <w:sz w:val="96"/>
          <w:szCs w:val="96"/>
        </w:rPr>
        <w:t>A</w:t>
      </w:r>
      <w:r w:rsidRPr="00EA6E24">
        <w:rPr>
          <w:rFonts w:ascii="Century Schoolbook" w:hAnsi="Century Schoolbook" w:cs="Century Schoolbook"/>
          <w:b/>
          <w:bCs/>
          <w:color w:val="EEECE1" w:themeColor="background2"/>
          <w:sz w:val="72"/>
          <w:szCs w:val="72"/>
        </w:rPr>
        <w:t xml:space="preserve">LBANY </w:t>
      </w:r>
      <w:r w:rsidRPr="00EA6E24">
        <w:rPr>
          <w:rFonts w:ascii="Century Schoolbook" w:hAnsi="Century Schoolbook" w:cs="Century Schoolbook"/>
          <w:b/>
          <w:bCs/>
          <w:color w:val="EEECE1" w:themeColor="background2"/>
          <w:sz w:val="96"/>
          <w:szCs w:val="96"/>
        </w:rPr>
        <w:t>S</w:t>
      </w:r>
      <w:r w:rsidRPr="00EA6E24">
        <w:rPr>
          <w:rFonts w:ascii="Century Schoolbook" w:hAnsi="Century Schoolbook" w:cs="Century Schoolbook"/>
          <w:b/>
          <w:bCs/>
          <w:color w:val="EEECE1" w:themeColor="background2"/>
          <w:sz w:val="72"/>
          <w:szCs w:val="72"/>
        </w:rPr>
        <w:t>TATE</w:t>
      </w:r>
    </w:p>
    <w:p w:rsidR="00B64ECE" w:rsidRPr="00EA6E24" w:rsidRDefault="00EA6E24" w:rsidP="00EA6E24">
      <w:pPr>
        <w:widowControl w:val="0"/>
        <w:autoSpaceDE w:val="0"/>
        <w:autoSpaceDN w:val="0"/>
        <w:adjustRightInd w:val="0"/>
        <w:spacing w:after="0" w:line="1028" w:lineRule="exact"/>
        <w:ind w:left="360" w:right="180"/>
        <w:jc w:val="center"/>
        <w:rPr>
          <w:rFonts w:ascii="Century Schoolbook" w:hAnsi="Century Schoolbook" w:cs="Century Schoolbook"/>
          <w:color w:val="EEECE1" w:themeColor="background2"/>
          <w:sz w:val="72"/>
          <w:szCs w:val="72"/>
        </w:rPr>
      </w:pPr>
      <w:r w:rsidRPr="00EA6E24">
        <w:rPr>
          <w:rFonts w:ascii="Century Schoolbook" w:hAnsi="Century Schoolbook" w:cs="Century Schoolbook"/>
          <w:b/>
          <w:bCs/>
          <w:color w:val="EEECE1" w:themeColor="background2"/>
          <w:position w:val="2"/>
          <w:sz w:val="96"/>
          <w:szCs w:val="96"/>
        </w:rPr>
        <w:t>U</w:t>
      </w:r>
      <w:r w:rsidRPr="00EA6E24">
        <w:rPr>
          <w:rFonts w:ascii="Century Schoolbook" w:hAnsi="Century Schoolbook" w:cs="Century Schoolbook"/>
          <w:b/>
          <w:bCs/>
          <w:color w:val="EEECE1" w:themeColor="background2"/>
          <w:position w:val="2"/>
          <w:sz w:val="72"/>
          <w:szCs w:val="72"/>
        </w:rPr>
        <w:t>NIVERSITY</w:t>
      </w:r>
    </w:p>
    <w:p w:rsidR="00B64ECE" w:rsidRPr="00EA6E24" w:rsidRDefault="00B64ECE" w:rsidP="00B64ECE">
      <w:pPr>
        <w:widowControl w:val="0"/>
        <w:autoSpaceDE w:val="0"/>
        <w:autoSpaceDN w:val="0"/>
        <w:adjustRightInd w:val="0"/>
        <w:spacing w:before="3" w:after="0" w:line="200" w:lineRule="exact"/>
        <w:ind w:left="360" w:right="180"/>
        <w:rPr>
          <w:rFonts w:ascii="Century Schoolbook" w:hAnsi="Century Schoolbook" w:cs="Century Schoolbook"/>
          <w:color w:val="EEECE1" w:themeColor="background2"/>
          <w:sz w:val="72"/>
          <w:szCs w:val="72"/>
        </w:rPr>
      </w:pPr>
    </w:p>
    <w:p w:rsidR="00B64ECE" w:rsidRPr="00EA6E24" w:rsidRDefault="00B64ECE" w:rsidP="00B64ECE">
      <w:pPr>
        <w:widowControl w:val="0"/>
        <w:autoSpaceDE w:val="0"/>
        <w:autoSpaceDN w:val="0"/>
        <w:adjustRightInd w:val="0"/>
        <w:spacing w:after="0"/>
        <w:ind w:left="360" w:right="180" w:firstLine="80"/>
        <w:rPr>
          <w:rFonts w:ascii="Arial" w:hAnsi="Arial" w:cs="Arial"/>
          <w:color w:val="EEECE1" w:themeColor="background2"/>
          <w:sz w:val="72"/>
          <w:szCs w:val="72"/>
        </w:rPr>
      </w:pPr>
    </w:p>
    <w:p w:rsidR="00B64ECE" w:rsidRPr="00EA6E24" w:rsidRDefault="00EA6E24" w:rsidP="00B64ECE">
      <w:pPr>
        <w:widowControl w:val="0"/>
        <w:autoSpaceDE w:val="0"/>
        <w:autoSpaceDN w:val="0"/>
        <w:adjustRightInd w:val="0"/>
        <w:spacing w:after="0"/>
        <w:ind w:left="360" w:right="180" w:firstLine="80"/>
        <w:jc w:val="center"/>
        <w:rPr>
          <w:rFonts w:ascii="Times New Roman" w:hAnsi="Times New Roman" w:cs="Times New Roman"/>
          <w:color w:val="EEECE1" w:themeColor="background2"/>
          <w:sz w:val="72"/>
          <w:szCs w:val="72"/>
        </w:rPr>
      </w:pPr>
      <w:r w:rsidRPr="00EA6E24">
        <w:rPr>
          <w:rFonts w:ascii="Times New Roman" w:hAnsi="Times New Roman" w:cs="Times New Roman"/>
          <w:color w:val="EEECE1" w:themeColor="background2"/>
          <w:sz w:val="96"/>
          <w:szCs w:val="96"/>
        </w:rPr>
        <w:t>G</w:t>
      </w:r>
      <w:r w:rsidRPr="00EA6E24">
        <w:rPr>
          <w:rFonts w:ascii="Times New Roman" w:hAnsi="Times New Roman" w:cs="Times New Roman"/>
          <w:color w:val="EEECE1" w:themeColor="background2"/>
          <w:sz w:val="72"/>
          <w:szCs w:val="72"/>
        </w:rPr>
        <w:t xml:space="preserve">RADUATE </w:t>
      </w:r>
      <w:r w:rsidRPr="00EA6E24">
        <w:rPr>
          <w:rFonts w:ascii="Times New Roman" w:hAnsi="Times New Roman" w:cs="Times New Roman"/>
          <w:color w:val="EEECE1" w:themeColor="background2"/>
          <w:sz w:val="96"/>
          <w:szCs w:val="96"/>
        </w:rPr>
        <w:t>C</w:t>
      </w:r>
      <w:r w:rsidRPr="00EA6E24">
        <w:rPr>
          <w:rFonts w:ascii="Times New Roman" w:hAnsi="Times New Roman" w:cs="Times New Roman"/>
          <w:color w:val="EEECE1" w:themeColor="background2"/>
          <w:sz w:val="72"/>
          <w:szCs w:val="72"/>
        </w:rPr>
        <w:t>ATALOG</w:t>
      </w:r>
    </w:p>
    <w:p w:rsidR="00B64ECE" w:rsidRPr="00EA6E24" w:rsidRDefault="00B64ECE" w:rsidP="00B64ECE">
      <w:pPr>
        <w:widowControl w:val="0"/>
        <w:autoSpaceDE w:val="0"/>
        <w:autoSpaceDN w:val="0"/>
        <w:adjustRightInd w:val="0"/>
        <w:spacing w:after="0"/>
        <w:ind w:left="360" w:right="180" w:firstLine="80"/>
        <w:jc w:val="center"/>
        <w:rPr>
          <w:rFonts w:ascii="Times New Roman" w:hAnsi="Times New Roman" w:cs="Times New Roman"/>
          <w:b/>
          <w:color w:val="EEECE1" w:themeColor="background2"/>
        </w:rPr>
      </w:pPr>
      <w:r w:rsidRPr="00EA6E24">
        <w:rPr>
          <w:rFonts w:ascii="Times New Roman" w:hAnsi="Times New Roman" w:cs="Times New Roman"/>
          <w:b/>
          <w:color w:val="EEECE1" w:themeColor="background2"/>
          <w:sz w:val="60"/>
          <w:szCs w:val="60"/>
        </w:rPr>
        <w:t>2011-2012</w:t>
      </w:r>
    </w:p>
    <w:p w:rsidR="00B64ECE" w:rsidRDefault="00B64ECE" w:rsidP="00B64ECE"/>
    <w:p w:rsidR="00B64ECE" w:rsidRDefault="00B64ECE">
      <w:pPr>
        <w:rPr>
          <w:rFonts w:ascii="Impact" w:hAnsi="Impact"/>
          <w:color w:val="404040" w:themeColor="text1" w:themeTint="BF"/>
          <w:sz w:val="52"/>
          <w:szCs w:val="52"/>
        </w:rPr>
      </w:pPr>
      <w:r>
        <w:rPr>
          <w:rFonts w:ascii="Impact" w:hAnsi="Impact"/>
          <w:color w:val="404040" w:themeColor="text1" w:themeTint="BF"/>
          <w:sz w:val="52"/>
          <w:szCs w:val="52"/>
        </w:rPr>
        <w:br w:type="page"/>
      </w:r>
    </w:p>
    <w:p w:rsidR="00441123" w:rsidRPr="007D5B3F" w:rsidRDefault="00441123" w:rsidP="00441123">
      <w:pPr>
        <w:ind w:left="360" w:firstLine="0"/>
        <w:rPr>
          <w:rFonts w:ascii="Impact" w:hAnsi="Impact"/>
          <w:color w:val="404040" w:themeColor="text1" w:themeTint="BF"/>
          <w:sz w:val="40"/>
          <w:szCs w:val="40"/>
        </w:rPr>
      </w:pPr>
      <w:r w:rsidRPr="007D5B3F">
        <w:rPr>
          <w:rFonts w:ascii="Impact" w:hAnsi="Impact"/>
          <w:color w:val="404040" w:themeColor="text1" w:themeTint="BF"/>
          <w:sz w:val="52"/>
          <w:szCs w:val="52"/>
        </w:rPr>
        <w:lastRenderedPageBreak/>
        <w:t>A</w:t>
      </w:r>
      <w:r w:rsidRPr="007D5B3F">
        <w:rPr>
          <w:rFonts w:ascii="Impact" w:hAnsi="Impact"/>
          <w:color w:val="404040" w:themeColor="text1" w:themeTint="BF"/>
          <w:sz w:val="40"/>
          <w:szCs w:val="40"/>
        </w:rPr>
        <w:t xml:space="preserve">LBANY </w:t>
      </w:r>
      <w:r w:rsidRPr="007D5B3F">
        <w:rPr>
          <w:rFonts w:ascii="Impact" w:hAnsi="Impact"/>
          <w:color w:val="404040" w:themeColor="text1" w:themeTint="BF"/>
          <w:sz w:val="52"/>
          <w:szCs w:val="52"/>
        </w:rPr>
        <w:t>S</w:t>
      </w:r>
      <w:r w:rsidRPr="007D5B3F">
        <w:rPr>
          <w:rFonts w:ascii="Impact" w:hAnsi="Impact"/>
          <w:color w:val="404040" w:themeColor="text1" w:themeTint="BF"/>
          <w:sz w:val="40"/>
          <w:szCs w:val="40"/>
        </w:rPr>
        <w:t xml:space="preserve">TATE </w:t>
      </w:r>
      <w:r w:rsidRPr="007D5B3F">
        <w:rPr>
          <w:rFonts w:ascii="Impact" w:hAnsi="Impact"/>
          <w:color w:val="404040" w:themeColor="text1" w:themeTint="BF"/>
          <w:sz w:val="52"/>
          <w:szCs w:val="52"/>
        </w:rPr>
        <w:t>U</w:t>
      </w:r>
      <w:r w:rsidRPr="007D5B3F">
        <w:rPr>
          <w:rFonts w:ascii="Impact" w:hAnsi="Impact"/>
          <w:color w:val="404040" w:themeColor="text1" w:themeTint="BF"/>
          <w:sz w:val="40"/>
          <w:szCs w:val="40"/>
        </w:rPr>
        <w:t>NIVERSITY</w:t>
      </w:r>
    </w:p>
    <w:p w:rsidR="00441123" w:rsidRPr="007D5B3F" w:rsidRDefault="00441123" w:rsidP="00B64ECE">
      <w:pPr>
        <w:ind w:left="540" w:right="180" w:firstLine="360"/>
        <w:jc w:val="both"/>
        <w:rPr>
          <w:sz w:val="18"/>
          <w:szCs w:val="18"/>
        </w:rPr>
      </w:pPr>
      <w:r w:rsidRPr="007D5B3F">
        <w:rPr>
          <w:sz w:val="18"/>
          <w:szCs w:val="18"/>
        </w:rPr>
        <w:t>Albany state university is an integral part of the system of higher education maintained by the state of Georgia. The University is one of 35 institutions of higher learning governed by the Board of Regents of the University System of Georgia.</w:t>
      </w:r>
    </w:p>
    <w:p w:rsidR="00441123" w:rsidRPr="007D5B3F" w:rsidRDefault="00441123" w:rsidP="00B64ECE">
      <w:pPr>
        <w:ind w:left="540" w:right="180" w:firstLine="360"/>
        <w:jc w:val="both"/>
        <w:rPr>
          <w:sz w:val="18"/>
          <w:szCs w:val="18"/>
        </w:rPr>
      </w:pPr>
      <w:r w:rsidRPr="007D5B3F">
        <w:rPr>
          <w:sz w:val="18"/>
          <w:szCs w:val="18"/>
        </w:rPr>
        <w:t>Albany State University recruits, admits and provides services, financial and instruction to all students without regard to racial identification, religion, gender, disability or national origin. The University is also an equal opportunity and equal rights employer in that ll applicants for faculty, staff and student employment positions are considered without regard to racial identification, religion, gender, disability or national origin. Albany State University has always opened its doors to all applicants and continues t value diversity in its student body, faculty, staff and administration. It actively recruits to ensure a broad representation of students and faculty and promotes a campus culture that respects and appreciates the individuality of every student, faculty member, staff person and administrator.</w:t>
      </w:r>
    </w:p>
    <w:p w:rsidR="00441123" w:rsidRPr="007D5B3F" w:rsidRDefault="00441123" w:rsidP="00B64ECE">
      <w:pPr>
        <w:ind w:left="540" w:right="180" w:firstLine="360"/>
        <w:jc w:val="both"/>
        <w:rPr>
          <w:sz w:val="18"/>
          <w:szCs w:val="18"/>
        </w:rPr>
      </w:pPr>
      <w:r w:rsidRPr="007D5B3F">
        <w:rPr>
          <w:sz w:val="18"/>
          <w:szCs w:val="18"/>
        </w:rPr>
        <w:t>Albany State University is accredited by the Commission on Colleges of the Southern Association of Colleges and Schools (1866 Southern Lane, Decatur, Georgia 30033-4097, phone (404)679-4500) to award bachelor’s, master’s and education specialist degrees.</w:t>
      </w:r>
    </w:p>
    <w:p w:rsidR="00441123" w:rsidRPr="007D5B3F" w:rsidRDefault="00441123" w:rsidP="00B64ECE">
      <w:pPr>
        <w:ind w:left="540" w:right="180" w:firstLine="360"/>
        <w:jc w:val="both"/>
        <w:rPr>
          <w:sz w:val="18"/>
          <w:szCs w:val="18"/>
        </w:rPr>
      </w:pPr>
      <w:r w:rsidRPr="007D5B3F">
        <w:rPr>
          <w:sz w:val="18"/>
          <w:szCs w:val="18"/>
        </w:rPr>
        <w:t>The statements set forth in this catalog are for information purposes only and should not be construed as the basis of contract between students and this institution. While provisions of this catalog will ordinarily be applied as stated, Albany State University reserves the right to change any provision listed in this catalog, including but not limited to, academic requirements for graduation, without specific notice to individual student. Every effort, however, will be made to keep students advised of any such changes.</w:t>
      </w:r>
    </w:p>
    <w:p w:rsidR="00441123" w:rsidRPr="007D5B3F" w:rsidRDefault="00441123" w:rsidP="00B64ECE">
      <w:pPr>
        <w:ind w:left="540" w:right="180" w:firstLine="360"/>
        <w:jc w:val="both"/>
        <w:rPr>
          <w:sz w:val="18"/>
          <w:szCs w:val="18"/>
        </w:rPr>
      </w:pPr>
      <w:r w:rsidRPr="007D5B3F">
        <w:rPr>
          <w:sz w:val="18"/>
          <w:szCs w:val="18"/>
        </w:rPr>
        <w:t>Information about such changes will be available in the Graduate School office.  Students are responsible for keeping apprised of current graduation requirements of their particular degree program.</w:t>
      </w:r>
    </w:p>
    <w:p w:rsidR="00441123" w:rsidRPr="007D5B3F" w:rsidRDefault="00441123" w:rsidP="00441123">
      <w:pPr>
        <w:ind w:left="360" w:firstLine="360"/>
        <w:rPr>
          <w:sz w:val="18"/>
          <w:szCs w:val="18"/>
        </w:rPr>
      </w:pPr>
    </w:p>
    <w:p w:rsidR="00441123" w:rsidRPr="007D5B3F" w:rsidRDefault="00441123" w:rsidP="00441123">
      <w:pPr>
        <w:spacing w:after="0"/>
        <w:ind w:left="360" w:firstLine="360"/>
        <w:rPr>
          <w:sz w:val="18"/>
          <w:szCs w:val="18"/>
        </w:rPr>
      </w:pPr>
      <w:r w:rsidRPr="007D5B3F">
        <w:rPr>
          <w:sz w:val="18"/>
          <w:szCs w:val="18"/>
        </w:rPr>
        <w:t>Albany State University</w:t>
      </w:r>
    </w:p>
    <w:p w:rsidR="00441123" w:rsidRPr="007D5B3F" w:rsidRDefault="00441123" w:rsidP="00441123">
      <w:pPr>
        <w:spacing w:after="0"/>
        <w:ind w:left="360" w:firstLine="360"/>
        <w:rPr>
          <w:sz w:val="18"/>
          <w:szCs w:val="18"/>
        </w:rPr>
      </w:pPr>
      <w:r w:rsidRPr="007D5B3F">
        <w:rPr>
          <w:sz w:val="18"/>
          <w:szCs w:val="18"/>
        </w:rPr>
        <w:t>Catalog and Announcement 2011-2012</w:t>
      </w:r>
    </w:p>
    <w:p w:rsidR="00441123" w:rsidRPr="007D5B3F" w:rsidRDefault="00441123" w:rsidP="00441123">
      <w:pPr>
        <w:spacing w:after="0"/>
        <w:ind w:left="360" w:firstLine="360"/>
        <w:rPr>
          <w:sz w:val="18"/>
          <w:szCs w:val="18"/>
        </w:rPr>
      </w:pPr>
      <w:r w:rsidRPr="007D5B3F">
        <w:rPr>
          <w:sz w:val="18"/>
          <w:szCs w:val="18"/>
        </w:rPr>
        <w:t>Vol. XLIII, No.1, July 2011</w:t>
      </w:r>
    </w:p>
    <w:p w:rsidR="00441123" w:rsidRPr="007D5B3F" w:rsidRDefault="00441123" w:rsidP="00441123">
      <w:pPr>
        <w:spacing w:after="0"/>
        <w:ind w:left="360" w:firstLine="360"/>
        <w:rPr>
          <w:sz w:val="18"/>
          <w:szCs w:val="18"/>
        </w:rPr>
      </w:pPr>
    </w:p>
    <w:p w:rsidR="00441123" w:rsidRPr="007D5B3F" w:rsidRDefault="00441123" w:rsidP="00441123">
      <w:pPr>
        <w:spacing w:after="0"/>
        <w:ind w:left="360" w:firstLine="360"/>
        <w:rPr>
          <w:sz w:val="18"/>
          <w:szCs w:val="18"/>
        </w:rPr>
      </w:pPr>
      <w:r w:rsidRPr="007D5B3F">
        <w:rPr>
          <w:sz w:val="18"/>
          <w:szCs w:val="18"/>
        </w:rPr>
        <w:t>For information on Graduate Admissions</w:t>
      </w:r>
    </w:p>
    <w:p w:rsidR="00441123" w:rsidRPr="007D5B3F" w:rsidRDefault="00441123" w:rsidP="00441123">
      <w:pPr>
        <w:spacing w:after="0"/>
        <w:ind w:left="360" w:firstLine="360"/>
        <w:rPr>
          <w:sz w:val="18"/>
          <w:szCs w:val="18"/>
        </w:rPr>
      </w:pPr>
      <w:r w:rsidRPr="007D5B3F">
        <w:rPr>
          <w:sz w:val="18"/>
          <w:szCs w:val="18"/>
        </w:rPr>
        <w:t>(229)430-5118</w:t>
      </w:r>
    </w:p>
    <w:p w:rsidR="00441123" w:rsidRPr="007D5B3F" w:rsidRDefault="00B67D28" w:rsidP="00441123">
      <w:pPr>
        <w:spacing w:after="0"/>
        <w:ind w:left="360" w:firstLine="360"/>
        <w:rPr>
          <w:sz w:val="18"/>
          <w:szCs w:val="18"/>
        </w:rPr>
      </w:pPr>
      <w:hyperlink r:id="rId9" w:history="1">
        <w:r w:rsidR="00441123" w:rsidRPr="007D5B3F">
          <w:rPr>
            <w:sz w:val="18"/>
            <w:szCs w:val="18"/>
          </w:rPr>
          <w:t>www.asurams.edu</w:t>
        </w:r>
      </w:hyperlink>
    </w:p>
    <w:p w:rsidR="00441123" w:rsidRPr="007D5B3F" w:rsidRDefault="00441123" w:rsidP="00441123">
      <w:pPr>
        <w:ind w:left="360" w:firstLine="360"/>
        <w:rPr>
          <w:sz w:val="18"/>
          <w:szCs w:val="18"/>
        </w:rPr>
      </w:pPr>
    </w:p>
    <w:p w:rsidR="00441123" w:rsidRPr="007D5B3F" w:rsidRDefault="00441123" w:rsidP="00441123">
      <w:pPr>
        <w:spacing w:after="0"/>
        <w:ind w:left="360" w:firstLine="360"/>
        <w:rPr>
          <w:sz w:val="18"/>
          <w:szCs w:val="18"/>
        </w:rPr>
      </w:pPr>
      <w:r w:rsidRPr="007D5B3F">
        <w:rPr>
          <w:sz w:val="18"/>
          <w:szCs w:val="18"/>
        </w:rPr>
        <w:t>Published by Albany State University, Albany, Georgia 31705</w:t>
      </w:r>
    </w:p>
    <w:p w:rsidR="00946B9C" w:rsidRDefault="00441123" w:rsidP="00441123">
      <w:pPr>
        <w:rPr>
          <w:sz w:val="18"/>
          <w:szCs w:val="18"/>
        </w:rPr>
      </w:pPr>
      <w:r w:rsidRPr="007D5B3F">
        <w:rPr>
          <w:sz w:val="18"/>
          <w:szCs w:val="18"/>
        </w:rPr>
        <w:t>Second-Class Postage paid at Albany, Georgia 31705</w:t>
      </w:r>
    </w:p>
    <w:p w:rsidR="00441123" w:rsidRDefault="00441123" w:rsidP="00441123">
      <w:pPr>
        <w:rPr>
          <w:sz w:val="18"/>
          <w:szCs w:val="18"/>
        </w:rPr>
      </w:pPr>
    </w:p>
    <w:p w:rsidR="00441123" w:rsidRDefault="00441123" w:rsidP="00441123">
      <w:pPr>
        <w:rPr>
          <w:sz w:val="18"/>
          <w:szCs w:val="18"/>
        </w:rPr>
      </w:pPr>
    </w:p>
    <w:p w:rsidR="00441123" w:rsidRDefault="00441123" w:rsidP="00441123">
      <w:pPr>
        <w:rPr>
          <w:sz w:val="18"/>
          <w:szCs w:val="18"/>
        </w:rPr>
      </w:pPr>
    </w:p>
    <w:p w:rsidR="00441123" w:rsidRDefault="00441123" w:rsidP="00441123">
      <w:pPr>
        <w:rPr>
          <w:sz w:val="18"/>
          <w:szCs w:val="18"/>
        </w:rPr>
      </w:pPr>
    </w:p>
    <w:p w:rsidR="00441123" w:rsidRDefault="00441123" w:rsidP="00441123">
      <w:pPr>
        <w:rPr>
          <w:sz w:val="18"/>
          <w:szCs w:val="18"/>
        </w:rPr>
      </w:pPr>
    </w:p>
    <w:p w:rsidR="00441123" w:rsidRDefault="00441123" w:rsidP="00441123">
      <w:pPr>
        <w:rPr>
          <w:sz w:val="18"/>
          <w:szCs w:val="18"/>
        </w:rPr>
      </w:pPr>
    </w:p>
    <w:p w:rsidR="00441123" w:rsidRPr="00872FE7" w:rsidRDefault="00872FE7" w:rsidP="00872FE7">
      <w:pPr>
        <w:ind w:firstLine="360"/>
        <w:rPr>
          <w:sz w:val="18"/>
          <w:szCs w:val="18"/>
        </w:rPr>
      </w:pPr>
      <w:r w:rsidRPr="00872FE7">
        <w:rPr>
          <w:noProof/>
          <w:sz w:val="18"/>
          <w:szCs w:val="18"/>
        </w:rPr>
        <w:lastRenderedPageBreak/>
        <w:drawing>
          <wp:anchor distT="0" distB="0" distL="114300" distR="114300" simplePos="0" relativeHeight="251938816" behindDoc="0" locked="0" layoutInCell="1" allowOverlap="1">
            <wp:simplePos x="0" y="0"/>
            <wp:positionH relativeFrom="column">
              <wp:posOffset>247650</wp:posOffset>
            </wp:positionH>
            <wp:positionV relativeFrom="paragraph">
              <wp:posOffset>635</wp:posOffset>
            </wp:positionV>
            <wp:extent cx="5886450" cy="8782050"/>
            <wp:effectExtent l="19050" t="0" r="0" b="0"/>
            <wp:wrapSquare wrapText="bothSides"/>
            <wp:docPr id="19369" name="Picture 19367"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cstate="print"/>
                    <a:stretch>
                      <a:fillRect/>
                    </a:stretch>
                  </pic:blipFill>
                  <pic:spPr>
                    <a:xfrm>
                      <a:off x="0" y="0"/>
                      <a:ext cx="5886450" cy="8782050"/>
                    </a:xfrm>
                    <a:prstGeom prst="rect">
                      <a:avLst/>
                    </a:prstGeom>
                  </pic:spPr>
                </pic:pic>
              </a:graphicData>
            </a:graphic>
          </wp:anchor>
        </w:drawing>
      </w:r>
      <w:r w:rsidR="00441123">
        <w:br w:type="page"/>
      </w:r>
    </w:p>
    <w:p w:rsidR="00872727" w:rsidRDefault="00872727" w:rsidP="00F677A9">
      <w:pPr>
        <w:jc w:val="center"/>
        <w:rPr>
          <w:rFonts w:ascii="Impact" w:hAnsi="Impact"/>
          <w:sz w:val="48"/>
          <w:szCs w:val="48"/>
        </w:rPr>
        <w:sectPr w:rsidR="00872727" w:rsidSect="00200D5E">
          <w:headerReference w:type="even" r:id="rId11"/>
          <w:headerReference w:type="default" r:id="rId12"/>
          <w:footerReference w:type="even" r:id="rId13"/>
          <w:footerReference w:type="default" r:id="rId14"/>
          <w:pgSz w:w="12240" w:h="15840" w:code="1"/>
          <w:pgMar w:top="720" w:right="720" w:bottom="288" w:left="1440" w:header="720" w:footer="288" w:gutter="0"/>
          <w:cols w:space="720"/>
          <w:docGrid w:linePitch="360"/>
        </w:sectPr>
      </w:pPr>
    </w:p>
    <w:p w:rsidR="00F677A9" w:rsidRPr="00F677A9" w:rsidRDefault="00F677A9" w:rsidP="00F677A9">
      <w:pPr>
        <w:jc w:val="center"/>
        <w:rPr>
          <w:rFonts w:ascii="Impact" w:hAnsi="Impact"/>
          <w:sz w:val="32"/>
          <w:szCs w:val="32"/>
        </w:rPr>
      </w:pPr>
      <w:r w:rsidRPr="00F677A9">
        <w:rPr>
          <w:rFonts w:ascii="Impact" w:hAnsi="Impact"/>
          <w:sz w:val="48"/>
          <w:szCs w:val="48"/>
        </w:rPr>
        <w:lastRenderedPageBreak/>
        <w:t>T</w:t>
      </w:r>
      <w:r w:rsidRPr="00F677A9">
        <w:rPr>
          <w:rFonts w:ascii="Impact" w:hAnsi="Impact"/>
          <w:sz w:val="32"/>
          <w:szCs w:val="32"/>
        </w:rPr>
        <w:t xml:space="preserve">ABLE OF </w:t>
      </w:r>
      <w:r w:rsidRPr="00F677A9">
        <w:rPr>
          <w:rFonts w:ascii="Impact" w:hAnsi="Impact"/>
          <w:sz w:val="48"/>
          <w:szCs w:val="48"/>
        </w:rPr>
        <w:t>C</w:t>
      </w:r>
      <w:r w:rsidRPr="00F677A9">
        <w:rPr>
          <w:rFonts w:ascii="Impact" w:hAnsi="Impact"/>
          <w:sz w:val="32"/>
          <w:szCs w:val="32"/>
        </w:rPr>
        <w:t>ONTENTS</w:t>
      </w:r>
    </w:p>
    <w:p w:rsidR="00F677A9" w:rsidRDefault="00F677A9"/>
    <w:p w:rsidR="00F677A9" w:rsidRDefault="00F677A9" w:rsidP="00F677A9">
      <w:pPr>
        <w:pStyle w:val="TOC2"/>
        <w:sectPr w:rsidR="00F677A9" w:rsidSect="00872727">
          <w:headerReference w:type="even" r:id="rId15"/>
          <w:pgSz w:w="12240" w:h="15840" w:code="1"/>
          <w:pgMar w:top="720" w:right="720" w:bottom="288" w:left="1440" w:header="720" w:footer="288" w:gutter="0"/>
          <w:cols w:space="720"/>
          <w:docGrid w:linePitch="360"/>
        </w:sectPr>
      </w:pPr>
    </w:p>
    <w:p w:rsidR="00557D54" w:rsidRPr="00557D54" w:rsidRDefault="00B67D28" w:rsidP="00557D54">
      <w:pPr>
        <w:pStyle w:val="TOC2"/>
        <w:spacing w:before="0"/>
        <w:rPr>
          <w:rFonts w:ascii="Times New Roman" w:hAnsi="Times New Roman" w:cs="Times New Roman"/>
          <w:noProof/>
          <w:color w:val="000000" w:themeColor="text1"/>
        </w:rPr>
      </w:pPr>
      <w:r w:rsidRPr="00B67D28">
        <w:rPr>
          <w:rFonts w:ascii="Times New Roman" w:hAnsi="Times New Roman" w:cs="Times New Roman"/>
          <w:b w:val="0"/>
          <w:color w:val="000000" w:themeColor="text1"/>
          <w:sz w:val="18"/>
          <w:szCs w:val="18"/>
        </w:rPr>
        <w:lastRenderedPageBreak/>
        <w:fldChar w:fldCharType="begin"/>
      </w:r>
      <w:r w:rsidR="00F677A9" w:rsidRPr="00557D54">
        <w:rPr>
          <w:rFonts w:ascii="Times New Roman" w:hAnsi="Times New Roman" w:cs="Times New Roman"/>
          <w:b w:val="0"/>
          <w:color w:val="000000" w:themeColor="text1"/>
          <w:sz w:val="18"/>
          <w:szCs w:val="18"/>
        </w:rPr>
        <w:instrText xml:space="preserve"> TOC \o "1-2" \u </w:instrText>
      </w:r>
      <w:r w:rsidRPr="00B67D28">
        <w:rPr>
          <w:rFonts w:ascii="Times New Roman" w:hAnsi="Times New Roman" w:cs="Times New Roman"/>
          <w:b w:val="0"/>
          <w:color w:val="000000" w:themeColor="text1"/>
          <w:sz w:val="18"/>
          <w:szCs w:val="18"/>
        </w:rPr>
        <w:fldChar w:fldCharType="separate"/>
      </w:r>
      <w:r w:rsidR="00557D54" w:rsidRPr="00557D54">
        <w:rPr>
          <w:rFonts w:ascii="Times New Roman" w:hAnsi="Times New Roman" w:cs="Times New Roman"/>
          <w:noProof/>
          <w:color w:val="000000" w:themeColor="text1"/>
        </w:rPr>
        <w:t>Academic Calendar</w:t>
      </w:r>
      <w:r w:rsidR="00557D54" w:rsidRPr="00557D54">
        <w:rPr>
          <w:rFonts w:ascii="Times New Roman" w:hAnsi="Times New Roman" w:cs="Times New Roman"/>
          <w:noProof/>
          <w:color w:val="000000" w:themeColor="text1"/>
        </w:rPr>
        <w:tab/>
      </w:r>
      <w:r w:rsidRPr="00557D54">
        <w:rPr>
          <w:rFonts w:ascii="Times New Roman" w:hAnsi="Times New Roman" w:cs="Times New Roman"/>
          <w:noProof/>
          <w:color w:val="000000" w:themeColor="text1"/>
        </w:rPr>
        <w:fldChar w:fldCharType="begin"/>
      </w:r>
      <w:r w:rsidR="00557D54" w:rsidRPr="00557D54">
        <w:rPr>
          <w:rFonts w:ascii="Times New Roman" w:hAnsi="Times New Roman" w:cs="Times New Roman"/>
          <w:noProof/>
          <w:color w:val="000000" w:themeColor="text1"/>
        </w:rPr>
        <w:instrText xml:space="preserve"> PAGEREF _Toc295508161 \h </w:instrText>
      </w:r>
      <w:r w:rsidRPr="00557D54">
        <w:rPr>
          <w:rFonts w:ascii="Times New Roman" w:hAnsi="Times New Roman" w:cs="Times New Roman"/>
          <w:noProof/>
          <w:color w:val="000000" w:themeColor="text1"/>
        </w:rPr>
      </w:r>
      <w:r w:rsidRPr="00557D54">
        <w:rPr>
          <w:rFonts w:ascii="Times New Roman" w:hAnsi="Times New Roman" w:cs="Times New Roman"/>
          <w:noProof/>
          <w:color w:val="000000" w:themeColor="text1"/>
        </w:rPr>
        <w:fldChar w:fldCharType="separate"/>
      </w:r>
      <w:r w:rsidR="009D07A9">
        <w:rPr>
          <w:rFonts w:ascii="Times New Roman" w:hAnsi="Times New Roman" w:cs="Times New Roman"/>
          <w:noProof/>
          <w:color w:val="000000" w:themeColor="text1"/>
        </w:rPr>
        <w:t>6</w:t>
      </w:r>
      <w:r w:rsidRPr="00557D54">
        <w:rPr>
          <w:rFonts w:ascii="Times New Roman" w:hAnsi="Times New Roman" w:cs="Times New Roman"/>
          <w:noProof/>
          <w:color w:val="000000" w:themeColor="text1"/>
        </w:rPr>
        <w:fldChar w:fldCharType="end"/>
      </w:r>
    </w:p>
    <w:p w:rsidR="00C43359" w:rsidRDefault="00C43359" w:rsidP="00557D54">
      <w:pPr>
        <w:pStyle w:val="TOC2"/>
        <w:spacing w:before="0"/>
        <w:rPr>
          <w:rFonts w:ascii="Times New Roman" w:hAnsi="Times New Roman" w:cs="Times New Roman"/>
          <w:bCs w:val="0"/>
          <w:noProof/>
          <w:color w:val="000000" w:themeColor="text1"/>
          <w:sz w:val="18"/>
          <w:szCs w:val="18"/>
        </w:rPr>
      </w:pPr>
    </w:p>
    <w:p w:rsidR="00557D54" w:rsidRPr="00557D54" w:rsidRDefault="00557D54" w:rsidP="00557D54">
      <w:pPr>
        <w:pStyle w:val="TOC2"/>
        <w:spacing w:before="0"/>
        <w:rPr>
          <w:rFonts w:ascii="Times New Roman" w:hAnsi="Times New Roman" w:cs="Times New Roman"/>
          <w:bCs w:val="0"/>
          <w:noProof/>
          <w:color w:val="000000" w:themeColor="text1"/>
          <w:sz w:val="18"/>
          <w:szCs w:val="18"/>
        </w:rPr>
      </w:pPr>
      <w:r w:rsidRPr="00557D54">
        <w:rPr>
          <w:rFonts w:ascii="Times New Roman" w:hAnsi="Times New Roman" w:cs="Times New Roman"/>
          <w:bCs w:val="0"/>
          <w:noProof/>
          <w:color w:val="000000" w:themeColor="text1"/>
          <w:sz w:val="18"/>
          <w:szCs w:val="18"/>
        </w:rPr>
        <w:t>History Of The Albany State</w:t>
      </w:r>
    </w:p>
    <w:p w:rsidR="00557D54" w:rsidRPr="00557D54" w:rsidRDefault="00557D54" w:rsidP="00557D54">
      <w:pPr>
        <w:pStyle w:val="TOC2"/>
        <w:spacing w:before="0"/>
        <w:rPr>
          <w:rFonts w:ascii="Times New Roman" w:hAnsi="Times New Roman" w:cs="Times New Roman"/>
          <w:bCs w:val="0"/>
          <w:noProof/>
          <w:color w:val="000000" w:themeColor="text1"/>
          <w:sz w:val="18"/>
          <w:szCs w:val="18"/>
        </w:rPr>
      </w:pPr>
      <w:r w:rsidRPr="00557D54">
        <w:rPr>
          <w:rFonts w:ascii="Times New Roman" w:hAnsi="Times New Roman" w:cs="Times New Roman"/>
          <w:bCs w:val="0"/>
          <w:noProof/>
          <w:color w:val="000000" w:themeColor="text1"/>
          <w:sz w:val="18"/>
          <w:szCs w:val="18"/>
        </w:rPr>
        <w:t>University Graduate School</w:t>
      </w:r>
      <w:r w:rsidRPr="00557D54">
        <w:rPr>
          <w:rFonts w:ascii="Times New Roman" w:hAnsi="Times New Roman" w:cs="Times New Roman"/>
          <w:bCs w:val="0"/>
          <w:noProof/>
          <w:color w:val="000000" w:themeColor="text1"/>
          <w:sz w:val="18"/>
          <w:szCs w:val="18"/>
        </w:rPr>
        <w:tab/>
      </w:r>
      <w:r w:rsidR="00B67D28" w:rsidRPr="00557D54">
        <w:rPr>
          <w:rFonts w:ascii="Times New Roman" w:hAnsi="Times New Roman" w:cs="Times New Roman"/>
          <w:noProof/>
          <w:color w:val="000000" w:themeColor="text1"/>
          <w:sz w:val="18"/>
          <w:szCs w:val="18"/>
        </w:rPr>
        <w:fldChar w:fldCharType="begin"/>
      </w:r>
      <w:r w:rsidRPr="00557D54">
        <w:rPr>
          <w:rFonts w:ascii="Times New Roman" w:hAnsi="Times New Roman" w:cs="Times New Roman"/>
          <w:noProof/>
          <w:color w:val="000000" w:themeColor="text1"/>
          <w:sz w:val="18"/>
          <w:szCs w:val="18"/>
        </w:rPr>
        <w:instrText xml:space="preserve"> PAGEREF _Toc295508163 \h </w:instrText>
      </w:r>
      <w:r w:rsidR="00B67D28" w:rsidRPr="00557D54">
        <w:rPr>
          <w:rFonts w:ascii="Times New Roman" w:hAnsi="Times New Roman" w:cs="Times New Roman"/>
          <w:noProof/>
          <w:color w:val="000000" w:themeColor="text1"/>
          <w:sz w:val="18"/>
          <w:szCs w:val="18"/>
        </w:rPr>
      </w:r>
      <w:r w:rsidR="00B67D28" w:rsidRPr="00557D54">
        <w:rPr>
          <w:rFonts w:ascii="Times New Roman" w:hAnsi="Times New Roman" w:cs="Times New Roman"/>
          <w:noProof/>
          <w:color w:val="000000" w:themeColor="text1"/>
          <w:sz w:val="18"/>
          <w:szCs w:val="18"/>
        </w:rPr>
        <w:fldChar w:fldCharType="separate"/>
      </w:r>
      <w:r w:rsidR="009D07A9">
        <w:rPr>
          <w:rFonts w:ascii="Times New Roman" w:hAnsi="Times New Roman" w:cs="Times New Roman"/>
          <w:noProof/>
          <w:color w:val="000000" w:themeColor="text1"/>
          <w:sz w:val="18"/>
          <w:szCs w:val="18"/>
        </w:rPr>
        <w:t>8</w:t>
      </w:r>
      <w:r w:rsidR="00B67D28" w:rsidRPr="00557D54">
        <w:rPr>
          <w:rFonts w:ascii="Times New Roman" w:hAnsi="Times New Roman" w:cs="Times New Roman"/>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ASU Mission Statement</w:t>
      </w:r>
      <w:r w:rsidRPr="00557D54">
        <w:rPr>
          <w:rFonts w:ascii="Times New Roman" w:hAnsi="Times New Roman" w:cs="Times New Roman"/>
          <w:b w:val="0"/>
          <w:bCs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_Toc295508164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8</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Graduate School Mission</w:t>
      </w:r>
      <w:r w:rsidRPr="00557D54">
        <w:rPr>
          <w:rFonts w:ascii="Times New Roman" w:hAnsi="Times New Roman" w:cs="Times New Roman"/>
          <w:b w:val="0"/>
          <w:bCs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_Toc295508165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10</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Description Of Offerings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_Toc295508166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11</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General Admission Policies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_Toc295508167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11</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Baccalau</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eate Deg</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ee</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_Toc295508168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12</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Grade-Point</w:t>
      </w:r>
      <w:r w:rsidRPr="00557D54">
        <w:rPr>
          <w:rFonts w:ascii="Times New Roman" w:hAnsi="Times New Roman" w:cs="Times New Roman"/>
          <w:b w:val="0"/>
          <w:bCs w:val="0"/>
          <w:noProof/>
          <w:color w:val="000000" w:themeColor="text1"/>
          <w:spacing w:val="-11"/>
          <w:sz w:val="18"/>
          <w:szCs w:val="18"/>
        </w:rPr>
        <w:t xml:space="preserve"> </w:t>
      </w:r>
      <w:r w:rsidRPr="00557D54">
        <w:rPr>
          <w:rFonts w:ascii="Times New Roman" w:hAnsi="Times New Roman" w:cs="Times New Roman"/>
          <w:b w:val="0"/>
          <w:bCs w:val="0"/>
          <w:noProof/>
          <w:color w:val="000000" w:themeColor="text1"/>
          <w:spacing w:val="-15"/>
          <w:sz w:val="18"/>
          <w:szCs w:val="18"/>
        </w:rPr>
        <w:t>A</w:t>
      </w:r>
      <w:r w:rsidRPr="00557D54">
        <w:rPr>
          <w:rFonts w:ascii="Times New Roman" w:hAnsi="Times New Roman" w:cs="Times New Roman"/>
          <w:b w:val="0"/>
          <w:bCs w:val="0"/>
          <w:noProof/>
          <w:color w:val="000000" w:themeColor="text1"/>
          <w:sz w:val="18"/>
          <w:szCs w:val="18"/>
        </w:rPr>
        <w:t>verage</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_Toc295508169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12</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Standardized</w:t>
      </w:r>
      <w:r w:rsidRPr="00557D54">
        <w:rPr>
          <w:rFonts w:ascii="Times New Roman" w:hAnsi="Times New Roman" w:cs="Times New Roman"/>
          <w:b w:val="0"/>
          <w:bCs w:val="0"/>
          <w:noProof/>
          <w:color w:val="000000" w:themeColor="text1"/>
          <w:spacing w:val="-4"/>
          <w:sz w:val="18"/>
          <w:szCs w:val="18"/>
        </w:rPr>
        <w:t xml:space="preserve"> </w:t>
      </w:r>
      <w:r w:rsidRPr="00557D54">
        <w:rPr>
          <w:rFonts w:ascii="Times New Roman" w:hAnsi="Times New Roman" w:cs="Times New Roman"/>
          <w:b w:val="0"/>
          <w:bCs w:val="0"/>
          <w:noProof/>
          <w:color w:val="000000" w:themeColor="text1"/>
          <w:spacing w:val="-18"/>
          <w:sz w:val="18"/>
          <w:szCs w:val="18"/>
        </w:rPr>
        <w:t>T</w:t>
      </w:r>
      <w:r w:rsidRPr="00557D54">
        <w:rPr>
          <w:rFonts w:ascii="Times New Roman" w:hAnsi="Times New Roman" w:cs="Times New Roman"/>
          <w:b w:val="0"/>
          <w:bCs w:val="0"/>
          <w:noProof/>
          <w:color w:val="000000" w:themeColor="text1"/>
          <w:sz w:val="18"/>
          <w:szCs w:val="18"/>
        </w:rPr>
        <w:t>est Requi</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ement</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_Toc295508170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12</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Admission Requirements</w:t>
      </w:r>
      <w:r w:rsidRPr="00557D54">
        <w:rPr>
          <w:rFonts w:ascii="Times New Roman" w:hAnsi="Times New Roman" w:cs="Times New Roman"/>
          <w:b w:val="0"/>
          <w:bCs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_Toc295508171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13</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Categories Of Admissions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_Toc295508172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13</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Regular</w:t>
      </w:r>
      <w:r w:rsidRPr="00557D54">
        <w:rPr>
          <w:rFonts w:ascii="Times New Roman" w:hAnsi="Times New Roman" w:cs="Times New Roman"/>
          <w:b w:val="0"/>
          <w:bCs w:val="0"/>
          <w:noProof/>
          <w:color w:val="000000" w:themeColor="text1"/>
          <w:spacing w:val="-15"/>
          <w:sz w:val="18"/>
          <w:szCs w:val="18"/>
        </w:rPr>
        <w:t xml:space="preserve"> </w:t>
      </w:r>
      <w:r w:rsidRPr="00557D54">
        <w:rPr>
          <w:rFonts w:ascii="Times New Roman" w:hAnsi="Times New Roman" w:cs="Times New Roman"/>
          <w:b w:val="0"/>
          <w:bCs w:val="0"/>
          <w:noProof/>
          <w:color w:val="000000" w:themeColor="text1"/>
          <w:sz w:val="18"/>
          <w:szCs w:val="18"/>
        </w:rPr>
        <w:t>Admission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_Toc295508173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14</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P</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ovisional</w:t>
      </w:r>
      <w:r w:rsidRPr="00557D54">
        <w:rPr>
          <w:rFonts w:ascii="Times New Roman" w:hAnsi="Times New Roman" w:cs="Times New Roman"/>
          <w:b w:val="0"/>
          <w:bCs w:val="0"/>
          <w:noProof/>
          <w:color w:val="000000" w:themeColor="text1"/>
          <w:spacing w:val="-11"/>
          <w:sz w:val="18"/>
          <w:szCs w:val="18"/>
        </w:rPr>
        <w:t xml:space="preserve"> </w:t>
      </w:r>
      <w:r w:rsidRPr="00557D54">
        <w:rPr>
          <w:rFonts w:ascii="Times New Roman" w:hAnsi="Times New Roman" w:cs="Times New Roman"/>
          <w:b w:val="0"/>
          <w:bCs w:val="0"/>
          <w:noProof/>
          <w:color w:val="000000" w:themeColor="text1"/>
          <w:sz w:val="18"/>
          <w:szCs w:val="18"/>
        </w:rPr>
        <w:t>Admission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_Toc295508174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14</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pacing w:val="-15"/>
          <w:sz w:val="18"/>
          <w:szCs w:val="18"/>
        </w:rPr>
        <w:t>T</w:t>
      </w:r>
      <w:r w:rsidRPr="00557D54">
        <w:rPr>
          <w:rFonts w:ascii="Times New Roman" w:hAnsi="Times New Roman" w:cs="Times New Roman"/>
          <w:b w:val="0"/>
          <w:bCs w:val="0"/>
          <w:noProof/>
          <w:color w:val="000000" w:themeColor="text1"/>
          <w:sz w:val="18"/>
          <w:szCs w:val="18"/>
        </w:rPr>
        <w:t>ransient</w:t>
      </w:r>
      <w:r w:rsidRPr="00557D54">
        <w:rPr>
          <w:rFonts w:ascii="Times New Roman" w:hAnsi="Times New Roman" w:cs="Times New Roman"/>
          <w:b w:val="0"/>
          <w:bCs w:val="0"/>
          <w:noProof/>
          <w:color w:val="000000" w:themeColor="text1"/>
          <w:spacing w:val="-11"/>
          <w:sz w:val="18"/>
          <w:szCs w:val="18"/>
        </w:rPr>
        <w:t xml:space="preserve"> </w:t>
      </w:r>
      <w:r w:rsidRPr="00557D54">
        <w:rPr>
          <w:rFonts w:ascii="Times New Roman" w:hAnsi="Times New Roman" w:cs="Times New Roman"/>
          <w:b w:val="0"/>
          <w:bCs w:val="0"/>
          <w:noProof/>
          <w:color w:val="000000" w:themeColor="text1"/>
          <w:sz w:val="18"/>
          <w:szCs w:val="18"/>
        </w:rPr>
        <w:t>Admission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_Toc295508175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14</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Change In Status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_Toc295508176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14</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Appeals Of</w:t>
      </w:r>
      <w:r w:rsidRPr="00557D54">
        <w:rPr>
          <w:rFonts w:ascii="Times New Roman" w:hAnsi="Times New Roman" w:cs="Times New Roman"/>
          <w:b w:val="0"/>
          <w:bCs w:val="0"/>
          <w:noProof/>
          <w:color w:val="000000" w:themeColor="text1"/>
          <w:spacing w:val="-11"/>
          <w:sz w:val="18"/>
          <w:szCs w:val="18"/>
        </w:rPr>
        <w:t xml:space="preserve"> </w:t>
      </w:r>
      <w:r w:rsidRPr="00557D54">
        <w:rPr>
          <w:rFonts w:ascii="Times New Roman" w:hAnsi="Times New Roman" w:cs="Times New Roman"/>
          <w:b w:val="0"/>
          <w:bCs w:val="0"/>
          <w:noProof/>
          <w:color w:val="000000" w:themeColor="text1"/>
          <w:sz w:val="18"/>
          <w:szCs w:val="18"/>
        </w:rPr>
        <w:t>Admission Status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_Toc295508177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15</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Change Of Deg</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ee P</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ogram</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_Toc295508178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15</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Full-</w:t>
      </w:r>
      <w:r w:rsidRPr="00557D54">
        <w:rPr>
          <w:rFonts w:ascii="Times New Roman" w:hAnsi="Times New Roman" w:cs="Times New Roman"/>
          <w:b w:val="0"/>
          <w:bCs w:val="0"/>
          <w:noProof/>
          <w:color w:val="000000" w:themeColor="text1"/>
          <w:spacing w:val="-4"/>
          <w:sz w:val="18"/>
          <w:szCs w:val="18"/>
        </w:rPr>
        <w:t>T</w:t>
      </w:r>
      <w:r w:rsidRPr="00557D54">
        <w:rPr>
          <w:rFonts w:ascii="Times New Roman" w:hAnsi="Times New Roman" w:cs="Times New Roman"/>
          <w:b w:val="0"/>
          <w:bCs w:val="0"/>
          <w:noProof/>
          <w:color w:val="000000" w:themeColor="text1"/>
          <w:sz w:val="18"/>
          <w:szCs w:val="18"/>
        </w:rPr>
        <w:t>ime Status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_Toc295508179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15</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Admission</w:t>
      </w:r>
      <w:r w:rsidRPr="00557D54">
        <w:rPr>
          <w:rFonts w:ascii="Times New Roman" w:hAnsi="Times New Roman" w:cs="Times New Roman"/>
          <w:b w:val="0"/>
          <w:bCs w:val="0"/>
          <w:noProof/>
          <w:color w:val="000000" w:themeColor="text1"/>
          <w:spacing w:val="-11"/>
          <w:sz w:val="18"/>
          <w:szCs w:val="18"/>
        </w:rPr>
        <w:t xml:space="preserve"> </w:t>
      </w:r>
      <w:r w:rsidRPr="00557D54">
        <w:rPr>
          <w:rFonts w:ascii="Times New Roman" w:hAnsi="Times New Roman" w:cs="Times New Roman"/>
          <w:b w:val="0"/>
          <w:bCs w:val="0"/>
          <w:noProof/>
          <w:color w:val="000000" w:themeColor="text1"/>
          <w:sz w:val="18"/>
          <w:szCs w:val="18"/>
        </w:rPr>
        <w:t>Application Deadlines For</w:t>
      </w:r>
      <w:r w:rsidRPr="00557D54">
        <w:rPr>
          <w:rFonts w:ascii="Times New Roman" w:hAnsi="Times New Roman" w:cs="Times New Roman"/>
          <w:b w:val="0"/>
          <w:bCs w:val="0"/>
          <w:noProof/>
          <w:color w:val="000000" w:themeColor="text1"/>
          <w:spacing w:val="-4"/>
          <w:sz w:val="18"/>
          <w:szCs w:val="18"/>
        </w:rPr>
        <w:t xml:space="preserve"> </w:t>
      </w:r>
      <w:r w:rsidRPr="00557D54">
        <w:rPr>
          <w:rFonts w:ascii="Times New Roman" w:hAnsi="Times New Roman" w:cs="Times New Roman"/>
          <w:b w:val="0"/>
          <w:bCs w:val="0"/>
          <w:noProof/>
          <w:color w:val="000000" w:themeColor="text1"/>
          <w:sz w:val="18"/>
          <w:szCs w:val="18"/>
        </w:rPr>
        <w:t>Regula</w:t>
      </w:r>
      <w:r w:rsidRPr="00557D54">
        <w:rPr>
          <w:rFonts w:ascii="Times New Roman" w:hAnsi="Times New Roman" w:cs="Times New Roman"/>
          <w:b w:val="0"/>
          <w:bCs w:val="0"/>
          <w:noProof/>
          <w:color w:val="000000" w:themeColor="text1"/>
          <w:spacing w:val="-18"/>
          <w:sz w:val="18"/>
          <w:szCs w:val="18"/>
        </w:rPr>
        <w:t>r</w:t>
      </w:r>
      <w:r w:rsidRPr="00557D54">
        <w:rPr>
          <w:rFonts w:ascii="Times New Roman" w:hAnsi="Times New Roman" w:cs="Times New Roman"/>
          <w:b w:val="0"/>
          <w:bCs w:val="0"/>
          <w:noProof/>
          <w:color w:val="000000" w:themeColor="text1"/>
          <w:sz w:val="18"/>
          <w:szCs w:val="18"/>
        </w:rPr>
        <w:t>, P</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ovisional,</w:t>
      </w:r>
      <w:r w:rsidRPr="00557D54">
        <w:rPr>
          <w:rFonts w:ascii="Times New Roman" w:hAnsi="Times New Roman" w:cs="Times New Roman"/>
          <w:b w:val="0"/>
          <w:bCs w:val="0"/>
          <w:noProof/>
          <w:color w:val="000000" w:themeColor="text1"/>
          <w:spacing w:val="-4"/>
          <w:sz w:val="18"/>
          <w:szCs w:val="18"/>
        </w:rPr>
        <w:t xml:space="preserve"> </w:t>
      </w:r>
      <w:r w:rsidRPr="00557D54">
        <w:rPr>
          <w:rFonts w:ascii="Times New Roman" w:hAnsi="Times New Roman" w:cs="Times New Roman"/>
          <w:b w:val="0"/>
          <w:bCs w:val="0"/>
          <w:noProof/>
          <w:color w:val="000000" w:themeColor="text1"/>
          <w:spacing w:val="-15"/>
          <w:sz w:val="18"/>
          <w:szCs w:val="18"/>
        </w:rPr>
        <w:t>T</w:t>
      </w:r>
      <w:r w:rsidRPr="00557D54">
        <w:rPr>
          <w:rFonts w:ascii="Times New Roman" w:hAnsi="Times New Roman" w:cs="Times New Roman"/>
          <w:b w:val="0"/>
          <w:bCs w:val="0"/>
          <w:noProof/>
          <w:color w:val="000000" w:themeColor="text1"/>
          <w:sz w:val="18"/>
          <w:szCs w:val="18"/>
        </w:rPr>
        <w:t>ransient And Non-Deg</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ee</w:t>
      </w:r>
      <w:r w:rsidRPr="00557D54">
        <w:rPr>
          <w:rFonts w:ascii="Times New Roman" w:hAnsi="Times New Roman" w:cs="Times New Roman"/>
          <w:b w:val="0"/>
          <w:bCs w:val="0"/>
          <w:noProof/>
          <w:color w:val="000000" w:themeColor="text1"/>
          <w:spacing w:val="-11"/>
          <w:sz w:val="18"/>
          <w:szCs w:val="18"/>
        </w:rPr>
        <w:t xml:space="preserve"> </w:t>
      </w:r>
      <w:r w:rsidRPr="00557D54">
        <w:rPr>
          <w:rFonts w:ascii="Times New Roman" w:hAnsi="Times New Roman" w:cs="Times New Roman"/>
          <w:b w:val="0"/>
          <w:bCs w:val="0"/>
          <w:noProof/>
          <w:color w:val="000000" w:themeColor="text1"/>
          <w:sz w:val="18"/>
          <w:szCs w:val="18"/>
        </w:rPr>
        <w:t>Admissions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_Toc295508180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15</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noProof/>
          <w:color w:val="000000" w:themeColor="text1"/>
          <w:sz w:val="18"/>
          <w:szCs w:val="18"/>
        </w:rPr>
      </w:pPr>
      <w:r w:rsidRPr="00557D54">
        <w:rPr>
          <w:rFonts w:ascii="Times New Roman" w:hAnsi="Times New Roman" w:cs="Times New Roman"/>
          <w:b w:val="0"/>
          <w:bCs w:val="0"/>
          <w:noProof/>
          <w:color w:val="000000" w:themeColor="text1"/>
          <w:sz w:val="18"/>
          <w:szCs w:val="18"/>
        </w:rPr>
        <w:t>Admission Of International Students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_Toc295508181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15</w:t>
      </w:r>
      <w:r w:rsidR="00B67D28" w:rsidRPr="00557D54">
        <w:rPr>
          <w:rFonts w:ascii="Times New Roman" w:hAnsi="Times New Roman" w:cs="Times New Roman"/>
          <w:b w:val="0"/>
          <w:noProof/>
          <w:color w:val="000000" w:themeColor="text1"/>
          <w:sz w:val="18"/>
          <w:szCs w:val="18"/>
        </w:rPr>
        <w:fldChar w:fldCharType="end"/>
      </w:r>
    </w:p>
    <w:p w:rsidR="00C43359" w:rsidRDefault="00C43359" w:rsidP="00557D54">
      <w:pPr>
        <w:pStyle w:val="TOC2"/>
        <w:spacing w:before="0"/>
        <w:rPr>
          <w:rFonts w:ascii="Times New Roman" w:hAnsi="Times New Roman" w:cs="Times New Roman"/>
          <w:bCs w:val="0"/>
          <w:noProof/>
          <w:color w:val="000000" w:themeColor="text1"/>
        </w:rPr>
      </w:pPr>
    </w:p>
    <w:p w:rsidR="00557D54" w:rsidRPr="00557D54" w:rsidRDefault="00557D54" w:rsidP="00557D54">
      <w:pPr>
        <w:pStyle w:val="TOC2"/>
        <w:spacing w:before="0"/>
        <w:rPr>
          <w:rFonts w:ascii="Times New Roman" w:hAnsi="Times New Roman" w:cs="Times New Roman"/>
          <w:bCs w:val="0"/>
          <w:noProof/>
          <w:color w:val="000000" w:themeColor="text1"/>
        </w:rPr>
      </w:pPr>
      <w:r w:rsidRPr="00557D54">
        <w:rPr>
          <w:rFonts w:ascii="Times New Roman" w:hAnsi="Times New Roman" w:cs="Times New Roman"/>
          <w:bCs w:val="0"/>
          <w:noProof/>
          <w:color w:val="000000" w:themeColor="text1"/>
        </w:rPr>
        <w:t>Other Academic Policies</w:t>
      </w:r>
      <w:r w:rsidRPr="00557D54">
        <w:rPr>
          <w:rFonts w:ascii="Times New Roman" w:hAnsi="Times New Roman" w:cs="Times New Roman"/>
          <w:bCs w:val="0"/>
          <w:noProof/>
          <w:color w:val="000000" w:themeColor="text1"/>
        </w:rPr>
        <w:tab/>
      </w:r>
      <w:r w:rsidR="00B67D28" w:rsidRPr="00557D54">
        <w:rPr>
          <w:rFonts w:ascii="Times New Roman" w:hAnsi="Times New Roman" w:cs="Times New Roman"/>
          <w:noProof/>
          <w:color w:val="000000" w:themeColor="text1"/>
        </w:rPr>
        <w:fldChar w:fldCharType="begin"/>
      </w:r>
      <w:r w:rsidRPr="00557D54">
        <w:rPr>
          <w:rFonts w:ascii="Times New Roman" w:hAnsi="Times New Roman" w:cs="Times New Roman"/>
          <w:noProof/>
          <w:color w:val="000000" w:themeColor="text1"/>
        </w:rPr>
        <w:instrText xml:space="preserve"> PAGEREF _Toc295508182 \h </w:instrText>
      </w:r>
      <w:r w:rsidR="00B67D28" w:rsidRPr="00557D54">
        <w:rPr>
          <w:rFonts w:ascii="Times New Roman" w:hAnsi="Times New Roman" w:cs="Times New Roman"/>
          <w:noProof/>
          <w:color w:val="000000" w:themeColor="text1"/>
        </w:rPr>
      </w:r>
      <w:r w:rsidR="00B67D28" w:rsidRPr="00557D54">
        <w:rPr>
          <w:rFonts w:ascii="Times New Roman" w:hAnsi="Times New Roman" w:cs="Times New Roman"/>
          <w:noProof/>
          <w:color w:val="000000" w:themeColor="text1"/>
        </w:rPr>
        <w:fldChar w:fldCharType="separate"/>
      </w:r>
      <w:r w:rsidR="009D07A9">
        <w:rPr>
          <w:rFonts w:ascii="Times New Roman" w:hAnsi="Times New Roman" w:cs="Times New Roman"/>
          <w:noProof/>
          <w:color w:val="000000" w:themeColor="text1"/>
        </w:rPr>
        <w:t>16</w:t>
      </w:r>
      <w:r w:rsidR="00B67D28" w:rsidRPr="00557D54">
        <w:rPr>
          <w:rFonts w:ascii="Times New Roman" w:hAnsi="Times New Roman" w:cs="Times New Roman"/>
          <w:noProof/>
          <w:color w:val="000000" w:themeColor="text1"/>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Readmission Following Scholastic</w:t>
      </w:r>
      <w:r w:rsidRPr="00557D54">
        <w:rPr>
          <w:rFonts w:ascii="Times New Roman" w:hAnsi="Times New Roman" w:cs="Times New Roman"/>
          <w:b w:val="0"/>
          <w:bCs w:val="0"/>
          <w:noProof/>
          <w:color w:val="000000" w:themeColor="text1"/>
          <w:spacing w:val="-4"/>
          <w:sz w:val="18"/>
          <w:szCs w:val="18"/>
        </w:rPr>
        <w:t xml:space="preserve"> </w:t>
      </w:r>
      <w:r w:rsidRPr="00557D54">
        <w:rPr>
          <w:rFonts w:ascii="Times New Roman" w:hAnsi="Times New Roman" w:cs="Times New Roman"/>
          <w:b w:val="0"/>
          <w:bCs w:val="0"/>
          <w:noProof/>
          <w:color w:val="000000" w:themeColor="text1"/>
          <w:spacing w:val="-18"/>
          <w:sz w:val="18"/>
          <w:szCs w:val="18"/>
        </w:rPr>
        <w:t>T</w:t>
      </w:r>
      <w:r w:rsidRPr="00557D54">
        <w:rPr>
          <w:rFonts w:ascii="Times New Roman" w:hAnsi="Times New Roman" w:cs="Times New Roman"/>
          <w:b w:val="0"/>
          <w:bCs w:val="0"/>
          <w:noProof/>
          <w:color w:val="000000" w:themeColor="text1"/>
          <w:sz w:val="18"/>
          <w:szCs w:val="18"/>
        </w:rPr>
        <w:t>ermination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_Toc295508183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16</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Deg</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ee Requi</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ements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_Toc295508184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16</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Planned Deg</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ee P</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ograms Of Study</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_Toc295508185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16</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Academic Standards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_Toc295508186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17</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Grading System</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_Toc295508187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17</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pacing w:val="-4"/>
          <w:sz w:val="18"/>
          <w:szCs w:val="18"/>
        </w:rPr>
        <w:t>W</w:t>
      </w:r>
      <w:r w:rsidRPr="00557D54">
        <w:rPr>
          <w:rFonts w:ascii="Times New Roman" w:hAnsi="Times New Roman" w:cs="Times New Roman"/>
          <w:b w:val="0"/>
          <w:bCs w:val="0"/>
          <w:noProof/>
          <w:color w:val="000000" w:themeColor="text1"/>
          <w:sz w:val="18"/>
          <w:szCs w:val="18"/>
        </w:rPr>
        <w:t>ithdrawal F</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om The University</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_Toc295508188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17</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Scholastic</w:t>
      </w:r>
      <w:r w:rsidRPr="00557D54">
        <w:rPr>
          <w:rFonts w:ascii="Times New Roman" w:hAnsi="Times New Roman" w:cs="Times New Roman"/>
          <w:b w:val="0"/>
          <w:bCs w:val="0"/>
          <w:noProof/>
          <w:color w:val="000000" w:themeColor="text1"/>
          <w:spacing w:val="-4"/>
          <w:sz w:val="18"/>
          <w:szCs w:val="18"/>
        </w:rPr>
        <w:t xml:space="preserve"> </w:t>
      </w:r>
      <w:r w:rsidRPr="00557D54">
        <w:rPr>
          <w:rFonts w:ascii="Times New Roman" w:hAnsi="Times New Roman" w:cs="Times New Roman"/>
          <w:b w:val="0"/>
          <w:bCs w:val="0"/>
          <w:noProof/>
          <w:color w:val="000000" w:themeColor="text1"/>
          <w:spacing w:val="-11"/>
          <w:sz w:val="18"/>
          <w:szCs w:val="18"/>
        </w:rPr>
        <w:t>W</w:t>
      </w:r>
      <w:r w:rsidRPr="00557D54">
        <w:rPr>
          <w:rFonts w:ascii="Times New Roman" w:hAnsi="Times New Roman" w:cs="Times New Roman"/>
          <w:b w:val="0"/>
          <w:bCs w:val="0"/>
          <w:noProof/>
          <w:color w:val="000000" w:themeColor="text1"/>
          <w:sz w:val="18"/>
          <w:szCs w:val="18"/>
        </w:rPr>
        <w:t>arning</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_Toc295508189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18</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Scholastic</w:t>
      </w:r>
      <w:r w:rsidRPr="00557D54">
        <w:rPr>
          <w:rFonts w:ascii="Times New Roman" w:hAnsi="Times New Roman" w:cs="Times New Roman"/>
          <w:b w:val="0"/>
          <w:bCs w:val="0"/>
          <w:noProof/>
          <w:color w:val="000000" w:themeColor="text1"/>
          <w:spacing w:val="-4"/>
          <w:sz w:val="18"/>
          <w:szCs w:val="18"/>
        </w:rPr>
        <w:t xml:space="preserve"> </w:t>
      </w:r>
      <w:r w:rsidRPr="00557D54">
        <w:rPr>
          <w:rFonts w:ascii="Times New Roman" w:hAnsi="Times New Roman" w:cs="Times New Roman"/>
          <w:b w:val="0"/>
          <w:bCs w:val="0"/>
          <w:noProof/>
          <w:color w:val="000000" w:themeColor="text1"/>
          <w:spacing w:val="-18"/>
          <w:sz w:val="18"/>
          <w:szCs w:val="18"/>
        </w:rPr>
        <w:t>T</w:t>
      </w:r>
      <w:r w:rsidRPr="00557D54">
        <w:rPr>
          <w:rFonts w:ascii="Times New Roman" w:hAnsi="Times New Roman" w:cs="Times New Roman"/>
          <w:b w:val="0"/>
          <w:bCs w:val="0"/>
          <w:noProof/>
          <w:color w:val="000000" w:themeColor="text1"/>
          <w:sz w:val="18"/>
          <w:szCs w:val="18"/>
        </w:rPr>
        <w:t>ermination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_Toc295508190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18</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Academic</w:t>
      </w:r>
      <w:r w:rsidRPr="00557D54">
        <w:rPr>
          <w:rFonts w:ascii="Times New Roman" w:hAnsi="Times New Roman" w:cs="Times New Roman"/>
          <w:b w:val="0"/>
          <w:bCs w:val="0"/>
          <w:noProof/>
          <w:color w:val="000000" w:themeColor="text1"/>
          <w:spacing w:val="-11"/>
          <w:sz w:val="18"/>
          <w:szCs w:val="18"/>
        </w:rPr>
        <w:t xml:space="preserve"> </w:t>
      </w:r>
      <w:r w:rsidRPr="00557D54">
        <w:rPr>
          <w:rFonts w:ascii="Times New Roman" w:hAnsi="Times New Roman" w:cs="Times New Roman"/>
          <w:b w:val="0"/>
          <w:bCs w:val="0"/>
          <w:noProof/>
          <w:color w:val="000000" w:themeColor="text1"/>
          <w:sz w:val="18"/>
          <w:szCs w:val="18"/>
        </w:rPr>
        <w:t>Advisement</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_Toc295508191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18</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Residence Classification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_Toc295508192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18</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noProof/>
          <w:color w:val="000000" w:themeColor="text1"/>
          <w:sz w:val="18"/>
          <w:szCs w:val="18"/>
        </w:rPr>
      </w:pPr>
      <w:r w:rsidRPr="00557D54">
        <w:rPr>
          <w:rFonts w:ascii="Times New Roman" w:hAnsi="Times New Roman" w:cs="Times New Roman"/>
          <w:b w:val="0"/>
          <w:bCs w:val="0"/>
          <w:noProof/>
          <w:color w:val="000000" w:themeColor="text1"/>
          <w:sz w:val="18"/>
          <w:szCs w:val="18"/>
        </w:rPr>
        <w:t>Legal Residency Requi</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ements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_Toc295508193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18</w:t>
      </w:r>
      <w:r w:rsidR="00B67D28" w:rsidRPr="00557D54">
        <w:rPr>
          <w:rFonts w:ascii="Times New Roman" w:hAnsi="Times New Roman" w:cs="Times New Roman"/>
          <w:b w:val="0"/>
          <w:noProof/>
          <w:color w:val="000000" w:themeColor="text1"/>
          <w:sz w:val="18"/>
          <w:szCs w:val="18"/>
        </w:rPr>
        <w:fldChar w:fldCharType="end"/>
      </w:r>
    </w:p>
    <w:p w:rsidR="00C43359" w:rsidRPr="00F01450" w:rsidRDefault="00C43359" w:rsidP="00557D54">
      <w:pPr>
        <w:pStyle w:val="TOC2"/>
        <w:spacing w:before="0"/>
        <w:rPr>
          <w:rFonts w:ascii="Times New Roman" w:hAnsi="Times New Roman" w:cs="Times New Roman"/>
          <w:noProof/>
          <w:color w:val="000000" w:themeColor="text1"/>
          <w:sz w:val="22"/>
          <w:szCs w:val="22"/>
        </w:rPr>
      </w:pPr>
    </w:p>
    <w:p w:rsidR="00557D54" w:rsidRPr="00557D54" w:rsidRDefault="00557D54" w:rsidP="00557D54">
      <w:pPr>
        <w:pStyle w:val="TOC2"/>
        <w:spacing w:before="0"/>
        <w:rPr>
          <w:rFonts w:ascii="Times New Roman" w:hAnsi="Times New Roman" w:cs="Times New Roman"/>
          <w:bCs w:val="0"/>
          <w:noProof/>
          <w:color w:val="000000" w:themeColor="text1"/>
          <w:sz w:val="22"/>
          <w:szCs w:val="22"/>
          <w:lang w:val="fr-MC"/>
        </w:rPr>
      </w:pPr>
      <w:r w:rsidRPr="00557D54">
        <w:rPr>
          <w:rFonts w:ascii="Times New Roman" w:hAnsi="Times New Roman" w:cs="Times New Roman"/>
          <w:noProof/>
          <w:color w:val="000000" w:themeColor="text1"/>
          <w:sz w:val="22"/>
          <w:szCs w:val="22"/>
          <w:lang w:val="fr-MC"/>
        </w:rPr>
        <w:t>General Policies</w:t>
      </w:r>
      <w:r w:rsidRPr="00557D54">
        <w:rPr>
          <w:rFonts w:ascii="Times New Roman" w:hAnsi="Times New Roman" w:cs="Times New Roman"/>
          <w:noProof/>
          <w:color w:val="000000" w:themeColor="text1"/>
          <w:sz w:val="22"/>
          <w:szCs w:val="22"/>
          <w:lang w:val="fr-MC"/>
        </w:rPr>
        <w:tab/>
      </w:r>
      <w:r w:rsidR="00B67D28" w:rsidRPr="00557D54">
        <w:rPr>
          <w:rFonts w:ascii="Times New Roman" w:hAnsi="Times New Roman" w:cs="Times New Roman"/>
          <w:noProof/>
          <w:color w:val="000000" w:themeColor="text1"/>
          <w:sz w:val="22"/>
          <w:szCs w:val="22"/>
        </w:rPr>
        <w:fldChar w:fldCharType="begin"/>
      </w:r>
      <w:r w:rsidRPr="00557D54">
        <w:rPr>
          <w:rFonts w:ascii="Times New Roman" w:hAnsi="Times New Roman" w:cs="Times New Roman"/>
          <w:noProof/>
          <w:color w:val="000000" w:themeColor="text1"/>
          <w:sz w:val="22"/>
          <w:szCs w:val="22"/>
          <w:lang w:val="fr-MC"/>
        </w:rPr>
        <w:instrText xml:space="preserve"> PAGEREF _Toc295508194 \h </w:instrText>
      </w:r>
      <w:r w:rsidR="00B67D28" w:rsidRPr="00557D54">
        <w:rPr>
          <w:rFonts w:ascii="Times New Roman" w:hAnsi="Times New Roman" w:cs="Times New Roman"/>
          <w:noProof/>
          <w:color w:val="000000" w:themeColor="text1"/>
          <w:sz w:val="22"/>
          <w:szCs w:val="22"/>
        </w:rPr>
      </w:r>
      <w:r w:rsidR="00B67D28" w:rsidRPr="00557D54">
        <w:rPr>
          <w:rFonts w:ascii="Times New Roman" w:hAnsi="Times New Roman" w:cs="Times New Roman"/>
          <w:noProof/>
          <w:color w:val="000000" w:themeColor="text1"/>
          <w:sz w:val="22"/>
          <w:szCs w:val="22"/>
        </w:rPr>
        <w:fldChar w:fldCharType="separate"/>
      </w:r>
      <w:r w:rsidR="009D07A9">
        <w:rPr>
          <w:rFonts w:ascii="Times New Roman" w:hAnsi="Times New Roman" w:cs="Times New Roman"/>
          <w:noProof/>
          <w:color w:val="000000" w:themeColor="text1"/>
          <w:sz w:val="22"/>
          <w:szCs w:val="22"/>
          <w:lang w:val="fr-MC"/>
        </w:rPr>
        <w:t>19</w:t>
      </w:r>
      <w:r w:rsidR="00B67D28" w:rsidRPr="00557D54">
        <w:rPr>
          <w:rFonts w:ascii="Times New Roman" w:hAnsi="Times New Roman" w:cs="Times New Roman"/>
          <w:noProof/>
          <w:color w:val="000000" w:themeColor="text1"/>
          <w:sz w:val="22"/>
          <w:szCs w:val="22"/>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lang w:val="fr-MC"/>
        </w:rPr>
      </w:pPr>
      <w:r w:rsidRPr="00557D54">
        <w:rPr>
          <w:rFonts w:ascii="Times New Roman" w:hAnsi="Times New Roman" w:cs="Times New Roman"/>
          <w:b w:val="0"/>
          <w:bCs w:val="0"/>
          <w:noProof/>
          <w:color w:val="000000" w:themeColor="text1"/>
          <w:sz w:val="18"/>
          <w:szCs w:val="18"/>
          <w:lang w:val="fr-MC"/>
        </w:rPr>
        <w:t>Commencement Exe</w:t>
      </w:r>
      <w:r w:rsidRPr="00557D54">
        <w:rPr>
          <w:rFonts w:ascii="Times New Roman" w:hAnsi="Times New Roman" w:cs="Times New Roman"/>
          <w:b w:val="0"/>
          <w:bCs w:val="0"/>
          <w:noProof/>
          <w:color w:val="000000" w:themeColor="text1"/>
          <w:spacing w:val="-4"/>
          <w:sz w:val="18"/>
          <w:szCs w:val="18"/>
          <w:lang w:val="fr-MC"/>
        </w:rPr>
        <w:t>r</w:t>
      </w:r>
      <w:r w:rsidRPr="00557D54">
        <w:rPr>
          <w:rFonts w:ascii="Times New Roman" w:hAnsi="Times New Roman" w:cs="Times New Roman"/>
          <w:b w:val="0"/>
          <w:bCs w:val="0"/>
          <w:noProof/>
          <w:color w:val="000000" w:themeColor="text1"/>
          <w:sz w:val="18"/>
          <w:szCs w:val="18"/>
          <w:lang w:val="fr-MC"/>
        </w:rPr>
        <w:t>cises</w:t>
      </w:r>
      <w:r w:rsidRPr="00557D54">
        <w:rPr>
          <w:rFonts w:ascii="Times New Roman" w:hAnsi="Times New Roman" w:cs="Times New Roman"/>
          <w:b w:val="0"/>
          <w:noProof/>
          <w:color w:val="000000" w:themeColor="text1"/>
          <w:sz w:val="18"/>
          <w:szCs w:val="18"/>
          <w:lang w:val="fr-MC"/>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lang w:val="fr-MC"/>
        </w:rPr>
        <w:instrText xml:space="preserve"> PAGEREF _Toc295508195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lang w:val="fr-MC"/>
        </w:rPr>
        <w:t>19</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lang w:val="fr-MC"/>
        </w:rPr>
      </w:pPr>
      <w:r w:rsidRPr="00557D54">
        <w:rPr>
          <w:rFonts w:ascii="Times New Roman" w:hAnsi="Times New Roman" w:cs="Times New Roman"/>
          <w:b w:val="0"/>
          <w:bCs w:val="0"/>
          <w:noProof/>
          <w:color w:val="000000" w:themeColor="text1"/>
          <w:sz w:val="18"/>
          <w:szCs w:val="18"/>
          <w:lang w:val="fr-MC"/>
        </w:rPr>
        <w:t>Comp</w:t>
      </w:r>
      <w:r w:rsidRPr="00557D54">
        <w:rPr>
          <w:rFonts w:ascii="Times New Roman" w:hAnsi="Times New Roman" w:cs="Times New Roman"/>
          <w:b w:val="0"/>
          <w:bCs w:val="0"/>
          <w:noProof/>
          <w:color w:val="000000" w:themeColor="text1"/>
          <w:spacing w:val="-4"/>
          <w:sz w:val="18"/>
          <w:szCs w:val="18"/>
          <w:lang w:val="fr-MC"/>
        </w:rPr>
        <w:t>r</w:t>
      </w:r>
      <w:r w:rsidRPr="00557D54">
        <w:rPr>
          <w:rFonts w:ascii="Times New Roman" w:hAnsi="Times New Roman" w:cs="Times New Roman"/>
          <w:b w:val="0"/>
          <w:bCs w:val="0"/>
          <w:noProof/>
          <w:color w:val="000000" w:themeColor="text1"/>
          <w:sz w:val="18"/>
          <w:szCs w:val="18"/>
          <w:lang w:val="fr-MC"/>
        </w:rPr>
        <w:t>ehensive Examination</w:t>
      </w:r>
      <w:r w:rsidRPr="00557D54">
        <w:rPr>
          <w:rFonts w:ascii="Times New Roman" w:hAnsi="Times New Roman" w:cs="Times New Roman"/>
          <w:b w:val="0"/>
          <w:noProof/>
          <w:color w:val="000000" w:themeColor="text1"/>
          <w:sz w:val="18"/>
          <w:szCs w:val="18"/>
          <w:lang w:val="fr-MC"/>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lang w:val="fr-MC"/>
        </w:rPr>
        <w:instrText xml:space="preserve"> PAGEREF _Toc295508196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lang w:val="fr-MC"/>
        </w:rPr>
        <w:t>19</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Cor</w:t>
      </w:r>
      <w:r w:rsidRPr="00557D54">
        <w:rPr>
          <w:rFonts w:ascii="Times New Roman" w:hAnsi="Times New Roman" w:cs="Times New Roman"/>
          <w:b w:val="0"/>
          <w:noProof/>
          <w:color w:val="000000" w:themeColor="text1"/>
          <w:spacing w:val="-4"/>
          <w:sz w:val="18"/>
          <w:szCs w:val="18"/>
        </w:rPr>
        <w:t>r</w:t>
      </w:r>
      <w:r w:rsidRPr="00557D54">
        <w:rPr>
          <w:rFonts w:ascii="Times New Roman" w:hAnsi="Times New Roman" w:cs="Times New Roman"/>
          <w:b w:val="0"/>
          <w:noProof/>
          <w:color w:val="000000" w:themeColor="text1"/>
          <w:sz w:val="18"/>
          <w:szCs w:val="18"/>
        </w:rPr>
        <w:t>espondence C</w:t>
      </w:r>
      <w:r w:rsidRPr="00557D54">
        <w:rPr>
          <w:rFonts w:ascii="Times New Roman" w:hAnsi="Times New Roman" w:cs="Times New Roman"/>
          <w:b w:val="0"/>
          <w:noProof/>
          <w:color w:val="000000" w:themeColor="text1"/>
          <w:spacing w:val="-4"/>
          <w:sz w:val="18"/>
          <w:szCs w:val="18"/>
        </w:rPr>
        <w:t>r</w:t>
      </w:r>
      <w:r w:rsidRPr="00557D54">
        <w:rPr>
          <w:rFonts w:ascii="Times New Roman" w:hAnsi="Times New Roman" w:cs="Times New Roman"/>
          <w:b w:val="0"/>
          <w:noProof/>
          <w:color w:val="000000" w:themeColor="text1"/>
          <w:sz w:val="18"/>
          <w:szCs w:val="18"/>
        </w:rPr>
        <w:t>edit</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_Toc295508197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20</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C</w:t>
      </w:r>
      <w:r w:rsidRPr="00557D54">
        <w:rPr>
          <w:rFonts w:ascii="Times New Roman" w:hAnsi="Times New Roman" w:cs="Times New Roman"/>
          <w:b w:val="0"/>
          <w:noProof/>
          <w:color w:val="000000" w:themeColor="text1"/>
          <w:spacing w:val="-4"/>
          <w:sz w:val="18"/>
          <w:szCs w:val="18"/>
        </w:rPr>
        <w:t>r</w:t>
      </w:r>
      <w:r w:rsidRPr="00557D54">
        <w:rPr>
          <w:rFonts w:ascii="Times New Roman" w:hAnsi="Times New Roman" w:cs="Times New Roman"/>
          <w:b w:val="0"/>
          <w:noProof/>
          <w:color w:val="000000" w:themeColor="text1"/>
          <w:sz w:val="18"/>
          <w:szCs w:val="18"/>
        </w:rPr>
        <w:t>edit Load</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_Toc295508198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20</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Diploma Or</w:t>
      </w:r>
      <w:r w:rsidRPr="00557D54">
        <w:rPr>
          <w:rFonts w:ascii="Times New Roman" w:hAnsi="Times New Roman" w:cs="Times New Roman"/>
          <w:b w:val="0"/>
          <w:noProof/>
          <w:color w:val="000000" w:themeColor="text1"/>
          <w:spacing w:val="-7"/>
          <w:sz w:val="18"/>
          <w:szCs w:val="18"/>
        </w:rPr>
        <w:t xml:space="preserve"> </w:t>
      </w:r>
      <w:r w:rsidRPr="00557D54">
        <w:rPr>
          <w:rFonts w:ascii="Times New Roman" w:hAnsi="Times New Roman" w:cs="Times New Roman"/>
          <w:b w:val="0"/>
          <w:noProof/>
          <w:color w:val="000000" w:themeColor="text1"/>
          <w:spacing w:val="-15"/>
          <w:sz w:val="18"/>
          <w:szCs w:val="18"/>
        </w:rPr>
        <w:t>T</w:t>
      </w:r>
      <w:r w:rsidRPr="00557D54">
        <w:rPr>
          <w:rFonts w:ascii="Times New Roman" w:hAnsi="Times New Roman" w:cs="Times New Roman"/>
          <w:b w:val="0"/>
          <w:noProof/>
          <w:color w:val="000000" w:themeColor="text1"/>
          <w:sz w:val="18"/>
          <w:szCs w:val="18"/>
        </w:rPr>
        <w:t>ranscript Issuance</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_Toc295508199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20</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Di</w:t>
      </w:r>
      <w:r w:rsidRPr="00557D54">
        <w:rPr>
          <w:rFonts w:ascii="Times New Roman" w:hAnsi="Times New Roman" w:cs="Times New Roman"/>
          <w:b w:val="0"/>
          <w:noProof/>
          <w:color w:val="000000" w:themeColor="text1"/>
          <w:spacing w:val="-4"/>
          <w:sz w:val="18"/>
          <w:szCs w:val="18"/>
        </w:rPr>
        <w:t>r</w:t>
      </w:r>
      <w:r w:rsidRPr="00557D54">
        <w:rPr>
          <w:rFonts w:ascii="Times New Roman" w:hAnsi="Times New Roman" w:cs="Times New Roman"/>
          <w:b w:val="0"/>
          <w:noProof/>
          <w:color w:val="000000" w:themeColor="text1"/>
          <w:sz w:val="18"/>
          <w:szCs w:val="18"/>
        </w:rPr>
        <w:t>ected Or</w:t>
      </w:r>
      <w:r w:rsidRPr="00557D54">
        <w:rPr>
          <w:rFonts w:ascii="Times New Roman" w:hAnsi="Times New Roman" w:cs="Times New Roman"/>
          <w:b w:val="0"/>
          <w:noProof/>
          <w:color w:val="000000" w:themeColor="text1"/>
          <w:spacing w:val="-4"/>
          <w:sz w:val="18"/>
          <w:szCs w:val="18"/>
        </w:rPr>
        <w:t xml:space="preserve"> </w:t>
      </w:r>
      <w:r w:rsidRPr="00557D54">
        <w:rPr>
          <w:rFonts w:ascii="Times New Roman" w:hAnsi="Times New Roman" w:cs="Times New Roman"/>
          <w:b w:val="0"/>
          <w:noProof/>
          <w:color w:val="000000" w:themeColor="text1"/>
          <w:sz w:val="18"/>
          <w:szCs w:val="18"/>
        </w:rPr>
        <w:t>Individual Study C</w:t>
      </w:r>
      <w:r w:rsidRPr="00557D54">
        <w:rPr>
          <w:rFonts w:ascii="Times New Roman" w:hAnsi="Times New Roman" w:cs="Times New Roman"/>
          <w:b w:val="0"/>
          <w:noProof/>
          <w:color w:val="000000" w:themeColor="text1"/>
          <w:spacing w:val="-4"/>
          <w:sz w:val="18"/>
          <w:szCs w:val="18"/>
        </w:rPr>
        <w:t>r</w:t>
      </w:r>
      <w:r w:rsidRPr="00557D54">
        <w:rPr>
          <w:rFonts w:ascii="Times New Roman" w:hAnsi="Times New Roman" w:cs="Times New Roman"/>
          <w:b w:val="0"/>
          <w:noProof/>
          <w:color w:val="000000" w:themeColor="text1"/>
          <w:sz w:val="18"/>
          <w:szCs w:val="18"/>
        </w:rPr>
        <w:t>edit Limits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_Toc295508200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20</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Disruptive And Obstructive Behavior</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_Toc295508201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20</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Family Educational Rights And Privacy</w:t>
      </w:r>
      <w:r w:rsidRPr="00557D54">
        <w:rPr>
          <w:rFonts w:ascii="Times New Roman" w:hAnsi="Times New Roman" w:cs="Times New Roman"/>
          <w:b w:val="0"/>
          <w:noProof/>
          <w:color w:val="000000" w:themeColor="text1"/>
          <w:spacing w:val="-11"/>
          <w:sz w:val="18"/>
          <w:szCs w:val="18"/>
        </w:rPr>
        <w:t xml:space="preserve"> </w:t>
      </w:r>
      <w:r w:rsidRPr="00557D54">
        <w:rPr>
          <w:rFonts w:ascii="Times New Roman" w:hAnsi="Times New Roman" w:cs="Times New Roman"/>
          <w:b w:val="0"/>
          <w:noProof/>
          <w:color w:val="000000" w:themeColor="text1"/>
          <w:sz w:val="18"/>
          <w:szCs w:val="18"/>
        </w:rPr>
        <w:t>Act Of 1974 Compliance</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_Toc295508202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20</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Full-</w:t>
      </w:r>
      <w:r w:rsidRPr="00557D54">
        <w:rPr>
          <w:rFonts w:ascii="Times New Roman" w:hAnsi="Times New Roman" w:cs="Times New Roman"/>
          <w:b w:val="0"/>
          <w:noProof/>
          <w:color w:val="000000" w:themeColor="text1"/>
          <w:spacing w:val="-4"/>
          <w:sz w:val="18"/>
          <w:szCs w:val="18"/>
        </w:rPr>
        <w:t>T</w:t>
      </w:r>
      <w:r w:rsidRPr="00557D54">
        <w:rPr>
          <w:rFonts w:ascii="Times New Roman" w:hAnsi="Times New Roman" w:cs="Times New Roman"/>
          <w:b w:val="0"/>
          <w:noProof/>
          <w:color w:val="000000" w:themeColor="text1"/>
          <w:sz w:val="18"/>
          <w:szCs w:val="18"/>
        </w:rPr>
        <w:t>ime Status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_Toc295508203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20</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Grades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_Toc295508204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20</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Graduation Requi</w:t>
      </w:r>
      <w:r w:rsidRPr="00557D54">
        <w:rPr>
          <w:rFonts w:ascii="Times New Roman" w:hAnsi="Times New Roman" w:cs="Times New Roman"/>
          <w:b w:val="0"/>
          <w:noProof/>
          <w:color w:val="000000" w:themeColor="text1"/>
          <w:spacing w:val="-4"/>
          <w:sz w:val="18"/>
          <w:szCs w:val="18"/>
        </w:rPr>
        <w:t>r</w:t>
      </w:r>
      <w:r w:rsidRPr="00557D54">
        <w:rPr>
          <w:rFonts w:ascii="Times New Roman" w:hAnsi="Times New Roman" w:cs="Times New Roman"/>
          <w:b w:val="0"/>
          <w:noProof/>
          <w:color w:val="000000" w:themeColor="text1"/>
          <w:sz w:val="18"/>
          <w:szCs w:val="18"/>
        </w:rPr>
        <w:t>ements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_Toc295508205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20</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Residence Requi</w:t>
      </w:r>
      <w:r w:rsidRPr="00557D54">
        <w:rPr>
          <w:rFonts w:ascii="Times New Roman" w:hAnsi="Times New Roman" w:cs="Times New Roman"/>
          <w:b w:val="0"/>
          <w:noProof/>
          <w:color w:val="000000" w:themeColor="text1"/>
          <w:spacing w:val="-4"/>
          <w:sz w:val="18"/>
          <w:szCs w:val="18"/>
        </w:rPr>
        <w:t>r</w:t>
      </w:r>
      <w:r w:rsidRPr="00557D54">
        <w:rPr>
          <w:rFonts w:ascii="Times New Roman" w:hAnsi="Times New Roman" w:cs="Times New Roman"/>
          <w:b w:val="0"/>
          <w:noProof/>
          <w:color w:val="000000" w:themeColor="text1"/>
          <w:sz w:val="18"/>
          <w:szCs w:val="18"/>
        </w:rPr>
        <w:t>ements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_Toc295508206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20</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p>
    <w:p w:rsidR="00557D54" w:rsidRPr="00557D54" w:rsidRDefault="00557D54" w:rsidP="00557D54">
      <w:pPr>
        <w:pStyle w:val="TOC2"/>
        <w:spacing w:before="0"/>
        <w:rPr>
          <w:rFonts w:ascii="Times New Roman" w:hAnsi="Times New Roman" w:cs="Times New Roman"/>
          <w:bCs w:val="0"/>
          <w:noProof/>
          <w:color w:val="000000" w:themeColor="text1"/>
        </w:rPr>
      </w:pPr>
      <w:r w:rsidRPr="00557D54">
        <w:rPr>
          <w:rFonts w:ascii="Times New Roman" w:hAnsi="Times New Roman" w:cs="Times New Roman"/>
          <w:bCs w:val="0"/>
          <w:noProof/>
          <w:color w:val="000000" w:themeColor="text1"/>
        </w:rPr>
        <w:t>Financial Information</w:t>
      </w:r>
      <w:r w:rsidRPr="00557D54">
        <w:rPr>
          <w:rFonts w:ascii="Times New Roman" w:hAnsi="Times New Roman" w:cs="Times New Roman"/>
          <w:noProof/>
          <w:color w:val="000000" w:themeColor="text1"/>
        </w:rPr>
        <w:tab/>
      </w:r>
      <w:r w:rsidR="00B67D28" w:rsidRPr="00557D54">
        <w:rPr>
          <w:rFonts w:ascii="Times New Roman" w:hAnsi="Times New Roman" w:cs="Times New Roman"/>
          <w:noProof/>
          <w:color w:val="000000" w:themeColor="text1"/>
        </w:rPr>
        <w:fldChar w:fldCharType="begin"/>
      </w:r>
      <w:r w:rsidRPr="00557D54">
        <w:rPr>
          <w:rFonts w:ascii="Times New Roman" w:hAnsi="Times New Roman" w:cs="Times New Roman"/>
          <w:noProof/>
          <w:color w:val="000000" w:themeColor="text1"/>
        </w:rPr>
        <w:instrText xml:space="preserve"> PAGEREF _Toc295508207 \h </w:instrText>
      </w:r>
      <w:r w:rsidR="00B67D28" w:rsidRPr="00557D54">
        <w:rPr>
          <w:rFonts w:ascii="Times New Roman" w:hAnsi="Times New Roman" w:cs="Times New Roman"/>
          <w:noProof/>
          <w:color w:val="000000" w:themeColor="text1"/>
        </w:rPr>
      </w:r>
      <w:r w:rsidR="00B67D28" w:rsidRPr="00557D54">
        <w:rPr>
          <w:rFonts w:ascii="Times New Roman" w:hAnsi="Times New Roman" w:cs="Times New Roman"/>
          <w:noProof/>
          <w:color w:val="000000" w:themeColor="text1"/>
        </w:rPr>
        <w:fldChar w:fldCharType="separate"/>
      </w:r>
      <w:r w:rsidR="009D07A9">
        <w:rPr>
          <w:rFonts w:ascii="Times New Roman" w:hAnsi="Times New Roman" w:cs="Times New Roman"/>
          <w:noProof/>
          <w:color w:val="000000" w:themeColor="text1"/>
        </w:rPr>
        <w:t>21</w:t>
      </w:r>
      <w:r w:rsidR="00B67D28" w:rsidRPr="00557D54">
        <w:rPr>
          <w:rFonts w:ascii="Times New Roman" w:hAnsi="Times New Roman" w:cs="Times New Roman"/>
          <w:noProof/>
          <w:color w:val="000000" w:themeColor="text1"/>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Fee Payment Policy</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_Toc295508208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21</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Gradu</w:t>
      </w:r>
      <w:r w:rsidRPr="00557D54">
        <w:rPr>
          <w:rFonts w:ascii="Times New Roman" w:hAnsi="Times New Roman" w:cs="Times New Roman"/>
          <w:b w:val="0"/>
          <w:noProof/>
          <w:color w:val="000000" w:themeColor="text1"/>
          <w:spacing w:val="-16"/>
          <w:sz w:val="18"/>
          <w:szCs w:val="18"/>
        </w:rPr>
        <w:t>a</w:t>
      </w:r>
      <w:r w:rsidRPr="00557D54">
        <w:rPr>
          <w:rFonts w:ascii="Times New Roman" w:hAnsi="Times New Roman" w:cs="Times New Roman"/>
          <w:b w:val="0"/>
          <w:noProof/>
          <w:color w:val="000000" w:themeColor="text1"/>
          <w:sz w:val="18"/>
          <w:szCs w:val="18"/>
        </w:rPr>
        <w:t>te Student Fees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_Toc295508209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21</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Fees And Expenses Beyond Matriculation Fees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_Toc295508210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21</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General Refunds</w:t>
      </w:r>
      <w:r w:rsidRPr="00557D54">
        <w:rPr>
          <w:rFonts w:ascii="Times New Roman" w:hAnsi="Times New Roman" w:cs="Times New Roman"/>
          <w:b w:val="0"/>
          <w:bCs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_Toc295508211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21</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Matriculation Fee</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_Toc295508212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22</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Financial Assistance</w:t>
      </w:r>
      <w:r w:rsidRPr="00557D54">
        <w:rPr>
          <w:rFonts w:ascii="Times New Roman" w:hAnsi="Times New Roman" w:cs="Times New Roman"/>
          <w:b w:val="0"/>
          <w:bCs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_Toc295508213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23</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Financial</w:t>
      </w:r>
      <w:r w:rsidRPr="00557D54">
        <w:rPr>
          <w:rFonts w:ascii="Times New Roman" w:hAnsi="Times New Roman" w:cs="Times New Roman"/>
          <w:b w:val="0"/>
          <w:bCs w:val="0"/>
          <w:noProof/>
          <w:color w:val="000000" w:themeColor="text1"/>
          <w:spacing w:val="-11"/>
          <w:sz w:val="18"/>
          <w:szCs w:val="18"/>
        </w:rPr>
        <w:t xml:space="preserve"> </w:t>
      </w:r>
      <w:r w:rsidRPr="00557D54">
        <w:rPr>
          <w:rFonts w:ascii="Times New Roman" w:hAnsi="Times New Roman" w:cs="Times New Roman"/>
          <w:b w:val="0"/>
          <w:bCs w:val="0"/>
          <w:noProof/>
          <w:color w:val="000000" w:themeColor="text1"/>
          <w:sz w:val="18"/>
          <w:szCs w:val="18"/>
        </w:rPr>
        <w:t>Aid</w:t>
      </w:r>
      <w:r w:rsidRPr="00557D54">
        <w:rPr>
          <w:rFonts w:ascii="Times New Roman" w:hAnsi="Times New Roman" w:cs="Times New Roman"/>
          <w:b w:val="0"/>
          <w:bCs w:val="0"/>
          <w:noProof/>
          <w:color w:val="000000" w:themeColor="text1"/>
          <w:spacing w:val="-11"/>
          <w:sz w:val="18"/>
          <w:szCs w:val="18"/>
        </w:rPr>
        <w:t xml:space="preserve"> </w:t>
      </w:r>
      <w:r w:rsidRPr="00557D54">
        <w:rPr>
          <w:rFonts w:ascii="Times New Roman" w:hAnsi="Times New Roman" w:cs="Times New Roman"/>
          <w:b w:val="0"/>
          <w:bCs w:val="0"/>
          <w:noProof/>
          <w:color w:val="000000" w:themeColor="text1"/>
          <w:sz w:val="18"/>
          <w:szCs w:val="18"/>
        </w:rPr>
        <w:t>Application P</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ocedu</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es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_Toc295508214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23</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Sources Of Financial Aid</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_Toc295508215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23</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lastRenderedPageBreak/>
        <w:t>Graduate</w:t>
      </w:r>
      <w:r w:rsidRPr="00557D54">
        <w:rPr>
          <w:rFonts w:ascii="Times New Roman" w:hAnsi="Times New Roman" w:cs="Times New Roman"/>
          <w:b w:val="0"/>
          <w:bCs w:val="0"/>
          <w:noProof/>
          <w:color w:val="000000" w:themeColor="text1"/>
          <w:spacing w:val="-11"/>
          <w:sz w:val="18"/>
          <w:szCs w:val="18"/>
        </w:rPr>
        <w:t xml:space="preserve"> </w:t>
      </w:r>
      <w:r w:rsidRPr="00557D54">
        <w:rPr>
          <w:rFonts w:ascii="Times New Roman" w:hAnsi="Times New Roman" w:cs="Times New Roman"/>
          <w:b w:val="0"/>
          <w:bCs w:val="0"/>
          <w:noProof/>
          <w:color w:val="000000" w:themeColor="text1"/>
          <w:sz w:val="18"/>
          <w:szCs w:val="18"/>
        </w:rPr>
        <w:t>Assistantship</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_Toc295508216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23</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Regents’</w:t>
      </w:r>
      <w:r w:rsidRPr="00557D54">
        <w:rPr>
          <w:rFonts w:ascii="Times New Roman" w:hAnsi="Times New Roman" w:cs="Times New Roman"/>
          <w:b w:val="0"/>
          <w:bCs w:val="0"/>
          <w:noProof/>
          <w:color w:val="000000" w:themeColor="text1"/>
          <w:spacing w:val="-15"/>
          <w:sz w:val="18"/>
          <w:szCs w:val="18"/>
        </w:rPr>
        <w:t xml:space="preserve"> </w:t>
      </w:r>
      <w:r w:rsidRPr="00557D54">
        <w:rPr>
          <w:rFonts w:ascii="Times New Roman" w:hAnsi="Times New Roman" w:cs="Times New Roman"/>
          <w:b w:val="0"/>
          <w:bCs w:val="0"/>
          <w:noProof/>
          <w:color w:val="000000" w:themeColor="text1"/>
          <w:sz w:val="18"/>
          <w:szCs w:val="18"/>
        </w:rPr>
        <w:t>Opportunity Scholarship</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_Toc295508217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23</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Hope</w:t>
      </w:r>
      <w:r w:rsidRPr="00557D54">
        <w:rPr>
          <w:rFonts w:ascii="Times New Roman" w:hAnsi="Times New Roman" w:cs="Times New Roman"/>
          <w:b w:val="0"/>
          <w:bCs w:val="0"/>
          <w:noProof/>
          <w:color w:val="000000" w:themeColor="text1"/>
          <w:spacing w:val="-4"/>
          <w:sz w:val="18"/>
          <w:szCs w:val="18"/>
        </w:rPr>
        <w:t xml:space="preserve"> </w:t>
      </w:r>
      <w:r w:rsidRPr="00557D54">
        <w:rPr>
          <w:rFonts w:ascii="Times New Roman" w:hAnsi="Times New Roman" w:cs="Times New Roman"/>
          <w:b w:val="0"/>
          <w:bCs w:val="0"/>
          <w:noProof/>
          <w:color w:val="000000" w:themeColor="text1"/>
          <w:spacing w:val="-18"/>
          <w:sz w:val="18"/>
          <w:szCs w:val="18"/>
        </w:rPr>
        <w:t>T</w:t>
      </w:r>
      <w:r w:rsidRPr="00557D54">
        <w:rPr>
          <w:rFonts w:ascii="Times New Roman" w:hAnsi="Times New Roman" w:cs="Times New Roman"/>
          <w:b w:val="0"/>
          <w:bCs w:val="0"/>
          <w:noProof/>
          <w:color w:val="000000" w:themeColor="text1"/>
          <w:sz w:val="18"/>
          <w:szCs w:val="18"/>
        </w:rPr>
        <w:t>eacher</w:t>
      </w:r>
      <w:r w:rsidRPr="00557D54">
        <w:rPr>
          <w:rFonts w:ascii="Times New Roman" w:hAnsi="Times New Roman" w:cs="Times New Roman"/>
          <w:b w:val="0"/>
          <w:bCs w:val="0"/>
          <w:noProof/>
          <w:color w:val="000000" w:themeColor="text1"/>
          <w:spacing w:val="-4"/>
          <w:sz w:val="18"/>
          <w:szCs w:val="18"/>
        </w:rPr>
        <w:t xml:space="preserve"> </w:t>
      </w:r>
      <w:r w:rsidRPr="00557D54">
        <w:rPr>
          <w:rFonts w:ascii="Times New Roman" w:hAnsi="Times New Roman" w:cs="Times New Roman"/>
          <w:b w:val="0"/>
          <w:bCs w:val="0"/>
          <w:noProof/>
          <w:color w:val="000000" w:themeColor="text1"/>
          <w:sz w:val="18"/>
          <w:szCs w:val="18"/>
        </w:rPr>
        <w:t>Scholarship P</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ogram</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_Toc295508218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23</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Georgia Student Finance</w:t>
      </w:r>
      <w:r w:rsidRPr="00557D54">
        <w:rPr>
          <w:rFonts w:ascii="Times New Roman" w:hAnsi="Times New Roman" w:cs="Times New Roman"/>
          <w:b w:val="0"/>
          <w:bCs w:val="0"/>
          <w:noProof/>
          <w:color w:val="000000" w:themeColor="text1"/>
          <w:spacing w:val="-11"/>
          <w:sz w:val="18"/>
          <w:szCs w:val="18"/>
        </w:rPr>
        <w:t xml:space="preserve"> </w:t>
      </w:r>
      <w:r w:rsidRPr="00557D54">
        <w:rPr>
          <w:rFonts w:ascii="Times New Roman" w:hAnsi="Times New Roman" w:cs="Times New Roman"/>
          <w:b w:val="0"/>
          <w:bCs w:val="0"/>
          <w:noProof/>
          <w:color w:val="000000" w:themeColor="text1"/>
          <w:sz w:val="18"/>
          <w:szCs w:val="18"/>
        </w:rPr>
        <w:t>Authority (Gs</w:t>
      </w:r>
      <w:r w:rsidRPr="00557D54">
        <w:rPr>
          <w:rFonts w:ascii="Times New Roman" w:hAnsi="Times New Roman" w:cs="Times New Roman"/>
          <w:b w:val="0"/>
          <w:bCs w:val="0"/>
          <w:noProof/>
          <w:color w:val="000000" w:themeColor="text1"/>
          <w:spacing w:val="-15"/>
          <w:sz w:val="18"/>
          <w:szCs w:val="18"/>
        </w:rPr>
        <w:t>f</w:t>
      </w:r>
      <w:r w:rsidRPr="00557D54">
        <w:rPr>
          <w:rFonts w:ascii="Times New Roman" w:hAnsi="Times New Roman" w:cs="Times New Roman"/>
          <w:b w:val="0"/>
          <w:bCs w:val="0"/>
          <w:noProof/>
          <w:color w:val="000000" w:themeColor="text1"/>
          <w:sz w:val="18"/>
          <w:szCs w:val="18"/>
        </w:rPr>
        <w:t>a</w:t>
      </w:r>
      <w:r w:rsidRPr="00557D54">
        <w:rPr>
          <w:rFonts w:ascii="Times New Roman" w:hAnsi="Times New Roman" w:cs="Times New Roman"/>
          <w:b w:val="0"/>
          <w:bCs w:val="0"/>
          <w:noProof/>
          <w:color w:val="000000" w:themeColor="text1"/>
          <w:spacing w:val="-11"/>
          <w:sz w:val="18"/>
          <w:szCs w:val="18"/>
        </w:rPr>
        <w:t xml:space="preserve"> </w:t>
      </w:r>
      <w:r w:rsidRPr="00557D54">
        <w:rPr>
          <w:rFonts w:ascii="Times New Roman" w:hAnsi="Times New Roman" w:cs="Times New Roman"/>
          <w:b w:val="0"/>
          <w:bCs w:val="0"/>
          <w:noProof/>
          <w:color w:val="000000" w:themeColor="text1"/>
          <w:sz w:val="18"/>
          <w:szCs w:val="18"/>
        </w:rPr>
        <w:t>) Di</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ect Student Loans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_Toc295508219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23</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Federal Perkins Loans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_Toc295508220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24</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Federal Di</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ect Subsidized Stafford/Ford Loans (Di</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ect Subsidized Loans)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_Toc295508221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24</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Federal Di</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ect Unsubsidized Stafford/Ford Loans (Di</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ect Unsubsidized Loans)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_Toc295508222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24</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pacing w:val="-18"/>
          <w:sz w:val="18"/>
          <w:szCs w:val="18"/>
        </w:rPr>
        <w:t>V</w:t>
      </w:r>
      <w:r w:rsidRPr="00557D54">
        <w:rPr>
          <w:rFonts w:ascii="Times New Roman" w:hAnsi="Times New Roman" w:cs="Times New Roman"/>
          <w:b w:val="0"/>
          <w:bCs w:val="0"/>
          <w:noProof/>
          <w:color w:val="000000" w:themeColor="text1"/>
          <w:sz w:val="18"/>
          <w:szCs w:val="18"/>
        </w:rPr>
        <w:t>eterans</w:t>
      </w:r>
      <w:r w:rsidRPr="00557D54">
        <w:rPr>
          <w:rFonts w:ascii="Times New Roman" w:hAnsi="Times New Roman" w:cs="Times New Roman"/>
          <w:b w:val="0"/>
          <w:bCs w:val="0"/>
          <w:noProof/>
          <w:color w:val="000000" w:themeColor="text1"/>
          <w:spacing w:val="-11"/>
          <w:sz w:val="18"/>
          <w:szCs w:val="18"/>
        </w:rPr>
        <w:t xml:space="preserve"> </w:t>
      </w:r>
      <w:r w:rsidRPr="00557D54">
        <w:rPr>
          <w:rFonts w:ascii="Times New Roman" w:hAnsi="Times New Roman" w:cs="Times New Roman"/>
          <w:b w:val="0"/>
          <w:bCs w:val="0"/>
          <w:noProof/>
          <w:color w:val="000000" w:themeColor="text1"/>
          <w:sz w:val="18"/>
          <w:szCs w:val="18"/>
        </w:rPr>
        <w:t>Assistance P</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ogram</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_Toc295508223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24</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Satisfactory</w:t>
      </w:r>
      <w:r w:rsidRPr="00557D54">
        <w:rPr>
          <w:rFonts w:ascii="Times New Roman" w:hAnsi="Times New Roman" w:cs="Times New Roman"/>
          <w:b w:val="0"/>
          <w:bCs w:val="0"/>
          <w:noProof/>
          <w:color w:val="000000" w:themeColor="text1"/>
          <w:spacing w:val="-11"/>
          <w:sz w:val="18"/>
          <w:szCs w:val="18"/>
        </w:rPr>
        <w:t xml:space="preserve"> </w:t>
      </w:r>
      <w:r w:rsidRPr="00557D54">
        <w:rPr>
          <w:rFonts w:ascii="Times New Roman" w:hAnsi="Times New Roman" w:cs="Times New Roman"/>
          <w:b w:val="0"/>
          <w:bCs w:val="0"/>
          <w:noProof/>
          <w:color w:val="000000" w:themeColor="text1"/>
          <w:sz w:val="18"/>
          <w:szCs w:val="18"/>
        </w:rPr>
        <w:t>Academic P</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og</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ess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_Toc295508224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24</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Qualitative Measu</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ement</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_Toc295508225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24</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Appeals P</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ocess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_Toc295508226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26</w:t>
      </w:r>
      <w:r w:rsidR="00B67D28" w:rsidRPr="00557D54">
        <w:rPr>
          <w:rFonts w:ascii="Times New Roman" w:hAnsi="Times New Roman" w:cs="Times New Roman"/>
          <w:b w:val="0"/>
          <w:noProof/>
          <w:color w:val="000000" w:themeColor="text1"/>
          <w:sz w:val="18"/>
          <w:szCs w:val="18"/>
        </w:rPr>
        <w:fldChar w:fldCharType="end"/>
      </w:r>
    </w:p>
    <w:p w:rsidR="00C43359" w:rsidRDefault="00C43359" w:rsidP="00557D54">
      <w:pPr>
        <w:pStyle w:val="TOC2"/>
        <w:spacing w:before="0"/>
        <w:rPr>
          <w:rFonts w:ascii="Times New Roman" w:hAnsi="Times New Roman" w:cs="Times New Roman"/>
          <w:bCs w:val="0"/>
          <w:caps/>
          <w:noProof/>
          <w:color w:val="000000" w:themeColor="text1"/>
        </w:rPr>
      </w:pPr>
    </w:p>
    <w:p w:rsidR="00557D54" w:rsidRPr="00C43359" w:rsidRDefault="00557D54" w:rsidP="00557D54">
      <w:pPr>
        <w:pStyle w:val="TOC2"/>
        <w:spacing w:before="0"/>
        <w:rPr>
          <w:rFonts w:ascii="Times New Roman" w:hAnsi="Times New Roman" w:cs="Times New Roman"/>
          <w:noProof/>
          <w:color w:val="000000" w:themeColor="text1"/>
          <w:sz w:val="24"/>
          <w:szCs w:val="24"/>
        </w:rPr>
      </w:pPr>
      <w:r w:rsidRPr="00C43359">
        <w:rPr>
          <w:rFonts w:ascii="Times New Roman" w:hAnsi="Times New Roman" w:cs="Times New Roman"/>
          <w:bCs w:val="0"/>
          <w:caps/>
          <w:noProof/>
          <w:color w:val="000000" w:themeColor="text1"/>
          <w:sz w:val="24"/>
          <w:szCs w:val="24"/>
        </w:rPr>
        <w:t>D</w:t>
      </w:r>
      <w:r w:rsidRPr="00C43359">
        <w:rPr>
          <w:rFonts w:ascii="Times New Roman" w:hAnsi="Times New Roman" w:cs="Times New Roman"/>
          <w:bCs w:val="0"/>
          <w:noProof/>
          <w:color w:val="000000" w:themeColor="text1"/>
          <w:sz w:val="24"/>
          <w:szCs w:val="24"/>
        </w:rPr>
        <w:t>egree</w:t>
      </w:r>
      <w:r w:rsidRPr="00C43359">
        <w:rPr>
          <w:rFonts w:ascii="Times New Roman" w:hAnsi="Times New Roman" w:cs="Times New Roman"/>
          <w:bCs w:val="0"/>
          <w:caps/>
          <w:noProof/>
          <w:color w:val="000000" w:themeColor="text1"/>
          <w:sz w:val="24"/>
          <w:szCs w:val="24"/>
        </w:rPr>
        <w:t xml:space="preserve"> </w:t>
      </w:r>
      <w:r w:rsidRPr="00C43359">
        <w:rPr>
          <w:rFonts w:ascii="Times New Roman" w:hAnsi="Times New Roman" w:cs="Times New Roman"/>
          <w:bCs w:val="0"/>
          <w:noProof/>
          <w:color w:val="000000" w:themeColor="text1"/>
          <w:sz w:val="24"/>
          <w:szCs w:val="24"/>
        </w:rPr>
        <w:t>Programs</w:t>
      </w:r>
      <w:r w:rsidRPr="00C43359">
        <w:rPr>
          <w:rFonts w:ascii="Times New Roman" w:hAnsi="Times New Roman" w:cs="Times New Roman"/>
          <w:bCs w:val="0"/>
          <w:caps/>
          <w:noProof/>
          <w:color w:val="000000" w:themeColor="text1"/>
          <w:sz w:val="24"/>
          <w:szCs w:val="24"/>
        </w:rPr>
        <w:tab/>
      </w:r>
      <w:r w:rsidR="00B67D28" w:rsidRPr="00C43359">
        <w:rPr>
          <w:rFonts w:ascii="Times New Roman" w:hAnsi="Times New Roman" w:cs="Times New Roman"/>
          <w:noProof/>
          <w:color w:val="000000" w:themeColor="text1"/>
          <w:sz w:val="24"/>
          <w:szCs w:val="24"/>
        </w:rPr>
        <w:fldChar w:fldCharType="begin"/>
      </w:r>
      <w:r w:rsidRPr="00C43359">
        <w:rPr>
          <w:rFonts w:ascii="Times New Roman" w:hAnsi="Times New Roman" w:cs="Times New Roman"/>
          <w:noProof/>
          <w:color w:val="000000" w:themeColor="text1"/>
          <w:sz w:val="24"/>
          <w:szCs w:val="24"/>
        </w:rPr>
        <w:instrText xml:space="preserve"> PAGEREF _Toc295508227 \h </w:instrText>
      </w:r>
      <w:r w:rsidR="00B67D28" w:rsidRPr="00C43359">
        <w:rPr>
          <w:rFonts w:ascii="Times New Roman" w:hAnsi="Times New Roman" w:cs="Times New Roman"/>
          <w:noProof/>
          <w:color w:val="000000" w:themeColor="text1"/>
          <w:sz w:val="24"/>
          <w:szCs w:val="24"/>
        </w:rPr>
      </w:r>
      <w:r w:rsidR="00B67D28" w:rsidRPr="00C43359">
        <w:rPr>
          <w:rFonts w:ascii="Times New Roman" w:hAnsi="Times New Roman" w:cs="Times New Roman"/>
          <w:noProof/>
          <w:color w:val="000000" w:themeColor="text1"/>
          <w:sz w:val="24"/>
          <w:szCs w:val="24"/>
        </w:rPr>
        <w:fldChar w:fldCharType="separate"/>
      </w:r>
      <w:r w:rsidR="009D07A9">
        <w:rPr>
          <w:rFonts w:ascii="Times New Roman" w:hAnsi="Times New Roman" w:cs="Times New Roman"/>
          <w:noProof/>
          <w:color w:val="000000" w:themeColor="text1"/>
          <w:sz w:val="24"/>
          <w:szCs w:val="24"/>
        </w:rPr>
        <w:t>27</w:t>
      </w:r>
      <w:r w:rsidR="00B67D28" w:rsidRPr="00C43359">
        <w:rPr>
          <w:rFonts w:ascii="Times New Roman" w:hAnsi="Times New Roman" w:cs="Times New Roman"/>
          <w:noProof/>
          <w:color w:val="000000" w:themeColor="text1"/>
          <w:sz w:val="24"/>
          <w:szCs w:val="24"/>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p>
    <w:p w:rsidR="00557D54" w:rsidRPr="00557D54" w:rsidRDefault="00557D54" w:rsidP="00557D54">
      <w:pPr>
        <w:pStyle w:val="TOC2"/>
        <w:spacing w:before="0"/>
        <w:rPr>
          <w:rFonts w:ascii="Times New Roman" w:hAnsi="Times New Roman" w:cs="Times New Roman"/>
          <w:bCs w:val="0"/>
          <w:noProof/>
          <w:color w:val="000000" w:themeColor="text1"/>
          <w:sz w:val="18"/>
          <w:szCs w:val="18"/>
        </w:rPr>
      </w:pPr>
      <w:r w:rsidRPr="00557D54">
        <w:rPr>
          <w:rFonts w:ascii="Times New Roman" w:hAnsi="Times New Roman" w:cs="Times New Roman"/>
          <w:bCs w:val="0"/>
          <w:noProof/>
          <w:color w:val="000000" w:themeColor="text1"/>
          <w:sz w:val="18"/>
          <w:szCs w:val="18"/>
        </w:rPr>
        <w:t>Master Of Business Administration(MBA)</w:t>
      </w:r>
      <w:r w:rsidRPr="00557D54">
        <w:rPr>
          <w:rFonts w:ascii="Times New Roman" w:hAnsi="Times New Roman" w:cs="Times New Roman"/>
          <w:bCs w:val="0"/>
          <w:noProof/>
          <w:color w:val="000000" w:themeColor="text1"/>
          <w:sz w:val="18"/>
          <w:szCs w:val="18"/>
        </w:rPr>
        <w:tab/>
      </w:r>
      <w:r w:rsidR="00B67D28" w:rsidRPr="00557D54">
        <w:rPr>
          <w:rFonts w:ascii="Times New Roman" w:hAnsi="Times New Roman" w:cs="Times New Roman"/>
          <w:noProof/>
          <w:color w:val="000000" w:themeColor="text1"/>
          <w:sz w:val="18"/>
          <w:szCs w:val="18"/>
        </w:rPr>
        <w:fldChar w:fldCharType="begin"/>
      </w:r>
      <w:r w:rsidRPr="00557D54">
        <w:rPr>
          <w:rFonts w:ascii="Times New Roman" w:hAnsi="Times New Roman" w:cs="Times New Roman"/>
          <w:noProof/>
          <w:color w:val="000000" w:themeColor="text1"/>
          <w:sz w:val="18"/>
          <w:szCs w:val="18"/>
        </w:rPr>
        <w:instrText xml:space="preserve"> PAGEREF _Toc295508228 \h </w:instrText>
      </w:r>
      <w:r w:rsidR="00B67D28" w:rsidRPr="00557D54">
        <w:rPr>
          <w:rFonts w:ascii="Times New Roman" w:hAnsi="Times New Roman" w:cs="Times New Roman"/>
          <w:noProof/>
          <w:color w:val="000000" w:themeColor="text1"/>
          <w:sz w:val="18"/>
          <w:szCs w:val="18"/>
        </w:rPr>
      </w:r>
      <w:r w:rsidR="00B67D28" w:rsidRPr="00557D54">
        <w:rPr>
          <w:rFonts w:ascii="Times New Roman" w:hAnsi="Times New Roman" w:cs="Times New Roman"/>
          <w:noProof/>
          <w:color w:val="000000" w:themeColor="text1"/>
          <w:sz w:val="18"/>
          <w:szCs w:val="18"/>
        </w:rPr>
        <w:fldChar w:fldCharType="separate"/>
      </w:r>
      <w:r w:rsidR="009D07A9">
        <w:rPr>
          <w:rFonts w:ascii="Times New Roman" w:hAnsi="Times New Roman" w:cs="Times New Roman"/>
          <w:noProof/>
          <w:color w:val="000000" w:themeColor="text1"/>
          <w:sz w:val="18"/>
          <w:szCs w:val="18"/>
        </w:rPr>
        <w:t>27</w:t>
      </w:r>
      <w:r w:rsidR="00B67D28" w:rsidRPr="00557D54">
        <w:rPr>
          <w:rFonts w:ascii="Times New Roman" w:hAnsi="Times New Roman" w:cs="Times New Roman"/>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Int</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oduction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_Toc295508229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27</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The MBA</w:t>
      </w:r>
      <w:r w:rsidRPr="00557D54">
        <w:rPr>
          <w:rFonts w:ascii="Times New Roman" w:hAnsi="Times New Roman" w:cs="Times New Roman"/>
          <w:b w:val="0"/>
          <w:bCs w:val="0"/>
          <w:noProof/>
          <w:color w:val="000000" w:themeColor="text1"/>
          <w:spacing w:val="-14"/>
          <w:sz w:val="18"/>
          <w:szCs w:val="18"/>
        </w:rPr>
        <w:t xml:space="preserve"> </w:t>
      </w:r>
      <w:r w:rsidRPr="00557D54">
        <w:rPr>
          <w:rFonts w:ascii="Times New Roman" w:hAnsi="Times New Roman" w:cs="Times New Roman"/>
          <w:b w:val="0"/>
          <w:bCs w:val="0"/>
          <w:noProof/>
          <w:color w:val="000000" w:themeColor="text1"/>
          <w:sz w:val="18"/>
          <w:szCs w:val="18"/>
        </w:rPr>
        <w:t>Mission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_Toc295508230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27</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Philosophy</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_Toc295508231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27</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Objectives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_Toc295508232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27</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Acc</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editation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_Toc295508233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27</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Physical Facilities And Resou</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ces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_Toc295508234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28</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Admission Requi</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ements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_Toc295508235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28</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International Student Requirements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_Toc295508236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28</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Regular</w:t>
      </w:r>
      <w:r w:rsidRPr="00557D54">
        <w:rPr>
          <w:rFonts w:ascii="Times New Roman" w:hAnsi="Times New Roman" w:cs="Times New Roman"/>
          <w:b w:val="0"/>
          <w:bCs w:val="0"/>
          <w:noProof/>
          <w:color w:val="000000" w:themeColor="text1"/>
          <w:spacing w:val="-20"/>
          <w:sz w:val="18"/>
          <w:szCs w:val="18"/>
        </w:rPr>
        <w:t xml:space="preserve"> </w:t>
      </w:r>
      <w:r w:rsidRPr="00557D54">
        <w:rPr>
          <w:rFonts w:ascii="Times New Roman" w:hAnsi="Times New Roman" w:cs="Times New Roman"/>
          <w:b w:val="0"/>
          <w:bCs w:val="0"/>
          <w:noProof/>
          <w:color w:val="000000" w:themeColor="text1"/>
          <w:sz w:val="18"/>
          <w:szCs w:val="18"/>
        </w:rPr>
        <w:t>Admission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_Toc295508237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28</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P</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ovisional</w:t>
      </w:r>
      <w:r w:rsidRPr="00557D54">
        <w:rPr>
          <w:rFonts w:ascii="Times New Roman" w:hAnsi="Times New Roman" w:cs="Times New Roman"/>
          <w:b w:val="0"/>
          <w:bCs w:val="0"/>
          <w:noProof/>
          <w:color w:val="000000" w:themeColor="text1"/>
          <w:spacing w:val="-15"/>
          <w:sz w:val="18"/>
          <w:szCs w:val="18"/>
        </w:rPr>
        <w:t xml:space="preserve"> </w:t>
      </w:r>
      <w:r w:rsidRPr="00557D54">
        <w:rPr>
          <w:rFonts w:ascii="Times New Roman" w:hAnsi="Times New Roman" w:cs="Times New Roman"/>
          <w:b w:val="0"/>
          <w:bCs w:val="0"/>
          <w:noProof/>
          <w:color w:val="000000" w:themeColor="text1"/>
          <w:sz w:val="18"/>
          <w:szCs w:val="18"/>
        </w:rPr>
        <w:t>Admission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_Toc295508238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28</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Non-Deg</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ee</w:t>
      </w:r>
      <w:r w:rsidRPr="00557D54">
        <w:rPr>
          <w:rFonts w:ascii="Times New Roman" w:hAnsi="Times New Roman" w:cs="Times New Roman"/>
          <w:b w:val="0"/>
          <w:bCs w:val="0"/>
          <w:noProof/>
          <w:color w:val="000000" w:themeColor="text1"/>
          <w:spacing w:val="-15"/>
          <w:sz w:val="18"/>
          <w:szCs w:val="18"/>
        </w:rPr>
        <w:t xml:space="preserve"> </w:t>
      </w:r>
      <w:r w:rsidRPr="00557D54">
        <w:rPr>
          <w:rFonts w:ascii="Times New Roman" w:hAnsi="Times New Roman" w:cs="Times New Roman"/>
          <w:b w:val="0"/>
          <w:bCs w:val="0"/>
          <w:noProof/>
          <w:color w:val="000000" w:themeColor="text1"/>
          <w:sz w:val="18"/>
          <w:szCs w:val="18"/>
        </w:rPr>
        <w:t>Admission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_Toc295508239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28</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pacing w:val="-21"/>
          <w:sz w:val="18"/>
          <w:szCs w:val="18"/>
        </w:rPr>
        <w:t>T</w:t>
      </w:r>
      <w:r w:rsidRPr="00557D54">
        <w:rPr>
          <w:rFonts w:ascii="Times New Roman" w:hAnsi="Times New Roman" w:cs="Times New Roman"/>
          <w:b w:val="0"/>
          <w:bCs w:val="0"/>
          <w:noProof/>
          <w:color w:val="000000" w:themeColor="text1"/>
          <w:sz w:val="18"/>
          <w:szCs w:val="18"/>
        </w:rPr>
        <w:t>ransient</w:t>
      </w:r>
      <w:r w:rsidRPr="00557D54">
        <w:rPr>
          <w:rFonts w:ascii="Times New Roman" w:hAnsi="Times New Roman" w:cs="Times New Roman"/>
          <w:b w:val="0"/>
          <w:bCs w:val="0"/>
          <w:noProof/>
          <w:color w:val="000000" w:themeColor="text1"/>
          <w:spacing w:val="-15"/>
          <w:sz w:val="18"/>
          <w:szCs w:val="18"/>
        </w:rPr>
        <w:t xml:space="preserve"> </w:t>
      </w:r>
      <w:r w:rsidRPr="00557D54">
        <w:rPr>
          <w:rFonts w:ascii="Times New Roman" w:hAnsi="Times New Roman" w:cs="Times New Roman"/>
          <w:b w:val="0"/>
          <w:bCs w:val="0"/>
          <w:noProof/>
          <w:color w:val="000000" w:themeColor="text1"/>
          <w:sz w:val="18"/>
          <w:szCs w:val="18"/>
        </w:rPr>
        <w:t>Admission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_Toc295508240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29</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Planned Deg</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ee P</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ogram</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_Toc295508241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29</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Independent Study Courses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_Toc295508242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29</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Mba</w:t>
      </w:r>
      <w:r w:rsidRPr="00557D54">
        <w:rPr>
          <w:rFonts w:ascii="Times New Roman" w:hAnsi="Times New Roman" w:cs="Times New Roman"/>
          <w:b w:val="0"/>
          <w:bCs w:val="0"/>
          <w:noProof/>
          <w:color w:val="000000" w:themeColor="text1"/>
          <w:spacing w:val="-15"/>
          <w:sz w:val="18"/>
          <w:szCs w:val="18"/>
        </w:rPr>
        <w:t xml:space="preserve"> </w:t>
      </w:r>
      <w:r w:rsidRPr="00557D54">
        <w:rPr>
          <w:rFonts w:ascii="Times New Roman" w:hAnsi="Times New Roman" w:cs="Times New Roman"/>
          <w:b w:val="0"/>
          <w:bCs w:val="0"/>
          <w:noProof/>
          <w:color w:val="000000" w:themeColor="text1"/>
          <w:sz w:val="18"/>
          <w:szCs w:val="18"/>
        </w:rPr>
        <w:t>P</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e</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equisites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_Toc295508243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29</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Other Program Requirements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_Toc295508244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30</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Five-Year Bs/Mba Degree In Accounting</w:t>
      </w:r>
      <w:r w:rsidRPr="00557D54">
        <w:rPr>
          <w:rFonts w:ascii="Times New Roman" w:hAnsi="Times New Roman" w:cs="Times New Roman"/>
          <w:b w:val="0"/>
          <w:bCs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_Toc295508245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30</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 xml:space="preserve">The Mba </w:t>
      </w:r>
      <w:r w:rsidRPr="00557D54">
        <w:rPr>
          <w:rFonts w:ascii="Times New Roman" w:hAnsi="Times New Roman" w:cs="Times New Roman"/>
          <w:b w:val="0"/>
          <w:noProof/>
          <w:color w:val="000000" w:themeColor="text1"/>
          <w:spacing w:val="-6"/>
          <w:sz w:val="18"/>
          <w:szCs w:val="18"/>
        </w:rPr>
        <w:t>F</w:t>
      </w:r>
      <w:r w:rsidRPr="00557D54">
        <w:rPr>
          <w:rFonts w:ascii="Times New Roman" w:hAnsi="Times New Roman" w:cs="Times New Roman"/>
          <w:b w:val="0"/>
          <w:noProof/>
          <w:color w:val="000000" w:themeColor="text1"/>
          <w:sz w:val="18"/>
          <w:szCs w:val="18"/>
        </w:rPr>
        <w:t>acu</w:t>
      </w:r>
      <w:r w:rsidRPr="00557D54">
        <w:rPr>
          <w:rFonts w:ascii="Times New Roman" w:hAnsi="Times New Roman" w:cs="Times New Roman"/>
          <w:b w:val="0"/>
          <w:noProof/>
          <w:color w:val="000000" w:themeColor="text1"/>
          <w:spacing w:val="-23"/>
          <w:sz w:val="18"/>
          <w:szCs w:val="18"/>
        </w:rPr>
        <w:t>l</w:t>
      </w:r>
      <w:r w:rsidRPr="00557D54">
        <w:rPr>
          <w:rFonts w:ascii="Times New Roman" w:hAnsi="Times New Roman" w:cs="Times New Roman"/>
          <w:b w:val="0"/>
          <w:noProof/>
          <w:color w:val="000000" w:themeColor="text1"/>
          <w:spacing w:val="8"/>
          <w:sz w:val="18"/>
          <w:szCs w:val="18"/>
        </w:rPr>
        <w:t>t</w:t>
      </w:r>
      <w:r w:rsidRPr="00557D54">
        <w:rPr>
          <w:rFonts w:ascii="Times New Roman" w:hAnsi="Times New Roman" w:cs="Times New Roman"/>
          <w:b w:val="0"/>
          <w:noProof/>
          <w:color w:val="000000" w:themeColor="text1"/>
          <w:sz w:val="18"/>
          <w:szCs w:val="18"/>
        </w:rPr>
        <w:t>y</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_Toc295508246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32</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noProof/>
          <w:color w:val="000000" w:themeColor="text1"/>
          <w:sz w:val="18"/>
          <w:szCs w:val="18"/>
        </w:rPr>
      </w:pPr>
      <w:r w:rsidRPr="00557D54">
        <w:rPr>
          <w:rFonts w:ascii="Times New Roman" w:hAnsi="Times New Roman" w:cs="Times New Roman"/>
          <w:b w:val="0"/>
          <w:noProof/>
          <w:color w:val="000000" w:themeColor="text1"/>
          <w:sz w:val="18"/>
          <w:szCs w:val="18"/>
        </w:rPr>
        <w:t>Course Descriptions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_Toc295508247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33</w:t>
      </w:r>
      <w:r w:rsidR="00B67D28" w:rsidRPr="00557D54">
        <w:rPr>
          <w:rFonts w:ascii="Times New Roman" w:hAnsi="Times New Roman" w:cs="Times New Roman"/>
          <w:b w:val="0"/>
          <w:noProof/>
          <w:color w:val="000000" w:themeColor="text1"/>
          <w:sz w:val="18"/>
          <w:szCs w:val="18"/>
        </w:rPr>
        <w:fldChar w:fldCharType="end"/>
      </w:r>
    </w:p>
    <w:p w:rsidR="00C43359" w:rsidRDefault="00C43359" w:rsidP="00557D54">
      <w:pPr>
        <w:pStyle w:val="TOC2"/>
        <w:spacing w:before="0"/>
        <w:rPr>
          <w:rFonts w:ascii="Times New Roman" w:hAnsi="Times New Roman" w:cs="Times New Roman"/>
          <w:bCs w:val="0"/>
          <w:noProof/>
          <w:color w:val="000000" w:themeColor="text1"/>
        </w:rPr>
      </w:pPr>
    </w:p>
    <w:p w:rsidR="00557D54" w:rsidRPr="00557D54" w:rsidRDefault="00557D54" w:rsidP="00557D54">
      <w:pPr>
        <w:pStyle w:val="TOC2"/>
        <w:spacing w:before="0"/>
        <w:rPr>
          <w:rFonts w:ascii="Times New Roman" w:hAnsi="Times New Roman" w:cs="Times New Roman"/>
          <w:bCs w:val="0"/>
          <w:noProof/>
          <w:color w:val="000000" w:themeColor="text1"/>
        </w:rPr>
      </w:pPr>
      <w:r w:rsidRPr="00557D54">
        <w:rPr>
          <w:rFonts w:ascii="Times New Roman" w:hAnsi="Times New Roman" w:cs="Times New Roman"/>
          <w:bCs w:val="0"/>
          <w:noProof/>
          <w:color w:val="000000" w:themeColor="text1"/>
        </w:rPr>
        <w:t>Master Of Science In Criminal Justice</w:t>
      </w:r>
      <w:r w:rsidRPr="00557D54">
        <w:rPr>
          <w:rFonts w:ascii="Times New Roman" w:hAnsi="Times New Roman" w:cs="Times New Roman"/>
          <w:bCs w:val="0"/>
          <w:noProof/>
          <w:color w:val="000000" w:themeColor="text1"/>
        </w:rPr>
        <w:tab/>
      </w:r>
      <w:r w:rsidR="00B67D28" w:rsidRPr="00557D54">
        <w:rPr>
          <w:rFonts w:ascii="Times New Roman" w:hAnsi="Times New Roman" w:cs="Times New Roman"/>
          <w:bCs w:val="0"/>
          <w:noProof/>
          <w:color w:val="000000" w:themeColor="text1"/>
        </w:rPr>
        <w:fldChar w:fldCharType="begin"/>
      </w:r>
      <w:r w:rsidRPr="00557D54">
        <w:rPr>
          <w:rFonts w:ascii="Times New Roman" w:hAnsi="Times New Roman" w:cs="Times New Roman"/>
          <w:bCs w:val="0"/>
          <w:noProof/>
          <w:color w:val="000000" w:themeColor="text1"/>
        </w:rPr>
        <w:instrText xml:space="preserve"> PAGEREF _Toc295508248 \h </w:instrText>
      </w:r>
      <w:r w:rsidR="00B67D28" w:rsidRPr="00557D54">
        <w:rPr>
          <w:rFonts w:ascii="Times New Roman" w:hAnsi="Times New Roman" w:cs="Times New Roman"/>
          <w:bCs w:val="0"/>
          <w:noProof/>
          <w:color w:val="000000" w:themeColor="text1"/>
        </w:rPr>
      </w:r>
      <w:r w:rsidR="00B67D28" w:rsidRPr="00557D54">
        <w:rPr>
          <w:rFonts w:ascii="Times New Roman" w:hAnsi="Times New Roman" w:cs="Times New Roman"/>
          <w:bCs w:val="0"/>
          <w:noProof/>
          <w:color w:val="000000" w:themeColor="text1"/>
        </w:rPr>
        <w:fldChar w:fldCharType="separate"/>
      </w:r>
      <w:r w:rsidR="009D07A9">
        <w:rPr>
          <w:rFonts w:ascii="Times New Roman" w:hAnsi="Times New Roman" w:cs="Times New Roman"/>
          <w:bCs w:val="0"/>
          <w:noProof/>
          <w:color w:val="000000" w:themeColor="text1"/>
        </w:rPr>
        <w:t>38</w:t>
      </w:r>
      <w:r w:rsidR="00B67D28" w:rsidRPr="00557D54">
        <w:rPr>
          <w:rFonts w:ascii="Times New Roman" w:hAnsi="Times New Roman" w:cs="Times New Roman"/>
          <w:bCs w:val="0"/>
          <w:noProof/>
          <w:color w:val="000000" w:themeColor="text1"/>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Int</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oduction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_Toc295508249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38</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Philosophy</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_Toc295508250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38</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Objectives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_Toc295508251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38</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Facility</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_Toc295508252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38</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Admission Requi</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ements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_Toc295508253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38</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P</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ogram Of Study /Curriculum</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_Toc295508254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39</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Specialty</w:t>
      </w:r>
      <w:r w:rsidRPr="00557D54">
        <w:rPr>
          <w:rFonts w:ascii="Times New Roman" w:hAnsi="Times New Roman" w:cs="Times New Roman"/>
          <w:b w:val="0"/>
          <w:bCs w:val="0"/>
          <w:noProof/>
          <w:color w:val="000000" w:themeColor="text1"/>
          <w:spacing w:val="-15"/>
          <w:sz w:val="18"/>
          <w:szCs w:val="18"/>
        </w:rPr>
        <w:t xml:space="preserve"> </w:t>
      </w:r>
      <w:r w:rsidRPr="00557D54">
        <w:rPr>
          <w:rFonts w:ascii="Times New Roman" w:hAnsi="Times New Roman" w:cs="Times New Roman"/>
          <w:b w:val="0"/>
          <w:bCs w:val="0"/>
          <w:noProof/>
          <w:color w:val="000000" w:themeColor="text1"/>
          <w:sz w:val="18"/>
          <w:szCs w:val="18"/>
        </w:rPr>
        <w:t>A</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eas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_Toc295508255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39</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Thesis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_Toc295508256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40</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Graduation Requi</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ements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_Toc295508257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40</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pacing w:val="-21"/>
          <w:sz w:val="18"/>
          <w:szCs w:val="18"/>
        </w:rPr>
        <w:t>T</w:t>
      </w:r>
      <w:r w:rsidRPr="00557D54">
        <w:rPr>
          <w:rFonts w:ascii="Times New Roman" w:hAnsi="Times New Roman" w:cs="Times New Roman"/>
          <w:b w:val="0"/>
          <w:bCs w:val="0"/>
          <w:noProof/>
          <w:color w:val="000000" w:themeColor="text1"/>
          <w:sz w:val="18"/>
          <w:szCs w:val="18"/>
        </w:rPr>
        <w:t>ransfer</w:t>
      </w:r>
      <w:r w:rsidRPr="00557D54">
        <w:rPr>
          <w:rFonts w:ascii="Times New Roman" w:hAnsi="Times New Roman" w:cs="Times New Roman"/>
          <w:b w:val="0"/>
          <w:bCs w:val="0"/>
          <w:noProof/>
          <w:color w:val="000000" w:themeColor="text1"/>
          <w:spacing w:val="-5"/>
          <w:sz w:val="18"/>
          <w:szCs w:val="18"/>
        </w:rPr>
        <w:t xml:space="preserve"> </w:t>
      </w:r>
      <w:r w:rsidRPr="00557D54">
        <w:rPr>
          <w:rFonts w:ascii="Times New Roman" w:hAnsi="Times New Roman" w:cs="Times New Roman"/>
          <w:b w:val="0"/>
          <w:bCs w:val="0"/>
          <w:noProof/>
          <w:color w:val="000000" w:themeColor="text1"/>
          <w:sz w:val="18"/>
          <w:szCs w:val="18"/>
        </w:rPr>
        <w:t>Of C</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edit</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_Toc295508258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40</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pacing w:val="-21"/>
          <w:sz w:val="18"/>
          <w:szCs w:val="18"/>
        </w:rPr>
        <w:t>T</w:t>
      </w:r>
      <w:r w:rsidRPr="00557D54">
        <w:rPr>
          <w:rFonts w:ascii="Times New Roman" w:hAnsi="Times New Roman" w:cs="Times New Roman"/>
          <w:b w:val="0"/>
          <w:bCs w:val="0"/>
          <w:noProof/>
          <w:color w:val="000000" w:themeColor="text1"/>
          <w:sz w:val="18"/>
          <w:szCs w:val="18"/>
        </w:rPr>
        <w:t>ransient Students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_Toc295508259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41</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Financial</w:t>
      </w:r>
      <w:r w:rsidRPr="00557D54">
        <w:rPr>
          <w:rFonts w:ascii="Times New Roman" w:hAnsi="Times New Roman" w:cs="Times New Roman"/>
          <w:b w:val="0"/>
          <w:bCs w:val="0"/>
          <w:noProof/>
          <w:color w:val="000000" w:themeColor="text1"/>
          <w:spacing w:val="-15"/>
          <w:sz w:val="18"/>
          <w:szCs w:val="18"/>
        </w:rPr>
        <w:t xml:space="preserve"> </w:t>
      </w:r>
      <w:r w:rsidRPr="00557D54">
        <w:rPr>
          <w:rFonts w:ascii="Times New Roman" w:hAnsi="Times New Roman" w:cs="Times New Roman"/>
          <w:b w:val="0"/>
          <w:bCs w:val="0"/>
          <w:noProof/>
          <w:color w:val="000000" w:themeColor="text1"/>
          <w:sz w:val="18"/>
          <w:szCs w:val="18"/>
        </w:rPr>
        <w:t>Assistance</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_Toc295508260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41</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 xml:space="preserve">The </w:t>
      </w:r>
      <w:r w:rsidRPr="00557D54">
        <w:rPr>
          <w:rFonts w:ascii="Times New Roman" w:hAnsi="Times New Roman" w:cs="Times New Roman"/>
          <w:b w:val="0"/>
          <w:noProof/>
          <w:color w:val="000000" w:themeColor="text1"/>
          <w:spacing w:val="-6"/>
          <w:sz w:val="18"/>
          <w:szCs w:val="18"/>
        </w:rPr>
        <w:t>F</w:t>
      </w:r>
      <w:r w:rsidRPr="00557D54">
        <w:rPr>
          <w:rFonts w:ascii="Times New Roman" w:hAnsi="Times New Roman" w:cs="Times New Roman"/>
          <w:b w:val="0"/>
          <w:noProof/>
          <w:color w:val="000000" w:themeColor="text1"/>
          <w:sz w:val="18"/>
          <w:szCs w:val="18"/>
        </w:rPr>
        <w:t>acu</w:t>
      </w:r>
      <w:r w:rsidRPr="00557D54">
        <w:rPr>
          <w:rFonts w:ascii="Times New Roman" w:hAnsi="Times New Roman" w:cs="Times New Roman"/>
          <w:b w:val="0"/>
          <w:noProof/>
          <w:color w:val="000000" w:themeColor="text1"/>
          <w:spacing w:val="-23"/>
          <w:sz w:val="18"/>
          <w:szCs w:val="18"/>
        </w:rPr>
        <w:t>l</w:t>
      </w:r>
      <w:r w:rsidRPr="00557D54">
        <w:rPr>
          <w:rFonts w:ascii="Times New Roman" w:hAnsi="Times New Roman" w:cs="Times New Roman"/>
          <w:b w:val="0"/>
          <w:noProof/>
          <w:color w:val="000000" w:themeColor="text1"/>
          <w:spacing w:val="8"/>
          <w:sz w:val="18"/>
          <w:szCs w:val="18"/>
        </w:rPr>
        <w:t>t</w:t>
      </w:r>
      <w:r w:rsidRPr="00557D54">
        <w:rPr>
          <w:rFonts w:ascii="Times New Roman" w:hAnsi="Times New Roman" w:cs="Times New Roman"/>
          <w:b w:val="0"/>
          <w:noProof/>
          <w:color w:val="000000" w:themeColor="text1"/>
          <w:sz w:val="18"/>
          <w:szCs w:val="18"/>
        </w:rPr>
        <w:t>y</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_Toc295508261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41</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noProof/>
          <w:color w:val="000000" w:themeColor="text1"/>
          <w:sz w:val="18"/>
          <w:szCs w:val="18"/>
        </w:rPr>
      </w:pPr>
      <w:r w:rsidRPr="00557D54">
        <w:rPr>
          <w:rFonts w:ascii="Times New Roman" w:hAnsi="Times New Roman" w:cs="Times New Roman"/>
          <w:b w:val="0"/>
          <w:noProof/>
          <w:color w:val="000000" w:themeColor="text1"/>
          <w:position w:val="-1"/>
          <w:sz w:val="18"/>
          <w:szCs w:val="18"/>
        </w:rPr>
        <w:t>Course Descriptions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_Toc295508262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41</w:t>
      </w:r>
      <w:r w:rsidR="00B67D28" w:rsidRPr="00557D54">
        <w:rPr>
          <w:rFonts w:ascii="Times New Roman" w:hAnsi="Times New Roman" w:cs="Times New Roman"/>
          <w:b w:val="0"/>
          <w:noProof/>
          <w:color w:val="000000" w:themeColor="text1"/>
          <w:sz w:val="18"/>
          <w:szCs w:val="18"/>
        </w:rPr>
        <w:fldChar w:fldCharType="end"/>
      </w:r>
    </w:p>
    <w:p w:rsidR="00C43359" w:rsidRDefault="00C43359" w:rsidP="00557D54">
      <w:pPr>
        <w:pStyle w:val="TOC2"/>
        <w:spacing w:before="0"/>
        <w:rPr>
          <w:rFonts w:ascii="Times New Roman" w:hAnsi="Times New Roman" w:cs="Times New Roman"/>
          <w:bCs w:val="0"/>
          <w:noProof/>
          <w:color w:val="000000" w:themeColor="text1"/>
        </w:rPr>
      </w:pPr>
    </w:p>
    <w:p w:rsidR="00557D54" w:rsidRPr="00557D54" w:rsidRDefault="00557D54" w:rsidP="00557D54">
      <w:pPr>
        <w:pStyle w:val="TOC2"/>
        <w:spacing w:before="0"/>
        <w:rPr>
          <w:rFonts w:ascii="Times New Roman" w:hAnsi="Times New Roman" w:cs="Times New Roman"/>
          <w:bCs w:val="0"/>
          <w:noProof/>
          <w:color w:val="000000" w:themeColor="text1"/>
        </w:rPr>
      </w:pPr>
      <w:r w:rsidRPr="00557D54">
        <w:rPr>
          <w:rFonts w:ascii="Times New Roman" w:hAnsi="Times New Roman" w:cs="Times New Roman"/>
          <w:bCs w:val="0"/>
          <w:noProof/>
          <w:color w:val="000000" w:themeColor="text1"/>
        </w:rPr>
        <w:t>Master Of Public Administration</w:t>
      </w:r>
      <w:r w:rsidRPr="00557D54">
        <w:rPr>
          <w:rFonts w:ascii="Times New Roman" w:hAnsi="Times New Roman" w:cs="Times New Roman"/>
          <w:bCs w:val="0"/>
          <w:noProof/>
          <w:color w:val="000000" w:themeColor="text1"/>
        </w:rPr>
        <w:tab/>
      </w:r>
      <w:r w:rsidR="00B67D28" w:rsidRPr="00557D54">
        <w:rPr>
          <w:rFonts w:ascii="Times New Roman" w:hAnsi="Times New Roman" w:cs="Times New Roman"/>
          <w:bCs w:val="0"/>
          <w:noProof/>
          <w:color w:val="000000" w:themeColor="text1"/>
        </w:rPr>
        <w:fldChar w:fldCharType="begin"/>
      </w:r>
      <w:r w:rsidRPr="00557D54">
        <w:rPr>
          <w:rFonts w:ascii="Times New Roman" w:hAnsi="Times New Roman" w:cs="Times New Roman"/>
          <w:bCs w:val="0"/>
          <w:noProof/>
          <w:color w:val="000000" w:themeColor="text1"/>
        </w:rPr>
        <w:instrText xml:space="preserve"> PAGEREF _Toc295508263 \h </w:instrText>
      </w:r>
      <w:r w:rsidR="00B67D28" w:rsidRPr="00557D54">
        <w:rPr>
          <w:rFonts w:ascii="Times New Roman" w:hAnsi="Times New Roman" w:cs="Times New Roman"/>
          <w:bCs w:val="0"/>
          <w:noProof/>
          <w:color w:val="000000" w:themeColor="text1"/>
        </w:rPr>
      </w:r>
      <w:r w:rsidR="00B67D28" w:rsidRPr="00557D54">
        <w:rPr>
          <w:rFonts w:ascii="Times New Roman" w:hAnsi="Times New Roman" w:cs="Times New Roman"/>
          <w:bCs w:val="0"/>
          <w:noProof/>
          <w:color w:val="000000" w:themeColor="text1"/>
        </w:rPr>
        <w:fldChar w:fldCharType="separate"/>
      </w:r>
      <w:r w:rsidR="009D07A9">
        <w:rPr>
          <w:rFonts w:ascii="Times New Roman" w:hAnsi="Times New Roman" w:cs="Times New Roman"/>
          <w:bCs w:val="0"/>
          <w:noProof/>
          <w:color w:val="000000" w:themeColor="text1"/>
        </w:rPr>
        <w:t>44</w:t>
      </w:r>
      <w:r w:rsidR="00B67D28" w:rsidRPr="00557D54">
        <w:rPr>
          <w:rFonts w:ascii="Times New Roman" w:hAnsi="Times New Roman" w:cs="Times New Roman"/>
          <w:bCs w:val="0"/>
          <w:noProof/>
          <w:color w:val="000000" w:themeColor="text1"/>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Introduction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_Toc295508264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44</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Education Philosophy</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_Toc295508265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44</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Mission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_Toc295508266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44</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Accreditation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_Toc295508267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44</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Off-Campus Programs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_Toc295508268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44</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Admission Requirements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_Toc295508269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44</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lastRenderedPageBreak/>
        <w:t>Undergraduate Prerequisites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_Toc295508270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45</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The Curriculum</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_Toc295508271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45</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A. The Public Administration Core Courses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_Toc295508272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45</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tabs>
          <w:tab w:val="left" w:pos="880"/>
        </w:tabs>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 xml:space="preserve">B. </w:t>
      </w:r>
      <w:r w:rsidRPr="00557D54">
        <w:rPr>
          <w:rFonts w:ascii="Times New Roman" w:hAnsi="Times New Roman" w:cs="Times New Roman"/>
          <w:b w:val="0"/>
          <w:bCs w:val="0"/>
          <w:noProof/>
          <w:color w:val="000000" w:themeColor="text1"/>
          <w:sz w:val="18"/>
          <w:szCs w:val="18"/>
        </w:rPr>
        <w:tab/>
      </w:r>
      <w:r w:rsidRPr="00557D54">
        <w:rPr>
          <w:rFonts w:ascii="Times New Roman" w:hAnsi="Times New Roman" w:cs="Times New Roman"/>
          <w:b w:val="0"/>
          <w:noProof/>
          <w:color w:val="000000" w:themeColor="text1"/>
          <w:sz w:val="18"/>
          <w:szCs w:val="18"/>
        </w:rPr>
        <w:t>Additional Required Courses (Or Equivalent)</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_Toc295508273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45</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tabs>
          <w:tab w:val="left" w:pos="880"/>
        </w:tabs>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 xml:space="preserve">C. </w:t>
      </w:r>
      <w:r w:rsidRPr="00557D54">
        <w:rPr>
          <w:rFonts w:ascii="Times New Roman" w:hAnsi="Times New Roman" w:cs="Times New Roman"/>
          <w:b w:val="0"/>
          <w:bCs w:val="0"/>
          <w:noProof/>
          <w:color w:val="000000" w:themeColor="text1"/>
          <w:sz w:val="18"/>
          <w:szCs w:val="18"/>
        </w:rPr>
        <w:tab/>
      </w:r>
      <w:r w:rsidRPr="00557D54">
        <w:rPr>
          <w:rFonts w:ascii="Times New Roman" w:hAnsi="Times New Roman" w:cs="Times New Roman"/>
          <w:b w:val="0"/>
          <w:noProof/>
          <w:color w:val="000000" w:themeColor="text1"/>
          <w:sz w:val="18"/>
          <w:szCs w:val="18"/>
        </w:rPr>
        <w:t>Areas Of Concentration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_Toc295508274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45</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Other Program Requirements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_Toc295508275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47</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The M</w:t>
      </w:r>
      <w:r>
        <w:rPr>
          <w:rFonts w:ascii="Times New Roman" w:hAnsi="Times New Roman" w:cs="Times New Roman"/>
          <w:b w:val="0"/>
          <w:noProof/>
          <w:color w:val="000000" w:themeColor="text1"/>
          <w:sz w:val="18"/>
          <w:szCs w:val="18"/>
        </w:rPr>
        <w:t>PA</w:t>
      </w:r>
      <w:r w:rsidRPr="00557D54">
        <w:rPr>
          <w:rFonts w:ascii="Times New Roman" w:hAnsi="Times New Roman" w:cs="Times New Roman"/>
          <w:b w:val="0"/>
          <w:noProof/>
          <w:color w:val="000000" w:themeColor="text1"/>
          <w:sz w:val="18"/>
          <w:szCs w:val="18"/>
        </w:rPr>
        <w:t xml:space="preserve"> Faculty</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_Toc295508276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47</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Course Descriptions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_Toc295508277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48</w:t>
      </w:r>
      <w:r w:rsidR="00B67D28" w:rsidRPr="00557D54">
        <w:rPr>
          <w:rFonts w:ascii="Times New Roman" w:hAnsi="Times New Roman" w:cs="Times New Roman"/>
          <w:b w:val="0"/>
          <w:noProof/>
          <w:color w:val="000000" w:themeColor="text1"/>
          <w:sz w:val="18"/>
          <w:szCs w:val="18"/>
        </w:rPr>
        <w:fldChar w:fldCharType="end"/>
      </w:r>
    </w:p>
    <w:p w:rsidR="00557D54" w:rsidRDefault="00557D54" w:rsidP="00557D54">
      <w:pPr>
        <w:pStyle w:val="TOC2"/>
        <w:spacing w:before="0"/>
        <w:rPr>
          <w:rFonts w:ascii="Times New Roman" w:hAnsi="Times New Roman" w:cs="Times New Roman"/>
          <w:b w:val="0"/>
          <w:noProof/>
          <w:color w:val="000000" w:themeColor="text1"/>
          <w:sz w:val="18"/>
          <w:szCs w:val="18"/>
        </w:rPr>
      </w:pPr>
      <w:r w:rsidRPr="00557D54">
        <w:rPr>
          <w:rFonts w:ascii="Times New Roman" w:hAnsi="Times New Roman" w:cs="Times New Roman"/>
          <w:b w:val="0"/>
          <w:noProof/>
          <w:color w:val="000000" w:themeColor="text1"/>
          <w:sz w:val="18"/>
          <w:szCs w:val="18"/>
        </w:rPr>
        <w:t>Management Courses Accepted As Substitutions In The M</w:t>
      </w:r>
      <w:r>
        <w:rPr>
          <w:rFonts w:ascii="Times New Roman" w:hAnsi="Times New Roman" w:cs="Times New Roman"/>
          <w:b w:val="0"/>
          <w:noProof/>
          <w:color w:val="000000" w:themeColor="text1"/>
          <w:sz w:val="18"/>
          <w:szCs w:val="18"/>
        </w:rPr>
        <w:t>PA</w:t>
      </w:r>
      <w:r w:rsidRPr="00557D54">
        <w:rPr>
          <w:rFonts w:ascii="Times New Roman" w:hAnsi="Times New Roman" w:cs="Times New Roman"/>
          <w:b w:val="0"/>
          <w:noProof/>
          <w:color w:val="000000" w:themeColor="text1"/>
          <w:sz w:val="18"/>
          <w:szCs w:val="18"/>
        </w:rPr>
        <w:t xml:space="preserve"> Program</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_Toc295508278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51</w:t>
      </w:r>
      <w:r w:rsidR="00B67D28" w:rsidRPr="00557D54">
        <w:rPr>
          <w:rFonts w:ascii="Times New Roman" w:hAnsi="Times New Roman" w:cs="Times New Roman"/>
          <w:b w:val="0"/>
          <w:noProof/>
          <w:color w:val="000000" w:themeColor="text1"/>
          <w:sz w:val="18"/>
          <w:szCs w:val="18"/>
        </w:rPr>
        <w:fldChar w:fldCharType="end"/>
      </w:r>
    </w:p>
    <w:p w:rsidR="00C43359" w:rsidRDefault="00C43359" w:rsidP="00557D54">
      <w:pPr>
        <w:pStyle w:val="TOC2"/>
        <w:spacing w:before="0"/>
        <w:rPr>
          <w:rFonts w:ascii="Times New Roman" w:hAnsi="Times New Roman" w:cs="Times New Roman"/>
          <w:bCs w:val="0"/>
          <w:noProof/>
          <w:color w:val="000000" w:themeColor="text1"/>
        </w:rPr>
      </w:pPr>
    </w:p>
    <w:p w:rsidR="00557D54" w:rsidRPr="00557D54" w:rsidRDefault="00557D54" w:rsidP="00557D54">
      <w:pPr>
        <w:pStyle w:val="TOC2"/>
        <w:spacing w:before="0"/>
        <w:rPr>
          <w:rFonts w:ascii="Times New Roman" w:hAnsi="Times New Roman" w:cs="Times New Roman"/>
          <w:b w:val="0"/>
          <w:bCs w:val="0"/>
          <w:caps/>
          <w:noProof/>
          <w:color w:val="000000" w:themeColor="text1"/>
          <w:sz w:val="18"/>
          <w:szCs w:val="18"/>
        </w:rPr>
      </w:pPr>
      <w:r w:rsidRPr="00557D54">
        <w:rPr>
          <w:rFonts w:ascii="Times New Roman" w:hAnsi="Times New Roman" w:cs="Times New Roman"/>
          <w:bCs w:val="0"/>
          <w:noProof/>
          <w:color w:val="000000" w:themeColor="text1"/>
        </w:rPr>
        <w:t>Master Of Science In Nursing</w:t>
      </w:r>
      <w:r w:rsidRPr="00557D54">
        <w:rPr>
          <w:rFonts w:ascii="Times New Roman" w:hAnsi="Times New Roman" w:cs="Times New Roman"/>
          <w:bCs w:val="0"/>
          <w:noProof/>
          <w:color w:val="000000" w:themeColor="text1"/>
        </w:rPr>
        <w:tab/>
      </w:r>
      <w:r w:rsidR="00B67D28" w:rsidRPr="00557D54">
        <w:rPr>
          <w:rFonts w:ascii="Times New Roman" w:hAnsi="Times New Roman" w:cs="Times New Roman"/>
          <w:bCs w:val="0"/>
          <w:noProof/>
          <w:color w:val="000000" w:themeColor="text1"/>
        </w:rPr>
        <w:fldChar w:fldCharType="begin"/>
      </w:r>
      <w:r w:rsidRPr="00557D54">
        <w:rPr>
          <w:rFonts w:ascii="Times New Roman" w:hAnsi="Times New Roman" w:cs="Times New Roman"/>
          <w:bCs w:val="0"/>
          <w:noProof/>
          <w:color w:val="000000" w:themeColor="text1"/>
        </w:rPr>
        <w:instrText xml:space="preserve"> PAGEREF _Toc295508279 \h </w:instrText>
      </w:r>
      <w:r w:rsidR="00B67D28" w:rsidRPr="00557D54">
        <w:rPr>
          <w:rFonts w:ascii="Times New Roman" w:hAnsi="Times New Roman" w:cs="Times New Roman"/>
          <w:bCs w:val="0"/>
          <w:noProof/>
          <w:color w:val="000000" w:themeColor="text1"/>
        </w:rPr>
      </w:r>
      <w:r w:rsidR="00B67D28" w:rsidRPr="00557D54">
        <w:rPr>
          <w:rFonts w:ascii="Times New Roman" w:hAnsi="Times New Roman" w:cs="Times New Roman"/>
          <w:bCs w:val="0"/>
          <w:noProof/>
          <w:color w:val="000000" w:themeColor="text1"/>
        </w:rPr>
        <w:fldChar w:fldCharType="separate"/>
      </w:r>
      <w:r w:rsidR="009D07A9">
        <w:rPr>
          <w:rFonts w:ascii="Times New Roman" w:hAnsi="Times New Roman" w:cs="Times New Roman"/>
          <w:bCs w:val="0"/>
          <w:noProof/>
          <w:color w:val="000000" w:themeColor="text1"/>
        </w:rPr>
        <w:t>52</w:t>
      </w:r>
      <w:r w:rsidR="00B67D28" w:rsidRPr="00557D54">
        <w:rPr>
          <w:rFonts w:ascii="Times New Roman" w:hAnsi="Times New Roman" w:cs="Times New Roman"/>
          <w:bCs w:val="0"/>
          <w:noProof/>
          <w:color w:val="000000" w:themeColor="text1"/>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Int</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oduction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_Toc295508280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52</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Admission Requi</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ements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_Toc295508281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52</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Regular</w:t>
      </w:r>
      <w:r w:rsidRPr="00557D54">
        <w:rPr>
          <w:rFonts w:ascii="Times New Roman" w:hAnsi="Times New Roman" w:cs="Times New Roman"/>
          <w:b w:val="0"/>
          <w:bCs w:val="0"/>
          <w:noProof/>
          <w:color w:val="000000" w:themeColor="text1"/>
          <w:spacing w:val="-20"/>
          <w:sz w:val="18"/>
          <w:szCs w:val="18"/>
        </w:rPr>
        <w:t xml:space="preserve"> </w:t>
      </w:r>
      <w:r w:rsidRPr="00557D54">
        <w:rPr>
          <w:rFonts w:ascii="Times New Roman" w:hAnsi="Times New Roman" w:cs="Times New Roman"/>
          <w:b w:val="0"/>
          <w:bCs w:val="0"/>
          <w:noProof/>
          <w:color w:val="000000" w:themeColor="text1"/>
          <w:sz w:val="18"/>
          <w:szCs w:val="18"/>
        </w:rPr>
        <w:t>Admission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_Toc295508282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53</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P</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ovisional</w:t>
      </w:r>
      <w:r w:rsidRPr="00557D54">
        <w:rPr>
          <w:rFonts w:ascii="Times New Roman" w:hAnsi="Times New Roman" w:cs="Times New Roman"/>
          <w:b w:val="0"/>
          <w:bCs w:val="0"/>
          <w:noProof/>
          <w:color w:val="000000" w:themeColor="text1"/>
          <w:spacing w:val="-15"/>
          <w:sz w:val="18"/>
          <w:szCs w:val="18"/>
        </w:rPr>
        <w:t xml:space="preserve"> </w:t>
      </w:r>
      <w:r w:rsidRPr="00557D54">
        <w:rPr>
          <w:rFonts w:ascii="Times New Roman" w:hAnsi="Times New Roman" w:cs="Times New Roman"/>
          <w:b w:val="0"/>
          <w:bCs w:val="0"/>
          <w:noProof/>
          <w:color w:val="000000" w:themeColor="text1"/>
          <w:sz w:val="18"/>
          <w:szCs w:val="18"/>
        </w:rPr>
        <w:t>Admission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_Toc295508283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53</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Non-Deg</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ee</w:t>
      </w:r>
      <w:r w:rsidRPr="00557D54">
        <w:rPr>
          <w:rFonts w:ascii="Times New Roman" w:hAnsi="Times New Roman" w:cs="Times New Roman"/>
          <w:b w:val="0"/>
          <w:bCs w:val="0"/>
          <w:noProof/>
          <w:color w:val="000000" w:themeColor="text1"/>
          <w:spacing w:val="-15"/>
          <w:sz w:val="18"/>
          <w:szCs w:val="18"/>
        </w:rPr>
        <w:t xml:space="preserve"> </w:t>
      </w:r>
      <w:r w:rsidRPr="00557D54">
        <w:rPr>
          <w:rFonts w:ascii="Times New Roman" w:hAnsi="Times New Roman" w:cs="Times New Roman"/>
          <w:b w:val="0"/>
          <w:bCs w:val="0"/>
          <w:noProof/>
          <w:color w:val="000000" w:themeColor="text1"/>
          <w:sz w:val="18"/>
          <w:szCs w:val="18"/>
        </w:rPr>
        <w:t>Admission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_Toc295508284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53</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R</w:t>
      </w:r>
      <w:r>
        <w:rPr>
          <w:rFonts w:ascii="Times New Roman" w:hAnsi="Times New Roman" w:cs="Times New Roman"/>
          <w:b w:val="0"/>
          <w:bCs w:val="0"/>
          <w:noProof/>
          <w:color w:val="000000" w:themeColor="text1"/>
          <w:sz w:val="18"/>
          <w:szCs w:val="18"/>
        </w:rPr>
        <w:t>N</w:t>
      </w:r>
      <w:r w:rsidRPr="00557D54">
        <w:rPr>
          <w:rFonts w:ascii="Times New Roman" w:hAnsi="Times New Roman" w:cs="Times New Roman"/>
          <w:b w:val="0"/>
          <w:bCs w:val="0"/>
          <w:noProof/>
          <w:color w:val="000000" w:themeColor="text1"/>
          <w:sz w:val="18"/>
          <w:szCs w:val="18"/>
        </w:rPr>
        <w:t xml:space="preserve"> To M</w:t>
      </w:r>
      <w:r>
        <w:rPr>
          <w:rFonts w:ascii="Times New Roman" w:hAnsi="Times New Roman" w:cs="Times New Roman"/>
          <w:b w:val="0"/>
          <w:bCs w:val="0"/>
          <w:noProof/>
          <w:color w:val="000000" w:themeColor="text1"/>
          <w:sz w:val="18"/>
          <w:szCs w:val="18"/>
        </w:rPr>
        <w:t>SN</w:t>
      </w:r>
      <w:r w:rsidRPr="00557D54">
        <w:rPr>
          <w:rFonts w:ascii="Times New Roman" w:hAnsi="Times New Roman" w:cs="Times New Roman"/>
          <w:b w:val="0"/>
          <w:bCs w:val="0"/>
          <w:noProof/>
          <w:color w:val="000000" w:themeColor="text1"/>
          <w:sz w:val="18"/>
          <w:szCs w:val="18"/>
        </w:rPr>
        <w:t>-F</w:t>
      </w:r>
      <w:r>
        <w:rPr>
          <w:rFonts w:ascii="Times New Roman" w:hAnsi="Times New Roman" w:cs="Times New Roman"/>
          <w:b w:val="0"/>
          <w:bCs w:val="0"/>
          <w:noProof/>
          <w:color w:val="000000" w:themeColor="text1"/>
          <w:sz w:val="18"/>
          <w:szCs w:val="18"/>
        </w:rPr>
        <w:t>NP</w:t>
      </w:r>
      <w:r w:rsidRPr="00557D54">
        <w:rPr>
          <w:rFonts w:ascii="Times New Roman" w:hAnsi="Times New Roman" w:cs="Times New Roman"/>
          <w:b w:val="0"/>
          <w:bCs w:val="0"/>
          <w:noProof/>
          <w:color w:val="000000" w:themeColor="text1"/>
          <w:sz w:val="18"/>
          <w:szCs w:val="18"/>
        </w:rPr>
        <w:t xml:space="preserve"> P</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ogram Of Study</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_Toc295508285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53</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Pr>
          <w:rFonts w:ascii="Times New Roman" w:hAnsi="Times New Roman" w:cs="Times New Roman"/>
          <w:b w:val="0"/>
          <w:bCs w:val="0"/>
          <w:noProof/>
          <w:color w:val="000000" w:themeColor="text1"/>
          <w:sz w:val="18"/>
          <w:szCs w:val="18"/>
        </w:rPr>
        <w:t>RN</w:t>
      </w:r>
      <w:r w:rsidRPr="00557D54">
        <w:rPr>
          <w:rFonts w:ascii="Times New Roman" w:hAnsi="Times New Roman" w:cs="Times New Roman"/>
          <w:b w:val="0"/>
          <w:bCs w:val="0"/>
          <w:noProof/>
          <w:color w:val="000000" w:themeColor="text1"/>
          <w:sz w:val="18"/>
          <w:szCs w:val="18"/>
        </w:rPr>
        <w:t>-M</w:t>
      </w:r>
      <w:r>
        <w:rPr>
          <w:rFonts w:ascii="Times New Roman" w:hAnsi="Times New Roman" w:cs="Times New Roman"/>
          <w:b w:val="0"/>
          <w:bCs w:val="0"/>
          <w:noProof/>
          <w:color w:val="000000" w:themeColor="text1"/>
          <w:sz w:val="18"/>
          <w:szCs w:val="18"/>
        </w:rPr>
        <w:t>SN</w:t>
      </w:r>
      <w:r w:rsidRPr="00557D54">
        <w:rPr>
          <w:rFonts w:ascii="Times New Roman" w:hAnsi="Times New Roman" w:cs="Times New Roman"/>
          <w:b w:val="0"/>
          <w:bCs w:val="0"/>
          <w:noProof/>
          <w:color w:val="000000" w:themeColor="text1"/>
          <w:spacing w:val="-16"/>
          <w:sz w:val="18"/>
          <w:szCs w:val="18"/>
        </w:rPr>
        <w:t xml:space="preserve"> </w:t>
      </w:r>
      <w:r w:rsidRPr="00557D54">
        <w:rPr>
          <w:rFonts w:ascii="Times New Roman" w:hAnsi="Times New Roman" w:cs="Times New Roman"/>
          <w:b w:val="0"/>
          <w:bCs w:val="0"/>
          <w:noProof/>
          <w:color w:val="000000" w:themeColor="text1"/>
          <w:sz w:val="18"/>
          <w:szCs w:val="18"/>
        </w:rPr>
        <w:t>Admission Requirements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_Toc295508286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53</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Planned P</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ogram Of Study</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_Toc295508287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54</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Curriculum</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_Toc295508288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54</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Comp</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ehensive Examination Policy</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_Toc295508289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55</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Deg</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ee Requi</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ements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_Toc295508290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55</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Gradu</w:t>
      </w:r>
      <w:r w:rsidRPr="00557D54">
        <w:rPr>
          <w:rFonts w:ascii="Times New Roman" w:hAnsi="Times New Roman" w:cs="Times New Roman"/>
          <w:b w:val="0"/>
          <w:noProof/>
          <w:color w:val="000000" w:themeColor="text1"/>
          <w:spacing w:val="-17"/>
          <w:sz w:val="18"/>
          <w:szCs w:val="18"/>
        </w:rPr>
        <w:t>a</w:t>
      </w:r>
      <w:r w:rsidRPr="00557D54">
        <w:rPr>
          <w:rFonts w:ascii="Times New Roman" w:hAnsi="Times New Roman" w:cs="Times New Roman"/>
          <w:b w:val="0"/>
          <w:noProof/>
          <w:color w:val="000000" w:themeColor="text1"/>
          <w:sz w:val="18"/>
          <w:szCs w:val="18"/>
        </w:rPr>
        <w:t xml:space="preserve">te </w:t>
      </w:r>
      <w:r w:rsidRPr="00557D54">
        <w:rPr>
          <w:rFonts w:ascii="Times New Roman" w:hAnsi="Times New Roman" w:cs="Times New Roman"/>
          <w:b w:val="0"/>
          <w:noProof/>
          <w:color w:val="000000" w:themeColor="text1"/>
          <w:spacing w:val="-6"/>
          <w:sz w:val="18"/>
          <w:szCs w:val="18"/>
        </w:rPr>
        <w:t>F</w:t>
      </w:r>
      <w:r w:rsidRPr="00557D54">
        <w:rPr>
          <w:rFonts w:ascii="Times New Roman" w:hAnsi="Times New Roman" w:cs="Times New Roman"/>
          <w:b w:val="0"/>
          <w:noProof/>
          <w:color w:val="000000" w:themeColor="text1"/>
          <w:sz w:val="18"/>
          <w:szCs w:val="18"/>
        </w:rPr>
        <w:t>acu</w:t>
      </w:r>
      <w:r w:rsidRPr="00557D54">
        <w:rPr>
          <w:rFonts w:ascii="Times New Roman" w:hAnsi="Times New Roman" w:cs="Times New Roman"/>
          <w:b w:val="0"/>
          <w:noProof/>
          <w:color w:val="000000" w:themeColor="text1"/>
          <w:spacing w:val="-23"/>
          <w:sz w:val="18"/>
          <w:szCs w:val="18"/>
        </w:rPr>
        <w:t>l</w:t>
      </w:r>
      <w:r w:rsidRPr="00557D54">
        <w:rPr>
          <w:rFonts w:ascii="Times New Roman" w:hAnsi="Times New Roman" w:cs="Times New Roman"/>
          <w:b w:val="0"/>
          <w:noProof/>
          <w:color w:val="000000" w:themeColor="text1"/>
          <w:spacing w:val="8"/>
          <w:sz w:val="18"/>
          <w:szCs w:val="18"/>
        </w:rPr>
        <w:t>t</w:t>
      </w:r>
      <w:r w:rsidRPr="00557D54">
        <w:rPr>
          <w:rFonts w:ascii="Times New Roman" w:hAnsi="Times New Roman" w:cs="Times New Roman"/>
          <w:b w:val="0"/>
          <w:noProof/>
          <w:color w:val="000000" w:themeColor="text1"/>
          <w:sz w:val="18"/>
          <w:szCs w:val="18"/>
        </w:rPr>
        <w:t>y</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_Toc295508291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55</w:t>
      </w:r>
      <w:r w:rsidR="00B67D28" w:rsidRPr="00557D54">
        <w:rPr>
          <w:rFonts w:ascii="Times New Roman" w:hAnsi="Times New Roman" w:cs="Times New Roman"/>
          <w:b w:val="0"/>
          <w:noProof/>
          <w:color w:val="000000" w:themeColor="text1"/>
          <w:sz w:val="18"/>
          <w:szCs w:val="18"/>
        </w:rPr>
        <w:fldChar w:fldCharType="end"/>
      </w:r>
    </w:p>
    <w:p w:rsidR="00557D54" w:rsidRDefault="00557D54" w:rsidP="00557D54">
      <w:pPr>
        <w:pStyle w:val="TOC2"/>
        <w:spacing w:before="0"/>
        <w:rPr>
          <w:rFonts w:ascii="Times New Roman" w:hAnsi="Times New Roman" w:cs="Times New Roman"/>
          <w:b w:val="0"/>
          <w:noProof/>
          <w:color w:val="000000" w:themeColor="text1"/>
          <w:sz w:val="18"/>
          <w:szCs w:val="18"/>
        </w:rPr>
      </w:pPr>
      <w:r w:rsidRPr="00557D54">
        <w:rPr>
          <w:rFonts w:ascii="Times New Roman" w:hAnsi="Times New Roman" w:cs="Times New Roman"/>
          <w:b w:val="0"/>
          <w:noProof/>
          <w:color w:val="000000" w:themeColor="text1"/>
          <w:sz w:val="18"/>
          <w:szCs w:val="18"/>
        </w:rPr>
        <w:t>Course Descriptions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_Toc295508292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56</w:t>
      </w:r>
      <w:r w:rsidR="00B67D28" w:rsidRPr="00557D54">
        <w:rPr>
          <w:rFonts w:ascii="Times New Roman" w:hAnsi="Times New Roman" w:cs="Times New Roman"/>
          <w:b w:val="0"/>
          <w:noProof/>
          <w:color w:val="000000" w:themeColor="text1"/>
          <w:sz w:val="18"/>
          <w:szCs w:val="18"/>
        </w:rPr>
        <w:fldChar w:fldCharType="end"/>
      </w:r>
    </w:p>
    <w:p w:rsidR="00C43359" w:rsidRDefault="00C43359" w:rsidP="00557D54">
      <w:pPr>
        <w:pStyle w:val="TOC2"/>
        <w:spacing w:before="0"/>
        <w:rPr>
          <w:rFonts w:ascii="Times New Roman" w:hAnsi="Times New Roman" w:cs="Times New Roman"/>
          <w:bCs w:val="0"/>
          <w:noProof/>
          <w:color w:val="000000" w:themeColor="text1"/>
        </w:rPr>
      </w:pPr>
    </w:p>
    <w:p w:rsidR="00557D54" w:rsidRPr="00557D54" w:rsidRDefault="00557D54" w:rsidP="00557D54">
      <w:pPr>
        <w:pStyle w:val="TOC2"/>
        <w:spacing w:before="0"/>
        <w:rPr>
          <w:rFonts w:ascii="Times New Roman" w:hAnsi="Times New Roman" w:cs="Times New Roman"/>
          <w:bCs w:val="0"/>
          <w:noProof/>
          <w:color w:val="000000" w:themeColor="text1"/>
        </w:rPr>
      </w:pPr>
      <w:r w:rsidRPr="00557D54">
        <w:rPr>
          <w:rFonts w:ascii="Times New Roman" w:hAnsi="Times New Roman" w:cs="Times New Roman"/>
          <w:bCs w:val="0"/>
          <w:noProof/>
          <w:color w:val="000000" w:themeColor="text1"/>
        </w:rPr>
        <w:t>College Of Education</w:t>
      </w:r>
      <w:r w:rsidRPr="00557D54">
        <w:rPr>
          <w:rFonts w:ascii="Times New Roman" w:hAnsi="Times New Roman" w:cs="Times New Roman"/>
          <w:bCs w:val="0"/>
          <w:noProof/>
          <w:color w:val="000000" w:themeColor="text1"/>
        </w:rPr>
        <w:tab/>
      </w:r>
      <w:r w:rsidR="00B67D28" w:rsidRPr="00557D54">
        <w:rPr>
          <w:rFonts w:ascii="Times New Roman" w:hAnsi="Times New Roman" w:cs="Times New Roman"/>
          <w:bCs w:val="0"/>
          <w:noProof/>
          <w:color w:val="000000" w:themeColor="text1"/>
        </w:rPr>
        <w:fldChar w:fldCharType="begin"/>
      </w:r>
      <w:r w:rsidRPr="00557D54">
        <w:rPr>
          <w:rFonts w:ascii="Times New Roman" w:hAnsi="Times New Roman" w:cs="Times New Roman"/>
          <w:bCs w:val="0"/>
          <w:noProof/>
          <w:color w:val="000000" w:themeColor="text1"/>
        </w:rPr>
        <w:instrText xml:space="preserve"> PAGEREF _Toc295508293 \h </w:instrText>
      </w:r>
      <w:r w:rsidR="00B67D28" w:rsidRPr="00557D54">
        <w:rPr>
          <w:rFonts w:ascii="Times New Roman" w:hAnsi="Times New Roman" w:cs="Times New Roman"/>
          <w:bCs w:val="0"/>
          <w:noProof/>
          <w:color w:val="000000" w:themeColor="text1"/>
        </w:rPr>
      </w:r>
      <w:r w:rsidR="00B67D28" w:rsidRPr="00557D54">
        <w:rPr>
          <w:rFonts w:ascii="Times New Roman" w:hAnsi="Times New Roman" w:cs="Times New Roman"/>
          <w:bCs w:val="0"/>
          <w:noProof/>
          <w:color w:val="000000" w:themeColor="text1"/>
        </w:rPr>
        <w:fldChar w:fldCharType="separate"/>
      </w:r>
      <w:r w:rsidR="009D07A9">
        <w:rPr>
          <w:rFonts w:ascii="Times New Roman" w:hAnsi="Times New Roman" w:cs="Times New Roman"/>
          <w:bCs w:val="0"/>
          <w:noProof/>
          <w:color w:val="000000" w:themeColor="text1"/>
        </w:rPr>
        <w:t>58</w:t>
      </w:r>
      <w:r w:rsidR="00B67D28" w:rsidRPr="00557D54">
        <w:rPr>
          <w:rFonts w:ascii="Times New Roman" w:hAnsi="Times New Roman" w:cs="Times New Roman"/>
          <w:bCs w:val="0"/>
          <w:noProof/>
          <w:color w:val="000000" w:themeColor="text1"/>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Mission And Objectives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_Toc295508294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58</w:t>
      </w:r>
      <w:r w:rsidR="00B67D28" w:rsidRPr="00557D54">
        <w:rPr>
          <w:rFonts w:ascii="Times New Roman" w:hAnsi="Times New Roman" w:cs="Times New Roman"/>
          <w:b w:val="0"/>
          <w:noProof/>
          <w:color w:val="000000" w:themeColor="text1"/>
          <w:sz w:val="18"/>
          <w:szCs w:val="18"/>
        </w:rPr>
        <w:fldChar w:fldCharType="end"/>
      </w:r>
    </w:p>
    <w:p w:rsidR="00557D54" w:rsidRDefault="00557D54" w:rsidP="00557D54">
      <w:pPr>
        <w:pStyle w:val="TOC2"/>
        <w:spacing w:before="0"/>
        <w:rPr>
          <w:rFonts w:ascii="Times New Roman" w:hAnsi="Times New Roman" w:cs="Times New Roman"/>
          <w:b w:val="0"/>
          <w:noProof/>
          <w:color w:val="000000" w:themeColor="text1"/>
          <w:sz w:val="18"/>
          <w:szCs w:val="18"/>
        </w:rPr>
      </w:pPr>
    </w:p>
    <w:p w:rsidR="00557D54" w:rsidRPr="00557D54" w:rsidRDefault="00557D54" w:rsidP="00557D54">
      <w:pPr>
        <w:pStyle w:val="TOC2"/>
        <w:spacing w:before="0"/>
        <w:rPr>
          <w:rFonts w:ascii="Times New Roman" w:hAnsi="Times New Roman" w:cs="Times New Roman"/>
          <w:bCs w:val="0"/>
          <w:noProof/>
          <w:color w:val="000000" w:themeColor="text1"/>
          <w:sz w:val="18"/>
          <w:szCs w:val="18"/>
        </w:rPr>
      </w:pPr>
      <w:r w:rsidRPr="00557D54">
        <w:rPr>
          <w:rFonts w:ascii="Times New Roman" w:hAnsi="Times New Roman" w:cs="Times New Roman"/>
          <w:noProof/>
          <w:color w:val="000000" w:themeColor="text1"/>
          <w:sz w:val="18"/>
          <w:szCs w:val="18"/>
        </w:rPr>
        <w:t>Master Of Educ</w:t>
      </w:r>
      <w:r w:rsidRPr="00557D54">
        <w:rPr>
          <w:rFonts w:ascii="Times New Roman" w:hAnsi="Times New Roman" w:cs="Times New Roman"/>
          <w:noProof/>
          <w:color w:val="000000" w:themeColor="text1"/>
          <w:spacing w:val="-26"/>
          <w:sz w:val="18"/>
          <w:szCs w:val="18"/>
        </w:rPr>
        <w:t>a</w:t>
      </w:r>
      <w:r w:rsidRPr="00557D54">
        <w:rPr>
          <w:rFonts w:ascii="Times New Roman" w:hAnsi="Times New Roman" w:cs="Times New Roman"/>
          <w:noProof/>
          <w:color w:val="000000" w:themeColor="text1"/>
          <w:sz w:val="18"/>
          <w:szCs w:val="18"/>
        </w:rPr>
        <w:t>tion</w:t>
      </w:r>
      <w:r w:rsidRPr="00557D54">
        <w:rPr>
          <w:rFonts w:ascii="Times New Roman" w:hAnsi="Times New Roman" w:cs="Times New Roman"/>
          <w:noProof/>
          <w:color w:val="000000" w:themeColor="text1"/>
          <w:sz w:val="18"/>
          <w:szCs w:val="18"/>
        </w:rPr>
        <w:tab/>
      </w:r>
      <w:r w:rsidR="00B67D28" w:rsidRPr="00557D54">
        <w:rPr>
          <w:rFonts w:ascii="Times New Roman" w:hAnsi="Times New Roman" w:cs="Times New Roman"/>
          <w:noProof/>
          <w:color w:val="000000" w:themeColor="text1"/>
          <w:sz w:val="18"/>
          <w:szCs w:val="18"/>
        </w:rPr>
        <w:fldChar w:fldCharType="begin"/>
      </w:r>
      <w:r w:rsidRPr="00557D54">
        <w:rPr>
          <w:rFonts w:ascii="Times New Roman" w:hAnsi="Times New Roman" w:cs="Times New Roman"/>
          <w:noProof/>
          <w:color w:val="000000" w:themeColor="text1"/>
          <w:sz w:val="18"/>
          <w:szCs w:val="18"/>
        </w:rPr>
        <w:instrText xml:space="preserve"> PAGEREF _Toc295508295 \h </w:instrText>
      </w:r>
      <w:r w:rsidR="00B67D28" w:rsidRPr="00557D54">
        <w:rPr>
          <w:rFonts w:ascii="Times New Roman" w:hAnsi="Times New Roman" w:cs="Times New Roman"/>
          <w:noProof/>
          <w:color w:val="000000" w:themeColor="text1"/>
          <w:sz w:val="18"/>
          <w:szCs w:val="18"/>
        </w:rPr>
      </w:r>
      <w:r w:rsidR="00B67D28" w:rsidRPr="00557D54">
        <w:rPr>
          <w:rFonts w:ascii="Times New Roman" w:hAnsi="Times New Roman" w:cs="Times New Roman"/>
          <w:noProof/>
          <w:color w:val="000000" w:themeColor="text1"/>
          <w:sz w:val="18"/>
          <w:szCs w:val="18"/>
        </w:rPr>
        <w:fldChar w:fldCharType="separate"/>
      </w:r>
      <w:r w:rsidR="009D07A9">
        <w:rPr>
          <w:rFonts w:ascii="Times New Roman" w:hAnsi="Times New Roman" w:cs="Times New Roman"/>
          <w:noProof/>
          <w:color w:val="000000" w:themeColor="text1"/>
          <w:sz w:val="18"/>
          <w:szCs w:val="18"/>
        </w:rPr>
        <w:t>58</w:t>
      </w:r>
      <w:r w:rsidR="00B67D28" w:rsidRPr="00557D54">
        <w:rPr>
          <w:rFonts w:ascii="Times New Roman" w:hAnsi="Times New Roman" w:cs="Times New Roman"/>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Categories Of</w:t>
      </w:r>
      <w:r w:rsidRPr="00557D54">
        <w:rPr>
          <w:rFonts w:ascii="Times New Roman" w:hAnsi="Times New Roman" w:cs="Times New Roman"/>
          <w:b w:val="0"/>
          <w:bCs w:val="0"/>
          <w:noProof/>
          <w:color w:val="000000" w:themeColor="text1"/>
          <w:spacing w:val="-15"/>
          <w:sz w:val="18"/>
          <w:szCs w:val="18"/>
        </w:rPr>
        <w:t xml:space="preserve"> </w:t>
      </w:r>
      <w:r w:rsidRPr="00557D54">
        <w:rPr>
          <w:rFonts w:ascii="Times New Roman" w:hAnsi="Times New Roman" w:cs="Times New Roman"/>
          <w:b w:val="0"/>
          <w:bCs w:val="0"/>
          <w:noProof/>
          <w:color w:val="000000" w:themeColor="text1"/>
          <w:sz w:val="18"/>
          <w:szCs w:val="18"/>
        </w:rPr>
        <w:t>Admission For</w:t>
      </w:r>
      <w:r w:rsidRPr="00557D54">
        <w:rPr>
          <w:rFonts w:ascii="Times New Roman" w:hAnsi="Times New Roman" w:cs="Times New Roman"/>
          <w:b w:val="0"/>
          <w:bCs w:val="0"/>
          <w:noProof/>
          <w:color w:val="000000" w:themeColor="text1"/>
          <w:spacing w:val="-5"/>
          <w:sz w:val="18"/>
          <w:szCs w:val="18"/>
        </w:rPr>
        <w:t xml:space="preserve"> </w:t>
      </w:r>
      <w:r w:rsidRPr="00557D54">
        <w:rPr>
          <w:rFonts w:ascii="Times New Roman" w:hAnsi="Times New Roman" w:cs="Times New Roman"/>
          <w:b w:val="0"/>
          <w:bCs w:val="0"/>
          <w:noProof/>
          <w:color w:val="000000" w:themeColor="text1"/>
          <w:sz w:val="18"/>
          <w:szCs w:val="18"/>
        </w:rPr>
        <w:t>The Master</w:t>
      </w:r>
      <w:r w:rsidRPr="00557D54">
        <w:rPr>
          <w:rFonts w:ascii="Times New Roman" w:hAnsi="Times New Roman" w:cs="Times New Roman"/>
          <w:b w:val="0"/>
          <w:bCs w:val="0"/>
          <w:noProof/>
          <w:color w:val="000000" w:themeColor="text1"/>
          <w:spacing w:val="-5"/>
          <w:sz w:val="18"/>
          <w:szCs w:val="18"/>
        </w:rPr>
        <w:t xml:space="preserve"> </w:t>
      </w:r>
      <w:r w:rsidRPr="00557D54">
        <w:rPr>
          <w:rFonts w:ascii="Times New Roman" w:hAnsi="Times New Roman" w:cs="Times New Roman"/>
          <w:b w:val="0"/>
          <w:bCs w:val="0"/>
          <w:noProof/>
          <w:color w:val="000000" w:themeColor="text1"/>
          <w:sz w:val="18"/>
          <w:szCs w:val="18"/>
        </w:rPr>
        <w:t>Of Education Deg</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ee</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_Toc295508296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58</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P</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ovisional</w:t>
      </w:r>
      <w:r w:rsidRPr="00557D54">
        <w:rPr>
          <w:rFonts w:ascii="Times New Roman" w:hAnsi="Times New Roman" w:cs="Times New Roman"/>
          <w:b w:val="0"/>
          <w:bCs w:val="0"/>
          <w:noProof/>
          <w:color w:val="000000" w:themeColor="text1"/>
          <w:spacing w:val="-15"/>
          <w:sz w:val="18"/>
          <w:szCs w:val="18"/>
        </w:rPr>
        <w:t xml:space="preserve"> </w:t>
      </w:r>
      <w:r w:rsidRPr="00557D54">
        <w:rPr>
          <w:rFonts w:ascii="Times New Roman" w:hAnsi="Times New Roman" w:cs="Times New Roman"/>
          <w:b w:val="0"/>
          <w:bCs w:val="0"/>
          <w:noProof/>
          <w:color w:val="000000" w:themeColor="text1"/>
          <w:sz w:val="18"/>
          <w:szCs w:val="18"/>
        </w:rPr>
        <w:t>Admission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_Toc295508297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59</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Non-Deg</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ee</w:t>
      </w:r>
      <w:r w:rsidRPr="00557D54">
        <w:rPr>
          <w:rFonts w:ascii="Times New Roman" w:hAnsi="Times New Roman" w:cs="Times New Roman"/>
          <w:b w:val="0"/>
          <w:bCs w:val="0"/>
          <w:noProof/>
          <w:color w:val="000000" w:themeColor="text1"/>
          <w:spacing w:val="-15"/>
          <w:sz w:val="18"/>
          <w:szCs w:val="18"/>
        </w:rPr>
        <w:t xml:space="preserve"> </w:t>
      </w:r>
      <w:r w:rsidRPr="00557D54">
        <w:rPr>
          <w:rFonts w:ascii="Times New Roman" w:hAnsi="Times New Roman" w:cs="Times New Roman"/>
          <w:b w:val="0"/>
          <w:bCs w:val="0"/>
          <w:noProof/>
          <w:color w:val="000000" w:themeColor="text1"/>
          <w:sz w:val="18"/>
          <w:szCs w:val="18"/>
        </w:rPr>
        <w:t>Admission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_Toc295508298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59</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pacing w:val="-21"/>
          <w:sz w:val="18"/>
          <w:szCs w:val="18"/>
        </w:rPr>
        <w:t>T</w:t>
      </w:r>
      <w:r w:rsidRPr="00557D54">
        <w:rPr>
          <w:rFonts w:ascii="Times New Roman" w:hAnsi="Times New Roman" w:cs="Times New Roman"/>
          <w:b w:val="0"/>
          <w:bCs w:val="0"/>
          <w:noProof/>
          <w:color w:val="000000" w:themeColor="text1"/>
          <w:sz w:val="18"/>
          <w:szCs w:val="18"/>
        </w:rPr>
        <w:t>ransient</w:t>
      </w:r>
      <w:r w:rsidRPr="00557D54">
        <w:rPr>
          <w:rFonts w:ascii="Times New Roman" w:hAnsi="Times New Roman" w:cs="Times New Roman"/>
          <w:b w:val="0"/>
          <w:bCs w:val="0"/>
          <w:noProof/>
          <w:color w:val="000000" w:themeColor="text1"/>
          <w:spacing w:val="-15"/>
          <w:sz w:val="18"/>
          <w:szCs w:val="18"/>
        </w:rPr>
        <w:t xml:space="preserve"> </w:t>
      </w:r>
      <w:r w:rsidRPr="00557D54">
        <w:rPr>
          <w:rFonts w:ascii="Times New Roman" w:hAnsi="Times New Roman" w:cs="Times New Roman"/>
          <w:b w:val="0"/>
          <w:bCs w:val="0"/>
          <w:noProof/>
          <w:color w:val="000000" w:themeColor="text1"/>
          <w:sz w:val="18"/>
          <w:szCs w:val="18"/>
        </w:rPr>
        <w:t>Admission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_Toc295508299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59</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Special</w:t>
      </w:r>
      <w:r w:rsidRPr="00557D54">
        <w:rPr>
          <w:rFonts w:ascii="Times New Roman" w:hAnsi="Times New Roman" w:cs="Times New Roman"/>
          <w:b w:val="0"/>
          <w:bCs w:val="0"/>
          <w:noProof/>
          <w:color w:val="000000" w:themeColor="text1"/>
          <w:spacing w:val="-15"/>
          <w:sz w:val="18"/>
          <w:szCs w:val="18"/>
        </w:rPr>
        <w:t xml:space="preserve"> </w:t>
      </w:r>
      <w:r w:rsidRPr="00557D54">
        <w:rPr>
          <w:rFonts w:ascii="Times New Roman" w:hAnsi="Times New Roman" w:cs="Times New Roman"/>
          <w:b w:val="0"/>
          <w:bCs w:val="0"/>
          <w:noProof/>
          <w:color w:val="000000" w:themeColor="text1"/>
          <w:sz w:val="18"/>
          <w:szCs w:val="18"/>
        </w:rPr>
        <w:t>Admission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_Toc295508300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59</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Change Of Status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_Toc295508301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59</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Appeals Of</w:t>
      </w:r>
      <w:r w:rsidRPr="00557D54">
        <w:rPr>
          <w:rFonts w:ascii="Times New Roman" w:hAnsi="Times New Roman" w:cs="Times New Roman"/>
          <w:b w:val="0"/>
          <w:bCs w:val="0"/>
          <w:noProof/>
          <w:color w:val="000000" w:themeColor="text1"/>
          <w:spacing w:val="-15"/>
          <w:sz w:val="18"/>
          <w:szCs w:val="18"/>
        </w:rPr>
        <w:t xml:space="preserve"> </w:t>
      </w:r>
      <w:r w:rsidRPr="00557D54">
        <w:rPr>
          <w:rFonts w:ascii="Times New Roman" w:hAnsi="Times New Roman" w:cs="Times New Roman"/>
          <w:b w:val="0"/>
          <w:bCs w:val="0"/>
          <w:noProof/>
          <w:color w:val="000000" w:themeColor="text1"/>
          <w:sz w:val="18"/>
          <w:szCs w:val="18"/>
        </w:rPr>
        <w:t>Admission Status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_Toc295508302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59</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Change Of Deg</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ee P</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ogram</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_Toc295508303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59</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Application For</w:t>
      </w:r>
      <w:r w:rsidRPr="00557D54">
        <w:rPr>
          <w:rFonts w:ascii="Times New Roman" w:hAnsi="Times New Roman" w:cs="Times New Roman"/>
          <w:b w:val="0"/>
          <w:bCs w:val="0"/>
          <w:noProof/>
          <w:color w:val="000000" w:themeColor="text1"/>
          <w:spacing w:val="-5"/>
          <w:sz w:val="18"/>
          <w:szCs w:val="18"/>
        </w:rPr>
        <w:t xml:space="preserve"> </w:t>
      </w:r>
      <w:r w:rsidRPr="00557D54">
        <w:rPr>
          <w:rFonts w:ascii="Times New Roman" w:hAnsi="Times New Roman" w:cs="Times New Roman"/>
          <w:b w:val="0"/>
          <w:bCs w:val="0"/>
          <w:noProof/>
          <w:color w:val="000000" w:themeColor="text1"/>
          <w:sz w:val="18"/>
          <w:szCs w:val="18"/>
        </w:rPr>
        <w:t>Graduation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_Toc295508304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59</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Deg</w:t>
      </w:r>
      <w:r w:rsidRPr="00557D54">
        <w:rPr>
          <w:rFonts w:ascii="Times New Roman" w:hAnsi="Times New Roman" w:cs="Times New Roman"/>
          <w:b w:val="0"/>
          <w:bCs w:val="0"/>
          <w:noProof/>
          <w:color w:val="000000" w:themeColor="text1"/>
          <w:spacing w:val="-6"/>
          <w:sz w:val="18"/>
          <w:szCs w:val="18"/>
        </w:rPr>
        <w:t>r</w:t>
      </w:r>
      <w:r w:rsidRPr="00557D54">
        <w:rPr>
          <w:rFonts w:ascii="Times New Roman" w:hAnsi="Times New Roman" w:cs="Times New Roman"/>
          <w:b w:val="0"/>
          <w:bCs w:val="0"/>
          <w:noProof/>
          <w:color w:val="000000" w:themeColor="text1"/>
          <w:sz w:val="18"/>
          <w:szCs w:val="18"/>
        </w:rPr>
        <w:t>ee Requi</w:t>
      </w:r>
      <w:r w:rsidRPr="00557D54">
        <w:rPr>
          <w:rFonts w:ascii="Times New Roman" w:hAnsi="Times New Roman" w:cs="Times New Roman"/>
          <w:b w:val="0"/>
          <w:bCs w:val="0"/>
          <w:noProof/>
          <w:color w:val="000000" w:themeColor="text1"/>
          <w:spacing w:val="-7"/>
          <w:sz w:val="18"/>
          <w:szCs w:val="18"/>
        </w:rPr>
        <w:t>r</w:t>
      </w:r>
      <w:r w:rsidRPr="00557D54">
        <w:rPr>
          <w:rFonts w:ascii="Times New Roman" w:hAnsi="Times New Roman" w:cs="Times New Roman"/>
          <w:b w:val="0"/>
          <w:bCs w:val="0"/>
          <w:noProof/>
          <w:color w:val="000000" w:themeColor="text1"/>
          <w:sz w:val="18"/>
          <w:szCs w:val="18"/>
        </w:rPr>
        <w:t>ements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_Toc295508305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60</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Comp</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ehensive Examinations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_Toc295508306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60</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Comp</w:t>
      </w:r>
      <w:r w:rsidRPr="00557D54">
        <w:rPr>
          <w:rFonts w:ascii="Times New Roman" w:hAnsi="Times New Roman" w:cs="Times New Roman"/>
          <w:b w:val="0"/>
          <w:bCs w:val="0"/>
          <w:noProof/>
          <w:color w:val="000000" w:themeColor="text1"/>
          <w:spacing w:val="-7"/>
          <w:sz w:val="18"/>
          <w:szCs w:val="18"/>
        </w:rPr>
        <w:t>r</w:t>
      </w:r>
      <w:r w:rsidRPr="00557D54">
        <w:rPr>
          <w:rFonts w:ascii="Times New Roman" w:hAnsi="Times New Roman" w:cs="Times New Roman"/>
          <w:b w:val="0"/>
          <w:bCs w:val="0"/>
          <w:noProof/>
          <w:color w:val="000000" w:themeColor="text1"/>
          <w:sz w:val="18"/>
          <w:szCs w:val="18"/>
        </w:rPr>
        <w:t>ehensive Examination Policy</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_Toc295508307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60</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Other</w:t>
      </w:r>
      <w:r w:rsidRPr="00557D54">
        <w:rPr>
          <w:rFonts w:ascii="Times New Roman" w:hAnsi="Times New Roman" w:cs="Times New Roman"/>
          <w:b w:val="0"/>
          <w:bCs w:val="0"/>
          <w:noProof/>
          <w:color w:val="000000" w:themeColor="text1"/>
          <w:spacing w:val="-6"/>
          <w:sz w:val="18"/>
          <w:szCs w:val="18"/>
        </w:rPr>
        <w:t xml:space="preserve"> </w:t>
      </w:r>
      <w:r w:rsidRPr="00557D54">
        <w:rPr>
          <w:rFonts w:ascii="Times New Roman" w:hAnsi="Times New Roman" w:cs="Times New Roman"/>
          <w:b w:val="0"/>
          <w:bCs w:val="0"/>
          <w:noProof/>
          <w:color w:val="000000" w:themeColor="text1"/>
          <w:sz w:val="18"/>
          <w:szCs w:val="18"/>
        </w:rPr>
        <w:t>Policies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_Toc295508308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61</w:t>
      </w:r>
      <w:r w:rsidR="00B67D28" w:rsidRPr="00557D54">
        <w:rPr>
          <w:rFonts w:ascii="Times New Roman" w:hAnsi="Times New Roman" w:cs="Times New Roman"/>
          <w:b w:val="0"/>
          <w:noProof/>
          <w:color w:val="000000" w:themeColor="text1"/>
          <w:sz w:val="18"/>
          <w:szCs w:val="18"/>
        </w:rPr>
        <w:fldChar w:fldCharType="end"/>
      </w:r>
    </w:p>
    <w:p w:rsidR="00557D54" w:rsidRDefault="00557D54" w:rsidP="00557D54">
      <w:pPr>
        <w:pStyle w:val="TOC2"/>
        <w:spacing w:before="0"/>
        <w:rPr>
          <w:rFonts w:ascii="Times New Roman" w:hAnsi="Times New Roman" w:cs="Times New Roman"/>
          <w:b w:val="0"/>
          <w:noProof/>
          <w:color w:val="000000" w:themeColor="text1"/>
          <w:sz w:val="18"/>
          <w:szCs w:val="18"/>
        </w:rPr>
      </w:pPr>
      <w:r w:rsidRPr="00557D54">
        <w:rPr>
          <w:rFonts w:ascii="Times New Roman" w:hAnsi="Times New Roman" w:cs="Times New Roman"/>
          <w:b w:val="0"/>
          <w:noProof/>
          <w:color w:val="000000" w:themeColor="text1"/>
          <w:sz w:val="18"/>
          <w:szCs w:val="18"/>
        </w:rPr>
        <w:t>College Of Educ</w:t>
      </w:r>
      <w:r w:rsidRPr="00557D54">
        <w:rPr>
          <w:rFonts w:ascii="Times New Roman" w:hAnsi="Times New Roman" w:cs="Times New Roman"/>
          <w:b w:val="0"/>
          <w:noProof/>
          <w:color w:val="000000" w:themeColor="text1"/>
          <w:spacing w:val="-17"/>
          <w:sz w:val="18"/>
          <w:szCs w:val="18"/>
        </w:rPr>
        <w:t>a</w:t>
      </w:r>
      <w:r w:rsidRPr="00557D54">
        <w:rPr>
          <w:rFonts w:ascii="Times New Roman" w:hAnsi="Times New Roman" w:cs="Times New Roman"/>
          <w:b w:val="0"/>
          <w:noProof/>
          <w:color w:val="000000" w:themeColor="text1"/>
          <w:sz w:val="18"/>
          <w:szCs w:val="18"/>
        </w:rPr>
        <w:t>tion Gradu</w:t>
      </w:r>
      <w:r w:rsidRPr="00557D54">
        <w:rPr>
          <w:rFonts w:ascii="Times New Roman" w:hAnsi="Times New Roman" w:cs="Times New Roman"/>
          <w:b w:val="0"/>
          <w:noProof/>
          <w:color w:val="000000" w:themeColor="text1"/>
          <w:spacing w:val="-17"/>
          <w:sz w:val="18"/>
          <w:szCs w:val="18"/>
        </w:rPr>
        <w:t>a</w:t>
      </w:r>
      <w:r w:rsidRPr="00557D54">
        <w:rPr>
          <w:rFonts w:ascii="Times New Roman" w:hAnsi="Times New Roman" w:cs="Times New Roman"/>
          <w:b w:val="0"/>
          <w:noProof/>
          <w:color w:val="000000" w:themeColor="text1"/>
          <w:sz w:val="18"/>
          <w:szCs w:val="18"/>
        </w:rPr>
        <w:t xml:space="preserve">te </w:t>
      </w:r>
      <w:r w:rsidRPr="00557D54">
        <w:rPr>
          <w:rFonts w:ascii="Times New Roman" w:hAnsi="Times New Roman" w:cs="Times New Roman"/>
          <w:b w:val="0"/>
          <w:noProof/>
          <w:color w:val="000000" w:themeColor="text1"/>
          <w:spacing w:val="-6"/>
          <w:sz w:val="18"/>
          <w:szCs w:val="18"/>
        </w:rPr>
        <w:t>F</w:t>
      </w:r>
      <w:r w:rsidRPr="00557D54">
        <w:rPr>
          <w:rFonts w:ascii="Times New Roman" w:hAnsi="Times New Roman" w:cs="Times New Roman"/>
          <w:b w:val="0"/>
          <w:noProof/>
          <w:color w:val="000000" w:themeColor="text1"/>
          <w:sz w:val="18"/>
          <w:szCs w:val="18"/>
        </w:rPr>
        <w:t>acu</w:t>
      </w:r>
      <w:r w:rsidRPr="00557D54">
        <w:rPr>
          <w:rFonts w:ascii="Times New Roman" w:hAnsi="Times New Roman" w:cs="Times New Roman"/>
          <w:b w:val="0"/>
          <w:noProof/>
          <w:color w:val="000000" w:themeColor="text1"/>
          <w:spacing w:val="-23"/>
          <w:sz w:val="18"/>
          <w:szCs w:val="18"/>
        </w:rPr>
        <w:t>l</w:t>
      </w:r>
      <w:r w:rsidRPr="00557D54">
        <w:rPr>
          <w:rFonts w:ascii="Times New Roman" w:hAnsi="Times New Roman" w:cs="Times New Roman"/>
          <w:b w:val="0"/>
          <w:noProof/>
          <w:color w:val="000000" w:themeColor="text1"/>
          <w:spacing w:val="8"/>
          <w:sz w:val="18"/>
          <w:szCs w:val="18"/>
        </w:rPr>
        <w:t>t</w:t>
      </w:r>
      <w:r w:rsidRPr="00557D54">
        <w:rPr>
          <w:rFonts w:ascii="Times New Roman" w:hAnsi="Times New Roman" w:cs="Times New Roman"/>
          <w:b w:val="0"/>
          <w:noProof/>
          <w:color w:val="000000" w:themeColor="text1"/>
          <w:sz w:val="18"/>
          <w:szCs w:val="18"/>
        </w:rPr>
        <w:t>y</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_Toc295508309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61</w:t>
      </w:r>
      <w:r w:rsidR="00B67D28" w:rsidRPr="00557D54">
        <w:rPr>
          <w:rFonts w:ascii="Times New Roman" w:hAnsi="Times New Roman" w:cs="Times New Roman"/>
          <w:b w:val="0"/>
          <w:noProof/>
          <w:color w:val="000000" w:themeColor="text1"/>
          <w:sz w:val="18"/>
          <w:szCs w:val="18"/>
        </w:rPr>
        <w:fldChar w:fldCharType="end"/>
      </w:r>
    </w:p>
    <w:p w:rsidR="00C43359" w:rsidRDefault="00C43359" w:rsidP="00557D54">
      <w:pPr>
        <w:pStyle w:val="TOC2"/>
        <w:spacing w:before="0"/>
        <w:rPr>
          <w:rFonts w:ascii="Times New Roman" w:hAnsi="Times New Roman" w:cs="Times New Roman"/>
          <w:noProof/>
          <w:color w:val="000000" w:themeColor="text1"/>
          <w:sz w:val="18"/>
          <w:szCs w:val="18"/>
        </w:rPr>
      </w:pPr>
    </w:p>
    <w:p w:rsidR="00557D54" w:rsidRPr="00557D54" w:rsidRDefault="00557D54" w:rsidP="00557D54">
      <w:pPr>
        <w:pStyle w:val="TOC2"/>
        <w:spacing w:before="0"/>
        <w:rPr>
          <w:rFonts w:ascii="Times New Roman" w:hAnsi="Times New Roman" w:cs="Times New Roman"/>
          <w:noProof/>
          <w:color w:val="000000" w:themeColor="text1"/>
          <w:sz w:val="18"/>
          <w:szCs w:val="18"/>
        </w:rPr>
      </w:pPr>
      <w:r w:rsidRPr="00557D54">
        <w:rPr>
          <w:rFonts w:ascii="Times New Roman" w:hAnsi="Times New Roman" w:cs="Times New Roman"/>
          <w:noProof/>
          <w:color w:val="000000" w:themeColor="text1"/>
          <w:sz w:val="18"/>
          <w:szCs w:val="18"/>
        </w:rPr>
        <w:t>Early Childhood Education</w:t>
      </w:r>
      <w:r w:rsidRPr="00557D54">
        <w:rPr>
          <w:rFonts w:ascii="Times New Roman" w:hAnsi="Times New Roman" w:cs="Times New Roman"/>
          <w:noProof/>
          <w:color w:val="000000" w:themeColor="text1"/>
          <w:sz w:val="18"/>
          <w:szCs w:val="18"/>
        </w:rPr>
        <w:tab/>
      </w:r>
      <w:r w:rsidR="00B67D28" w:rsidRPr="00557D54">
        <w:rPr>
          <w:rFonts w:ascii="Times New Roman" w:hAnsi="Times New Roman" w:cs="Times New Roman"/>
          <w:noProof/>
          <w:color w:val="000000" w:themeColor="text1"/>
          <w:sz w:val="18"/>
          <w:szCs w:val="18"/>
        </w:rPr>
        <w:fldChar w:fldCharType="begin"/>
      </w:r>
      <w:r w:rsidRPr="00557D54">
        <w:rPr>
          <w:rFonts w:ascii="Times New Roman" w:hAnsi="Times New Roman" w:cs="Times New Roman"/>
          <w:noProof/>
          <w:color w:val="000000" w:themeColor="text1"/>
          <w:sz w:val="18"/>
          <w:szCs w:val="18"/>
        </w:rPr>
        <w:instrText xml:space="preserve"> PAGEREF _Toc295508310 \h </w:instrText>
      </w:r>
      <w:r w:rsidR="00B67D28" w:rsidRPr="00557D54">
        <w:rPr>
          <w:rFonts w:ascii="Times New Roman" w:hAnsi="Times New Roman" w:cs="Times New Roman"/>
          <w:noProof/>
          <w:color w:val="000000" w:themeColor="text1"/>
          <w:sz w:val="18"/>
          <w:szCs w:val="18"/>
        </w:rPr>
      </w:r>
      <w:r w:rsidR="00B67D28" w:rsidRPr="00557D54">
        <w:rPr>
          <w:rFonts w:ascii="Times New Roman" w:hAnsi="Times New Roman" w:cs="Times New Roman"/>
          <w:noProof/>
          <w:color w:val="000000" w:themeColor="text1"/>
          <w:sz w:val="18"/>
          <w:szCs w:val="18"/>
        </w:rPr>
        <w:fldChar w:fldCharType="separate"/>
      </w:r>
      <w:r w:rsidR="009D07A9">
        <w:rPr>
          <w:rFonts w:ascii="Times New Roman" w:hAnsi="Times New Roman" w:cs="Times New Roman"/>
          <w:noProof/>
          <w:color w:val="000000" w:themeColor="text1"/>
          <w:sz w:val="18"/>
          <w:szCs w:val="18"/>
        </w:rPr>
        <w:t>63</w:t>
      </w:r>
      <w:r w:rsidR="00B67D28" w:rsidRPr="00557D54">
        <w:rPr>
          <w:rFonts w:ascii="Times New Roman" w:hAnsi="Times New Roman" w:cs="Times New Roman"/>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Deg</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ee P</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ogram</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_Toc295508311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63</w:t>
      </w:r>
      <w:r w:rsidR="00B67D28" w:rsidRPr="00557D54">
        <w:rPr>
          <w:rFonts w:ascii="Times New Roman" w:hAnsi="Times New Roman" w:cs="Times New Roman"/>
          <w:b w:val="0"/>
          <w:noProof/>
          <w:color w:val="000000" w:themeColor="text1"/>
          <w:sz w:val="18"/>
          <w:szCs w:val="18"/>
        </w:rPr>
        <w:fldChar w:fldCharType="end"/>
      </w:r>
    </w:p>
    <w:p w:rsidR="00557D54" w:rsidRDefault="00557D54" w:rsidP="00557D54">
      <w:pPr>
        <w:pStyle w:val="TOC2"/>
        <w:spacing w:before="0"/>
        <w:rPr>
          <w:rFonts w:ascii="Times New Roman" w:hAnsi="Times New Roman" w:cs="Times New Roman"/>
          <w:b w:val="0"/>
          <w:noProof/>
          <w:color w:val="000000" w:themeColor="text1"/>
          <w:sz w:val="18"/>
          <w:szCs w:val="18"/>
        </w:rPr>
      </w:pPr>
      <w:r w:rsidRPr="00557D54">
        <w:rPr>
          <w:rFonts w:ascii="Times New Roman" w:hAnsi="Times New Roman" w:cs="Times New Roman"/>
          <w:b w:val="0"/>
          <w:noProof/>
          <w:color w:val="000000" w:themeColor="text1"/>
          <w:sz w:val="18"/>
          <w:szCs w:val="18"/>
        </w:rPr>
        <w:t>Course Descriptions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_Toc295508312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64</w:t>
      </w:r>
      <w:r w:rsidR="00B67D28" w:rsidRPr="00557D54">
        <w:rPr>
          <w:rFonts w:ascii="Times New Roman" w:hAnsi="Times New Roman" w:cs="Times New Roman"/>
          <w:b w:val="0"/>
          <w:noProof/>
          <w:color w:val="000000" w:themeColor="text1"/>
          <w:sz w:val="18"/>
          <w:szCs w:val="18"/>
        </w:rPr>
        <w:fldChar w:fldCharType="end"/>
      </w:r>
    </w:p>
    <w:p w:rsidR="00C43359" w:rsidRDefault="00C43359" w:rsidP="00557D54">
      <w:pPr>
        <w:pStyle w:val="TOC2"/>
        <w:spacing w:before="0"/>
        <w:rPr>
          <w:rFonts w:ascii="Times New Roman" w:hAnsi="Times New Roman" w:cs="Times New Roman"/>
          <w:noProof/>
          <w:color w:val="000000" w:themeColor="text1"/>
          <w:sz w:val="18"/>
          <w:szCs w:val="18"/>
        </w:rPr>
      </w:pPr>
    </w:p>
    <w:p w:rsidR="00557D54" w:rsidRPr="00557D54" w:rsidRDefault="00557D54" w:rsidP="00557D54">
      <w:pPr>
        <w:pStyle w:val="TOC2"/>
        <w:spacing w:before="0"/>
        <w:rPr>
          <w:rFonts w:ascii="Times New Roman" w:hAnsi="Times New Roman" w:cs="Times New Roman"/>
          <w:noProof/>
          <w:color w:val="000000" w:themeColor="text1"/>
          <w:sz w:val="18"/>
          <w:szCs w:val="18"/>
        </w:rPr>
      </w:pPr>
      <w:r w:rsidRPr="00557D54">
        <w:rPr>
          <w:rFonts w:ascii="Times New Roman" w:hAnsi="Times New Roman" w:cs="Times New Roman"/>
          <w:noProof/>
          <w:color w:val="000000" w:themeColor="text1"/>
          <w:sz w:val="18"/>
          <w:szCs w:val="18"/>
        </w:rPr>
        <w:t>Master’s Degree In Educational Leadership</w:t>
      </w:r>
      <w:r w:rsidRPr="00557D54">
        <w:rPr>
          <w:rFonts w:ascii="Times New Roman" w:hAnsi="Times New Roman" w:cs="Times New Roman"/>
          <w:noProof/>
          <w:color w:val="000000" w:themeColor="text1"/>
          <w:sz w:val="18"/>
          <w:szCs w:val="18"/>
        </w:rPr>
        <w:tab/>
      </w:r>
      <w:r w:rsidR="00B67D28" w:rsidRPr="00557D54">
        <w:rPr>
          <w:rFonts w:ascii="Times New Roman" w:hAnsi="Times New Roman" w:cs="Times New Roman"/>
          <w:noProof/>
          <w:color w:val="000000" w:themeColor="text1"/>
          <w:sz w:val="18"/>
          <w:szCs w:val="18"/>
        </w:rPr>
        <w:fldChar w:fldCharType="begin"/>
      </w:r>
      <w:r w:rsidRPr="00557D54">
        <w:rPr>
          <w:rFonts w:ascii="Times New Roman" w:hAnsi="Times New Roman" w:cs="Times New Roman"/>
          <w:noProof/>
          <w:color w:val="000000" w:themeColor="text1"/>
          <w:sz w:val="18"/>
          <w:szCs w:val="18"/>
        </w:rPr>
        <w:instrText xml:space="preserve"> PAGEREF _Toc295508313 \h </w:instrText>
      </w:r>
      <w:r w:rsidR="00B67D28" w:rsidRPr="00557D54">
        <w:rPr>
          <w:rFonts w:ascii="Times New Roman" w:hAnsi="Times New Roman" w:cs="Times New Roman"/>
          <w:noProof/>
          <w:color w:val="000000" w:themeColor="text1"/>
          <w:sz w:val="18"/>
          <w:szCs w:val="18"/>
        </w:rPr>
      </w:r>
      <w:r w:rsidR="00B67D28" w:rsidRPr="00557D54">
        <w:rPr>
          <w:rFonts w:ascii="Times New Roman" w:hAnsi="Times New Roman" w:cs="Times New Roman"/>
          <w:noProof/>
          <w:color w:val="000000" w:themeColor="text1"/>
          <w:sz w:val="18"/>
          <w:szCs w:val="18"/>
        </w:rPr>
        <w:fldChar w:fldCharType="separate"/>
      </w:r>
      <w:r w:rsidR="009D07A9">
        <w:rPr>
          <w:rFonts w:ascii="Times New Roman" w:hAnsi="Times New Roman" w:cs="Times New Roman"/>
          <w:noProof/>
          <w:color w:val="000000" w:themeColor="text1"/>
          <w:sz w:val="18"/>
          <w:szCs w:val="18"/>
        </w:rPr>
        <w:t>65</w:t>
      </w:r>
      <w:r w:rsidR="00B67D28" w:rsidRPr="00557D54">
        <w:rPr>
          <w:rFonts w:ascii="Times New Roman" w:hAnsi="Times New Roman" w:cs="Times New Roman"/>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Deg</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ee P</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ogram</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_Toc295508314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65</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Admission Requi</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ements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_Toc295508315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65</w:t>
      </w:r>
      <w:r w:rsidR="00B67D28" w:rsidRPr="00557D54">
        <w:rPr>
          <w:rFonts w:ascii="Times New Roman" w:hAnsi="Times New Roman" w:cs="Times New Roman"/>
          <w:b w:val="0"/>
          <w:noProof/>
          <w:color w:val="000000" w:themeColor="text1"/>
          <w:sz w:val="18"/>
          <w:szCs w:val="18"/>
        </w:rPr>
        <w:fldChar w:fldCharType="end"/>
      </w:r>
    </w:p>
    <w:p w:rsidR="00557D54" w:rsidRDefault="00557D54" w:rsidP="00557D54">
      <w:pPr>
        <w:pStyle w:val="TOC2"/>
        <w:spacing w:before="0"/>
        <w:rPr>
          <w:rFonts w:ascii="Times New Roman" w:hAnsi="Times New Roman" w:cs="Times New Roman"/>
          <w:b w:val="0"/>
          <w:noProof/>
          <w:color w:val="000000" w:themeColor="text1"/>
          <w:sz w:val="18"/>
          <w:szCs w:val="18"/>
        </w:rPr>
      </w:pPr>
      <w:r w:rsidRPr="00557D54">
        <w:rPr>
          <w:rFonts w:ascii="Times New Roman" w:hAnsi="Times New Roman" w:cs="Times New Roman"/>
          <w:b w:val="0"/>
          <w:noProof/>
          <w:color w:val="000000" w:themeColor="text1"/>
          <w:sz w:val="18"/>
          <w:szCs w:val="18"/>
        </w:rPr>
        <w:t>Course Descriptions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_Toc295508316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66</w:t>
      </w:r>
      <w:r w:rsidR="00B67D28" w:rsidRPr="00557D54">
        <w:rPr>
          <w:rFonts w:ascii="Times New Roman" w:hAnsi="Times New Roman" w:cs="Times New Roman"/>
          <w:b w:val="0"/>
          <w:noProof/>
          <w:color w:val="000000" w:themeColor="text1"/>
          <w:sz w:val="18"/>
          <w:szCs w:val="18"/>
        </w:rPr>
        <w:fldChar w:fldCharType="end"/>
      </w:r>
    </w:p>
    <w:p w:rsidR="00C43359" w:rsidRDefault="00C43359" w:rsidP="00557D54">
      <w:pPr>
        <w:pStyle w:val="TOC2"/>
        <w:spacing w:before="0"/>
        <w:rPr>
          <w:rFonts w:ascii="Times New Roman" w:hAnsi="Times New Roman" w:cs="Times New Roman"/>
          <w:noProof/>
          <w:color w:val="000000" w:themeColor="text1"/>
          <w:sz w:val="18"/>
          <w:szCs w:val="18"/>
        </w:rPr>
      </w:pPr>
    </w:p>
    <w:p w:rsidR="00557D54" w:rsidRPr="00557D54" w:rsidRDefault="00557D54" w:rsidP="00557D54">
      <w:pPr>
        <w:pStyle w:val="TOC2"/>
        <w:spacing w:before="0"/>
        <w:rPr>
          <w:rFonts w:ascii="Times New Roman" w:hAnsi="Times New Roman" w:cs="Times New Roman"/>
          <w:noProof/>
          <w:color w:val="000000" w:themeColor="text1"/>
          <w:sz w:val="18"/>
          <w:szCs w:val="18"/>
        </w:rPr>
      </w:pPr>
      <w:r w:rsidRPr="00557D54">
        <w:rPr>
          <w:rFonts w:ascii="Times New Roman" w:hAnsi="Times New Roman" w:cs="Times New Roman"/>
          <w:noProof/>
          <w:color w:val="000000" w:themeColor="text1"/>
          <w:sz w:val="18"/>
          <w:szCs w:val="18"/>
        </w:rPr>
        <w:t>Education Specialist Degree In Educational Leadership</w:t>
      </w:r>
      <w:r w:rsidRPr="00557D54">
        <w:rPr>
          <w:rFonts w:ascii="Times New Roman" w:hAnsi="Times New Roman" w:cs="Times New Roman"/>
          <w:noProof/>
          <w:color w:val="000000" w:themeColor="text1"/>
          <w:sz w:val="18"/>
          <w:szCs w:val="18"/>
        </w:rPr>
        <w:tab/>
      </w:r>
      <w:r w:rsidR="00B67D28" w:rsidRPr="00557D54">
        <w:rPr>
          <w:rFonts w:ascii="Times New Roman" w:hAnsi="Times New Roman" w:cs="Times New Roman"/>
          <w:noProof/>
          <w:color w:val="000000" w:themeColor="text1"/>
          <w:sz w:val="18"/>
          <w:szCs w:val="18"/>
        </w:rPr>
        <w:fldChar w:fldCharType="begin"/>
      </w:r>
      <w:r w:rsidRPr="00557D54">
        <w:rPr>
          <w:rFonts w:ascii="Times New Roman" w:hAnsi="Times New Roman" w:cs="Times New Roman"/>
          <w:noProof/>
          <w:color w:val="000000" w:themeColor="text1"/>
          <w:sz w:val="18"/>
          <w:szCs w:val="18"/>
        </w:rPr>
        <w:instrText xml:space="preserve"> PAGEREF _Toc295508317 \h </w:instrText>
      </w:r>
      <w:r w:rsidR="00B67D28" w:rsidRPr="00557D54">
        <w:rPr>
          <w:rFonts w:ascii="Times New Roman" w:hAnsi="Times New Roman" w:cs="Times New Roman"/>
          <w:noProof/>
          <w:color w:val="000000" w:themeColor="text1"/>
          <w:sz w:val="18"/>
          <w:szCs w:val="18"/>
        </w:rPr>
      </w:r>
      <w:r w:rsidR="00B67D28" w:rsidRPr="00557D54">
        <w:rPr>
          <w:rFonts w:ascii="Times New Roman" w:hAnsi="Times New Roman" w:cs="Times New Roman"/>
          <w:noProof/>
          <w:color w:val="000000" w:themeColor="text1"/>
          <w:sz w:val="18"/>
          <w:szCs w:val="18"/>
        </w:rPr>
        <w:fldChar w:fldCharType="separate"/>
      </w:r>
      <w:r w:rsidR="009D07A9">
        <w:rPr>
          <w:rFonts w:ascii="Times New Roman" w:hAnsi="Times New Roman" w:cs="Times New Roman"/>
          <w:noProof/>
          <w:color w:val="000000" w:themeColor="text1"/>
          <w:sz w:val="18"/>
          <w:szCs w:val="18"/>
        </w:rPr>
        <w:t>67</w:t>
      </w:r>
      <w:r w:rsidR="00B67D28" w:rsidRPr="00557D54">
        <w:rPr>
          <w:rFonts w:ascii="Times New Roman" w:hAnsi="Times New Roman" w:cs="Times New Roman"/>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Admission Requi</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ements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_Toc295508318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67</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Building-Level Specialization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_Toc295508319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67</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District-Level Specialization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_Toc295508320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68</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Advisement</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_Toc295508321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68</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P</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ogram Completion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_Toc295508322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68</w:t>
      </w:r>
      <w:r w:rsidR="00B67D28" w:rsidRPr="00557D54">
        <w:rPr>
          <w:rFonts w:ascii="Times New Roman" w:hAnsi="Times New Roman" w:cs="Times New Roman"/>
          <w:b w:val="0"/>
          <w:noProof/>
          <w:color w:val="000000" w:themeColor="text1"/>
          <w:sz w:val="18"/>
          <w:szCs w:val="18"/>
        </w:rPr>
        <w:fldChar w:fldCharType="end"/>
      </w:r>
    </w:p>
    <w:p w:rsidR="00557D54" w:rsidRDefault="00557D54" w:rsidP="00557D54">
      <w:pPr>
        <w:pStyle w:val="TOC2"/>
        <w:spacing w:before="0"/>
        <w:rPr>
          <w:rFonts w:ascii="Times New Roman" w:hAnsi="Times New Roman" w:cs="Times New Roman"/>
          <w:b w:val="0"/>
          <w:noProof/>
          <w:color w:val="000000" w:themeColor="text1"/>
          <w:sz w:val="18"/>
          <w:szCs w:val="18"/>
        </w:rPr>
      </w:pPr>
      <w:r w:rsidRPr="00557D54">
        <w:rPr>
          <w:rFonts w:ascii="Times New Roman" w:hAnsi="Times New Roman" w:cs="Times New Roman"/>
          <w:b w:val="0"/>
          <w:noProof/>
          <w:color w:val="000000" w:themeColor="text1"/>
          <w:sz w:val="18"/>
          <w:szCs w:val="18"/>
        </w:rPr>
        <w:lastRenderedPageBreak/>
        <w:t>Course Descriptions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_Toc295508323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69</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rPr>
          <w:noProof/>
        </w:rPr>
      </w:pPr>
    </w:p>
    <w:p w:rsidR="00557D54" w:rsidRPr="00557D54" w:rsidRDefault="00557D54" w:rsidP="00557D54">
      <w:pPr>
        <w:pStyle w:val="TOC2"/>
        <w:spacing w:before="0"/>
        <w:rPr>
          <w:rFonts w:ascii="Times New Roman" w:hAnsi="Times New Roman" w:cs="Times New Roman"/>
          <w:bCs w:val="0"/>
          <w:noProof/>
          <w:color w:val="000000" w:themeColor="text1"/>
        </w:rPr>
      </w:pPr>
      <w:r w:rsidRPr="00557D54">
        <w:rPr>
          <w:rFonts w:ascii="Times New Roman" w:hAnsi="Times New Roman" w:cs="Times New Roman"/>
          <w:bCs w:val="0"/>
          <w:noProof/>
          <w:color w:val="000000" w:themeColor="text1"/>
        </w:rPr>
        <w:t>English Education</w:t>
      </w:r>
      <w:r w:rsidRPr="00557D54">
        <w:rPr>
          <w:rFonts w:ascii="Times New Roman" w:hAnsi="Times New Roman" w:cs="Times New Roman"/>
          <w:bCs w:val="0"/>
          <w:noProof/>
          <w:color w:val="000000" w:themeColor="text1"/>
        </w:rPr>
        <w:tab/>
      </w:r>
      <w:r w:rsidR="00B67D28" w:rsidRPr="00557D54">
        <w:rPr>
          <w:rFonts w:ascii="Times New Roman" w:hAnsi="Times New Roman" w:cs="Times New Roman"/>
          <w:bCs w:val="0"/>
          <w:noProof/>
          <w:color w:val="000000" w:themeColor="text1"/>
        </w:rPr>
        <w:fldChar w:fldCharType="begin"/>
      </w:r>
      <w:r w:rsidRPr="00557D54">
        <w:rPr>
          <w:rFonts w:ascii="Times New Roman" w:hAnsi="Times New Roman" w:cs="Times New Roman"/>
          <w:bCs w:val="0"/>
          <w:noProof/>
          <w:color w:val="000000" w:themeColor="text1"/>
        </w:rPr>
        <w:instrText xml:space="preserve"> PAGEREF _Toc295508324 \h </w:instrText>
      </w:r>
      <w:r w:rsidR="00B67D28" w:rsidRPr="00557D54">
        <w:rPr>
          <w:rFonts w:ascii="Times New Roman" w:hAnsi="Times New Roman" w:cs="Times New Roman"/>
          <w:bCs w:val="0"/>
          <w:noProof/>
          <w:color w:val="000000" w:themeColor="text1"/>
        </w:rPr>
      </w:r>
      <w:r w:rsidR="00B67D28" w:rsidRPr="00557D54">
        <w:rPr>
          <w:rFonts w:ascii="Times New Roman" w:hAnsi="Times New Roman" w:cs="Times New Roman"/>
          <w:bCs w:val="0"/>
          <w:noProof/>
          <w:color w:val="000000" w:themeColor="text1"/>
        </w:rPr>
        <w:fldChar w:fldCharType="separate"/>
      </w:r>
      <w:r w:rsidR="009D07A9">
        <w:rPr>
          <w:rFonts w:ascii="Times New Roman" w:hAnsi="Times New Roman" w:cs="Times New Roman"/>
          <w:bCs w:val="0"/>
          <w:noProof/>
          <w:color w:val="000000" w:themeColor="text1"/>
        </w:rPr>
        <w:t>70</w:t>
      </w:r>
      <w:r w:rsidR="00B67D28" w:rsidRPr="00557D54">
        <w:rPr>
          <w:rFonts w:ascii="Times New Roman" w:hAnsi="Times New Roman" w:cs="Times New Roman"/>
          <w:bCs w:val="0"/>
          <w:noProof/>
          <w:color w:val="000000" w:themeColor="text1"/>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Objectives Of The P</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ogram</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_Toc295508325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70</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Admission To The P</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ogram</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_Toc295508326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70</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P</w:t>
      </w:r>
      <w:r w:rsidRPr="00557D54">
        <w:rPr>
          <w:rFonts w:ascii="Times New Roman" w:hAnsi="Times New Roman" w:cs="Times New Roman"/>
          <w:b w:val="0"/>
          <w:bCs w:val="0"/>
          <w:noProof/>
          <w:color w:val="000000" w:themeColor="text1"/>
          <w:spacing w:val="-6"/>
          <w:sz w:val="18"/>
          <w:szCs w:val="18"/>
        </w:rPr>
        <w:t>r</w:t>
      </w:r>
      <w:r w:rsidRPr="00557D54">
        <w:rPr>
          <w:rFonts w:ascii="Times New Roman" w:hAnsi="Times New Roman" w:cs="Times New Roman"/>
          <w:b w:val="0"/>
          <w:bCs w:val="0"/>
          <w:noProof/>
          <w:color w:val="000000" w:themeColor="text1"/>
          <w:sz w:val="18"/>
          <w:szCs w:val="18"/>
        </w:rPr>
        <w:t>ogram Of Study</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_Toc295508327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71</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lang w:val="fr-MC"/>
        </w:rPr>
      </w:pPr>
      <w:r w:rsidRPr="00557D54">
        <w:rPr>
          <w:rFonts w:ascii="Times New Roman" w:hAnsi="Times New Roman" w:cs="Times New Roman"/>
          <w:b w:val="0"/>
          <w:bCs w:val="0"/>
          <w:noProof/>
          <w:color w:val="000000" w:themeColor="text1"/>
          <w:sz w:val="18"/>
          <w:szCs w:val="18"/>
          <w:lang w:val="fr-MC"/>
        </w:rPr>
        <w:t>Comp</w:t>
      </w:r>
      <w:r w:rsidRPr="00557D54">
        <w:rPr>
          <w:rFonts w:ascii="Times New Roman" w:hAnsi="Times New Roman" w:cs="Times New Roman"/>
          <w:b w:val="0"/>
          <w:bCs w:val="0"/>
          <w:noProof/>
          <w:color w:val="000000" w:themeColor="text1"/>
          <w:spacing w:val="-5"/>
          <w:sz w:val="18"/>
          <w:szCs w:val="18"/>
          <w:lang w:val="fr-MC"/>
        </w:rPr>
        <w:t>r</w:t>
      </w:r>
      <w:r w:rsidRPr="00557D54">
        <w:rPr>
          <w:rFonts w:ascii="Times New Roman" w:hAnsi="Times New Roman" w:cs="Times New Roman"/>
          <w:b w:val="0"/>
          <w:bCs w:val="0"/>
          <w:noProof/>
          <w:color w:val="000000" w:themeColor="text1"/>
          <w:sz w:val="18"/>
          <w:szCs w:val="18"/>
          <w:lang w:val="fr-MC"/>
        </w:rPr>
        <w:t>ehensive Examination Policies</w:t>
      </w:r>
      <w:r w:rsidRPr="00557D54">
        <w:rPr>
          <w:rFonts w:ascii="Times New Roman" w:hAnsi="Times New Roman" w:cs="Times New Roman"/>
          <w:b w:val="0"/>
          <w:noProof/>
          <w:color w:val="000000" w:themeColor="text1"/>
          <w:sz w:val="18"/>
          <w:szCs w:val="18"/>
          <w:lang w:val="fr-MC"/>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lang w:val="fr-MC"/>
        </w:rPr>
        <w:instrText xml:space="preserve"> PAGEREF _Toc295508328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lang w:val="fr-MC"/>
        </w:rPr>
        <w:t>72</w:t>
      </w:r>
      <w:r w:rsidR="00B67D28" w:rsidRPr="00557D54">
        <w:rPr>
          <w:rFonts w:ascii="Times New Roman" w:hAnsi="Times New Roman" w:cs="Times New Roman"/>
          <w:b w:val="0"/>
          <w:noProof/>
          <w:color w:val="000000" w:themeColor="text1"/>
          <w:sz w:val="18"/>
          <w:szCs w:val="18"/>
        </w:rPr>
        <w:fldChar w:fldCharType="end"/>
      </w:r>
    </w:p>
    <w:p w:rsidR="00557D54" w:rsidRPr="00F01450" w:rsidRDefault="00557D54" w:rsidP="00557D54">
      <w:pPr>
        <w:pStyle w:val="TOC2"/>
        <w:spacing w:before="0"/>
        <w:rPr>
          <w:rFonts w:ascii="Times New Roman" w:hAnsi="Times New Roman" w:cs="Times New Roman"/>
          <w:b w:val="0"/>
          <w:noProof/>
          <w:color w:val="000000" w:themeColor="text1"/>
          <w:sz w:val="18"/>
          <w:szCs w:val="18"/>
          <w:lang w:val="fr-MC"/>
        </w:rPr>
      </w:pPr>
      <w:r w:rsidRPr="00557D54">
        <w:rPr>
          <w:rFonts w:ascii="Times New Roman" w:hAnsi="Times New Roman" w:cs="Times New Roman"/>
          <w:b w:val="0"/>
          <w:noProof/>
          <w:color w:val="000000" w:themeColor="text1"/>
          <w:sz w:val="18"/>
          <w:szCs w:val="18"/>
          <w:lang w:val="fr-MC"/>
        </w:rPr>
        <w:t>Course Descriptions</w:t>
      </w:r>
      <w:r w:rsidRPr="00557D54">
        <w:rPr>
          <w:rFonts w:ascii="Times New Roman" w:hAnsi="Times New Roman" w:cs="Times New Roman"/>
          <w:b w:val="0"/>
          <w:noProof/>
          <w:color w:val="000000" w:themeColor="text1"/>
          <w:sz w:val="18"/>
          <w:szCs w:val="18"/>
          <w:lang w:val="fr-MC"/>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lang w:val="fr-MC"/>
        </w:rPr>
        <w:instrText xml:space="preserve"> PAGEREF _Toc295508329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lang w:val="fr-MC"/>
        </w:rPr>
        <w:t>73</w:t>
      </w:r>
      <w:r w:rsidR="00B67D28" w:rsidRPr="00557D54">
        <w:rPr>
          <w:rFonts w:ascii="Times New Roman" w:hAnsi="Times New Roman" w:cs="Times New Roman"/>
          <w:b w:val="0"/>
          <w:noProof/>
          <w:color w:val="000000" w:themeColor="text1"/>
          <w:sz w:val="18"/>
          <w:szCs w:val="18"/>
        </w:rPr>
        <w:fldChar w:fldCharType="end"/>
      </w:r>
    </w:p>
    <w:p w:rsidR="00C43359" w:rsidRPr="00F01450" w:rsidRDefault="00C43359" w:rsidP="00557D54">
      <w:pPr>
        <w:pStyle w:val="TOC2"/>
        <w:spacing w:before="0"/>
        <w:rPr>
          <w:rFonts w:ascii="Times New Roman" w:hAnsi="Times New Roman" w:cs="Times New Roman"/>
          <w:bCs w:val="0"/>
          <w:noProof/>
          <w:color w:val="000000" w:themeColor="text1"/>
          <w:lang w:val="fr-MC"/>
        </w:rPr>
      </w:pPr>
    </w:p>
    <w:p w:rsidR="00557D54" w:rsidRPr="00557D54" w:rsidRDefault="00557D54" w:rsidP="00557D54">
      <w:pPr>
        <w:pStyle w:val="TOC2"/>
        <w:spacing w:before="0"/>
        <w:rPr>
          <w:rFonts w:ascii="Times New Roman" w:hAnsi="Times New Roman" w:cs="Times New Roman"/>
          <w:bCs w:val="0"/>
          <w:noProof/>
          <w:color w:val="000000" w:themeColor="text1"/>
        </w:rPr>
      </w:pPr>
      <w:r w:rsidRPr="00557D54">
        <w:rPr>
          <w:rFonts w:ascii="Times New Roman" w:hAnsi="Times New Roman" w:cs="Times New Roman"/>
          <w:bCs w:val="0"/>
          <w:noProof/>
          <w:color w:val="000000" w:themeColor="text1"/>
        </w:rPr>
        <w:t>Health And Physical Education</w:t>
      </w:r>
      <w:r w:rsidRPr="00557D54">
        <w:rPr>
          <w:rFonts w:ascii="Times New Roman" w:hAnsi="Times New Roman" w:cs="Times New Roman"/>
          <w:bCs w:val="0"/>
          <w:noProof/>
          <w:color w:val="000000" w:themeColor="text1"/>
        </w:rPr>
        <w:tab/>
      </w:r>
      <w:r w:rsidR="00B67D28" w:rsidRPr="00557D54">
        <w:rPr>
          <w:rFonts w:ascii="Times New Roman" w:hAnsi="Times New Roman" w:cs="Times New Roman"/>
          <w:bCs w:val="0"/>
          <w:noProof/>
          <w:color w:val="000000" w:themeColor="text1"/>
        </w:rPr>
        <w:fldChar w:fldCharType="begin"/>
      </w:r>
      <w:r w:rsidRPr="00557D54">
        <w:rPr>
          <w:rFonts w:ascii="Times New Roman" w:hAnsi="Times New Roman" w:cs="Times New Roman"/>
          <w:bCs w:val="0"/>
          <w:noProof/>
          <w:color w:val="000000" w:themeColor="text1"/>
        </w:rPr>
        <w:instrText xml:space="preserve"> PAGEREF _Toc295508330 \h </w:instrText>
      </w:r>
      <w:r w:rsidR="00B67D28" w:rsidRPr="00557D54">
        <w:rPr>
          <w:rFonts w:ascii="Times New Roman" w:hAnsi="Times New Roman" w:cs="Times New Roman"/>
          <w:bCs w:val="0"/>
          <w:noProof/>
          <w:color w:val="000000" w:themeColor="text1"/>
        </w:rPr>
      </w:r>
      <w:r w:rsidR="00B67D28" w:rsidRPr="00557D54">
        <w:rPr>
          <w:rFonts w:ascii="Times New Roman" w:hAnsi="Times New Roman" w:cs="Times New Roman"/>
          <w:bCs w:val="0"/>
          <w:noProof/>
          <w:color w:val="000000" w:themeColor="text1"/>
        </w:rPr>
        <w:fldChar w:fldCharType="separate"/>
      </w:r>
      <w:r w:rsidR="009D07A9">
        <w:rPr>
          <w:rFonts w:ascii="Times New Roman" w:hAnsi="Times New Roman" w:cs="Times New Roman"/>
          <w:bCs w:val="0"/>
          <w:noProof/>
          <w:color w:val="000000" w:themeColor="text1"/>
        </w:rPr>
        <w:t>74</w:t>
      </w:r>
      <w:r w:rsidR="00B67D28" w:rsidRPr="00557D54">
        <w:rPr>
          <w:rFonts w:ascii="Times New Roman" w:hAnsi="Times New Roman" w:cs="Times New Roman"/>
          <w:bCs w:val="0"/>
          <w:noProof/>
          <w:color w:val="000000" w:themeColor="text1"/>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P</w:t>
      </w:r>
      <w:r w:rsidRPr="00557D54">
        <w:rPr>
          <w:rFonts w:ascii="Times New Roman" w:hAnsi="Times New Roman" w:cs="Times New Roman"/>
          <w:b w:val="0"/>
          <w:bCs w:val="0"/>
          <w:noProof/>
          <w:color w:val="000000" w:themeColor="text1"/>
          <w:spacing w:val="-6"/>
          <w:sz w:val="18"/>
          <w:szCs w:val="18"/>
        </w:rPr>
        <w:t>r</w:t>
      </w:r>
      <w:r w:rsidRPr="00557D54">
        <w:rPr>
          <w:rFonts w:ascii="Times New Roman" w:hAnsi="Times New Roman" w:cs="Times New Roman"/>
          <w:b w:val="0"/>
          <w:bCs w:val="0"/>
          <w:noProof/>
          <w:color w:val="000000" w:themeColor="text1"/>
          <w:sz w:val="18"/>
          <w:szCs w:val="18"/>
        </w:rPr>
        <w:t>ogram Of Study</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_Toc295508331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74</w:t>
      </w:r>
      <w:r w:rsidR="00B67D28" w:rsidRPr="00557D54">
        <w:rPr>
          <w:rFonts w:ascii="Times New Roman" w:hAnsi="Times New Roman" w:cs="Times New Roman"/>
          <w:b w:val="0"/>
          <w:noProof/>
          <w:color w:val="000000" w:themeColor="text1"/>
          <w:sz w:val="18"/>
          <w:szCs w:val="18"/>
        </w:rPr>
        <w:fldChar w:fldCharType="end"/>
      </w:r>
    </w:p>
    <w:p w:rsidR="00557D54" w:rsidRDefault="00557D54" w:rsidP="00557D54">
      <w:pPr>
        <w:pStyle w:val="TOC2"/>
        <w:spacing w:before="0"/>
        <w:rPr>
          <w:rFonts w:ascii="Times New Roman" w:hAnsi="Times New Roman" w:cs="Times New Roman"/>
          <w:b w:val="0"/>
          <w:noProof/>
          <w:color w:val="000000" w:themeColor="text1"/>
          <w:sz w:val="18"/>
          <w:szCs w:val="18"/>
        </w:rPr>
      </w:pPr>
      <w:r w:rsidRPr="00557D54">
        <w:rPr>
          <w:rFonts w:ascii="Times New Roman" w:hAnsi="Times New Roman" w:cs="Times New Roman"/>
          <w:b w:val="0"/>
          <w:noProof/>
          <w:color w:val="000000" w:themeColor="text1"/>
          <w:sz w:val="18"/>
          <w:szCs w:val="18"/>
        </w:rPr>
        <w:t>Course Descriptions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_Toc295508332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75</w:t>
      </w:r>
      <w:r w:rsidR="00B67D28" w:rsidRPr="00557D54">
        <w:rPr>
          <w:rFonts w:ascii="Times New Roman" w:hAnsi="Times New Roman" w:cs="Times New Roman"/>
          <w:b w:val="0"/>
          <w:noProof/>
          <w:color w:val="000000" w:themeColor="text1"/>
          <w:sz w:val="18"/>
          <w:szCs w:val="18"/>
        </w:rPr>
        <w:fldChar w:fldCharType="end"/>
      </w:r>
    </w:p>
    <w:p w:rsidR="00C43359" w:rsidRDefault="00C43359" w:rsidP="00557D54">
      <w:pPr>
        <w:pStyle w:val="TOC2"/>
        <w:spacing w:before="0"/>
        <w:rPr>
          <w:rFonts w:ascii="Times New Roman" w:hAnsi="Times New Roman" w:cs="Times New Roman"/>
          <w:bCs w:val="0"/>
          <w:noProof/>
          <w:color w:val="000000" w:themeColor="text1"/>
        </w:rPr>
      </w:pPr>
    </w:p>
    <w:p w:rsidR="00557D54" w:rsidRPr="00557D54" w:rsidRDefault="00557D54" w:rsidP="00557D54">
      <w:pPr>
        <w:pStyle w:val="TOC2"/>
        <w:spacing w:before="0"/>
        <w:rPr>
          <w:rFonts w:ascii="Times New Roman" w:hAnsi="Times New Roman" w:cs="Times New Roman"/>
          <w:bCs w:val="0"/>
          <w:noProof/>
          <w:color w:val="000000" w:themeColor="text1"/>
        </w:rPr>
      </w:pPr>
      <w:r w:rsidRPr="00557D54">
        <w:rPr>
          <w:rFonts w:ascii="Times New Roman" w:hAnsi="Times New Roman" w:cs="Times New Roman"/>
          <w:bCs w:val="0"/>
          <w:noProof/>
          <w:color w:val="000000" w:themeColor="text1"/>
        </w:rPr>
        <w:t>Mathematics Education</w:t>
      </w:r>
      <w:r w:rsidRPr="00557D54">
        <w:rPr>
          <w:rFonts w:ascii="Times New Roman" w:hAnsi="Times New Roman" w:cs="Times New Roman"/>
          <w:bCs w:val="0"/>
          <w:noProof/>
          <w:color w:val="000000" w:themeColor="text1"/>
        </w:rPr>
        <w:tab/>
      </w:r>
      <w:r w:rsidR="00B67D28" w:rsidRPr="00557D54">
        <w:rPr>
          <w:rFonts w:ascii="Times New Roman" w:hAnsi="Times New Roman" w:cs="Times New Roman"/>
          <w:bCs w:val="0"/>
          <w:noProof/>
          <w:color w:val="000000" w:themeColor="text1"/>
        </w:rPr>
        <w:fldChar w:fldCharType="begin"/>
      </w:r>
      <w:r w:rsidRPr="00557D54">
        <w:rPr>
          <w:rFonts w:ascii="Times New Roman" w:hAnsi="Times New Roman" w:cs="Times New Roman"/>
          <w:bCs w:val="0"/>
          <w:noProof/>
          <w:color w:val="000000" w:themeColor="text1"/>
        </w:rPr>
        <w:instrText xml:space="preserve"> PAGEREF _Toc295508333 \h </w:instrText>
      </w:r>
      <w:r w:rsidR="00B67D28" w:rsidRPr="00557D54">
        <w:rPr>
          <w:rFonts w:ascii="Times New Roman" w:hAnsi="Times New Roman" w:cs="Times New Roman"/>
          <w:bCs w:val="0"/>
          <w:noProof/>
          <w:color w:val="000000" w:themeColor="text1"/>
        </w:rPr>
      </w:r>
      <w:r w:rsidR="00B67D28" w:rsidRPr="00557D54">
        <w:rPr>
          <w:rFonts w:ascii="Times New Roman" w:hAnsi="Times New Roman" w:cs="Times New Roman"/>
          <w:bCs w:val="0"/>
          <w:noProof/>
          <w:color w:val="000000" w:themeColor="text1"/>
        </w:rPr>
        <w:fldChar w:fldCharType="separate"/>
      </w:r>
      <w:r w:rsidR="009D07A9">
        <w:rPr>
          <w:rFonts w:ascii="Times New Roman" w:hAnsi="Times New Roman" w:cs="Times New Roman"/>
          <w:bCs w:val="0"/>
          <w:noProof/>
          <w:color w:val="000000" w:themeColor="text1"/>
        </w:rPr>
        <w:t>76</w:t>
      </w:r>
      <w:r w:rsidR="00B67D28" w:rsidRPr="00557D54">
        <w:rPr>
          <w:rFonts w:ascii="Times New Roman" w:hAnsi="Times New Roman" w:cs="Times New Roman"/>
          <w:bCs w:val="0"/>
          <w:noProof/>
          <w:color w:val="000000" w:themeColor="text1"/>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Degree Requirements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_Toc295508334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76</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Regular Admission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_Toc295508335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76</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Provisional Admission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_Toc295508336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76</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Non-Degree Admission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_Toc295508337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76</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Student Advisement And Program Planning</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_Toc295508338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76</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Comprehensive Examination Policy</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_Toc295508339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76</w:t>
      </w:r>
      <w:r w:rsidR="00B67D28" w:rsidRPr="00557D54">
        <w:rPr>
          <w:rFonts w:ascii="Times New Roman" w:hAnsi="Times New Roman" w:cs="Times New Roman"/>
          <w:b w:val="0"/>
          <w:noProof/>
          <w:color w:val="000000" w:themeColor="text1"/>
          <w:sz w:val="18"/>
          <w:szCs w:val="18"/>
        </w:rPr>
        <w:fldChar w:fldCharType="end"/>
      </w:r>
    </w:p>
    <w:p w:rsidR="00557D54" w:rsidRDefault="00557D54" w:rsidP="00557D54">
      <w:pPr>
        <w:pStyle w:val="TOC2"/>
        <w:spacing w:before="0"/>
        <w:rPr>
          <w:rFonts w:ascii="Times New Roman" w:hAnsi="Times New Roman" w:cs="Times New Roman"/>
          <w:b w:val="0"/>
          <w:noProof/>
          <w:color w:val="000000" w:themeColor="text1"/>
          <w:sz w:val="18"/>
          <w:szCs w:val="18"/>
        </w:rPr>
      </w:pPr>
      <w:r w:rsidRPr="00557D54">
        <w:rPr>
          <w:rFonts w:ascii="Times New Roman" w:hAnsi="Times New Roman" w:cs="Times New Roman"/>
          <w:b w:val="0"/>
          <w:noProof/>
          <w:color w:val="000000" w:themeColor="text1"/>
          <w:sz w:val="18"/>
          <w:szCs w:val="18"/>
        </w:rPr>
        <w:t>Course Descriptions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_Toc295508340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77</w:t>
      </w:r>
      <w:r w:rsidR="00B67D28" w:rsidRPr="00557D54">
        <w:rPr>
          <w:rFonts w:ascii="Times New Roman" w:hAnsi="Times New Roman" w:cs="Times New Roman"/>
          <w:b w:val="0"/>
          <w:noProof/>
          <w:color w:val="000000" w:themeColor="text1"/>
          <w:sz w:val="18"/>
          <w:szCs w:val="18"/>
        </w:rPr>
        <w:fldChar w:fldCharType="end"/>
      </w:r>
    </w:p>
    <w:p w:rsidR="00C43359" w:rsidRDefault="00C43359" w:rsidP="00557D54">
      <w:pPr>
        <w:pStyle w:val="TOC2"/>
        <w:spacing w:before="0"/>
        <w:rPr>
          <w:rFonts w:ascii="Times New Roman" w:hAnsi="Times New Roman" w:cs="Times New Roman"/>
          <w:bCs w:val="0"/>
          <w:noProof/>
          <w:color w:val="000000" w:themeColor="text1"/>
        </w:rPr>
      </w:pPr>
    </w:p>
    <w:p w:rsidR="00557D54" w:rsidRPr="00557D54" w:rsidRDefault="00557D54" w:rsidP="00557D54">
      <w:pPr>
        <w:pStyle w:val="TOC2"/>
        <w:spacing w:before="0"/>
        <w:rPr>
          <w:rFonts w:ascii="Times New Roman" w:hAnsi="Times New Roman" w:cs="Times New Roman"/>
          <w:bCs w:val="0"/>
          <w:noProof/>
          <w:color w:val="000000" w:themeColor="text1"/>
        </w:rPr>
      </w:pPr>
      <w:r w:rsidRPr="00557D54">
        <w:rPr>
          <w:rFonts w:ascii="Times New Roman" w:hAnsi="Times New Roman" w:cs="Times New Roman"/>
          <w:bCs w:val="0"/>
          <w:noProof/>
          <w:color w:val="000000" w:themeColor="text1"/>
        </w:rPr>
        <w:t>Middle Grades Education</w:t>
      </w:r>
      <w:r w:rsidRPr="00557D54">
        <w:rPr>
          <w:rFonts w:ascii="Times New Roman" w:hAnsi="Times New Roman" w:cs="Times New Roman"/>
          <w:bCs w:val="0"/>
          <w:noProof/>
          <w:color w:val="000000" w:themeColor="text1"/>
        </w:rPr>
        <w:tab/>
      </w:r>
      <w:r w:rsidR="00B67D28" w:rsidRPr="00557D54">
        <w:rPr>
          <w:rFonts w:ascii="Times New Roman" w:hAnsi="Times New Roman" w:cs="Times New Roman"/>
          <w:bCs w:val="0"/>
          <w:noProof/>
          <w:color w:val="000000" w:themeColor="text1"/>
        </w:rPr>
        <w:fldChar w:fldCharType="begin"/>
      </w:r>
      <w:r w:rsidRPr="00557D54">
        <w:rPr>
          <w:rFonts w:ascii="Times New Roman" w:hAnsi="Times New Roman" w:cs="Times New Roman"/>
          <w:bCs w:val="0"/>
          <w:noProof/>
          <w:color w:val="000000" w:themeColor="text1"/>
        </w:rPr>
        <w:instrText xml:space="preserve"> PAGEREF _Toc295508341 \h </w:instrText>
      </w:r>
      <w:r w:rsidR="00B67D28" w:rsidRPr="00557D54">
        <w:rPr>
          <w:rFonts w:ascii="Times New Roman" w:hAnsi="Times New Roman" w:cs="Times New Roman"/>
          <w:bCs w:val="0"/>
          <w:noProof/>
          <w:color w:val="000000" w:themeColor="text1"/>
        </w:rPr>
      </w:r>
      <w:r w:rsidR="00B67D28" w:rsidRPr="00557D54">
        <w:rPr>
          <w:rFonts w:ascii="Times New Roman" w:hAnsi="Times New Roman" w:cs="Times New Roman"/>
          <w:bCs w:val="0"/>
          <w:noProof/>
          <w:color w:val="000000" w:themeColor="text1"/>
        </w:rPr>
        <w:fldChar w:fldCharType="separate"/>
      </w:r>
      <w:r w:rsidR="009D07A9">
        <w:rPr>
          <w:rFonts w:ascii="Times New Roman" w:hAnsi="Times New Roman" w:cs="Times New Roman"/>
          <w:bCs w:val="0"/>
          <w:noProof/>
          <w:color w:val="000000" w:themeColor="text1"/>
        </w:rPr>
        <w:t>79</w:t>
      </w:r>
      <w:r w:rsidR="00B67D28" w:rsidRPr="00557D54">
        <w:rPr>
          <w:rFonts w:ascii="Times New Roman" w:hAnsi="Times New Roman" w:cs="Times New Roman"/>
          <w:bCs w:val="0"/>
          <w:noProof/>
          <w:color w:val="000000" w:themeColor="text1"/>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Planned Degree Program</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_Toc295508342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79</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Some</w:t>
      </w:r>
      <w:r w:rsidRPr="00557D54">
        <w:rPr>
          <w:rFonts w:ascii="Times New Roman" w:hAnsi="Times New Roman" w:cs="Times New Roman"/>
          <w:b w:val="0"/>
          <w:bCs w:val="0"/>
          <w:noProof/>
          <w:color w:val="000000" w:themeColor="text1"/>
          <w:spacing w:val="-15"/>
          <w:sz w:val="18"/>
          <w:szCs w:val="18"/>
        </w:rPr>
        <w:t xml:space="preserve"> </w:t>
      </w:r>
      <w:r w:rsidRPr="00557D54">
        <w:rPr>
          <w:rFonts w:ascii="Times New Roman" w:hAnsi="Times New Roman" w:cs="Times New Roman"/>
          <w:b w:val="0"/>
          <w:bCs w:val="0"/>
          <w:noProof/>
          <w:color w:val="000000" w:themeColor="text1"/>
          <w:sz w:val="18"/>
          <w:szCs w:val="18"/>
        </w:rPr>
        <w:t>Acceptable Courses For</w:t>
      </w:r>
      <w:r w:rsidRPr="00557D54">
        <w:rPr>
          <w:rFonts w:ascii="Times New Roman" w:hAnsi="Times New Roman" w:cs="Times New Roman"/>
          <w:b w:val="0"/>
          <w:bCs w:val="0"/>
          <w:noProof/>
          <w:color w:val="000000" w:themeColor="text1"/>
          <w:spacing w:val="-5"/>
          <w:sz w:val="18"/>
          <w:szCs w:val="18"/>
        </w:rPr>
        <w:t xml:space="preserve"> </w:t>
      </w:r>
      <w:r w:rsidRPr="00557D54">
        <w:rPr>
          <w:rFonts w:ascii="Times New Roman" w:hAnsi="Times New Roman" w:cs="Times New Roman"/>
          <w:b w:val="0"/>
          <w:bCs w:val="0"/>
          <w:noProof/>
          <w:color w:val="000000" w:themeColor="text1"/>
          <w:sz w:val="18"/>
          <w:szCs w:val="18"/>
        </w:rPr>
        <w:t>Substitutions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_Toc295508343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80</w:t>
      </w:r>
      <w:r w:rsidR="00B67D28" w:rsidRPr="00557D54">
        <w:rPr>
          <w:rFonts w:ascii="Times New Roman" w:hAnsi="Times New Roman" w:cs="Times New Roman"/>
          <w:b w:val="0"/>
          <w:noProof/>
          <w:color w:val="000000" w:themeColor="text1"/>
          <w:sz w:val="18"/>
          <w:szCs w:val="18"/>
        </w:rPr>
        <w:fldChar w:fldCharType="end"/>
      </w:r>
    </w:p>
    <w:p w:rsidR="00557D54" w:rsidRDefault="00557D54" w:rsidP="00557D54">
      <w:pPr>
        <w:pStyle w:val="TOC2"/>
        <w:spacing w:before="0"/>
        <w:rPr>
          <w:rFonts w:ascii="Times New Roman" w:hAnsi="Times New Roman" w:cs="Times New Roman"/>
          <w:b w:val="0"/>
          <w:noProof/>
          <w:color w:val="000000" w:themeColor="text1"/>
          <w:sz w:val="18"/>
          <w:szCs w:val="18"/>
        </w:rPr>
      </w:pPr>
      <w:r w:rsidRPr="00557D54">
        <w:rPr>
          <w:rFonts w:ascii="Times New Roman" w:hAnsi="Times New Roman" w:cs="Times New Roman"/>
          <w:b w:val="0"/>
          <w:noProof/>
          <w:color w:val="000000" w:themeColor="text1"/>
          <w:sz w:val="18"/>
          <w:szCs w:val="18"/>
        </w:rPr>
        <w:t>Course Descriptions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_Toc295508344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80</w:t>
      </w:r>
      <w:r w:rsidR="00B67D28" w:rsidRPr="00557D54">
        <w:rPr>
          <w:rFonts w:ascii="Times New Roman" w:hAnsi="Times New Roman" w:cs="Times New Roman"/>
          <w:b w:val="0"/>
          <w:noProof/>
          <w:color w:val="000000" w:themeColor="text1"/>
          <w:sz w:val="18"/>
          <w:szCs w:val="18"/>
        </w:rPr>
        <w:fldChar w:fldCharType="end"/>
      </w:r>
    </w:p>
    <w:p w:rsidR="00C43359" w:rsidRDefault="00C43359" w:rsidP="00557D54">
      <w:pPr>
        <w:pStyle w:val="TOC2"/>
        <w:spacing w:before="0"/>
        <w:rPr>
          <w:rFonts w:ascii="Times New Roman" w:hAnsi="Times New Roman" w:cs="Times New Roman"/>
          <w:bCs w:val="0"/>
          <w:noProof/>
          <w:color w:val="000000" w:themeColor="text1"/>
        </w:rPr>
      </w:pPr>
    </w:p>
    <w:p w:rsidR="00557D54" w:rsidRPr="00557D54" w:rsidRDefault="00557D54" w:rsidP="00557D54">
      <w:pPr>
        <w:pStyle w:val="TOC2"/>
        <w:spacing w:before="0"/>
        <w:rPr>
          <w:rFonts w:ascii="Times New Roman" w:hAnsi="Times New Roman" w:cs="Times New Roman"/>
          <w:b w:val="0"/>
          <w:bCs w:val="0"/>
          <w:caps/>
          <w:noProof/>
          <w:color w:val="000000" w:themeColor="text1"/>
          <w:sz w:val="18"/>
          <w:szCs w:val="18"/>
        </w:rPr>
      </w:pPr>
      <w:r w:rsidRPr="00557D54">
        <w:rPr>
          <w:rFonts w:ascii="Times New Roman" w:hAnsi="Times New Roman" w:cs="Times New Roman"/>
          <w:bCs w:val="0"/>
          <w:noProof/>
          <w:color w:val="000000" w:themeColor="text1"/>
        </w:rPr>
        <w:t>Science Education</w:t>
      </w:r>
      <w:r w:rsidRPr="00557D54">
        <w:rPr>
          <w:rFonts w:ascii="Times New Roman" w:hAnsi="Times New Roman" w:cs="Times New Roman"/>
          <w:bCs w:val="0"/>
          <w:noProof/>
          <w:color w:val="000000" w:themeColor="text1"/>
        </w:rPr>
        <w:tab/>
      </w:r>
      <w:r w:rsidR="00B67D28" w:rsidRPr="00557D54">
        <w:rPr>
          <w:rFonts w:ascii="Times New Roman" w:hAnsi="Times New Roman" w:cs="Times New Roman"/>
          <w:bCs w:val="0"/>
          <w:noProof/>
          <w:color w:val="000000" w:themeColor="text1"/>
        </w:rPr>
        <w:fldChar w:fldCharType="begin"/>
      </w:r>
      <w:r w:rsidRPr="00557D54">
        <w:rPr>
          <w:rFonts w:ascii="Times New Roman" w:hAnsi="Times New Roman" w:cs="Times New Roman"/>
          <w:bCs w:val="0"/>
          <w:noProof/>
          <w:color w:val="000000" w:themeColor="text1"/>
        </w:rPr>
        <w:instrText xml:space="preserve"> PAGEREF _Toc295508345 \h </w:instrText>
      </w:r>
      <w:r w:rsidR="00B67D28" w:rsidRPr="00557D54">
        <w:rPr>
          <w:rFonts w:ascii="Times New Roman" w:hAnsi="Times New Roman" w:cs="Times New Roman"/>
          <w:bCs w:val="0"/>
          <w:noProof/>
          <w:color w:val="000000" w:themeColor="text1"/>
        </w:rPr>
      </w:r>
      <w:r w:rsidR="00B67D28" w:rsidRPr="00557D54">
        <w:rPr>
          <w:rFonts w:ascii="Times New Roman" w:hAnsi="Times New Roman" w:cs="Times New Roman"/>
          <w:bCs w:val="0"/>
          <w:noProof/>
          <w:color w:val="000000" w:themeColor="text1"/>
        </w:rPr>
        <w:fldChar w:fldCharType="separate"/>
      </w:r>
      <w:r w:rsidR="009D07A9">
        <w:rPr>
          <w:rFonts w:ascii="Times New Roman" w:hAnsi="Times New Roman" w:cs="Times New Roman"/>
          <w:bCs w:val="0"/>
          <w:noProof/>
          <w:color w:val="000000" w:themeColor="text1"/>
        </w:rPr>
        <w:t>81</w:t>
      </w:r>
      <w:r w:rsidR="00B67D28" w:rsidRPr="00557D54">
        <w:rPr>
          <w:rFonts w:ascii="Times New Roman" w:hAnsi="Times New Roman" w:cs="Times New Roman"/>
          <w:bCs w:val="0"/>
          <w:noProof/>
          <w:color w:val="000000" w:themeColor="text1"/>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eastAsia="宋体" w:hAnsi="Times New Roman" w:cs="Times New Roman"/>
          <w:b w:val="0"/>
          <w:noProof/>
          <w:color w:val="000000" w:themeColor="text1"/>
          <w:sz w:val="18"/>
          <w:szCs w:val="18"/>
        </w:rPr>
        <w:t>Comprehensive Examination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_Toc295508346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81</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Planned P</w:t>
      </w:r>
      <w:r w:rsidRPr="00557D54">
        <w:rPr>
          <w:rFonts w:ascii="Times New Roman" w:hAnsi="Times New Roman" w:cs="Times New Roman"/>
          <w:b w:val="0"/>
          <w:bCs w:val="0"/>
          <w:noProof/>
          <w:color w:val="000000" w:themeColor="text1"/>
          <w:spacing w:val="-5"/>
          <w:sz w:val="18"/>
          <w:szCs w:val="18"/>
        </w:rPr>
        <w:t>r</w:t>
      </w:r>
      <w:r w:rsidRPr="00557D54">
        <w:rPr>
          <w:rFonts w:ascii="Times New Roman" w:hAnsi="Times New Roman" w:cs="Times New Roman"/>
          <w:b w:val="0"/>
          <w:bCs w:val="0"/>
          <w:noProof/>
          <w:color w:val="000000" w:themeColor="text1"/>
          <w:sz w:val="18"/>
          <w:szCs w:val="18"/>
        </w:rPr>
        <w:t>ogram Of Study</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_Toc295508347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81</w:t>
      </w:r>
      <w:r w:rsidR="00B67D28" w:rsidRPr="00557D54">
        <w:rPr>
          <w:rFonts w:ascii="Times New Roman" w:hAnsi="Times New Roman" w:cs="Times New Roman"/>
          <w:b w:val="0"/>
          <w:noProof/>
          <w:color w:val="000000" w:themeColor="text1"/>
          <w:sz w:val="18"/>
          <w:szCs w:val="18"/>
        </w:rPr>
        <w:fldChar w:fldCharType="end"/>
      </w:r>
    </w:p>
    <w:p w:rsidR="00557D54" w:rsidRDefault="00557D54" w:rsidP="00557D54">
      <w:pPr>
        <w:pStyle w:val="TOC2"/>
        <w:spacing w:before="0"/>
        <w:rPr>
          <w:rFonts w:ascii="Times New Roman" w:hAnsi="Times New Roman" w:cs="Times New Roman"/>
          <w:b w:val="0"/>
          <w:noProof/>
          <w:color w:val="000000" w:themeColor="text1"/>
          <w:sz w:val="18"/>
          <w:szCs w:val="18"/>
        </w:rPr>
      </w:pPr>
      <w:r w:rsidRPr="00557D54">
        <w:rPr>
          <w:rFonts w:ascii="Times New Roman" w:hAnsi="Times New Roman" w:cs="Times New Roman"/>
          <w:b w:val="0"/>
          <w:noProof/>
          <w:color w:val="000000" w:themeColor="text1"/>
          <w:sz w:val="18"/>
          <w:szCs w:val="18"/>
        </w:rPr>
        <w:t>Course Descriptions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_Toc295508348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82</w:t>
      </w:r>
      <w:r w:rsidR="00B67D28" w:rsidRPr="00557D54">
        <w:rPr>
          <w:rFonts w:ascii="Times New Roman" w:hAnsi="Times New Roman" w:cs="Times New Roman"/>
          <w:b w:val="0"/>
          <w:noProof/>
          <w:color w:val="000000" w:themeColor="text1"/>
          <w:sz w:val="18"/>
          <w:szCs w:val="18"/>
        </w:rPr>
        <w:fldChar w:fldCharType="end"/>
      </w:r>
    </w:p>
    <w:p w:rsidR="00C43359" w:rsidRDefault="00C43359" w:rsidP="00557D54">
      <w:pPr>
        <w:pStyle w:val="TOC2"/>
        <w:spacing w:before="0"/>
        <w:rPr>
          <w:rFonts w:ascii="Times New Roman" w:hAnsi="Times New Roman" w:cs="Times New Roman"/>
          <w:bCs w:val="0"/>
          <w:noProof/>
          <w:color w:val="000000" w:themeColor="text1"/>
        </w:rPr>
      </w:pPr>
    </w:p>
    <w:p w:rsidR="00557D54" w:rsidRPr="00557D54" w:rsidRDefault="00557D54" w:rsidP="00557D54">
      <w:pPr>
        <w:pStyle w:val="TOC2"/>
        <w:spacing w:before="0"/>
        <w:rPr>
          <w:rFonts w:ascii="Times New Roman" w:hAnsi="Times New Roman" w:cs="Times New Roman"/>
          <w:bCs w:val="0"/>
          <w:noProof/>
          <w:color w:val="000000" w:themeColor="text1"/>
        </w:rPr>
      </w:pPr>
      <w:r w:rsidRPr="00557D54">
        <w:rPr>
          <w:rFonts w:ascii="Times New Roman" w:hAnsi="Times New Roman" w:cs="Times New Roman"/>
          <w:bCs w:val="0"/>
          <w:noProof/>
          <w:color w:val="000000" w:themeColor="text1"/>
        </w:rPr>
        <w:t>Special Education</w:t>
      </w:r>
      <w:r w:rsidRPr="00557D54">
        <w:rPr>
          <w:rFonts w:ascii="Times New Roman" w:hAnsi="Times New Roman" w:cs="Times New Roman"/>
          <w:bCs w:val="0"/>
          <w:noProof/>
          <w:color w:val="000000" w:themeColor="text1"/>
        </w:rPr>
        <w:tab/>
      </w:r>
      <w:r w:rsidR="00B67D28" w:rsidRPr="00557D54">
        <w:rPr>
          <w:rFonts w:ascii="Times New Roman" w:hAnsi="Times New Roman" w:cs="Times New Roman"/>
          <w:bCs w:val="0"/>
          <w:noProof/>
          <w:color w:val="000000" w:themeColor="text1"/>
        </w:rPr>
        <w:fldChar w:fldCharType="begin"/>
      </w:r>
      <w:r w:rsidRPr="00557D54">
        <w:rPr>
          <w:rFonts w:ascii="Times New Roman" w:hAnsi="Times New Roman" w:cs="Times New Roman"/>
          <w:bCs w:val="0"/>
          <w:noProof/>
          <w:color w:val="000000" w:themeColor="text1"/>
        </w:rPr>
        <w:instrText xml:space="preserve"> PAGEREF _Toc295508349 \h </w:instrText>
      </w:r>
      <w:r w:rsidR="00B67D28" w:rsidRPr="00557D54">
        <w:rPr>
          <w:rFonts w:ascii="Times New Roman" w:hAnsi="Times New Roman" w:cs="Times New Roman"/>
          <w:bCs w:val="0"/>
          <w:noProof/>
          <w:color w:val="000000" w:themeColor="text1"/>
        </w:rPr>
      </w:r>
      <w:r w:rsidR="00B67D28" w:rsidRPr="00557D54">
        <w:rPr>
          <w:rFonts w:ascii="Times New Roman" w:hAnsi="Times New Roman" w:cs="Times New Roman"/>
          <w:bCs w:val="0"/>
          <w:noProof/>
          <w:color w:val="000000" w:themeColor="text1"/>
        </w:rPr>
        <w:fldChar w:fldCharType="separate"/>
      </w:r>
      <w:r w:rsidR="009D07A9">
        <w:rPr>
          <w:rFonts w:ascii="Times New Roman" w:hAnsi="Times New Roman" w:cs="Times New Roman"/>
          <w:bCs w:val="0"/>
          <w:noProof/>
          <w:color w:val="000000" w:themeColor="text1"/>
        </w:rPr>
        <w:t>84</w:t>
      </w:r>
      <w:r w:rsidR="00B67D28" w:rsidRPr="00557D54">
        <w:rPr>
          <w:rFonts w:ascii="Times New Roman" w:hAnsi="Times New Roman" w:cs="Times New Roman"/>
          <w:bCs w:val="0"/>
          <w:noProof/>
          <w:color w:val="000000" w:themeColor="text1"/>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Deg</w:t>
      </w:r>
      <w:r w:rsidRPr="00557D54">
        <w:rPr>
          <w:rFonts w:ascii="Times New Roman" w:hAnsi="Times New Roman" w:cs="Times New Roman"/>
          <w:b w:val="0"/>
          <w:bCs w:val="0"/>
          <w:noProof/>
          <w:color w:val="000000" w:themeColor="text1"/>
          <w:spacing w:val="-6"/>
          <w:sz w:val="18"/>
          <w:szCs w:val="18"/>
        </w:rPr>
        <w:t>r</w:t>
      </w:r>
      <w:r w:rsidRPr="00557D54">
        <w:rPr>
          <w:rFonts w:ascii="Times New Roman" w:hAnsi="Times New Roman" w:cs="Times New Roman"/>
          <w:b w:val="0"/>
          <w:bCs w:val="0"/>
          <w:noProof/>
          <w:color w:val="000000" w:themeColor="text1"/>
          <w:sz w:val="18"/>
          <w:szCs w:val="18"/>
        </w:rPr>
        <w:t>ee P</w:t>
      </w:r>
      <w:r w:rsidRPr="00557D54">
        <w:rPr>
          <w:rFonts w:ascii="Times New Roman" w:hAnsi="Times New Roman" w:cs="Times New Roman"/>
          <w:b w:val="0"/>
          <w:bCs w:val="0"/>
          <w:noProof/>
          <w:color w:val="000000" w:themeColor="text1"/>
          <w:spacing w:val="-6"/>
          <w:sz w:val="18"/>
          <w:szCs w:val="18"/>
        </w:rPr>
        <w:t>r</w:t>
      </w:r>
      <w:r w:rsidRPr="00557D54">
        <w:rPr>
          <w:rFonts w:ascii="Times New Roman" w:hAnsi="Times New Roman" w:cs="Times New Roman"/>
          <w:b w:val="0"/>
          <w:bCs w:val="0"/>
          <w:noProof/>
          <w:color w:val="000000" w:themeColor="text1"/>
          <w:sz w:val="18"/>
          <w:szCs w:val="18"/>
        </w:rPr>
        <w:t>ogram Requi</w:t>
      </w:r>
      <w:r w:rsidRPr="00557D54">
        <w:rPr>
          <w:rFonts w:ascii="Times New Roman" w:hAnsi="Times New Roman" w:cs="Times New Roman"/>
          <w:b w:val="0"/>
          <w:bCs w:val="0"/>
          <w:noProof/>
          <w:color w:val="000000" w:themeColor="text1"/>
          <w:spacing w:val="-6"/>
          <w:sz w:val="18"/>
          <w:szCs w:val="18"/>
        </w:rPr>
        <w:t>r</w:t>
      </w:r>
      <w:r w:rsidRPr="00557D54">
        <w:rPr>
          <w:rFonts w:ascii="Times New Roman" w:hAnsi="Times New Roman" w:cs="Times New Roman"/>
          <w:b w:val="0"/>
          <w:bCs w:val="0"/>
          <w:noProof/>
          <w:color w:val="000000" w:themeColor="text1"/>
          <w:sz w:val="18"/>
          <w:szCs w:val="18"/>
        </w:rPr>
        <w:t>ements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_Toc295508350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84</w:t>
      </w:r>
      <w:r w:rsidR="00B67D28" w:rsidRPr="00557D54">
        <w:rPr>
          <w:rFonts w:ascii="Times New Roman" w:hAnsi="Times New Roman" w:cs="Times New Roman"/>
          <w:b w:val="0"/>
          <w:noProof/>
          <w:color w:val="000000" w:themeColor="text1"/>
          <w:sz w:val="18"/>
          <w:szCs w:val="18"/>
        </w:rPr>
        <w:fldChar w:fldCharType="end"/>
      </w:r>
    </w:p>
    <w:p w:rsidR="00557D54" w:rsidRDefault="00557D54" w:rsidP="00557D54">
      <w:pPr>
        <w:pStyle w:val="TOC2"/>
        <w:spacing w:before="0"/>
        <w:rPr>
          <w:rFonts w:ascii="Times New Roman" w:hAnsi="Times New Roman" w:cs="Times New Roman"/>
          <w:b w:val="0"/>
          <w:noProof/>
          <w:color w:val="000000" w:themeColor="text1"/>
          <w:sz w:val="18"/>
          <w:szCs w:val="18"/>
        </w:rPr>
      </w:pPr>
      <w:r w:rsidRPr="00557D54">
        <w:rPr>
          <w:rFonts w:ascii="Times New Roman" w:hAnsi="Times New Roman" w:cs="Times New Roman"/>
          <w:b w:val="0"/>
          <w:noProof/>
          <w:color w:val="000000" w:themeColor="text1"/>
          <w:sz w:val="18"/>
          <w:szCs w:val="18"/>
        </w:rPr>
        <w:t>Course Descriptions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_Toc295508351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86</w:t>
      </w:r>
      <w:r w:rsidR="00B67D28" w:rsidRPr="00557D54">
        <w:rPr>
          <w:rFonts w:ascii="Times New Roman" w:hAnsi="Times New Roman" w:cs="Times New Roman"/>
          <w:b w:val="0"/>
          <w:noProof/>
          <w:color w:val="000000" w:themeColor="text1"/>
          <w:sz w:val="18"/>
          <w:szCs w:val="18"/>
        </w:rPr>
        <w:fldChar w:fldCharType="end"/>
      </w:r>
    </w:p>
    <w:p w:rsidR="00C43359" w:rsidRDefault="00C43359" w:rsidP="00557D54">
      <w:pPr>
        <w:pStyle w:val="TOC2"/>
        <w:spacing w:before="0"/>
        <w:rPr>
          <w:rFonts w:ascii="Times New Roman" w:hAnsi="Times New Roman" w:cs="Times New Roman"/>
          <w:bCs w:val="0"/>
          <w:noProof/>
          <w:color w:val="000000" w:themeColor="text1"/>
        </w:rPr>
      </w:pPr>
    </w:p>
    <w:p w:rsidR="00557D54" w:rsidRPr="00557D54" w:rsidRDefault="00557D54" w:rsidP="00557D54">
      <w:pPr>
        <w:pStyle w:val="TOC2"/>
        <w:spacing w:before="0"/>
        <w:rPr>
          <w:rFonts w:ascii="Times New Roman" w:hAnsi="Times New Roman" w:cs="Times New Roman"/>
          <w:b w:val="0"/>
          <w:bCs w:val="0"/>
          <w:caps/>
          <w:noProof/>
          <w:color w:val="000000" w:themeColor="text1"/>
          <w:sz w:val="18"/>
          <w:szCs w:val="18"/>
        </w:rPr>
      </w:pPr>
      <w:r w:rsidRPr="00557D54">
        <w:rPr>
          <w:rFonts w:ascii="Times New Roman" w:hAnsi="Times New Roman" w:cs="Times New Roman"/>
          <w:bCs w:val="0"/>
          <w:noProof/>
          <w:color w:val="000000" w:themeColor="text1"/>
        </w:rPr>
        <w:t>School Counseling</w:t>
      </w:r>
      <w:r w:rsidRPr="00557D54">
        <w:rPr>
          <w:rFonts w:ascii="Times New Roman" w:hAnsi="Times New Roman" w:cs="Times New Roman"/>
          <w:bCs w:val="0"/>
          <w:noProof/>
          <w:color w:val="000000" w:themeColor="text1"/>
        </w:rPr>
        <w:tab/>
      </w:r>
      <w:r w:rsidR="00B67D28" w:rsidRPr="00557D54">
        <w:rPr>
          <w:rFonts w:ascii="Times New Roman" w:hAnsi="Times New Roman" w:cs="Times New Roman"/>
          <w:bCs w:val="0"/>
          <w:noProof/>
          <w:color w:val="000000" w:themeColor="text1"/>
        </w:rPr>
        <w:fldChar w:fldCharType="begin"/>
      </w:r>
      <w:r w:rsidRPr="00557D54">
        <w:rPr>
          <w:rFonts w:ascii="Times New Roman" w:hAnsi="Times New Roman" w:cs="Times New Roman"/>
          <w:bCs w:val="0"/>
          <w:noProof/>
          <w:color w:val="000000" w:themeColor="text1"/>
        </w:rPr>
        <w:instrText xml:space="preserve"> PAGEREF _Toc295508352 \h </w:instrText>
      </w:r>
      <w:r w:rsidR="00B67D28" w:rsidRPr="00557D54">
        <w:rPr>
          <w:rFonts w:ascii="Times New Roman" w:hAnsi="Times New Roman" w:cs="Times New Roman"/>
          <w:bCs w:val="0"/>
          <w:noProof/>
          <w:color w:val="000000" w:themeColor="text1"/>
        </w:rPr>
      </w:r>
      <w:r w:rsidR="00B67D28" w:rsidRPr="00557D54">
        <w:rPr>
          <w:rFonts w:ascii="Times New Roman" w:hAnsi="Times New Roman" w:cs="Times New Roman"/>
          <w:bCs w:val="0"/>
          <w:noProof/>
          <w:color w:val="000000" w:themeColor="text1"/>
        </w:rPr>
        <w:fldChar w:fldCharType="separate"/>
      </w:r>
      <w:r w:rsidR="009D07A9">
        <w:rPr>
          <w:rFonts w:ascii="Times New Roman" w:hAnsi="Times New Roman" w:cs="Times New Roman"/>
          <w:bCs w:val="0"/>
          <w:noProof/>
          <w:color w:val="000000" w:themeColor="text1"/>
        </w:rPr>
        <w:t>87</w:t>
      </w:r>
      <w:r w:rsidR="00B67D28" w:rsidRPr="00557D54">
        <w:rPr>
          <w:rFonts w:ascii="Times New Roman" w:hAnsi="Times New Roman" w:cs="Times New Roman"/>
          <w:bCs w:val="0"/>
          <w:noProof/>
          <w:color w:val="000000" w:themeColor="text1"/>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Advisement</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_Toc295508353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87</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Clinical Experience</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_Toc295508354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87</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Admission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_Toc295508355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87</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P</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ogram Completion</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_Toc295508356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87</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z w:val="18"/>
          <w:szCs w:val="18"/>
        </w:rPr>
        <w:t>P</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ogram Planned Deg</w:t>
      </w:r>
      <w:r w:rsidRPr="00557D54">
        <w:rPr>
          <w:rFonts w:ascii="Times New Roman" w:hAnsi="Times New Roman" w:cs="Times New Roman"/>
          <w:b w:val="0"/>
          <w:bCs w:val="0"/>
          <w:noProof/>
          <w:color w:val="000000" w:themeColor="text1"/>
          <w:spacing w:val="-4"/>
          <w:sz w:val="18"/>
          <w:szCs w:val="18"/>
        </w:rPr>
        <w:t>r</w:t>
      </w:r>
      <w:r w:rsidRPr="00557D54">
        <w:rPr>
          <w:rFonts w:ascii="Times New Roman" w:hAnsi="Times New Roman" w:cs="Times New Roman"/>
          <w:b w:val="0"/>
          <w:bCs w:val="0"/>
          <w:noProof/>
          <w:color w:val="000000" w:themeColor="text1"/>
          <w:sz w:val="18"/>
          <w:szCs w:val="18"/>
        </w:rPr>
        <w:t>ee</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_Toc295508357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88</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position w:val="-1"/>
          <w:sz w:val="18"/>
          <w:szCs w:val="18"/>
        </w:rPr>
        <w:t>Course Descriptions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_Toc295508358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88</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bCs w:val="0"/>
          <w:noProof/>
          <w:color w:val="000000" w:themeColor="text1"/>
          <w:spacing w:val="-26"/>
          <w:sz w:val="18"/>
          <w:szCs w:val="18"/>
        </w:rPr>
        <w:t>T</w:t>
      </w:r>
      <w:r w:rsidRPr="00557D54">
        <w:rPr>
          <w:rFonts w:ascii="Times New Roman" w:hAnsi="Times New Roman" w:cs="Times New Roman"/>
          <w:b w:val="0"/>
          <w:bCs w:val="0"/>
          <w:noProof/>
          <w:color w:val="000000" w:themeColor="text1"/>
          <w:sz w:val="18"/>
          <w:szCs w:val="18"/>
        </w:rPr>
        <w:t>eacher</w:t>
      </w:r>
      <w:r w:rsidRPr="00557D54">
        <w:rPr>
          <w:rFonts w:ascii="Times New Roman" w:hAnsi="Times New Roman" w:cs="Times New Roman"/>
          <w:b w:val="0"/>
          <w:bCs w:val="0"/>
          <w:noProof/>
          <w:color w:val="000000" w:themeColor="text1"/>
          <w:spacing w:val="-5"/>
          <w:sz w:val="18"/>
          <w:szCs w:val="18"/>
        </w:rPr>
        <w:t xml:space="preserve"> </w:t>
      </w:r>
      <w:r w:rsidRPr="00557D54">
        <w:rPr>
          <w:rFonts w:ascii="Times New Roman" w:hAnsi="Times New Roman" w:cs="Times New Roman"/>
          <w:b w:val="0"/>
          <w:bCs w:val="0"/>
          <w:noProof/>
          <w:color w:val="000000" w:themeColor="text1"/>
          <w:sz w:val="18"/>
          <w:szCs w:val="18"/>
        </w:rPr>
        <w:t>Support Services Endorsement</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_Toc295508359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90</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sz w:val="18"/>
          <w:szCs w:val="18"/>
        </w:rPr>
        <w:t>Educ</w:t>
      </w:r>
      <w:r w:rsidRPr="00557D54">
        <w:rPr>
          <w:rFonts w:ascii="Times New Roman" w:hAnsi="Times New Roman" w:cs="Times New Roman"/>
          <w:b w:val="0"/>
          <w:noProof/>
          <w:color w:val="000000" w:themeColor="text1"/>
          <w:spacing w:val="-19"/>
          <w:sz w:val="18"/>
          <w:szCs w:val="18"/>
        </w:rPr>
        <w:t>a</w:t>
      </w:r>
      <w:r w:rsidRPr="00557D54">
        <w:rPr>
          <w:rFonts w:ascii="Times New Roman" w:hAnsi="Times New Roman" w:cs="Times New Roman"/>
          <w:b w:val="0"/>
          <w:noProof/>
          <w:color w:val="000000" w:themeColor="text1"/>
          <w:sz w:val="18"/>
          <w:szCs w:val="18"/>
        </w:rPr>
        <w:t>tiona</w:t>
      </w:r>
      <w:r w:rsidRPr="00557D54">
        <w:rPr>
          <w:rFonts w:ascii="Times New Roman" w:hAnsi="Times New Roman" w:cs="Times New Roman"/>
          <w:b w:val="0"/>
          <w:noProof/>
          <w:color w:val="000000" w:themeColor="text1"/>
          <w:spacing w:val="10"/>
          <w:sz w:val="18"/>
          <w:szCs w:val="18"/>
        </w:rPr>
        <w:t>l</w:t>
      </w:r>
      <w:r w:rsidRPr="00557D54">
        <w:rPr>
          <w:rFonts w:ascii="Times New Roman" w:hAnsi="Times New Roman" w:cs="Times New Roman"/>
          <w:b w:val="0"/>
          <w:noProof/>
          <w:color w:val="000000" w:themeColor="text1"/>
          <w:sz w:val="18"/>
          <w:szCs w:val="18"/>
        </w:rPr>
        <w:t>, Psycho</w:t>
      </w:r>
      <w:r w:rsidRPr="00557D54">
        <w:rPr>
          <w:rFonts w:ascii="Times New Roman" w:hAnsi="Times New Roman" w:cs="Times New Roman"/>
          <w:b w:val="0"/>
          <w:noProof/>
          <w:color w:val="000000" w:themeColor="text1"/>
          <w:spacing w:val="-6"/>
          <w:sz w:val="18"/>
          <w:szCs w:val="18"/>
        </w:rPr>
        <w:t>l</w:t>
      </w:r>
      <w:r w:rsidRPr="00557D54">
        <w:rPr>
          <w:rFonts w:ascii="Times New Roman" w:hAnsi="Times New Roman" w:cs="Times New Roman"/>
          <w:b w:val="0"/>
          <w:noProof/>
          <w:color w:val="000000" w:themeColor="text1"/>
          <w:sz w:val="18"/>
          <w:szCs w:val="18"/>
        </w:rPr>
        <w:t>ogical  And Reading Found</w:t>
      </w:r>
      <w:r w:rsidRPr="00557D54">
        <w:rPr>
          <w:rFonts w:ascii="Times New Roman" w:hAnsi="Times New Roman" w:cs="Times New Roman"/>
          <w:b w:val="0"/>
          <w:noProof/>
          <w:color w:val="000000" w:themeColor="text1"/>
          <w:spacing w:val="-20"/>
          <w:sz w:val="18"/>
          <w:szCs w:val="18"/>
        </w:rPr>
        <w:t>a</w:t>
      </w:r>
      <w:r w:rsidRPr="00557D54">
        <w:rPr>
          <w:rFonts w:ascii="Times New Roman" w:hAnsi="Times New Roman" w:cs="Times New Roman"/>
          <w:b w:val="0"/>
          <w:noProof/>
          <w:color w:val="000000" w:themeColor="text1"/>
          <w:sz w:val="18"/>
          <w:szCs w:val="18"/>
        </w:rPr>
        <w:t>tions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_Toc295508360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91</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 w:val="0"/>
          <w:bCs w:val="0"/>
          <w:noProof/>
          <w:color w:val="000000" w:themeColor="text1"/>
          <w:sz w:val="18"/>
          <w:szCs w:val="18"/>
        </w:rPr>
      </w:pPr>
      <w:r w:rsidRPr="00557D54">
        <w:rPr>
          <w:rFonts w:ascii="Times New Roman" w:hAnsi="Times New Roman" w:cs="Times New Roman"/>
          <w:b w:val="0"/>
          <w:noProof/>
          <w:color w:val="000000" w:themeColor="text1"/>
          <w:position w:val="-1"/>
          <w:sz w:val="18"/>
          <w:szCs w:val="18"/>
        </w:rPr>
        <w:t>Course Descriptions</w:t>
      </w:r>
      <w:r w:rsidRPr="00557D54">
        <w:rPr>
          <w:rFonts w:ascii="Times New Roman" w:hAnsi="Times New Roman" w:cs="Times New Roman"/>
          <w:b w:val="0"/>
          <w:noProof/>
          <w:color w:val="000000" w:themeColor="text1"/>
          <w:sz w:val="18"/>
          <w:szCs w:val="18"/>
        </w:rPr>
        <w:tab/>
      </w:r>
      <w:r w:rsidR="00B67D28" w:rsidRPr="00557D54">
        <w:rPr>
          <w:rFonts w:ascii="Times New Roman" w:hAnsi="Times New Roman" w:cs="Times New Roman"/>
          <w:b w:val="0"/>
          <w:noProof/>
          <w:color w:val="000000" w:themeColor="text1"/>
          <w:sz w:val="18"/>
          <w:szCs w:val="18"/>
        </w:rPr>
        <w:fldChar w:fldCharType="begin"/>
      </w:r>
      <w:r w:rsidRPr="00557D54">
        <w:rPr>
          <w:rFonts w:ascii="Times New Roman" w:hAnsi="Times New Roman" w:cs="Times New Roman"/>
          <w:b w:val="0"/>
          <w:noProof/>
          <w:color w:val="000000" w:themeColor="text1"/>
          <w:sz w:val="18"/>
          <w:szCs w:val="18"/>
        </w:rPr>
        <w:instrText xml:space="preserve"> PAGEREF _Toc295508361 \h </w:instrText>
      </w:r>
      <w:r w:rsidR="00B67D28" w:rsidRPr="00557D54">
        <w:rPr>
          <w:rFonts w:ascii="Times New Roman" w:hAnsi="Times New Roman" w:cs="Times New Roman"/>
          <w:b w:val="0"/>
          <w:noProof/>
          <w:color w:val="000000" w:themeColor="text1"/>
          <w:sz w:val="18"/>
          <w:szCs w:val="18"/>
        </w:rPr>
      </w:r>
      <w:r w:rsidR="00B67D28" w:rsidRPr="00557D54">
        <w:rPr>
          <w:rFonts w:ascii="Times New Roman" w:hAnsi="Times New Roman" w:cs="Times New Roman"/>
          <w:b w:val="0"/>
          <w:noProof/>
          <w:color w:val="000000" w:themeColor="text1"/>
          <w:sz w:val="18"/>
          <w:szCs w:val="18"/>
        </w:rPr>
        <w:fldChar w:fldCharType="separate"/>
      </w:r>
      <w:r w:rsidR="009D07A9">
        <w:rPr>
          <w:rFonts w:ascii="Times New Roman" w:hAnsi="Times New Roman" w:cs="Times New Roman"/>
          <w:b w:val="0"/>
          <w:noProof/>
          <w:color w:val="000000" w:themeColor="text1"/>
          <w:sz w:val="18"/>
          <w:szCs w:val="18"/>
        </w:rPr>
        <w:t>91</w:t>
      </w:r>
      <w:r w:rsidR="00B67D28" w:rsidRPr="00557D54">
        <w:rPr>
          <w:rFonts w:ascii="Times New Roman" w:hAnsi="Times New Roman" w:cs="Times New Roman"/>
          <w:b w:val="0"/>
          <w:noProof/>
          <w:color w:val="000000" w:themeColor="text1"/>
          <w:sz w:val="18"/>
          <w:szCs w:val="18"/>
        </w:rPr>
        <w:fldChar w:fldCharType="end"/>
      </w:r>
    </w:p>
    <w:p w:rsidR="00557D54" w:rsidRPr="00557D54" w:rsidRDefault="00557D54" w:rsidP="00557D54">
      <w:pPr>
        <w:pStyle w:val="TOC2"/>
        <w:spacing w:before="0"/>
        <w:rPr>
          <w:rFonts w:ascii="Times New Roman" w:hAnsi="Times New Roman" w:cs="Times New Roman"/>
          <w:bCs w:val="0"/>
          <w:noProof/>
          <w:color w:val="000000" w:themeColor="text1"/>
        </w:rPr>
      </w:pPr>
      <w:r w:rsidRPr="00557D54">
        <w:rPr>
          <w:rFonts w:ascii="Times New Roman" w:hAnsi="Times New Roman" w:cs="Times New Roman"/>
          <w:bCs w:val="0"/>
          <w:noProof/>
          <w:color w:val="000000" w:themeColor="text1"/>
        </w:rPr>
        <w:t>General Administrative Officers</w:t>
      </w:r>
      <w:r w:rsidRPr="00557D54">
        <w:rPr>
          <w:rFonts w:ascii="Times New Roman" w:hAnsi="Times New Roman" w:cs="Times New Roman"/>
          <w:bCs w:val="0"/>
          <w:noProof/>
          <w:color w:val="000000" w:themeColor="text1"/>
        </w:rPr>
        <w:tab/>
      </w:r>
      <w:r w:rsidR="00B67D28" w:rsidRPr="00557D54">
        <w:rPr>
          <w:rFonts w:ascii="Times New Roman" w:hAnsi="Times New Roman" w:cs="Times New Roman"/>
          <w:bCs w:val="0"/>
          <w:noProof/>
          <w:color w:val="000000" w:themeColor="text1"/>
        </w:rPr>
        <w:fldChar w:fldCharType="begin"/>
      </w:r>
      <w:r w:rsidRPr="00557D54">
        <w:rPr>
          <w:rFonts w:ascii="Times New Roman" w:hAnsi="Times New Roman" w:cs="Times New Roman"/>
          <w:bCs w:val="0"/>
          <w:noProof/>
          <w:color w:val="000000" w:themeColor="text1"/>
        </w:rPr>
        <w:instrText xml:space="preserve"> PAGEREF _Toc295508362 \h </w:instrText>
      </w:r>
      <w:r w:rsidR="00B67D28" w:rsidRPr="00557D54">
        <w:rPr>
          <w:rFonts w:ascii="Times New Roman" w:hAnsi="Times New Roman" w:cs="Times New Roman"/>
          <w:bCs w:val="0"/>
          <w:noProof/>
          <w:color w:val="000000" w:themeColor="text1"/>
        </w:rPr>
      </w:r>
      <w:r w:rsidR="00B67D28" w:rsidRPr="00557D54">
        <w:rPr>
          <w:rFonts w:ascii="Times New Roman" w:hAnsi="Times New Roman" w:cs="Times New Roman"/>
          <w:bCs w:val="0"/>
          <w:noProof/>
          <w:color w:val="000000" w:themeColor="text1"/>
        </w:rPr>
        <w:fldChar w:fldCharType="separate"/>
      </w:r>
      <w:r w:rsidR="009D07A9">
        <w:rPr>
          <w:rFonts w:ascii="Times New Roman" w:hAnsi="Times New Roman" w:cs="Times New Roman"/>
          <w:bCs w:val="0"/>
          <w:noProof/>
          <w:color w:val="000000" w:themeColor="text1"/>
        </w:rPr>
        <w:t>94</w:t>
      </w:r>
      <w:r w:rsidR="00B67D28" w:rsidRPr="00557D54">
        <w:rPr>
          <w:rFonts w:ascii="Times New Roman" w:hAnsi="Times New Roman" w:cs="Times New Roman"/>
          <w:bCs w:val="0"/>
          <w:noProof/>
          <w:color w:val="000000" w:themeColor="text1"/>
        </w:rPr>
        <w:fldChar w:fldCharType="end"/>
      </w:r>
    </w:p>
    <w:p w:rsidR="00557D54" w:rsidRPr="00557D54" w:rsidRDefault="00557D54" w:rsidP="00557D54">
      <w:pPr>
        <w:pStyle w:val="TOC2"/>
        <w:spacing w:before="0"/>
        <w:rPr>
          <w:rFonts w:ascii="Times New Roman" w:hAnsi="Times New Roman" w:cs="Times New Roman"/>
          <w:bCs w:val="0"/>
          <w:noProof/>
          <w:color w:val="000000" w:themeColor="text1"/>
        </w:rPr>
      </w:pPr>
      <w:r w:rsidRPr="00557D54">
        <w:rPr>
          <w:rFonts w:ascii="Times New Roman" w:hAnsi="Times New Roman" w:cs="Times New Roman"/>
          <w:bCs w:val="0"/>
          <w:noProof/>
          <w:color w:val="000000" w:themeColor="text1"/>
        </w:rPr>
        <w:t>Academic Officers</w:t>
      </w:r>
      <w:r w:rsidRPr="00557D54">
        <w:rPr>
          <w:rFonts w:ascii="Times New Roman" w:hAnsi="Times New Roman" w:cs="Times New Roman"/>
          <w:bCs w:val="0"/>
          <w:noProof/>
          <w:color w:val="000000" w:themeColor="text1"/>
        </w:rPr>
        <w:tab/>
      </w:r>
      <w:r w:rsidR="00B67D28" w:rsidRPr="00557D54">
        <w:rPr>
          <w:rFonts w:ascii="Times New Roman" w:hAnsi="Times New Roman" w:cs="Times New Roman"/>
          <w:bCs w:val="0"/>
          <w:noProof/>
          <w:color w:val="000000" w:themeColor="text1"/>
        </w:rPr>
        <w:fldChar w:fldCharType="begin"/>
      </w:r>
      <w:r w:rsidRPr="00557D54">
        <w:rPr>
          <w:rFonts w:ascii="Times New Roman" w:hAnsi="Times New Roman" w:cs="Times New Roman"/>
          <w:bCs w:val="0"/>
          <w:noProof/>
          <w:color w:val="000000" w:themeColor="text1"/>
        </w:rPr>
        <w:instrText xml:space="preserve"> PAGEREF _Toc295508363 \h </w:instrText>
      </w:r>
      <w:r w:rsidR="00B67D28" w:rsidRPr="00557D54">
        <w:rPr>
          <w:rFonts w:ascii="Times New Roman" w:hAnsi="Times New Roman" w:cs="Times New Roman"/>
          <w:bCs w:val="0"/>
          <w:noProof/>
          <w:color w:val="000000" w:themeColor="text1"/>
        </w:rPr>
      </w:r>
      <w:r w:rsidR="00B67D28" w:rsidRPr="00557D54">
        <w:rPr>
          <w:rFonts w:ascii="Times New Roman" w:hAnsi="Times New Roman" w:cs="Times New Roman"/>
          <w:bCs w:val="0"/>
          <w:noProof/>
          <w:color w:val="000000" w:themeColor="text1"/>
        </w:rPr>
        <w:fldChar w:fldCharType="separate"/>
      </w:r>
      <w:r w:rsidR="009D07A9">
        <w:rPr>
          <w:rFonts w:ascii="Times New Roman" w:hAnsi="Times New Roman" w:cs="Times New Roman"/>
          <w:bCs w:val="0"/>
          <w:noProof/>
          <w:color w:val="000000" w:themeColor="text1"/>
        </w:rPr>
        <w:t>94</w:t>
      </w:r>
      <w:r w:rsidR="00B67D28" w:rsidRPr="00557D54">
        <w:rPr>
          <w:rFonts w:ascii="Times New Roman" w:hAnsi="Times New Roman" w:cs="Times New Roman"/>
          <w:bCs w:val="0"/>
          <w:noProof/>
          <w:color w:val="000000" w:themeColor="text1"/>
        </w:rPr>
        <w:fldChar w:fldCharType="end"/>
      </w:r>
    </w:p>
    <w:p w:rsidR="00557D54" w:rsidRPr="00557D54" w:rsidRDefault="00557D54" w:rsidP="00557D54">
      <w:pPr>
        <w:pStyle w:val="TOC2"/>
        <w:spacing w:before="0"/>
        <w:rPr>
          <w:rFonts w:ascii="Times New Roman" w:hAnsi="Times New Roman" w:cs="Times New Roman"/>
          <w:bCs w:val="0"/>
          <w:noProof/>
          <w:color w:val="000000" w:themeColor="text1"/>
        </w:rPr>
      </w:pPr>
      <w:r w:rsidRPr="00557D54">
        <w:rPr>
          <w:rFonts w:ascii="Times New Roman" w:hAnsi="Times New Roman" w:cs="Times New Roman"/>
          <w:bCs w:val="0"/>
          <w:noProof/>
          <w:color w:val="000000" w:themeColor="text1"/>
        </w:rPr>
        <w:t>Academic Department Chairs</w:t>
      </w:r>
      <w:r w:rsidRPr="00557D54">
        <w:rPr>
          <w:rFonts w:ascii="Times New Roman" w:hAnsi="Times New Roman" w:cs="Times New Roman"/>
          <w:bCs w:val="0"/>
          <w:noProof/>
          <w:color w:val="000000" w:themeColor="text1"/>
        </w:rPr>
        <w:tab/>
      </w:r>
      <w:r w:rsidR="00B67D28" w:rsidRPr="00557D54">
        <w:rPr>
          <w:rFonts w:ascii="Times New Roman" w:hAnsi="Times New Roman" w:cs="Times New Roman"/>
          <w:bCs w:val="0"/>
          <w:noProof/>
          <w:color w:val="000000" w:themeColor="text1"/>
        </w:rPr>
        <w:fldChar w:fldCharType="begin"/>
      </w:r>
      <w:r w:rsidRPr="00557D54">
        <w:rPr>
          <w:rFonts w:ascii="Times New Roman" w:hAnsi="Times New Roman" w:cs="Times New Roman"/>
          <w:bCs w:val="0"/>
          <w:noProof/>
          <w:color w:val="000000" w:themeColor="text1"/>
        </w:rPr>
        <w:instrText xml:space="preserve"> PAGEREF _Toc295508364 \h </w:instrText>
      </w:r>
      <w:r w:rsidR="00B67D28" w:rsidRPr="00557D54">
        <w:rPr>
          <w:rFonts w:ascii="Times New Roman" w:hAnsi="Times New Roman" w:cs="Times New Roman"/>
          <w:bCs w:val="0"/>
          <w:noProof/>
          <w:color w:val="000000" w:themeColor="text1"/>
        </w:rPr>
      </w:r>
      <w:r w:rsidR="00B67D28" w:rsidRPr="00557D54">
        <w:rPr>
          <w:rFonts w:ascii="Times New Roman" w:hAnsi="Times New Roman" w:cs="Times New Roman"/>
          <w:bCs w:val="0"/>
          <w:noProof/>
          <w:color w:val="000000" w:themeColor="text1"/>
        </w:rPr>
        <w:fldChar w:fldCharType="separate"/>
      </w:r>
      <w:r w:rsidR="009D07A9">
        <w:rPr>
          <w:rFonts w:ascii="Times New Roman" w:hAnsi="Times New Roman" w:cs="Times New Roman"/>
          <w:bCs w:val="0"/>
          <w:noProof/>
          <w:color w:val="000000" w:themeColor="text1"/>
        </w:rPr>
        <w:t>94</w:t>
      </w:r>
      <w:r w:rsidR="00B67D28" w:rsidRPr="00557D54">
        <w:rPr>
          <w:rFonts w:ascii="Times New Roman" w:hAnsi="Times New Roman" w:cs="Times New Roman"/>
          <w:bCs w:val="0"/>
          <w:noProof/>
          <w:color w:val="000000" w:themeColor="text1"/>
        </w:rPr>
        <w:fldChar w:fldCharType="end"/>
      </w:r>
    </w:p>
    <w:p w:rsidR="00557D54" w:rsidRPr="00557D54" w:rsidRDefault="00557D54" w:rsidP="00557D54">
      <w:pPr>
        <w:pStyle w:val="TOC2"/>
        <w:spacing w:before="0"/>
        <w:rPr>
          <w:rFonts w:ascii="Times New Roman" w:hAnsi="Times New Roman" w:cs="Times New Roman"/>
          <w:bCs w:val="0"/>
          <w:noProof/>
          <w:color w:val="000000" w:themeColor="text1"/>
        </w:rPr>
      </w:pPr>
      <w:r w:rsidRPr="00557D54">
        <w:rPr>
          <w:rFonts w:ascii="Times New Roman" w:hAnsi="Times New Roman" w:cs="Times New Roman"/>
          <w:bCs w:val="0"/>
          <w:noProof/>
          <w:color w:val="000000" w:themeColor="text1"/>
        </w:rPr>
        <w:t>Administrative Support Staff</w:t>
      </w:r>
      <w:r w:rsidRPr="00557D54">
        <w:rPr>
          <w:rFonts w:ascii="Times New Roman" w:hAnsi="Times New Roman" w:cs="Times New Roman"/>
          <w:bCs w:val="0"/>
          <w:noProof/>
          <w:color w:val="000000" w:themeColor="text1"/>
        </w:rPr>
        <w:tab/>
      </w:r>
      <w:r w:rsidR="00B67D28" w:rsidRPr="00557D54">
        <w:rPr>
          <w:rFonts w:ascii="Times New Roman" w:hAnsi="Times New Roman" w:cs="Times New Roman"/>
          <w:bCs w:val="0"/>
          <w:noProof/>
          <w:color w:val="000000" w:themeColor="text1"/>
        </w:rPr>
        <w:fldChar w:fldCharType="begin"/>
      </w:r>
      <w:r w:rsidRPr="00557D54">
        <w:rPr>
          <w:rFonts w:ascii="Times New Roman" w:hAnsi="Times New Roman" w:cs="Times New Roman"/>
          <w:bCs w:val="0"/>
          <w:noProof/>
          <w:color w:val="000000" w:themeColor="text1"/>
        </w:rPr>
        <w:instrText xml:space="preserve"> PAGEREF _Toc295508365 \h </w:instrText>
      </w:r>
      <w:r w:rsidR="00B67D28" w:rsidRPr="00557D54">
        <w:rPr>
          <w:rFonts w:ascii="Times New Roman" w:hAnsi="Times New Roman" w:cs="Times New Roman"/>
          <w:bCs w:val="0"/>
          <w:noProof/>
          <w:color w:val="000000" w:themeColor="text1"/>
        </w:rPr>
      </w:r>
      <w:r w:rsidR="00B67D28" w:rsidRPr="00557D54">
        <w:rPr>
          <w:rFonts w:ascii="Times New Roman" w:hAnsi="Times New Roman" w:cs="Times New Roman"/>
          <w:bCs w:val="0"/>
          <w:noProof/>
          <w:color w:val="000000" w:themeColor="text1"/>
        </w:rPr>
        <w:fldChar w:fldCharType="separate"/>
      </w:r>
      <w:r w:rsidR="009D07A9">
        <w:rPr>
          <w:rFonts w:ascii="Times New Roman" w:hAnsi="Times New Roman" w:cs="Times New Roman"/>
          <w:bCs w:val="0"/>
          <w:noProof/>
          <w:color w:val="000000" w:themeColor="text1"/>
        </w:rPr>
        <w:t>95</w:t>
      </w:r>
      <w:r w:rsidR="00B67D28" w:rsidRPr="00557D54">
        <w:rPr>
          <w:rFonts w:ascii="Times New Roman" w:hAnsi="Times New Roman" w:cs="Times New Roman"/>
          <w:bCs w:val="0"/>
          <w:noProof/>
          <w:color w:val="000000" w:themeColor="text1"/>
        </w:rPr>
        <w:fldChar w:fldCharType="end"/>
      </w:r>
    </w:p>
    <w:p w:rsidR="00557D54" w:rsidRPr="00557D54" w:rsidRDefault="00557D54" w:rsidP="00557D54">
      <w:pPr>
        <w:pStyle w:val="TOC2"/>
        <w:spacing w:before="0"/>
        <w:rPr>
          <w:rFonts w:ascii="Times New Roman" w:hAnsi="Times New Roman" w:cs="Times New Roman"/>
          <w:bCs w:val="0"/>
          <w:noProof/>
          <w:color w:val="000000" w:themeColor="text1"/>
        </w:rPr>
      </w:pPr>
      <w:r w:rsidRPr="00557D54">
        <w:rPr>
          <w:rFonts w:ascii="Times New Roman" w:hAnsi="Times New Roman" w:cs="Times New Roman"/>
          <w:bCs w:val="0"/>
          <w:noProof/>
          <w:color w:val="000000" w:themeColor="text1"/>
        </w:rPr>
        <w:t>Personnel Emeriti</w:t>
      </w:r>
      <w:r w:rsidRPr="00557D54">
        <w:rPr>
          <w:rFonts w:ascii="Times New Roman" w:hAnsi="Times New Roman" w:cs="Times New Roman"/>
          <w:bCs w:val="0"/>
          <w:noProof/>
          <w:color w:val="000000" w:themeColor="text1"/>
        </w:rPr>
        <w:tab/>
      </w:r>
      <w:r w:rsidR="00B67D28" w:rsidRPr="00557D54">
        <w:rPr>
          <w:rFonts w:ascii="Times New Roman" w:hAnsi="Times New Roman" w:cs="Times New Roman"/>
          <w:bCs w:val="0"/>
          <w:noProof/>
          <w:color w:val="000000" w:themeColor="text1"/>
        </w:rPr>
        <w:fldChar w:fldCharType="begin"/>
      </w:r>
      <w:r w:rsidRPr="00557D54">
        <w:rPr>
          <w:rFonts w:ascii="Times New Roman" w:hAnsi="Times New Roman" w:cs="Times New Roman"/>
          <w:bCs w:val="0"/>
          <w:noProof/>
          <w:color w:val="000000" w:themeColor="text1"/>
        </w:rPr>
        <w:instrText xml:space="preserve"> PAGEREF _Toc295508366 \h </w:instrText>
      </w:r>
      <w:r w:rsidR="00B67D28" w:rsidRPr="00557D54">
        <w:rPr>
          <w:rFonts w:ascii="Times New Roman" w:hAnsi="Times New Roman" w:cs="Times New Roman"/>
          <w:bCs w:val="0"/>
          <w:noProof/>
          <w:color w:val="000000" w:themeColor="text1"/>
        </w:rPr>
      </w:r>
      <w:r w:rsidR="00B67D28" w:rsidRPr="00557D54">
        <w:rPr>
          <w:rFonts w:ascii="Times New Roman" w:hAnsi="Times New Roman" w:cs="Times New Roman"/>
          <w:bCs w:val="0"/>
          <w:noProof/>
          <w:color w:val="000000" w:themeColor="text1"/>
        </w:rPr>
        <w:fldChar w:fldCharType="separate"/>
      </w:r>
      <w:r w:rsidR="009D07A9">
        <w:rPr>
          <w:rFonts w:ascii="Times New Roman" w:hAnsi="Times New Roman" w:cs="Times New Roman"/>
          <w:bCs w:val="0"/>
          <w:noProof/>
          <w:color w:val="000000" w:themeColor="text1"/>
        </w:rPr>
        <w:t>96</w:t>
      </w:r>
      <w:r w:rsidR="00B67D28" w:rsidRPr="00557D54">
        <w:rPr>
          <w:rFonts w:ascii="Times New Roman" w:hAnsi="Times New Roman" w:cs="Times New Roman"/>
          <w:bCs w:val="0"/>
          <w:noProof/>
          <w:color w:val="000000" w:themeColor="text1"/>
        </w:rPr>
        <w:fldChar w:fldCharType="end"/>
      </w:r>
    </w:p>
    <w:p w:rsidR="00557D54" w:rsidRPr="00557D54" w:rsidRDefault="00557D54" w:rsidP="00557D54">
      <w:pPr>
        <w:pStyle w:val="TOC2"/>
        <w:spacing w:before="0"/>
        <w:rPr>
          <w:rFonts w:ascii="Times New Roman" w:hAnsi="Times New Roman" w:cs="Times New Roman"/>
          <w:bCs w:val="0"/>
          <w:caps/>
          <w:noProof/>
          <w:color w:val="000000" w:themeColor="text1"/>
          <w:sz w:val="18"/>
          <w:szCs w:val="18"/>
        </w:rPr>
      </w:pPr>
      <w:r w:rsidRPr="00557D54">
        <w:rPr>
          <w:rFonts w:ascii="Times New Roman" w:hAnsi="Times New Roman" w:cs="Times New Roman"/>
          <w:bCs w:val="0"/>
          <w:noProof/>
          <w:color w:val="000000" w:themeColor="text1"/>
        </w:rPr>
        <w:t>Telephone Directory</w:t>
      </w:r>
      <w:r w:rsidRPr="00557D54">
        <w:rPr>
          <w:rFonts w:ascii="Times New Roman" w:hAnsi="Times New Roman" w:cs="Times New Roman"/>
          <w:bCs w:val="0"/>
          <w:noProof/>
          <w:color w:val="000000" w:themeColor="text1"/>
        </w:rPr>
        <w:tab/>
      </w:r>
      <w:r w:rsidR="00B67D28" w:rsidRPr="00557D54">
        <w:rPr>
          <w:rFonts w:ascii="Times New Roman" w:hAnsi="Times New Roman" w:cs="Times New Roman"/>
          <w:noProof/>
          <w:color w:val="000000" w:themeColor="text1"/>
          <w:sz w:val="18"/>
          <w:szCs w:val="18"/>
        </w:rPr>
        <w:fldChar w:fldCharType="begin"/>
      </w:r>
      <w:r w:rsidRPr="00557D54">
        <w:rPr>
          <w:rFonts w:ascii="Times New Roman" w:hAnsi="Times New Roman" w:cs="Times New Roman"/>
          <w:noProof/>
          <w:color w:val="000000" w:themeColor="text1"/>
          <w:sz w:val="18"/>
          <w:szCs w:val="18"/>
        </w:rPr>
        <w:instrText xml:space="preserve"> PAGEREF _Toc295508367 \h </w:instrText>
      </w:r>
      <w:r w:rsidR="00B67D28" w:rsidRPr="00557D54">
        <w:rPr>
          <w:rFonts w:ascii="Times New Roman" w:hAnsi="Times New Roman" w:cs="Times New Roman"/>
          <w:noProof/>
          <w:color w:val="000000" w:themeColor="text1"/>
          <w:sz w:val="18"/>
          <w:szCs w:val="18"/>
        </w:rPr>
      </w:r>
      <w:r w:rsidR="00B67D28" w:rsidRPr="00557D54">
        <w:rPr>
          <w:rFonts w:ascii="Times New Roman" w:hAnsi="Times New Roman" w:cs="Times New Roman"/>
          <w:noProof/>
          <w:color w:val="000000" w:themeColor="text1"/>
          <w:sz w:val="18"/>
          <w:szCs w:val="18"/>
        </w:rPr>
        <w:fldChar w:fldCharType="separate"/>
      </w:r>
      <w:r w:rsidR="009D07A9">
        <w:rPr>
          <w:rFonts w:ascii="Times New Roman" w:hAnsi="Times New Roman" w:cs="Times New Roman"/>
          <w:noProof/>
          <w:color w:val="000000" w:themeColor="text1"/>
          <w:sz w:val="18"/>
          <w:szCs w:val="18"/>
        </w:rPr>
        <w:t>99</w:t>
      </w:r>
      <w:r w:rsidR="00B67D28" w:rsidRPr="00557D54">
        <w:rPr>
          <w:rFonts w:ascii="Times New Roman" w:hAnsi="Times New Roman" w:cs="Times New Roman"/>
          <w:noProof/>
          <w:color w:val="000000" w:themeColor="text1"/>
          <w:sz w:val="18"/>
          <w:szCs w:val="18"/>
        </w:rPr>
        <w:fldChar w:fldCharType="end"/>
      </w:r>
    </w:p>
    <w:p w:rsidR="00557D54" w:rsidRPr="00557D54" w:rsidRDefault="00557D54" w:rsidP="00C43359">
      <w:pPr>
        <w:pStyle w:val="TOC1"/>
        <w:tabs>
          <w:tab w:val="right" w:leader="dot" w:pos="4680"/>
        </w:tabs>
        <w:spacing w:before="0"/>
        <w:ind w:firstLine="360"/>
        <w:rPr>
          <w:rFonts w:ascii="Times New Roman" w:hAnsi="Times New Roman" w:cs="Times New Roman"/>
          <w:bCs w:val="0"/>
          <w:caps w:val="0"/>
          <w:noProof/>
          <w:color w:val="000000" w:themeColor="text1"/>
          <w:sz w:val="18"/>
          <w:szCs w:val="18"/>
        </w:rPr>
      </w:pPr>
      <w:r w:rsidRPr="00557D54">
        <w:rPr>
          <w:rFonts w:ascii="Times New Roman" w:hAnsi="Times New Roman" w:cs="Times New Roman"/>
          <w:caps w:val="0"/>
          <w:noProof/>
          <w:color w:val="000000" w:themeColor="text1"/>
          <w:position w:val="-1"/>
          <w:sz w:val="18"/>
          <w:szCs w:val="18"/>
        </w:rPr>
        <w:t>Universi</w:t>
      </w:r>
      <w:r w:rsidRPr="00557D54">
        <w:rPr>
          <w:rFonts w:ascii="Times New Roman" w:hAnsi="Times New Roman" w:cs="Times New Roman"/>
          <w:caps w:val="0"/>
          <w:noProof/>
          <w:color w:val="000000" w:themeColor="text1"/>
          <w:spacing w:val="6"/>
          <w:position w:val="-1"/>
          <w:sz w:val="18"/>
          <w:szCs w:val="18"/>
        </w:rPr>
        <w:t>t</w:t>
      </w:r>
      <w:r w:rsidRPr="00557D54">
        <w:rPr>
          <w:rFonts w:ascii="Times New Roman" w:hAnsi="Times New Roman" w:cs="Times New Roman"/>
          <w:caps w:val="0"/>
          <w:noProof/>
          <w:color w:val="000000" w:themeColor="text1"/>
          <w:position w:val="-1"/>
          <w:sz w:val="18"/>
          <w:szCs w:val="18"/>
        </w:rPr>
        <w:t>y System Of Georgia</w:t>
      </w:r>
      <w:r w:rsidRPr="00557D54">
        <w:rPr>
          <w:rFonts w:ascii="Times New Roman" w:hAnsi="Times New Roman" w:cs="Times New Roman"/>
          <w:caps w:val="0"/>
          <w:noProof/>
          <w:color w:val="000000" w:themeColor="text1"/>
          <w:sz w:val="18"/>
          <w:szCs w:val="18"/>
        </w:rPr>
        <w:tab/>
      </w:r>
      <w:r w:rsidR="00B67D28" w:rsidRPr="00557D54">
        <w:rPr>
          <w:rFonts w:ascii="Times New Roman" w:hAnsi="Times New Roman" w:cs="Times New Roman"/>
          <w:noProof/>
          <w:color w:val="000000" w:themeColor="text1"/>
          <w:sz w:val="18"/>
          <w:szCs w:val="18"/>
        </w:rPr>
        <w:fldChar w:fldCharType="begin"/>
      </w:r>
      <w:r w:rsidRPr="00557D54">
        <w:rPr>
          <w:rFonts w:ascii="Times New Roman" w:hAnsi="Times New Roman" w:cs="Times New Roman"/>
          <w:noProof/>
          <w:color w:val="000000" w:themeColor="text1"/>
          <w:sz w:val="18"/>
          <w:szCs w:val="18"/>
        </w:rPr>
        <w:instrText xml:space="preserve"> PAGEREF _Toc295508368 \h </w:instrText>
      </w:r>
      <w:r w:rsidR="00B67D28" w:rsidRPr="00557D54">
        <w:rPr>
          <w:rFonts w:ascii="Times New Roman" w:hAnsi="Times New Roman" w:cs="Times New Roman"/>
          <w:noProof/>
          <w:color w:val="000000" w:themeColor="text1"/>
          <w:sz w:val="18"/>
          <w:szCs w:val="18"/>
        </w:rPr>
      </w:r>
      <w:r w:rsidR="00B67D28" w:rsidRPr="00557D54">
        <w:rPr>
          <w:rFonts w:ascii="Times New Roman" w:hAnsi="Times New Roman" w:cs="Times New Roman"/>
          <w:noProof/>
          <w:color w:val="000000" w:themeColor="text1"/>
          <w:sz w:val="18"/>
          <w:szCs w:val="18"/>
        </w:rPr>
        <w:fldChar w:fldCharType="separate"/>
      </w:r>
      <w:r w:rsidR="009D07A9">
        <w:rPr>
          <w:rFonts w:ascii="Times New Roman" w:hAnsi="Times New Roman" w:cs="Times New Roman"/>
          <w:noProof/>
          <w:color w:val="000000" w:themeColor="text1"/>
          <w:sz w:val="18"/>
          <w:szCs w:val="18"/>
        </w:rPr>
        <w:t>100</w:t>
      </w:r>
      <w:r w:rsidR="00B67D28" w:rsidRPr="00557D54">
        <w:rPr>
          <w:rFonts w:ascii="Times New Roman" w:hAnsi="Times New Roman" w:cs="Times New Roman"/>
          <w:noProof/>
          <w:color w:val="000000" w:themeColor="text1"/>
          <w:sz w:val="18"/>
          <w:szCs w:val="18"/>
        </w:rPr>
        <w:fldChar w:fldCharType="end"/>
      </w:r>
    </w:p>
    <w:p w:rsidR="00557D54" w:rsidRPr="00557D54" w:rsidRDefault="00557D54" w:rsidP="00C43359">
      <w:pPr>
        <w:pStyle w:val="TOC1"/>
        <w:tabs>
          <w:tab w:val="right" w:leader="dot" w:pos="4680"/>
        </w:tabs>
        <w:spacing w:before="0"/>
        <w:ind w:firstLine="360"/>
        <w:rPr>
          <w:rFonts w:asciiTheme="minorHAnsi" w:hAnsiTheme="minorHAnsi"/>
          <w:bCs w:val="0"/>
          <w:caps w:val="0"/>
          <w:noProof/>
          <w:color w:val="000000" w:themeColor="text1"/>
          <w:sz w:val="22"/>
          <w:szCs w:val="22"/>
        </w:rPr>
      </w:pPr>
      <w:r w:rsidRPr="00557D54">
        <w:rPr>
          <w:rFonts w:ascii="Times New Roman" w:hAnsi="Times New Roman" w:cs="Times New Roman"/>
          <w:caps w:val="0"/>
          <w:noProof/>
          <w:color w:val="000000" w:themeColor="text1"/>
          <w:position w:val="-1"/>
          <w:sz w:val="18"/>
          <w:szCs w:val="18"/>
        </w:rPr>
        <w:t>Institutions</w:t>
      </w:r>
      <w:r w:rsidRPr="00557D54">
        <w:rPr>
          <w:rFonts w:ascii="Times New Roman" w:hAnsi="Times New Roman" w:cs="Times New Roman"/>
          <w:caps w:val="0"/>
          <w:noProof/>
          <w:color w:val="000000" w:themeColor="text1"/>
          <w:sz w:val="18"/>
          <w:szCs w:val="18"/>
        </w:rPr>
        <w:tab/>
      </w:r>
      <w:r w:rsidR="00B67D28" w:rsidRPr="00557D54">
        <w:rPr>
          <w:rFonts w:ascii="Times New Roman" w:hAnsi="Times New Roman" w:cs="Times New Roman"/>
          <w:noProof/>
          <w:color w:val="000000" w:themeColor="text1"/>
          <w:sz w:val="18"/>
          <w:szCs w:val="18"/>
        </w:rPr>
        <w:fldChar w:fldCharType="begin"/>
      </w:r>
      <w:r w:rsidRPr="00557D54">
        <w:rPr>
          <w:rFonts w:ascii="Times New Roman" w:hAnsi="Times New Roman" w:cs="Times New Roman"/>
          <w:noProof/>
          <w:color w:val="000000" w:themeColor="text1"/>
          <w:sz w:val="18"/>
          <w:szCs w:val="18"/>
        </w:rPr>
        <w:instrText xml:space="preserve"> PAGEREF _Toc295508369 \h </w:instrText>
      </w:r>
      <w:r w:rsidR="00B67D28" w:rsidRPr="00557D54">
        <w:rPr>
          <w:rFonts w:ascii="Times New Roman" w:hAnsi="Times New Roman" w:cs="Times New Roman"/>
          <w:noProof/>
          <w:color w:val="000000" w:themeColor="text1"/>
          <w:sz w:val="18"/>
          <w:szCs w:val="18"/>
        </w:rPr>
      </w:r>
      <w:r w:rsidR="00B67D28" w:rsidRPr="00557D54">
        <w:rPr>
          <w:rFonts w:ascii="Times New Roman" w:hAnsi="Times New Roman" w:cs="Times New Roman"/>
          <w:noProof/>
          <w:color w:val="000000" w:themeColor="text1"/>
          <w:sz w:val="18"/>
          <w:szCs w:val="18"/>
        </w:rPr>
        <w:fldChar w:fldCharType="separate"/>
      </w:r>
      <w:r w:rsidR="009D07A9">
        <w:rPr>
          <w:rFonts w:ascii="Times New Roman" w:hAnsi="Times New Roman" w:cs="Times New Roman"/>
          <w:noProof/>
          <w:color w:val="000000" w:themeColor="text1"/>
          <w:sz w:val="18"/>
          <w:szCs w:val="18"/>
        </w:rPr>
        <w:t>102</w:t>
      </w:r>
      <w:r w:rsidR="00B67D28" w:rsidRPr="00557D54">
        <w:rPr>
          <w:rFonts w:ascii="Times New Roman" w:hAnsi="Times New Roman" w:cs="Times New Roman"/>
          <w:noProof/>
          <w:color w:val="000000" w:themeColor="text1"/>
          <w:sz w:val="18"/>
          <w:szCs w:val="18"/>
        </w:rPr>
        <w:fldChar w:fldCharType="end"/>
      </w:r>
    </w:p>
    <w:p w:rsidR="00F677A9" w:rsidRPr="00EF6E73" w:rsidRDefault="00B67D28" w:rsidP="00EF6E73">
      <w:pPr>
        <w:tabs>
          <w:tab w:val="right" w:leader="dot" w:pos="4680"/>
        </w:tabs>
        <w:spacing w:after="0"/>
        <w:ind w:left="360" w:right="180" w:firstLine="0"/>
        <w:rPr>
          <w:rFonts w:ascii="Times New Roman" w:hAnsi="Times New Roman" w:cs="Times New Roman"/>
          <w:sz w:val="18"/>
          <w:szCs w:val="18"/>
        </w:rPr>
      </w:pPr>
      <w:r w:rsidRPr="00557D54">
        <w:rPr>
          <w:rFonts w:ascii="Times New Roman" w:hAnsi="Times New Roman" w:cs="Times New Roman"/>
          <w:color w:val="000000" w:themeColor="text1"/>
          <w:sz w:val="18"/>
          <w:szCs w:val="18"/>
        </w:rPr>
        <w:fldChar w:fldCharType="end"/>
      </w:r>
    </w:p>
    <w:p w:rsidR="00F677A9" w:rsidRDefault="00F677A9" w:rsidP="00F677A9">
      <w:pPr>
        <w:spacing w:after="0"/>
      </w:pPr>
    </w:p>
    <w:p w:rsidR="00441123" w:rsidRDefault="00441123">
      <w:r>
        <w:br w:type="page"/>
      </w:r>
    </w:p>
    <w:p w:rsidR="00F677A9" w:rsidRDefault="00F677A9">
      <w:pPr>
        <w:sectPr w:rsidR="00F677A9" w:rsidSect="00872727">
          <w:headerReference w:type="default" r:id="rId16"/>
          <w:type w:val="continuous"/>
          <w:pgSz w:w="12240" w:h="15840" w:code="1"/>
          <w:pgMar w:top="720" w:right="720" w:bottom="288" w:left="1440" w:header="720" w:footer="288" w:gutter="0"/>
          <w:cols w:num="2" w:space="360"/>
          <w:docGrid w:linePitch="360"/>
        </w:sectPr>
      </w:pPr>
    </w:p>
    <w:p w:rsidR="00872FE7" w:rsidRDefault="00872FE7" w:rsidP="00872FE7">
      <w:pPr>
        <w:spacing w:after="0"/>
        <w:jc w:val="center"/>
        <w:rPr>
          <w:rFonts w:ascii="Times New Roman" w:eastAsia="Times New Roman" w:hAnsi="Times New Roman" w:cs="Times New Roman"/>
          <w:b/>
          <w:bCs/>
          <w:color w:val="000000"/>
          <w:sz w:val="24"/>
          <w:szCs w:val="24"/>
        </w:rPr>
      </w:pPr>
      <w:r w:rsidRPr="000A7B93">
        <w:rPr>
          <w:rFonts w:ascii="Times New Roman" w:eastAsia="Times New Roman" w:hAnsi="Times New Roman" w:cs="Times New Roman"/>
          <w:b/>
          <w:bCs/>
          <w:color w:val="000000"/>
          <w:sz w:val="24"/>
          <w:szCs w:val="24"/>
        </w:rPr>
        <w:lastRenderedPageBreak/>
        <w:t>Office of Academic Services and Registrar</w:t>
      </w:r>
    </w:p>
    <w:tbl>
      <w:tblPr>
        <w:tblpPr w:leftFromText="180" w:rightFromText="180" w:vertAnchor="page" w:horzAnchor="margin" w:tblpX="126" w:tblpY="1726"/>
        <w:tblW w:w="9946" w:type="dxa"/>
        <w:tblLook w:val="04A0"/>
      </w:tblPr>
      <w:tblGrid>
        <w:gridCol w:w="1426"/>
        <w:gridCol w:w="8520"/>
      </w:tblGrid>
      <w:tr w:rsidR="00872FE7" w:rsidRPr="000A7B93" w:rsidTr="008D02C3">
        <w:trPr>
          <w:trHeight w:val="274"/>
        </w:trPr>
        <w:tc>
          <w:tcPr>
            <w:tcW w:w="1426" w:type="dxa"/>
            <w:tcBorders>
              <w:top w:val="single" w:sz="4" w:space="0" w:color="auto"/>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June 1</w:t>
            </w:r>
          </w:p>
        </w:tc>
        <w:tc>
          <w:tcPr>
            <w:tcW w:w="8520" w:type="dxa"/>
            <w:tcBorders>
              <w:top w:val="single" w:sz="4" w:space="0" w:color="auto"/>
              <w:left w:val="nil"/>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apply for Admission and Readmission for Fall Semester</w:t>
            </w:r>
          </w:p>
        </w:tc>
      </w:tr>
      <w:tr w:rsidR="00872FE7" w:rsidRPr="000A7B93"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3-5</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and Staff Institute</w:t>
            </w:r>
          </w:p>
        </w:tc>
      </w:tr>
      <w:tr w:rsidR="00872FE7" w:rsidRPr="000A7B93"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6</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Residence Halls open for new students (First-time Freshmen/Transfer) 7:00 a.m. - 5:00 p.m.</w:t>
            </w:r>
          </w:p>
        </w:tc>
      </w:tr>
      <w:tr w:rsidR="00872FE7" w:rsidRPr="000A7B93"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8</w:t>
            </w:r>
          </w:p>
        </w:tc>
        <w:tc>
          <w:tcPr>
            <w:tcW w:w="8520" w:type="dxa"/>
            <w:tcBorders>
              <w:top w:val="nil"/>
              <w:left w:val="nil"/>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Compass Testing, 8:00 a.m. - 5:00 p.m.</w:t>
            </w:r>
          </w:p>
        </w:tc>
      </w:tr>
      <w:tr w:rsidR="00872FE7" w:rsidRPr="000A7B93" w:rsidTr="008D02C3">
        <w:trPr>
          <w:trHeight w:val="607"/>
        </w:trPr>
        <w:tc>
          <w:tcPr>
            <w:tcW w:w="1426" w:type="dxa"/>
            <w:tcBorders>
              <w:top w:val="nil"/>
              <w:left w:val="single" w:sz="4" w:space="0" w:color="auto"/>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9</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New Student Orientation for students and parents begins at 8:00 a.m.—Noon.  Academic advisement &amp; registration for new students &amp; transfers (August new student orientation participants only) 1:00 p.m. –5:00 p.m.  Freshman induction begins at 7:00 p.m.</w:t>
            </w:r>
          </w:p>
        </w:tc>
      </w:tr>
      <w:tr w:rsidR="00872FE7" w:rsidRPr="000A7B93" w:rsidTr="008D02C3">
        <w:trPr>
          <w:trHeight w:val="247"/>
        </w:trPr>
        <w:tc>
          <w:tcPr>
            <w:tcW w:w="1426" w:type="dxa"/>
            <w:tcBorders>
              <w:top w:val="nil"/>
              <w:left w:val="single" w:sz="4" w:space="0" w:color="auto"/>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9-14</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Welcome Week for New Residential Students</w:t>
            </w:r>
          </w:p>
        </w:tc>
      </w:tr>
      <w:tr w:rsidR="00872FE7" w:rsidRPr="000A7B93"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10</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New Student Registration (8:00 a.m. - 5:00 p.m.)</w:t>
            </w:r>
          </w:p>
        </w:tc>
      </w:tr>
      <w:tr w:rsidR="00872FE7" w:rsidRPr="000A7B93"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11-12</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Registration continues for all students (on campus and on web)</w:t>
            </w:r>
          </w:p>
        </w:tc>
      </w:tr>
      <w:tr w:rsidR="00872FE7" w:rsidRPr="000A7B93" w:rsidTr="008D02C3">
        <w:trPr>
          <w:trHeight w:val="479"/>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12-13</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Residence Halls check-in 10:00 a.m. -10:00 p.m. for returning students. (Students that have failed to reserve late check-in and have not checked in by August 13 will be deemed no-shows and are subject to losing their room assignment).</w:t>
            </w:r>
          </w:p>
        </w:tc>
      </w:tr>
      <w:tr w:rsidR="00872FE7" w:rsidRPr="000A7B93" w:rsidTr="008D02C3">
        <w:trPr>
          <w:trHeight w:val="288"/>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15</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Classes begin for Full Term and A Term Online; Faculty begin ongoing Attendance Verification Process</w:t>
            </w:r>
          </w:p>
        </w:tc>
      </w:tr>
      <w:tr w:rsidR="00872FE7" w:rsidRPr="000A7B93" w:rsidTr="008D02C3">
        <w:trPr>
          <w:trHeight w:val="385"/>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15-17</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Drop/add for Full Term and A Term Online classes. Classes cannot be added after August 17.  No refund will be made for classes voluntarily dropped after August 17.  (This does not apply to withdrawals from school). </w:t>
            </w:r>
          </w:p>
        </w:tc>
      </w:tr>
      <w:tr w:rsidR="00872FE7" w:rsidRPr="000A7B93"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August 18</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Fee payment deadline (by 4:00 p.m.) for registered classes</w:t>
            </w:r>
          </w:p>
        </w:tc>
      </w:tr>
      <w:tr w:rsidR="00872FE7" w:rsidRPr="000A7B93"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Attendance Verification Deadline for Full session and A Term classes</w:t>
            </w:r>
          </w:p>
        </w:tc>
      </w:tr>
      <w:tr w:rsidR="00872FE7" w:rsidRPr="000A7B93"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5</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Labor Day Holiday</w:t>
            </w:r>
          </w:p>
        </w:tc>
      </w:tr>
      <w:tr w:rsidR="00872FE7" w:rsidRPr="000A7B93"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6</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Traditional Classes resume</w:t>
            </w:r>
          </w:p>
        </w:tc>
      </w:tr>
      <w:tr w:rsidR="00872FE7" w:rsidRPr="000A7B93" w:rsidTr="008D02C3">
        <w:trPr>
          <w:trHeight w:val="274"/>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14-15</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Graduation Fair - 10:00 a.m.- 4:00 p.m.  Reese Student Union</w:t>
            </w:r>
          </w:p>
        </w:tc>
      </w:tr>
      <w:tr w:rsidR="00872FE7" w:rsidRPr="000A7B93"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September 15</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apply for graduation and pay graduation fee</w:t>
            </w:r>
          </w:p>
        </w:tc>
      </w:tr>
      <w:tr w:rsidR="00872FE7" w:rsidRPr="000A7B93"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A Term Online Classes with a grade of "W"</w:t>
            </w:r>
          </w:p>
        </w:tc>
      </w:tr>
      <w:tr w:rsidR="00872FE7" w:rsidRPr="000A7B93"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3</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Classes end for A Term Online </w:t>
            </w:r>
          </w:p>
        </w:tc>
      </w:tr>
      <w:tr w:rsidR="00872FE7" w:rsidRPr="000A7B93"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4</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Grades due in Banner for A Term Online Classes by 3:00 p.m. Classes Begin for B Term Online </w:t>
            </w:r>
          </w:p>
        </w:tc>
      </w:tr>
      <w:tr w:rsidR="00872FE7" w:rsidRPr="000A7B93" w:rsidTr="008D02C3">
        <w:trPr>
          <w:trHeight w:val="206"/>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4-5</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Mid-term examinations Full Session</w:t>
            </w:r>
          </w:p>
        </w:tc>
      </w:tr>
      <w:tr w:rsidR="00872FE7" w:rsidRPr="000A7B93"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7</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Faculty Attendance Verification Deadline for B Term classes</w:t>
            </w:r>
          </w:p>
        </w:tc>
      </w:tr>
      <w:tr w:rsidR="00872FE7" w:rsidRPr="000A7B93"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Mid-term grades for all students due in Banner by 3:00 p.m.</w:t>
            </w:r>
          </w:p>
        </w:tc>
      </w:tr>
      <w:tr w:rsidR="00872FE7" w:rsidRPr="000A7B93"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12</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a course and withdraw from school with a grade of "W" by 5:00 p.m. for Full Term Classes</w:t>
            </w:r>
          </w:p>
        </w:tc>
      </w:tr>
      <w:tr w:rsidR="00872FE7" w:rsidRPr="000A7B93"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TBA</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Regents' Test Dates </w:t>
            </w:r>
          </w:p>
        </w:tc>
      </w:tr>
      <w:tr w:rsidR="00872FE7" w:rsidRPr="000A7B93"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23-29</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xml:space="preserve">Homecoming Week -- </w:t>
            </w:r>
            <w:r w:rsidRPr="000A7B93">
              <w:rPr>
                <w:rFonts w:ascii="Times New Roman" w:eastAsia="Times New Roman" w:hAnsi="Times New Roman" w:cs="Times New Roman"/>
                <w:b/>
                <w:bCs/>
                <w:sz w:val="18"/>
                <w:szCs w:val="18"/>
              </w:rPr>
              <w:t xml:space="preserve"> (Homecoming - October 29)</w:t>
            </w:r>
          </w:p>
        </w:tc>
      </w:tr>
      <w:tr w:rsidR="00872FE7" w:rsidRPr="000A7B93"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October 26</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Last day to Drop B Term Online Classes with a grade of "W"</w:t>
            </w:r>
          </w:p>
        </w:tc>
      </w:tr>
      <w:tr w:rsidR="00872FE7" w:rsidRPr="000A7B93"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7-11</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Advisement for Spring Semester</w:t>
            </w:r>
          </w:p>
        </w:tc>
      </w:tr>
      <w:tr w:rsidR="00872FE7" w:rsidRPr="000A7B93" w:rsidTr="008D02C3">
        <w:trPr>
          <w:trHeight w:val="274"/>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14-18</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Registration for Spring Semester</w:t>
            </w:r>
          </w:p>
        </w:tc>
      </w:tr>
      <w:tr w:rsidR="00872FE7" w:rsidRPr="000A7B93" w:rsidTr="008D02C3">
        <w:trPr>
          <w:trHeight w:val="274"/>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1</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apply for Admission and Readmission for Spring Semester</w:t>
            </w:r>
          </w:p>
        </w:tc>
      </w:tr>
      <w:tr w:rsidR="00872FE7" w:rsidRPr="000A7B93"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November 15</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color w:val="000000"/>
                <w:sz w:val="18"/>
                <w:szCs w:val="18"/>
              </w:rPr>
            </w:pPr>
            <w:r w:rsidRPr="000A7B93">
              <w:rPr>
                <w:rFonts w:ascii="Times New Roman" w:eastAsia="Times New Roman" w:hAnsi="Times New Roman" w:cs="Times New Roman"/>
                <w:color w:val="000000"/>
                <w:sz w:val="18"/>
                <w:szCs w:val="18"/>
              </w:rPr>
              <w:t xml:space="preserve">Deadline to apply for Degree Audit </w:t>
            </w:r>
          </w:p>
        </w:tc>
      </w:tr>
      <w:tr w:rsidR="00872FE7" w:rsidRPr="000A7B93"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 </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remove "I" and "IP" grades before automatic "F"</w:t>
            </w:r>
          </w:p>
        </w:tc>
      </w:tr>
      <w:tr w:rsidR="00872FE7" w:rsidRPr="000A7B93"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23-27</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Thanksgiving Holidays</w:t>
            </w:r>
          </w:p>
        </w:tc>
      </w:tr>
      <w:tr w:rsidR="00872FE7" w:rsidRPr="000A7B93" w:rsidTr="008D02C3">
        <w:trPr>
          <w:trHeight w:val="219"/>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November 28</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Traditional Classes resume</w:t>
            </w:r>
          </w:p>
        </w:tc>
      </w:tr>
      <w:tr w:rsidR="00872FE7" w:rsidRPr="000A7B93" w:rsidTr="008D02C3">
        <w:trPr>
          <w:trHeight w:val="233"/>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2</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Classes end</w:t>
            </w:r>
          </w:p>
        </w:tc>
      </w:tr>
      <w:tr w:rsidR="00872FE7" w:rsidRPr="000A7B93"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3,5, 6</w:t>
            </w:r>
            <w:r>
              <w:rPr>
                <w:rFonts w:ascii="Times New Roman" w:eastAsia="Times New Roman" w:hAnsi="Times New Roman" w:cs="Times New Roman"/>
                <w:sz w:val="18"/>
                <w:szCs w:val="18"/>
              </w:rPr>
              <w:t xml:space="preserve">, &amp; </w:t>
            </w:r>
            <w:r w:rsidRPr="000A7B93">
              <w:rPr>
                <w:rFonts w:ascii="Times New Roman" w:eastAsia="Times New Roman" w:hAnsi="Times New Roman" w:cs="Times New Roman"/>
                <w:sz w:val="18"/>
                <w:szCs w:val="18"/>
              </w:rPr>
              <w:t>7</w:t>
            </w:r>
          </w:p>
        </w:tc>
        <w:tc>
          <w:tcPr>
            <w:tcW w:w="8520" w:type="dxa"/>
            <w:tcBorders>
              <w:top w:val="nil"/>
              <w:left w:val="nil"/>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Calibri" w:eastAsia="Times New Roman" w:hAnsi="Calibri" w:cs="Times New Roman"/>
                <w:b/>
                <w:bCs/>
                <w:color w:val="000000"/>
                <w:sz w:val="18"/>
                <w:szCs w:val="18"/>
              </w:rPr>
            </w:pPr>
            <w:r w:rsidRPr="000A7B93">
              <w:rPr>
                <w:rFonts w:ascii="Calibri" w:eastAsia="Times New Roman" w:hAnsi="Calibri" w:cs="Times New Roman"/>
                <w:b/>
                <w:bCs/>
                <w:color w:val="000000"/>
                <w:sz w:val="18"/>
                <w:szCs w:val="18"/>
              </w:rPr>
              <w:t>FINAL EXAMINATIONS FOR END OF TERM FOR ALL STUDENTS</w:t>
            </w:r>
          </w:p>
        </w:tc>
      </w:tr>
      <w:tr w:rsidR="00872FE7" w:rsidRPr="000A7B93" w:rsidTr="008D02C3">
        <w:trPr>
          <w:trHeight w:val="465"/>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8</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Residence hall check-out (late check-out begins at 3:00 p.m.); prior approval required for late check out or improper check out fee charged (fines begin after 3:00 p.m. without prior approval).</w:t>
            </w:r>
          </w:p>
        </w:tc>
      </w:tr>
      <w:tr w:rsidR="00872FE7" w:rsidRPr="000A7B93" w:rsidTr="008D02C3">
        <w:trPr>
          <w:trHeight w:val="260"/>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9</w:t>
            </w:r>
          </w:p>
        </w:tc>
        <w:tc>
          <w:tcPr>
            <w:tcW w:w="8520" w:type="dxa"/>
            <w:tcBorders>
              <w:top w:val="nil"/>
              <w:left w:val="nil"/>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Calibri" w:eastAsia="Times New Roman" w:hAnsi="Calibri" w:cs="Times New Roman"/>
                <w:b/>
                <w:bCs/>
                <w:color w:val="000000"/>
                <w:sz w:val="18"/>
                <w:szCs w:val="18"/>
              </w:rPr>
            </w:pPr>
            <w:r w:rsidRPr="000A7B93">
              <w:rPr>
                <w:rFonts w:ascii="Calibri" w:eastAsia="Times New Roman" w:hAnsi="Calibri" w:cs="Times New Roman"/>
                <w:b/>
                <w:bCs/>
                <w:color w:val="000000"/>
                <w:sz w:val="18"/>
                <w:szCs w:val="18"/>
              </w:rPr>
              <w:t>END OF TERM GRADES DUE IN BANNER BY 3:00 P.M. FOR ALL STUDENTS</w:t>
            </w:r>
          </w:p>
        </w:tc>
      </w:tr>
      <w:tr w:rsidR="00872FE7" w:rsidRPr="000A7B93" w:rsidTr="008D02C3">
        <w:trPr>
          <w:trHeight w:val="247"/>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10</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Commencement  9:45 a.m. Albany James H. Gray Civic Center</w:t>
            </w:r>
          </w:p>
        </w:tc>
      </w:tr>
      <w:tr w:rsidR="00872FE7" w:rsidRPr="000A7B93" w:rsidTr="008D02C3">
        <w:trPr>
          <w:trHeight w:val="479"/>
        </w:trPr>
        <w:tc>
          <w:tcPr>
            <w:tcW w:w="1426" w:type="dxa"/>
            <w:tcBorders>
              <w:top w:val="nil"/>
              <w:left w:val="single" w:sz="4" w:space="0" w:color="auto"/>
              <w:bottom w:val="single" w:sz="4" w:space="0" w:color="auto"/>
              <w:right w:val="single" w:sz="4" w:space="0" w:color="auto"/>
            </w:tcBorders>
            <w:shd w:val="clear" w:color="auto" w:fill="auto"/>
            <w:noWrap/>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December 16</w:t>
            </w:r>
          </w:p>
        </w:tc>
        <w:tc>
          <w:tcPr>
            <w:tcW w:w="8520" w:type="dxa"/>
            <w:tcBorders>
              <w:top w:val="nil"/>
              <w:left w:val="nil"/>
              <w:bottom w:val="single" w:sz="4" w:space="0" w:color="auto"/>
              <w:right w:val="single" w:sz="4" w:space="0" w:color="auto"/>
            </w:tcBorders>
            <w:shd w:val="clear" w:color="auto" w:fill="auto"/>
            <w:hideMark/>
          </w:tcPr>
          <w:p w:rsidR="00872FE7" w:rsidRPr="000A7B93" w:rsidRDefault="00872FE7" w:rsidP="008D02C3">
            <w:pPr>
              <w:spacing w:after="0"/>
              <w:ind w:firstLine="0"/>
              <w:rPr>
                <w:rFonts w:ascii="Times New Roman" w:eastAsia="Times New Roman" w:hAnsi="Times New Roman" w:cs="Times New Roman"/>
                <w:sz w:val="18"/>
                <w:szCs w:val="18"/>
              </w:rPr>
            </w:pPr>
            <w:r w:rsidRPr="000A7B93">
              <w:rPr>
                <w:rFonts w:ascii="Times New Roman" w:eastAsia="Times New Roman" w:hAnsi="Times New Roman" w:cs="Times New Roman"/>
                <w:sz w:val="18"/>
                <w:szCs w:val="18"/>
              </w:rPr>
              <w:t>Deadline to file Repeat Policy Application for courses repeated Fall Semester.  Any forms submitted after the deadline will not be processed.</w:t>
            </w:r>
          </w:p>
        </w:tc>
      </w:tr>
      <w:tr w:rsidR="00872FE7" w:rsidRPr="000A7B93" w:rsidTr="008D02C3">
        <w:trPr>
          <w:trHeight w:val="164"/>
        </w:trPr>
        <w:tc>
          <w:tcPr>
            <w:tcW w:w="9946" w:type="dxa"/>
            <w:gridSpan w:val="2"/>
            <w:tcBorders>
              <w:top w:val="nil"/>
              <w:left w:val="nil"/>
              <w:bottom w:val="nil"/>
              <w:right w:val="nil"/>
            </w:tcBorders>
            <w:shd w:val="clear" w:color="auto" w:fill="auto"/>
            <w:noWrap/>
            <w:vAlign w:val="bottom"/>
            <w:hideMark/>
          </w:tcPr>
          <w:p w:rsidR="00872FE7" w:rsidRPr="000A7B93" w:rsidRDefault="00872FE7" w:rsidP="008D02C3">
            <w:pPr>
              <w:spacing w:after="0"/>
              <w:ind w:firstLine="0"/>
              <w:rPr>
                <w:rFonts w:ascii="Times New Roman" w:eastAsia="Times New Roman" w:hAnsi="Times New Roman" w:cs="Times New Roman"/>
                <w:b/>
                <w:bCs/>
                <w:sz w:val="14"/>
                <w:szCs w:val="14"/>
              </w:rPr>
            </w:pPr>
            <w:r w:rsidRPr="000A7B93">
              <w:rPr>
                <w:rFonts w:ascii="Times New Roman" w:eastAsia="Times New Roman" w:hAnsi="Times New Roman" w:cs="Times New Roman"/>
                <w:b/>
                <w:bCs/>
                <w:sz w:val="14"/>
                <w:szCs w:val="14"/>
              </w:rPr>
              <w:t xml:space="preserve">See page </w:t>
            </w:r>
            <w:hyperlink w:anchor="wfPolicy" w:history="1">
              <w:r w:rsidR="00B67D28">
                <w:rPr>
                  <w:rStyle w:val="Hyperlink"/>
                  <w:rFonts w:ascii="Times New Roman" w:eastAsia="Times New Roman" w:hAnsi="Times New Roman" w:cs="Times New Roman"/>
                  <w:b/>
                  <w:bCs/>
                  <w:sz w:val="14"/>
                  <w:szCs w:val="14"/>
                </w:rPr>
                <w:fldChar w:fldCharType="begin"/>
              </w:r>
              <w:r>
                <w:rPr>
                  <w:rFonts w:ascii="Times New Roman" w:eastAsia="Times New Roman" w:hAnsi="Times New Roman" w:cs="Times New Roman"/>
                  <w:b/>
                  <w:bCs/>
                  <w:sz w:val="14"/>
                  <w:szCs w:val="14"/>
                </w:rPr>
                <w:instrText xml:space="preserve"> PAGEREF wfPolicy \h </w:instrText>
              </w:r>
              <w:r w:rsidR="00B67D28">
                <w:rPr>
                  <w:rStyle w:val="Hyperlink"/>
                  <w:rFonts w:ascii="Times New Roman" w:eastAsia="Times New Roman" w:hAnsi="Times New Roman" w:cs="Times New Roman"/>
                  <w:b/>
                  <w:bCs/>
                  <w:sz w:val="14"/>
                  <w:szCs w:val="14"/>
                </w:rPr>
              </w:r>
              <w:r w:rsidR="00B67D28">
                <w:rPr>
                  <w:rStyle w:val="Hyperlink"/>
                  <w:rFonts w:ascii="Times New Roman" w:eastAsia="Times New Roman" w:hAnsi="Times New Roman" w:cs="Times New Roman"/>
                  <w:b/>
                  <w:bCs/>
                  <w:sz w:val="14"/>
                  <w:szCs w:val="14"/>
                </w:rPr>
                <w:fldChar w:fldCharType="separate"/>
              </w:r>
              <w:r>
                <w:rPr>
                  <w:rFonts w:ascii="Times New Roman" w:eastAsia="Times New Roman" w:hAnsi="Times New Roman" w:cs="Times New Roman"/>
                  <w:b/>
                  <w:bCs/>
                  <w:noProof/>
                  <w:sz w:val="14"/>
                  <w:szCs w:val="14"/>
                </w:rPr>
                <w:t>49</w:t>
              </w:r>
              <w:r w:rsidR="00B67D28">
                <w:rPr>
                  <w:rStyle w:val="Hyperlink"/>
                  <w:rFonts w:ascii="Times New Roman" w:eastAsia="Times New Roman" w:hAnsi="Times New Roman" w:cs="Times New Roman"/>
                  <w:b/>
                  <w:bCs/>
                  <w:sz w:val="14"/>
                  <w:szCs w:val="14"/>
                </w:rPr>
                <w:fldChar w:fldCharType="end"/>
              </w:r>
            </w:hyperlink>
            <w:r w:rsidRPr="000A7B93">
              <w:rPr>
                <w:rFonts w:ascii="Times New Roman" w:eastAsia="Times New Roman" w:hAnsi="Times New Roman" w:cs="Times New Roman"/>
                <w:b/>
                <w:bCs/>
                <w:sz w:val="14"/>
                <w:szCs w:val="14"/>
              </w:rPr>
              <w:t xml:space="preserve"> of the undergraduate catalogue (on web) for "WF" policy after the 16 credit hour limit.</w:t>
            </w:r>
          </w:p>
        </w:tc>
      </w:tr>
      <w:tr w:rsidR="00872FE7" w:rsidRPr="000A7B93" w:rsidTr="008D02C3">
        <w:trPr>
          <w:trHeight w:val="274"/>
        </w:trPr>
        <w:tc>
          <w:tcPr>
            <w:tcW w:w="9946" w:type="dxa"/>
            <w:gridSpan w:val="2"/>
            <w:tcBorders>
              <w:top w:val="nil"/>
              <w:left w:val="nil"/>
              <w:bottom w:val="nil"/>
              <w:right w:val="nil"/>
            </w:tcBorders>
            <w:shd w:val="clear" w:color="auto" w:fill="auto"/>
            <w:noWrap/>
            <w:vAlign w:val="bottom"/>
            <w:hideMark/>
          </w:tcPr>
          <w:p w:rsidR="00872FE7" w:rsidRPr="000A7B93" w:rsidRDefault="00872FE7" w:rsidP="008D02C3">
            <w:pPr>
              <w:spacing w:after="0"/>
              <w:ind w:firstLine="0"/>
              <w:rPr>
                <w:rFonts w:ascii="Times New Roman" w:eastAsia="Times New Roman" w:hAnsi="Times New Roman" w:cs="Times New Roman"/>
                <w:color w:val="000000"/>
                <w:sz w:val="14"/>
                <w:szCs w:val="14"/>
              </w:rPr>
            </w:pPr>
            <w:r w:rsidRPr="000A7B93">
              <w:rPr>
                <w:rFonts w:ascii="Times New Roman" w:eastAsia="Times New Roman" w:hAnsi="Times New Roman" w:cs="Times New Roman"/>
                <w:color w:val="000000"/>
                <w:sz w:val="14"/>
                <w:szCs w:val="14"/>
              </w:rPr>
              <w:t>Albany State University reserves the right to make changes to the Academic Calendar when necessary.</w:t>
            </w:r>
          </w:p>
        </w:tc>
      </w:tr>
    </w:tbl>
    <w:p w:rsidR="00872FE7" w:rsidRPr="00872FE7" w:rsidRDefault="00872FE7" w:rsidP="00872FE7">
      <w:pPr>
        <w:pStyle w:val="Heading2"/>
        <w:spacing w:before="0"/>
        <w:ind w:firstLine="360"/>
        <w:jc w:val="center"/>
        <w:rPr>
          <w:color w:val="595959" w:themeColor="text1" w:themeTint="A6"/>
        </w:rPr>
      </w:pPr>
      <w:bookmarkStart w:id="0" w:name="_Toc295508161"/>
      <w:r w:rsidRPr="00872FE7">
        <w:rPr>
          <w:color w:val="595959" w:themeColor="text1" w:themeTint="A6"/>
        </w:rPr>
        <w:t>Academic calendar</w:t>
      </w:r>
      <w:bookmarkEnd w:id="0"/>
    </w:p>
    <w:p w:rsidR="00872FE7" w:rsidRDefault="00872FE7"/>
    <w:p w:rsidR="00872727" w:rsidRDefault="00872727">
      <w:pPr>
        <w:sectPr w:rsidR="00872727" w:rsidSect="00872727">
          <w:headerReference w:type="even" r:id="rId17"/>
          <w:type w:val="continuous"/>
          <w:pgSz w:w="12240" w:h="15840" w:code="1"/>
          <w:pgMar w:top="720" w:right="720" w:bottom="288" w:left="1440" w:header="720" w:footer="288" w:gutter="0"/>
          <w:cols w:space="720"/>
          <w:docGrid w:linePitch="360"/>
        </w:sectPr>
      </w:pPr>
    </w:p>
    <w:p w:rsidR="00872FE7" w:rsidRDefault="00872FE7"/>
    <w:p w:rsidR="00872FE7" w:rsidRDefault="00872FE7"/>
    <w:p w:rsidR="00872FE7" w:rsidRDefault="00872FE7"/>
    <w:p w:rsidR="00872FE7" w:rsidRDefault="00872FE7"/>
    <w:p w:rsidR="00872FE7" w:rsidRDefault="00872FE7"/>
    <w:p w:rsidR="00872FE7" w:rsidRDefault="00872FE7"/>
    <w:p w:rsidR="00872FE7" w:rsidRDefault="00872FE7"/>
    <w:p w:rsidR="00441123" w:rsidRDefault="00441123" w:rsidP="00C43359">
      <w:pPr>
        <w:ind w:firstLine="0"/>
      </w:pPr>
      <w:r>
        <w:br w:type="page"/>
      </w:r>
    </w:p>
    <w:p w:rsidR="00872727" w:rsidRPr="00872727" w:rsidRDefault="00872727" w:rsidP="00441123">
      <w:pPr>
        <w:pStyle w:val="Heading2"/>
        <w:spacing w:before="0"/>
        <w:ind w:left="180" w:right="180" w:firstLine="0"/>
        <w:jc w:val="center"/>
        <w:rPr>
          <w:rFonts w:ascii="Impact" w:hAnsi="Impact" w:cs="Impact"/>
          <w:b w:val="0"/>
          <w:color w:val="666666"/>
          <w:spacing w:val="34"/>
          <w:sz w:val="56"/>
          <w:szCs w:val="56"/>
        </w:rPr>
        <w:sectPr w:rsidR="00872727" w:rsidRPr="00872727" w:rsidSect="00872727">
          <w:headerReference w:type="default" r:id="rId18"/>
          <w:pgSz w:w="12240" w:h="15840" w:code="1"/>
          <w:pgMar w:top="720" w:right="720" w:bottom="288" w:left="1440" w:header="720" w:footer="288" w:gutter="0"/>
          <w:cols w:space="720"/>
          <w:docGrid w:linePitch="360"/>
        </w:sectPr>
      </w:pPr>
      <w:bookmarkStart w:id="1" w:name="_Toc294969615"/>
      <w:bookmarkStart w:id="2" w:name="_Toc295421877"/>
      <w:bookmarkStart w:id="3" w:name="_Toc295506561"/>
      <w:bookmarkStart w:id="4" w:name="_Toc295507640"/>
      <w:bookmarkStart w:id="5" w:name="_Toc295508162"/>
    </w:p>
    <w:p w:rsidR="00441123" w:rsidRPr="00872D63" w:rsidRDefault="00441123" w:rsidP="00441123">
      <w:pPr>
        <w:pStyle w:val="Heading2"/>
        <w:spacing w:before="0"/>
        <w:ind w:left="180" w:right="180" w:firstLine="0"/>
        <w:jc w:val="center"/>
        <w:rPr>
          <w:rFonts w:ascii="Impact" w:hAnsi="Impact" w:cs="Impact"/>
          <w:b w:val="0"/>
          <w:color w:val="666666"/>
          <w:spacing w:val="20"/>
          <w:sz w:val="44"/>
          <w:szCs w:val="44"/>
        </w:rPr>
      </w:pPr>
      <w:r w:rsidRPr="00872727">
        <w:rPr>
          <w:rFonts w:ascii="Impact" w:hAnsi="Impact" w:cs="Impact"/>
          <w:b w:val="0"/>
          <w:color w:val="666666"/>
          <w:spacing w:val="34"/>
          <w:sz w:val="56"/>
          <w:szCs w:val="56"/>
          <w:fitText w:val="6264" w:id="-161864192"/>
        </w:rPr>
        <w:lastRenderedPageBreak/>
        <w:t>H</w:t>
      </w:r>
      <w:r w:rsidRPr="00872727">
        <w:rPr>
          <w:rFonts w:ascii="Impact" w:hAnsi="Impact" w:cs="Impact"/>
          <w:b w:val="0"/>
          <w:color w:val="666666"/>
          <w:spacing w:val="34"/>
          <w:sz w:val="44"/>
          <w:szCs w:val="44"/>
          <w:fitText w:val="6264" w:id="-161864192"/>
        </w:rPr>
        <w:t xml:space="preserve">ISTORY OF THE </w:t>
      </w:r>
      <w:r w:rsidRPr="00872727">
        <w:rPr>
          <w:rFonts w:ascii="Impact" w:hAnsi="Impact" w:cs="Impact"/>
          <w:b w:val="0"/>
          <w:color w:val="666666"/>
          <w:spacing w:val="34"/>
          <w:sz w:val="56"/>
          <w:szCs w:val="56"/>
          <w:fitText w:val="6264" w:id="-161864192"/>
        </w:rPr>
        <w:t>A</w:t>
      </w:r>
      <w:r w:rsidRPr="00872727">
        <w:rPr>
          <w:rFonts w:ascii="Impact" w:hAnsi="Impact" w:cs="Impact"/>
          <w:b w:val="0"/>
          <w:color w:val="666666"/>
          <w:spacing w:val="34"/>
          <w:sz w:val="44"/>
          <w:szCs w:val="44"/>
          <w:fitText w:val="6264" w:id="-161864192"/>
        </w:rPr>
        <w:t xml:space="preserve">LBANY </w:t>
      </w:r>
      <w:r w:rsidRPr="00872727">
        <w:rPr>
          <w:rFonts w:ascii="Impact" w:hAnsi="Impact" w:cs="Impact"/>
          <w:b w:val="0"/>
          <w:color w:val="666666"/>
          <w:spacing w:val="34"/>
          <w:sz w:val="56"/>
          <w:szCs w:val="56"/>
          <w:fitText w:val="6264" w:id="-161864192"/>
        </w:rPr>
        <w:t>S</w:t>
      </w:r>
      <w:r w:rsidRPr="00872727">
        <w:rPr>
          <w:rFonts w:ascii="Impact" w:hAnsi="Impact" w:cs="Impact"/>
          <w:b w:val="0"/>
          <w:color w:val="666666"/>
          <w:spacing w:val="34"/>
          <w:sz w:val="44"/>
          <w:szCs w:val="44"/>
          <w:fitText w:val="6264" w:id="-161864192"/>
        </w:rPr>
        <w:t>TAT</w:t>
      </w:r>
      <w:r w:rsidRPr="00872727">
        <w:rPr>
          <w:rFonts w:ascii="Impact" w:hAnsi="Impact" w:cs="Impact"/>
          <w:b w:val="0"/>
          <w:color w:val="666666"/>
          <w:spacing w:val="5"/>
          <w:sz w:val="44"/>
          <w:szCs w:val="44"/>
          <w:fitText w:val="6264" w:id="-161864192"/>
        </w:rPr>
        <w:t>E</w:t>
      </w:r>
      <w:bookmarkEnd w:id="1"/>
      <w:bookmarkEnd w:id="2"/>
      <w:bookmarkEnd w:id="3"/>
      <w:bookmarkEnd w:id="4"/>
      <w:bookmarkEnd w:id="5"/>
    </w:p>
    <w:p w:rsidR="00441123" w:rsidRPr="00872D63" w:rsidRDefault="00441123" w:rsidP="00441123">
      <w:pPr>
        <w:pStyle w:val="Heading2"/>
        <w:spacing w:before="0"/>
        <w:ind w:left="180" w:right="180" w:firstLine="0"/>
        <w:jc w:val="center"/>
        <w:rPr>
          <w:rFonts w:ascii="Times New Roman" w:hAnsi="Times New Roman"/>
          <w:b w:val="0"/>
          <w:color w:val="FFFFFF" w:themeColor="background1"/>
          <w:spacing w:val="20"/>
          <w:sz w:val="20"/>
          <w:szCs w:val="20"/>
        </w:rPr>
      </w:pPr>
      <w:bookmarkStart w:id="6" w:name="_Toc294969616"/>
      <w:bookmarkStart w:id="7" w:name="_Toc295508163"/>
      <w:r w:rsidRPr="00080D93">
        <w:rPr>
          <w:rFonts w:ascii="Impact" w:hAnsi="Impact" w:cs="Impact"/>
          <w:b w:val="0"/>
          <w:color w:val="666666"/>
          <w:spacing w:val="28"/>
          <w:sz w:val="56"/>
          <w:szCs w:val="56"/>
          <w:fitText w:val="6264" w:id="-162769407"/>
        </w:rPr>
        <w:t>U</w:t>
      </w:r>
      <w:r w:rsidRPr="00080D93">
        <w:rPr>
          <w:rFonts w:ascii="Impact" w:hAnsi="Impact" w:cs="Impact"/>
          <w:b w:val="0"/>
          <w:color w:val="666666"/>
          <w:spacing w:val="28"/>
          <w:sz w:val="44"/>
          <w:szCs w:val="44"/>
          <w:fitText w:val="6264" w:id="-162769407"/>
        </w:rPr>
        <w:t>NIVERSITY</w:t>
      </w:r>
      <w:r w:rsidRPr="00080D93">
        <w:rPr>
          <w:rFonts w:ascii="Impact" w:hAnsi="Impact" w:cs="Impact"/>
          <w:b w:val="0"/>
          <w:color w:val="666666"/>
          <w:spacing w:val="28"/>
          <w:sz w:val="56"/>
          <w:szCs w:val="56"/>
          <w:fitText w:val="6264" w:id="-162769407"/>
        </w:rPr>
        <w:t xml:space="preserve"> G</w:t>
      </w:r>
      <w:r w:rsidRPr="00080D93">
        <w:rPr>
          <w:rFonts w:ascii="Impact" w:hAnsi="Impact" w:cs="Impact"/>
          <w:b w:val="0"/>
          <w:color w:val="666666"/>
          <w:spacing w:val="28"/>
          <w:sz w:val="44"/>
          <w:szCs w:val="44"/>
          <w:fitText w:val="6264" w:id="-162769407"/>
        </w:rPr>
        <w:t xml:space="preserve">RADUATE </w:t>
      </w:r>
      <w:r w:rsidRPr="00080D93">
        <w:rPr>
          <w:rFonts w:ascii="Impact" w:hAnsi="Impact" w:cs="Impact"/>
          <w:b w:val="0"/>
          <w:color w:val="666666"/>
          <w:spacing w:val="28"/>
          <w:sz w:val="56"/>
          <w:szCs w:val="56"/>
          <w:fitText w:val="6264" w:id="-162769407"/>
        </w:rPr>
        <w:t>S</w:t>
      </w:r>
      <w:r w:rsidRPr="00080D93">
        <w:rPr>
          <w:rFonts w:ascii="Impact" w:hAnsi="Impact" w:cs="Impact"/>
          <w:b w:val="0"/>
          <w:color w:val="666666"/>
          <w:spacing w:val="28"/>
          <w:sz w:val="44"/>
          <w:szCs w:val="44"/>
          <w:fitText w:val="6264" w:id="-162769407"/>
        </w:rPr>
        <w:t>CHOO</w:t>
      </w:r>
      <w:r w:rsidRPr="00080D93">
        <w:rPr>
          <w:rFonts w:ascii="Impact" w:hAnsi="Impact" w:cs="Impact"/>
          <w:b w:val="0"/>
          <w:color w:val="666666"/>
          <w:spacing w:val="14"/>
          <w:sz w:val="44"/>
          <w:szCs w:val="44"/>
          <w:fitText w:val="6264" w:id="-162769407"/>
        </w:rPr>
        <w:t>L</w:t>
      </w:r>
      <w:bookmarkEnd w:id="6"/>
      <w:bookmarkEnd w:id="7"/>
    </w:p>
    <w:p w:rsidR="00441123"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In the fall of 1972, Geo</w:t>
      </w:r>
      <w:r>
        <w:rPr>
          <w:rFonts w:ascii="Times New Roman" w:hAnsi="Times New Roman"/>
          <w:color w:val="191919"/>
          <w:spacing w:val="-4"/>
          <w:sz w:val="20"/>
          <w:szCs w:val="20"/>
        </w:rPr>
        <w:t>r</w:t>
      </w:r>
      <w:r>
        <w:rPr>
          <w:rFonts w:ascii="Times New Roman" w:hAnsi="Times New Roman"/>
          <w:color w:val="191919"/>
          <w:sz w:val="20"/>
          <w:szCs w:val="20"/>
        </w:rPr>
        <w:t>gia State University and then</w:t>
      </w:r>
      <w:r>
        <w:rPr>
          <w:rFonts w:ascii="Times New Roman" w:hAnsi="Times New Roman"/>
          <w:color w:val="191919"/>
          <w:spacing w:val="-11"/>
          <w:sz w:val="20"/>
          <w:szCs w:val="20"/>
        </w:rPr>
        <w:t xml:space="preserve"> </w:t>
      </w:r>
      <w:r>
        <w:rPr>
          <w:rFonts w:ascii="Times New Roman" w:hAnsi="Times New Roman"/>
          <w:color w:val="191919"/>
          <w:sz w:val="20"/>
          <w:szCs w:val="20"/>
        </w:rPr>
        <w:t>Albany State College entered into a cooperative agreement to provide,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College, graduate studies leading to the Master of Education degree. By a similar cooperative agreement with</w:t>
      </w:r>
      <w:r>
        <w:rPr>
          <w:rFonts w:ascii="Times New Roman" w:hAnsi="Times New Roman"/>
          <w:color w:val="191919"/>
          <w:spacing w:val="-4"/>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aldosta State College,</w:t>
      </w:r>
      <w:r>
        <w:rPr>
          <w:rFonts w:ascii="Times New Roman" w:hAnsi="Times New Roman"/>
          <w:color w:val="191919"/>
          <w:spacing w:val="-11"/>
          <w:sz w:val="20"/>
          <w:szCs w:val="20"/>
        </w:rPr>
        <w:t xml:space="preserve"> </w:t>
      </w:r>
      <w:r>
        <w:rPr>
          <w:rFonts w:ascii="Times New Roman" w:hAnsi="Times New Roman"/>
          <w:color w:val="191919"/>
          <w:sz w:val="20"/>
          <w:szCs w:val="20"/>
        </w:rPr>
        <w:t>Albany State began the Master of Business</w:t>
      </w:r>
      <w:r>
        <w:rPr>
          <w:rFonts w:ascii="Times New Roman" w:hAnsi="Times New Roman"/>
          <w:color w:val="191919"/>
          <w:spacing w:val="-11"/>
          <w:sz w:val="20"/>
          <w:szCs w:val="20"/>
        </w:rPr>
        <w:t xml:space="preserve"> </w:t>
      </w:r>
      <w:r>
        <w:rPr>
          <w:rFonts w:ascii="Times New Roman" w:hAnsi="Times New Roman"/>
          <w:color w:val="191919"/>
          <w:sz w:val="20"/>
          <w:szCs w:val="20"/>
        </w:rPr>
        <w:t>Administration degree program in October 1974.</w:t>
      </w:r>
    </w:p>
    <w:p w:rsidR="00441123"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In the fall of 1981,</w:t>
      </w:r>
      <w:r>
        <w:rPr>
          <w:rFonts w:ascii="Times New Roman" w:hAnsi="Times New Roman"/>
          <w:color w:val="191919"/>
          <w:spacing w:val="-11"/>
          <w:sz w:val="20"/>
          <w:szCs w:val="20"/>
        </w:rPr>
        <w:t xml:space="preserve"> </w:t>
      </w:r>
      <w:r>
        <w:rPr>
          <w:rFonts w:ascii="Times New Roman" w:hAnsi="Times New Roman"/>
          <w:color w:val="191919"/>
          <w:sz w:val="20"/>
          <w:szCs w:val="20"/>
        </w:rPr>
        <w:t>Albany State received approval from the Board of Regents to award independently both the Master of Business</w:t>
      </w:r>
      <w:r>
        <w:rPr>
          <w:rFonts w:ascii="Times New Roman" w:hAnsi="Times New Roman"/>
          <w:color w:val="191919"/>
          <w:spacing w:val="-11"/>
          <w:sz w:val="20"/>
          <w:szCs w:val="20"/>
        </w:rPr>
        <w:t xml:space="preserve"> </w:t>
      </w:r>
      <w:r>
        <w:rPr>
          <w:rFonts w:ascii="Times New Roman" w:hAnsi="Times New Roman"/>
          <w:color w:val="191919"/>
          <w:sz w:val="20"/>
          <w:szCs w:val="20"/>
        </w:rPr>
        <w:t>Administration and the Master of Education degrees. One year later in 1982, with the approval of the Board, the University o</w:t>
      </w:r>
      <w:r>
        <w:rPr>
          <w:rFonts w:ascii="Times New Roman" w:hAnsi="Times New Roman"/>
          <w:color w:val="191919"/>
          <w:spacing w:val="-4"/>
          <w:sz w:val="20"/>
          <w:szCs w:val="20"/>
        </w:rPr>
        <w:t>f</w:t>
      </w:r>
      <w:r>
        <w:rPr>
          <w:rFonts w:ascii="Times New Roman" w:hAnsi="Times New Roman"/>
          <w:color w:val="191919"/>
          <w:sz w:val="20"/>
          <w:szCs w:val="20"/>
        </w:rPr>
        <w:t>fered the Master of Science degree in Criminal Justice.</w:t>
      </w:r>
      <w:r>
        <w:rPr>
          <w:rFonts w:ascii="Times New Roman" w:hAnsi="Times New Roman"/>
          <w:color w:val="191919"/>
          <w:spacing w:val="-11"/>
          <w:sz w:val="20"/>
          <w:szCs w:val="20"/>
        </w:rPr>
        <w:t xml:space="preserve"> </w:t>
      </w:r>
      <w:r>
        <w:rPr>
          <w:rFonts w:ascii="Times New Roman" w:hAnsi="Times New Roman"/>
          <w:color w:val="191919"/>
          <w:sz w:val="20"/>
          <w:szCs w:val="20"/>
        </w:rPr>
        <w:t>Again with the collaborative e</w:t>
      </w:r>
      <w:r>
        <w:rPr>
          <w:rFonts w:ascii="Times New Roman" w:hAnsi="Times New Roman"/>
          <w:color w:val="191919"/>
          <w:spacing w:val="-4"/>
          <w:sz w:val="20"/>
          <w:szCs w:val="20"/>
        </w:rPr>
        <w:t>f</w:t>
      </w:r>
      <w:r>
        <w:rPr>
          <w:rFonts w:ascii="Times New Roman" w:hAnsi="Times New Roman"/>
          <w:color w:val="191919"/>
          <w:sz w:val="20"/>
          <w:szCs w:val="20"/>
        </w:rPr>
        <w:t>fort of the University of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11"/>
          <w:sz w:val="20"/>
          <w:szCs w:val="20"/>
        </w:rPr>
        <w:t xml:space="preserve"> </w:t>
      </w:r>
      <w:r>
        <w:rPr>
          <w:rFonts w:ascii="Times New Roman" w:hAnsi="Times New Roman"/>
          <w:color w:val="191919"/>
          <w:sz w:val="20"/>
          <w:szCs w:val="20"/>
        </w:rPr>
        <w:t>Albany State o</w:t>
      </w:r>
      <w:r>
        <w:rPr>
          <w:rFonts w:ascii="Times New Roman" w:hAnsi="Times New Roman"/>
          <w:color w:val="191919"/>
          <w:spacing w:val="-4"/>
          <w:sz w:val="20"/>
          <w:szCs w:val="20"/>
        </w:rPr>
        <w:t>f</w:t>
      </w:r>
      <w:r>
        <w:rPr>
          <w:rFonts w:ascii="Times New Roman" w:hAnsi="Times New Roman"/>
          <w:color w:val="191919"/>
          <w:sz w:val="20"/>
          <w:szCs w:val="20"/>
        </w:rPr>
        <w:t>fered the Education Specialist degree in Educational</w:t>
      </w:r>
      <w:r>
        <w:rPr>
          <w:rFonts w:ascii="Times New Roman" w:hAnsi="Times New Roman"/>
          <w:color w:val="191919"/>
          <w:spacing w:val="-11"/>
          <w:sz w:val="20"/>
          <w:szCs w:val="20"/>
        </w:rPr>
        <w:t xml:space="preserve"> </w:t>
      </w:r>
      <w:r>
        <w:rPr>
          <w:rFonts w:ascii="Times New Roman" w:hAnsi="Times New Roman"/>
          <w:color w:val="191919"/>
          <w:sz w:val="20"/>
          <w:szCs w:val="20"/>
        </w:rPr>
        <w:t>Administration and Supervision and was later approved as a Level III Master's institution in January 1984.</w:t>
      </w:r>
    </w:p>
    <w:p w:rsidR="00441123"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Master of Public</w:t>
      </w:r>
      <w:r>
        <w:rPr>
          <w:rFonts w:ascii="Times New Roman" w:hAnsi="Times New Roman"/>
          <w:color w:val="191919"/>
          <w:spacing w:val="-11"/>
          <w:sz w:val="20"/>
          <w:szCs w:val="20"/>
        </w:rPr>
        <w:t xml:space="preserve"> </w:t>
      </w:r>
      <w:r>
        <w:rPr>
          <w:rFonts w:ascii="Times New Roman" w:hAnsi="Times New Roman"/>
          <w:color w:val="191919"/>
          <w:sz w:val="20"/>
          <w:szCs w:val="20"/>
        </w:rPr>
        <w:t>Administration degree and the Master of Science degree in Nursing became effective in the fall of 1987 and 1988, respectivel</w:t>
      </w:r>
      <w:r>
        <w:rPr>
          <w:rFonts w:ascii="Times New Roman" w:hAnsi="Times New Roman"/>
          <w:color w:val="191919"/>
          <w:spacing w:val="-13"/>
          <w:sz w:val="20"/>
          <w:szCs w:val="20"/>
        </w:rPr>
        <w:t>y</w:t>
      </w:r>
      <w:r>
        <w:rPr>
          <w:rFonts w:ascii="Times New Roman" w:hAnsi="Times New Roman"/>
          <w:color w:val="191919"/>
          <w:sz w:val="20"/>
          <w:szCs w:val="20"/>
        </w:rPr>
        <w:t>. In the fall of 1991,</w:t>
      </w:r>
      <w:r>
        <w:rPr>
          <w:rFonts w:ascii="Times New Roman" w:hAnsi="Times New Roman"/>
          <w:color w:val="191919"/>
          <w:spacing w:val="-11"/>
          <w:sz w:val="20"/>
          <w:szCs w:val="20"/>
        </w:rPr>
        <w:t xml:space="preserve"> </w:t>
      </w:r>
      <w:r>
        <w:rPr>
          <w:rFonts w:ascii="Times New Roman" w:hAnsi="Times New Roman"/>
          <w:color w:val="191919"/>
          <w:sz w:val="20"/>
          <w:szCs w:val="20"/>
        </w:rPr>
        <w:t>Albany State was granted approval to o</w:t>
      </w:r>
      <w:r>
        <w:rPr>
          <w:rFonts w:ascii="Times New Roman" w:hAnsi="Times New Roman"/>
          <w:color w:val="191919"/>
          <w:spacing w:val="-4"/>
          <w:sz w:val="20"/>
          <w:szCs w:val="20"/>
        </w:rPr>
        <w:t>f</w:t>
      </w:r>
      <w:r>
        <w:rPr>
          <w:rFonts w:ascii="Times New Roman" w:hAnsi="Times New Roman"/>
          <w:color w:val="191919"/>
          <w:sz w:val="20"/>
          <w:szCs w:val="20"/>
        </w:rPr>
        <w:t>fer the Education Specialist degree in Educational</w:t>
      </w:r>
      <w:r>
        <w:rPr>
          <w:rFonts w:ascii="Times New Roman" w:hAnsi="Times New Roman"/>
          <w:color w:val="191919"/>
          <w:spacing w:val="-11"/>
          <w:sz w:val="20"/>
          <w:szCs w:val="20"/>
        </w:rPr>
        <w:t xml:space="preserve"> </w:t>
      </w:r>
      <w:r>
        <w:rPr>
          <w:rFonts w:ascii="Times New Roman" w:hAnsi="Times New Roman"/>
          <w:color w:val="191919"/>
          <w:sz w:val="20"/>
          <w:szCs w:val="20"/>
        </w:rPr>
        <w:t>Administration and Supervision. In January 1999</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inaugurated doctoral education in the</w:t>
      </w:r>
      <w:r>
        <w:rPr>
          <w:rFonts w:ascii="Times New Roman" w:hAnsi="Times New Roman"/>
          <w:color w:val="191919"/>
          <w:spacing w:val="-11"/>
          <w:sz w:val="20"/>
          <w:szCs w:val="20"/>
        </w:rPr>
        <w:t xml:space="preserve"> </w:t>
      </w:r>
      <w:r>
        <w:rPr>
          <w:rFonts w:ascii="Times New Roman" w:hAnsi="Times New Roman"/>
          <w:color w:val="191919"/>
          <w:sz w:val="20"/>
          <w:szCs w:val="20"/>
        </w:rPr>
        <w:t>Albany area with the acceptance of the first cohort of students into the joint Ed.D. program with</w:t>
      </w:r>
      <w:r>
        <w:rPr>
          <w:rFonts w:ascii="Times New Roman" w:hAnsi="Times New Roman"/>
          <w:color w:val="191919"/>
          <w:spacing w:val="-4"/>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aldosta State Unive</w:t>
      </w:r>
      <w:r>
        <w:rPr>
          <w:rFonts w:ascii="Times New Roman" w:hAnsi="Times New Roman"/>
          <w:color w:val="191919"/>
          <w:spacing w:val="-4"/>
          <w:sz w:val="20"/>
          <w:szCs w:val="20"/>
        </w:rPr>
        <w:t>r</w:t>
      </w:r>
      <w:r>
        <w:rPr>
          <w:rFonts w:ascii="Times New Roman" w:hAnsi="Times New Roman"/>
          <w:color w:val="191919"/>
          <w:sz w:val="20"/>
          <w:szCs w:val="20"/>
        </w:rPr>
        <w:t>sit</w:t>
      </w:r>
      <w:r>
        <w:rPr>
          <w:rFonts w:ascii="Times New Roman" w:hAnsi="Times New Roman"/>
          <w:color w:val="191919"/>
          <w:spacing w:val="-13"/>
          <w:sz w:val="20"/>
          <w:szCs w:val="20"/>
        </w:rPr>
        <w:t>y</w:t>
      </w:r>
      <w:r>
        <w:rPr>
          <w:rFonts w:ascii="Times New Roman" w:hAnsi="Times New Roman"/>
          <w:color w:val="191919"/>
          <w:sz w:val="20"/>
          <w:szCs w:val="20"/>
        </w:rPr>
        <w:t>.</w:t>
      </w:r>
    </w:p>
    <w:p w:rsidR="00441123" w:rsidRDefault="00441123" w:rsidP="00807398">
      <w:pPr>
        <w:widowControl w:val="0"/>
        <w:autoSpaceDE w:val="0"/>
        <w:autoSpaceDN w:val="0"/>
        <w:adjustRightInd w:val="0"/>
        <w:spacing w:after="0" w:line="200" w:lineRule="exact"/>
        <w:ind w:left="360" w:firstLine="360"/>
        <w:rPr>
          <w:rFonts w:ascii="Times New Roman" w:hAnsi="Times New Roman"/>
          <w:color w:val="000000"/>
          <w:sz w:val="20"/>
          <w:szCs w:val="20"/>
        </w:rPr>
      </w:pPr>
    </w:p>
    <w:p w:rsidR="00441123" w:rsidRDefault="00441123" w:rsidP="00441123">
      <w:pPr>
        <w:widowControl w:val="0"/>
        <w:autoSpaceDE w:val="0"/>
        <w:autoSpaceDN w:val="0"/>
        <w:adjustRightInd w:val="0"/>
        <w:spacing w:after="0" w:line="200" w:lineRule="exact"/>
        <w:rPr>
          <w:rFonts w:ascii="Times New Roman" w:hAnsi="Times New Roman"/>
          <w:color w:val="000000"/>
          <w:sz w:val="20"/>
          <w:szCs w:val="20"/>
        </w:rPr>
      </w:pPr>
    </w:p>
    <w:p w:rsidR="00441123" w:rsidRPr="00872D63" w:rsidRDefault="00441123" w:rsidP="00441123">
      <w:pPr>
        <w:pStyle w:val="Heading2"/>
        <w:spacing w:before="0"/>
        <w:ind w:right="1960" w:firstLine="0"/>
        <w:jc w:val="center"/>
        <w:rPr>
          <w:rFonts w:ascii="Impact" w:hAnsi="Impact" w:cs="Impact"/>
          <w:b w:val="0"/>
          <w:color w:val="666666"/>
          <w:sz w:val="44"/>
          <w:szCs w:val="44"/>
        </w:rPr>
      </w:pPr>
      <w:bookmarkStart w:id="8" w:name="_Toc294969617"/>
      <w:bookmarkStart w:id="9" w:name="_Toc295508164"/>
      <w:r w:rsidRPr="00080D93">
        <w:rPr>
          <w:rFonts w:ascii="Impact" w:hAnsi="Impact" w:cs="Impact"/>
          <w:b w:val="0"/>
          <w:color w:val="666666"/>
          <w:spacing w:val="44"/>
          <w:sz w:val="44"/>
          <w:szCs w:val="44"/>
          <w:fitText w:val="5040" w:id="-162769406"/>
        </w:rPr>
        <w:t>ASU Mission Statemen</w:t>
      </w:r>
      <w:r w:rsidRPr="00080D93">
        <w:rPr>
          <w:rFonts w:ascii="Impact" w:hAnsi="Impact" w:cs="Impact"/>
          <w:b w:val="0"/>
          <w:color w:val="666666"/>
          <w:spacing w:val="17"/>
          <w:sz w:val="44"/>
          <w:szCs w:val="44"/>
          <w:fitText w:val="5040" w:id="-162769406"/>
        </w:rPr>
        <w:t>t</w:t>
      </w:r>
      <w:bookmarkEnd w:id="8"/>
      <w:bookmarkEnd w:id="9"/>
    </w:p>
    <w:p w:rsidR="00441123"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 a historically black institution in southwest Geo</w:t>
      </w:r>
      <w:r>
        <w:rPr>
          <w:rFonts w:ascii="Times New Roman" w:hAnsi="Times New Roman"/>
          <w:color w:val="191919"/>
          <w:spacing w:val="-4"/>
          <w:sz w:val="20"/>
          <w:szCs w:val="20"/>
        </w:rPr>
        <w:t>r</w:t>
      </w:r>
      <w:r>
        <w:rPr>
          <w:rFonts w:ascii="Times New Roman" w:hAnsi="Times New Roman"/>
          <w:color w:val="191919"/>
          <w:sz w:val="20"/>
          <w:szCs w:val="20"/>
        </w:rPr>
        <w:t>gia, has been a catalyst for change in the region from its inception as the</w:t>
      </w:r>
      <w:r>
        <w:rPr>
          <w:rFonts w:ascii="Times New Roman" w:hAnsi="Times New Roman"/>
          <w:color w:val="191919"/>
          <w:spacing w:val="-11"/>
          <w:sz w:val="20"/>
          <w:szCs w:val="20"/>
        </w:rPr>
        <w:t xml:space="preserve"> </w:t>
      </w:r>
      <w:r>
        <w:rPr>
          <w:rFonts w:ascii="Times New Roman" w:hAnsi="Times New Roman"/>
          <w:color w:val="191919"/>
          <w:sz w:val="20"/>
          <w:szCs w:val="20"/>
        </w:rPr>
        <w:t>Albany Bible and Manual</w:t>
      </w:r>
      <w:r>
        <w:rPr>
          <w:rFonts w:ascii="Times New Roman" w:hAnsi="Times New Roman"/>
          <w:color w:val="191919"/>
          <w:spacing w:val="-4"/>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raining Institute to its designation as a universit</w:t>
      </w:r>
      <w:r>
        <w:rPr>
          <w:rFonts w:ascii="Times New Roman" w:hAnsi="Times New Roman"/>
          <w:color w:val="191919"/>
          <w:spacing w:val="-13"/>
          <w:sz w:val="20"/>
          <w:szCs w:val="20"/>
        </w:rPr>
        <w:t>y</w:t>
      </w:r>
      <w:r>
        <w:rPr>
          <w:rFonts w:ascii="Times New Roman" w:hAnsi="Times New Roman"/>
          <w:color w:val="191919"/>
          <w:sz w:val="20"/>
          <w:szCs w:val="20"/>
        </w:rPr>
        <w:t>. Founded in 1903 to educate</w:t>
      </w:r>
      <w:r>
        <w:rPr>
          <w:rFonts w:ascii="Times New Roman" w:hAnsi="Times New Roman"/>
          <w:color w:val="191919"/>
          <w:spacing w:val="-11"/>
          <w:sz w:val="20"/>
          <w:szCs w:val="20"/>
        </w:rPr>
        <w:t xml:space="preserve"> </w:t>
      </w:r>
      <w:r>
        <w:rPr>
          <w:rFonts w:ascii="Times New Roman" w:hAnsi="Times New Roman"/>
          <w:color w:val="191919"/>
          <w:sz w:val="20"/>
          <w:szCs w:val="20"/>
        </w:rPr>
        <w:t>African</w:t>
      </w:r>
      <w:r>
        <w:rPr>
          <w:rFonts w:ascii="Times New Roman" w:hAnsi="Times New Roman"/>
          <w:color w:val="191919"/>
          <w:spacing w:val="-11"/>
          <w:sz w:val="20"/>
          <w:szCs w:val="20"/>
        </w:rPr>
        <w:t xml:space="preserve"> </w:t>
      </w:r>
      <w:r>
        <w:rPr>
          <w:rFonts w:ascii="Times New Roman" w:hAnsi="Times New Roman"/>
          <w:color w:val="191919"/>
          <w:sz w:val="20"/>
          <w:szCs w:val="20"/>
        </w:rPr>
        <w:t>American youths, the University proudly continues to fulfill its historic mission while also serving the educational needs of an increasingly diverse student population.</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progressive institution,</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seeks to foster the growth and development of the region, state and nation through teaching, research, creative expression and public service.</w:t>
      </w:r>
      <w:r>
        <w:rPr>
          <w:rFonts w:ascii="Times New Roman" w:hAnsi="Times New Roman"/>
          <w:color w:val="191919"/>
          <w:spacing w:val="-4"/>
          <w:sz w:val="20"/>
          <w:szCs w:val="20"/>
        </w:rPr>
        <w:t xml:space="preserve"> </w:t>
      </w:r>
      <w:r>
        <w:rPr>
          <w:rFonts w:ascii="Times New Roman" w:hAnsi="Times New Roman"/>
          <w:color w:val="191919"/>
          <w:sz w:val="20"/>
          <w:szCs w:val="20"/>
        </w:rPr>
        <w:t>Through its collaborative e</w:t>
      </w:r>
      <w:r>
        <w:rPr>
          <w:rFonts w:ascii="Times New Roman" w:hAnsi="Times New Roman"/>
          <w:color w:val="191919"/>
          <w:spacing w:val="-4"/>
          <w:sz w:val="20"/>
          <w:szCs w:val="20"/>
        </w:rPr>
        <w:t>f</w:t>
      </w:r>
      <w:r>
        <w:rPr>
          <w:rFonts w:ascii="Times New Roman" w:hAnsi="Times New Roman"/>
          <w:color w:val="191919"/>
          <w:sz w:val="20"/>
          <w:szCs w:val="20"/>
        </w:rPr>
        <w:t>forts, the University responds to the needs of all its constituents and o</w:t>
      </w:r>
      <w:r>
        <w:rPr>
          <w:rFonts w:ascii="Times New Roman" w:hAnsi="Times New Roman"/>
          <w:color w:val="191919"/>
          <w:spacing w:val="-4"/>
          <w:sz w:val="20"/>
          <w:szCs w:val="20"/>
        </w:rPr>
        <w:t>f</w:t>
      </w:r>
      <w:r>
        <w:rPr>
          <w:rFonts w:ascii="Times New Roman" w:hAnsi="Times New Roman"/>
          <w:color w:val="191919"/>
          <w:sz w:val="20"/>
          <w:szCs w:val="20"/>
        </w:rPr>
        <w:t>fers educational programs and services to improve the quality of life in Southwest Geo</w:t>
      </w:r>
      <w:r>
        <w:rPr>
          <w:rFonts w:ascii="Times New Roman" w:hAnsi="Times New Roman"/>
          <w:color w:val="191919"/>
          <w:spacing w:val="-4"/>
          <w:sz w:val="20"/>
          <w:szCs w:val="20"/>
        </w:rPr>
        <w:t>r</w:t>
      </w:r>
      <w:r>
        <w:rPr>
          <w:rFonts w:ascii="Times New Roman" w:hAnsi="Times New Roman"/>
          <w:color w:val="191919"/>
          <w:sz w:val="20"/>
          <w:szCs w:val="20"/>
        </w:rPr>
        <w:t>gia.</w:t>
      </w:r>
    </w:p>
    <w:p w:rsidR="00441123"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primary mission of</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is to educate students to become outstanding contributors to societ</w:t>
      </w:r>
      <w:r>
        <w:rPr>
          <w:rFonts w:ascii="Times New Roman" w:hAnsi="Times New Roman"/>
          <w:color w:val="191919"/>
          <w:spacing w:val="-13"/>
          <w:sz w:val="20"/>
          <w:szCs w:val="20"/>
        </w:rPr>
        <w:t>y</w:t>
      </w:r>
      <w:r>
        <w:rPr>
          <w:rFonts w:ascii="Times New Roman" w:hAnsi="Times New Roman"/>
          <w:color w:val="191919"/>
          <w:sz w:val="20"/>
          <w:szCs w:val="20"/>
        </w:rPr>
        <w:t>. O</w:t>
      </w:r>
      <w:r>
        <w:rPr>
          <w:rFonts w:ascii="Times New Roman" w:hAnsi="Times New Roman"/>
          <w:color w:val="191919"/>
          <w:spacing w:val="-4"/>
          <w:sz w:val="20"/>
          <w:szCs w:val="20"/>
        </w:rPr>
        <w:t>f</w:t>
      </w:r>
      <w:r>
        <w:rPr>
          <w:rFonts w:ascii="Times New Roman" w:hAnsi="Times New Roman"/>
          <w:color w:val="191919"/>
          <w:sz w:val="20"/>
          <w:szCs w:val="20"/>
        </w:rPr>
        <w:t>fering bachelor's, master's and education specialist degrees and a variety of non-degree educational programs, the university emphasizes the liberal arts as the foundation for all learning by exposing students to the humanities, fine arts, social sciences and the sciences. Global learning is fostered through a broad-based curriculum, diverse university activities and the expanding use of technolog</w:t>
      </w:r>
      <w:r>
        <w:rPr>
          <w:rFonts w:ascii="Times New Roman" w:hAnsi="Times New Roman"/>
          <w:color w:val="191919"/>
          <w:spacing w:val="-13"/>
          <w:sz w:val="20"/>
          <w:szCs w:val="20"/>
        </w:rPr>
        <w:t>y</w:t>
      </w:r>
      <w:r>
        <w:rPr>
          <w:rFonts w:ascii="Times New Roman" w:hAnsi="Times New Roman"/>
          <w:color w:val="191919"/>
          <w:sz w:val="20"/>
          <w:szCs w:val="20"/>
        </w:rPr>
        <w:t>.</w:t>
      </w:r>
    </w:p>
    <w:p w:rsidR="00441123"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leader in teacher education, nursing, criminal justice, business, public administration and the sciences,</w:t>
      </w:r>
      <w:r>
        <w:rPr>
          <w:rFonts w:ascii="Times New Roman" w:hAnsi="Times New Roman"/>
          <w:color w:val="191919"/>
          <w:spacing w:val="-11"/>
          <w:sz w:val="20"/>
          <w:szCs w:val="20"/>
        </w:rPr>
        <w:t xml:space="preserve"> </w:t>
      </w:r>
      <w:r>
        <w:rPr>
          <w:rFonts w:ascii="Times New Roman" w:hAnsi="Times New Roman"/>
          <w:color w:val="191919"/>
          <w:sz w:val="20"/>
          <w:szCs w:val="20"/>
        </w:rPr>
        <w:t>Albany State provides a comprehensive educational experience with quality instruction as the hallmark of all its academic programs.</w:t>
      </w:r>
      <w:r>
        <w:rPr>
          <w:rFonts w:ascii="Times New Roman" w:hAnsi="Times New Roman"/>
          <w:color w:val="191919"/>
          <w:spacing w:val="-4"/>
          <w:sz w:val="20"/>
          <w:szCs w:val="20"/>
        </w:rPr>
        <w:t xml:space="preserve"> </w:t>
      </w:r>
      <w:r>
        <w:rPr>
          <w:rFonts w:ascii="Times New Roman" w:hAnsi="Times New Roman"/>
          <w:color w:val="191919"/>
          <w:sz w:val="20"/>
          <w:szCs w:val="20"/>
        </w:rPr>
        <w:t>The University embraces the concept of "students first" as a core institutional value and is committed to "education on a personal level."</w:t>
      </w:r>
      <w:r>
        <w:rPr>
          <w:rFonts w:ascii="Times New Roman" w:hAnsi="Times New Roman"/>
          <w:color w:val="191919"/>
          <w:spacing w:val="-4"/>
          <w:sz w:val="20"/>
          <w:szCs w:val="20"/>
        </w:rPr>
        <w:t xml:space="preserve"> </w:t>
      </w:r>
      <w:r>
        <w:rPr>
          <w:rFonts w:ascii="Times New Roman" w:hAnsi="Times New Roman"/>
          <w:color w:val="191919"/>
          <w:sz w:val="20"/>
          <w:szCs w:val="20"/>
        </w:rPr>
        <w:t>The university advocates the total development of students, especially the underserved, and provides a wholesome academic environment in which students can stud</w:t>
      </w:r>
      <w:r>
        <w:rPr>
          <w:rFonts w:ascii="Times New Roman" w:hAnsi="Times New Roman"/>
          <w:color w:val="191919"/>
          <w:spacing w:val="-13"/>
          <w:sz w:val="20"/>
          <w:szCs w:val="20"/>
        </w:rPr>
        <w:t>y</w:t>
      </w:r>
      <w:r>
        <w:rPr>
          <w:rFonts w:ascii="Times New Roman" w:hAnsi="Times New Roman"/>
          <w:color w:val="191919"/>
          <w:sz w:val="20"/>
          <w:szCs w:val="20"/>
        </w:rPr>
        <w:t>, learn and develop through their interaction with fellow students, facult</w:t>
      </w:r>
      <w:r>
        <w:rPr>
          <w:rFonts w:ascii="Times New Roman" w:hAnsi="Times New Roman"/>
          <w:color w:val="191919"/>
          <w:spacing w:val="-13"/>
          <w:sz w:val="20"/>
          <w:szCs w:val="20"/>
        </w:rPr>
        <w:t>y</w:t>
      </w:r>
      <w:r>
        <w:rPr>
          <w:rFonts w:ascii="Times New Roman" w:hAnsi="Times New Roman"/>
          <w:color w:val="191919"/>
          <w:sz w:val="20"/>
          <w:szCs w:val="20"/>
        </w:rPr>
        <w:t>, sta</w:t>
      </w:r>
      <w:r>
        <w:rPr>
          <w:rFonts w:ascii="Times New Roman" w:hAnsi="Times New Roman"/>
          <w:color w:val="191919"/>
          <w:spacing w:val="-4"/>
          <w:sz w:val="20"/>
          <w:szCs w:val="20"/>
        </w:rPr>
        <w:t>f</w:t>
      </w:r>
      <w:r>
        <w:rPr>
          <w:rFonts w:ascii="Times New Roman" w:hAnsi="Times New Roman"/>
          <w:color w:val="191919"/>
          <w:sz w:val="20"/>
          <w:szCs w:val="20"/>
        </w:rPr>
        <w:t>f, administrators, visiting scholars and community leaders.</w:t>
      </w:r>
    </w:p>
    <w:p w:rsidR="00441123"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Consistent with the core mission of the University System of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w:t>
      </w:r>
      <w:r>
        <w:rPr>
          <w:rFonts w:ascii="Times New Roman" w:hAnsi="Times New Roman"/>
          <w:color w:val="191919"/>
          <w:spacing w:val="-4"/>
          <w:sz w:val="20"/>
          <w:szCs w:val="20"/>
        </w:rPr>
        <w:t>r</w:t>
      </w:r>
      <w:r>
        <w:rPr>
          <w:rFonts w:ascii="Times New Roman" w:hAnsi="Times New Roman"/>
          <w:color w:val="191919"/>
          <w:sz w:val="20"/>
          <w:szCs w:val="20"/>
        </w:rPr>
        <w:t>sity exhibits the following characteristics:</w:t>
      </w:r>
    </w:p>
    <w:p w:rsidR="00441123" w:rsidRDefault="00441123" w:rsidP="00441123">
      <w:pPr>
        <w:pStyle w:val="BalloonText"/>
        <w:widowControl w:val="0"/>
        <w:numPr>
          <w:ilvl w:val="0"/>
          <w:numId w:val="1"/>
        </w:numPr>
        <w:autoSpaceDE w:val="0"/>
        <w:autoSpaceDN w:val="0"/>
        <w:adjustRightInd w:val="0"/>
        <w:spacing w:line="250" w:lineRule="auto"/>
        <w:ind w:left="990" w:right="180" w:hanging="180"/>
        <w:jc w:val="both"/>
        <w:rPr>
          <w:rFonts w:ascii="Times New Roman" w:hAnsi="Times New Roman"/>
          <w:color w:val="191919"/>
          <w:sz w:val="20"/>
          <w:szCs w:val="20"/>
        </w:rPr>
      </w:pPr>
      <w:r w:rsidRPr="00441123">
        <w:rPr>
          <w:rFonts w:ascii="Times New Roman" w:hAnsi="Times New Roman"/>
          <w:color w:val="191919"/>
          <w:sz w:val="20"/>
          <w:szCs w:val="20"/>
        </w:rPr>
        <w:t>A</w:t>
      </w:r>
      <w:r w:rsidRPr="00441123">
        <w:rPr>
          <w:rFonts w:ascii="Times New Roman" w:hAnsi="Times New Roman"/>
          <w:color w:val="191919"/>
          <w:spacing w:val="-11"/>
          <w:sz w:val="20"/>
          <w:szCs w:val="20"/>
        </w:rPr>
        <w:t xml:space="preserve"> </w:t>
      </w:r>
      <w:r w:rsidRPr="00441123">
        <w:rPr>
          <w:rFonts w:ascii="Times New Roman" w:hAnsi="Times New Roman"/>
          <w:color w:val="191919"/>
          <w:sz w:val="20"/>
          <w:szCs w:val="20"/>
        </w:rPr>
        <w:t>supportive campus climate, necessary services, and leadership and development opportunities, all to educate the whole person and meet the needs of students, faculty and sta</w:t>
      </w:r>
      <w:r w:rsidRPr="00441123">
        <w:rPr>
          <w:rFonts w:ascii="Times New Roman" w:hAnsi="Times New Roman"/>
          <w:color w:val="191919"/>
          <w:spacing w:val="-4"/>
          <w:sz w:val="20"/>
          <w:szCs w:val="20"/>
        </w:rPr>
        <w:t>f</w:t>
      </w:r>
      <w:r w:rsidRPr="00441123">
        <w:rPr>
          <w:rFonts w:ascii="Times New Roman" w:hAnsi="Times New Roman"/>
          <w:color w:val="191919"/>
          <w:sz w:val="20"/>
          <w:szCs w:val="20"/>
        </w:rPr>
        <w:t>f;</w:t>
      </w:r>
    </w:p>
    <w:p w:rsidR="00441123" w:rsidRPr="00441123" w:rsidRDefault="00441123" w:rsidP="00441123">
      <w:pPr>
        <w:pStyle w:val="BalloonText"/>
        <w:widowControl w:val="0"/>
        <w:numPr>
          <w:ilvl w:val="0"/>
          <w:numId w:val="1"/>
        </w:numPr>
        <w:autoSpaceDE w:val="0"/>
        <w:autoSpaceDN w:val="0"/>
        <w:adjustRightInd w:val="0"/>
        <w:spacing w:line="250" w:lineRule="auto"/>
        <w:ind w:left="990" w:right="180" w:hanging="180"/>
        <w:jc w:val="both"/>
        <w:rPr>
          <w:rFonts w:ascii="Times New Roman" w:hAnsi="Times New Roman"/>
          <w:color w:val="191919"/>
          <w:sz w:val="20"/>
          <w:szCs w:val="20"/>
        </w:rPr>
      </w:pPr>
      <w:r w:rsidRPr="00441123">
        <w:rPr>
          <w:rFonts w:ascii="Times New Roman" w:hAnsi="Times New Roman"/>
          <w:color w:val="191919"/>
          <w:sz w:val="20"/>
          <w:szCs w:val="20"/>
        </w:rPr>
        <w:t>Cultural, ethnic, racial and gender diversity in the facult</w:t>
      </w:r>
      <w:r w:rsidRPr="00441123">
        <w:rPr>
          <w:rFonts w:ascii="Times New Roman" w:hAnsi="Times New Roman"/>
          <w:color w:val="191919"/>
          <w:spacing w:val="-13"/>
          <w:sz w:val="20"/>
          <w:szCs w:val="20"/>
        </w:rPr>
        <w:t>y</w:t>
      </w:r>
      <w:r w:rsidRPr="00441123">
        <w:rPr>
          <w:rFonts w:ascii="Times New Roman" w:hAnsi="Times New Roman"/>
          <w:color w:val="191919"/>
          <w:sz w:val="20"/>
          <w:szCs w:val="20"/>
        </w:rPr>
        <w:t>, sta</w:t>
      </w:r>
      <w:r w:rsidRPr="00441123">
        <w:rPr>
          <w:rFonts w:ascii="Times New Roman" w:hAnsi="Times New Roman"/>
          <w:color w:val="191919"/>
          <w:spacing w:val="-4"/>
          <w:sz w:val="20"/>
          <w:szCs w:val="20"/>
        </w:rPr>
        <w:t>f</w:t>
      </w:r>
      <w:r w:rsidRPr="00441123">
        <w:rPr>
          <w:rFonts w:ascii="Times New Roman" w:hAnsi="Times New Roman"/>
          <w:color w:val="191919"/>
          <w:sz w:val="20"/>
          <w:szCs w:val="20"/>
        </w:rPr>
        <w:t>f and student bod</w:t>
      </w:r>
      <w:r w:rsidRPr="00441123">
        <w:rPr>
          <w:rFonts w:ascii="Times New Roman" w:hAnsi="Times New Roman"/>
          <w:color w:val="191919"/>
          <w:spacing w:val="-13"/>
          <w:sz w:val="20"/>
          <w:szCs w:val="20"/>
        </w:rPr>
        <w:t>y</w:t>
      </w:r>
      <w:r w:rsidRPr="00441123">
        <w:rPr>
          <w:rFonts w:ascii="Times New Roman" w:hAnsi="Times New Roman"/>
          <w:color w:val="191919"/>
          <w:sz w:val="20"/>
          <w:szCs w:val="20"/>
        </w:rPr>
        <w:t>, supported by practices and programs that embody the ideals of an open, democratic and global society;</w:t>
      </w:r>
    </w:p>
    <w:p w:rsidR="00441123" w:rsidRPr="00441123" w:rsidRDefault="00441123" w:rsidP="00441123">
      <w:pPr>
        <w:pStyle w:val="BalloonText"/>
        <w:widowControl w:val="0"/>
        <w:numPr>
          <w:ilvl w:val="0"/>
          <w:numId w:val="4"/>
        </w:numPr>
        <w:tabs>
          <w:tab w:val="left" w:pos="0"/>
        </w:tabs>
        <w:autoSpaceDE w:val="0"/>
        <w:autoSpaceDN w:val="0"/>
        <w:adjustRightInd w:val="0"/>
        <w:spacing w:before="26" w:line="250" w:lineRule="auto"/>
        <w:ind w:left="990" w:right="180" w:hanging="180"/>
        <w:jc w:val="both"/>
        <w:rPr>
          <w:rFonts w:ascii="Times New Roman" w:hAnsi="Times New Roman"/>
          <w:color w:val="000000"/>
          <w:sz w:val="20"/>
          <w:szCs w:val="20"/>
        </w:rPr>
      </w:pPr>
      <w:r w:rsidRPr="003B79EC">
        <w:rPr>
          <w:rFonts w:ascii="Times New Roman" w:hAnsi="Times New Roman"/>
          <w:color w:val="191919"/>
          <w:spacing w:val="-14"/>
          <w:sz w:val="20"/>
          <w:szCs w:val="20"/>
        </w:rPr>
        <w:t>T</w:t>
      </w:r>
      <w:r w:rsidRPr="003B79EC">
        <w:rPr>
          <w:rFonts w:ascii="Times New Roman" w:hAnsi="Times New Roman"/>
          <w:color w:val="191919"/>
          <w:sz w:val="20"/>
          <w:szCs w:val="20"/>
        </w:rPr>
        <w:t>echnology to advance educational purposes, including instructional technolog</w:t>
      </w:r>
      <w:r w:rsidRPr="003B79EC">
        <w:rPr>
          <w:rFonts w:ascii="Times New Roman" w:hAnsi="Times New Roman"/>
          <w:color w:val="191919"/>
          <w:spacing w:val="-13"/>
          <w:sz w:val="20"/>
          <w:szCs w:val="20"/>
        </w:rPr>
        <w:t>y</w:t>
      </w:r>
      <w:r w:rsidRPr="003B79EC">
        <w:rPr>
          <w:rFonts w:ascii="Times New Roman" w:hAnsi="Times New Roman"/>
          <w:color w:val="191919"/>
          <w:sz w:val="20"/>
          <w:szCs w:val="20"/>
        </w:rPr>
        <w:t>, student support services and distance education;</w:t>
      </w:r>
    </w:p>
    <w:p w:rsidR="00441123"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sz w:val="20"/>
          <w:szCs w:val="20"/>
        </w:rPr>
      </w:pPr>
    </w:p>
    <w:p w:rsidR="00441123"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sz w:val="20"/>
          <w:szCs w:val="20"/>
        </w:rPr>
      </w:pPr>
    </w:p>
    <w:p w:rsidR="00441123"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sz w:val="20"/>
          <w:szCs w:val="20"/>
        </w:rPr>
      </w:pPr>
    </w:p>
    <w:p w:rsidR="00441123"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sz w:val="20"/>
          <w:szCs w:val="20"/>
        </w:rPr>
      </w:pPr>
    </w:p>
    <w:p w:rsidR="00872727" w:rsidRDefault="00872727"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sz w:val="20"/>
          <w:szCs w:val="20"/>
        </w:rPr>
        <w:sectPr w:rsidR="00872727" w:rsidSect="00872727">
          <w:headerReference w:type="even" r:id="rId19"/>
          <w:pgSz w:w="12240" w:h="15840" w:code="1"/>
          <w:pgMar w:top="720" w:right="720" w:bottom="288" w:left="1440" w:header="720" w:footer="288" w:gutter="0"/>
          <w:cols w:space="720"/>
          <w:docGrid w:linePitch="360"/>
        </w:sectPr>
      </w:pPr>
    </w:p>
    <w:p w:rsidR="00441123" w:rsidRPr="00441123" w:rsidRDefault="00441123" w:rsidP="00441123">
      <w:pPr>
        <w:widowControl w:val="0"/>
        <w:tabs>
          <w:tab w:val="left" w:pos="0"/>
        </w:tabs>
        <w:autoSpaceDE w:val="0"/>
        <w:autoSpaceDN w:val="0"/>
        <w:adjustRightInd w:val="0"/>
        <w:spacing w:before="26" w:after="0" w:line="250" w:lineRule="auto"/>
        <w:ind w:right="180"/>
        <w:jc w:val="both"/>
        <w:rPr>
          <w:rFonts w:ascii="Times New Roman" w:hAnsi="Times New Roman"/>
          <w:color w:val="000000"/>
          <w:sz w:val="20"/>
          <w:szCs w:val="20"/>
        </w:rPr>
      </w:pPr>
    </w:p>
    <w:p w:rsidR="00441123" w:rsidRPr="003B79EC" w:rsidRDefault="00441123" w:rsidP="00441123">
      <w:pPr>
        <w:pStyle w:val="BalloonText"/>
        <w:widowControl w:val="0"/>
        <w:numPr>
          <w:ilvl w:val="0"/>
          <w:numId w:val="4"/>
        </w:numPr>
        <w:autoSpaceDE w:val="0"/>
        <w:autoSpaceDN w:val="0"/>
        <w:adjustRightInd w:val="0"/>
        <w:spacing w:line="250" w:lineRule="auto"/>
        <w:ind w:left="990" w:right="180" w:hanging="180"/>
        <w:jc w:val="both"/>
        <w:rPr>
          <w:rFonts w:ascii="Times New Roman" w:hAnsi="Times New Roman"/>
          <w:color w:val="000000"/>
          <w:sz w:val="20"/>
          <w:szCs w:val="20"/>
        </w:rPr>
      </w:pPr>
      <w:r w:rsidRPr="003B79EC">
        <w:rPr>
          <w:rFonts w:ascii="Times New Roman" w:hAnsi="Times New Roman"/>
          <w:color w:val="191919"/>
          <w:sz w:val="20"/>
          <w:szCs w:val="20"/>
        </w:rPr>
        <w:t>Collaborative relationships with other system institutions, state agencies, local schools and technical colleges, and business and industr</w:t>
      </w:r>
      <w:r w:rsidRPr="003B79EC">
        <w:rPr>
          <w:rFonts w:ascii="Times New Roman" w:hAnsi="Times New Roman"/>
          <w:color w:val="191919"/>
          <w:spacing w:val="-13"/>
          <w:sz w:val="20"/>
          <w:szCs w:val="20"/>
        </w:rPr>
        <w:t>y</w:t>
      </w:r>
      <w:r w:rsidRPr="003B79EC">
        <w:rPr>
          <w:rFonts w:ascii="Times New Roman" w:hAnsi="Times New Roman"/>
          <w:color w:val="191919"/>
          <w:sz w:val="20"/>
          <w:szCs w:val="20"/>
        </w:rPr>
        <w:t>, sharing physical, human, information and other resources to expand and enhance programs and services to the citizens of Geo</w:t>
      </w:r>
      <w:r w:rsidRPr="003B79EC">
        <w:rPr>
          <w:rFonts w:ascii="Times New Roman" w:hAnsi="Times New Roman"/>
          <w:color w:val="191919"/>
          <w:spacing w:val="-4"/>
          <w:sz w:val="20"/>
          <w:szCs w:val="20"/>
        </w:rPr>
        <w:t>r</w:t>
      </w:r>
      <w:r w:rsidRPr="003B79EC">
        <w:rPr>
          <w:rFonts w:ascii="Times New Roman" w:hAnsi="Times New Roman"/>
          <w:color w:val="191919"/>
          <w:sz w:val="20"/>
          <w:szCs w:val="20"/>
        </w:rPr>
        <w:t>gia.</w:t>
      </w:r>
    </w:p>
    <w:p w:rsidR="00441123" w:rsidRDefault="00441123" w:rsidP="00441123">
      <w:pPr>
        <w:widowControl w:val="0"/>
        <w:autoSpaceDE w:val="0"/>
        <w:autoSpaceDN w:val="0"/>
        <w:adjustRightInd w:val="0"/>
        <w:spacing w:before="17" w:after="0" w:line="220" w:lineRule="exact"/>
        <w:ind w:left="990" w:right="180" w:hanging="180"/>
        <w:rPr>
          <w:rFonts w:ascii="Times New Roman" w:hAnsi="Times New Roman"/>
          <w:color w:val="000000"/>
        </w:rPr>
      </w:pPr>
    </w:p>
    <w:p w:rsidR="00441123" w:rsidRDefault="00441123" w:rsidP="00441123">
      <w:pPr>
        <w:widowControl w:val="0"/>
        <w:autoSpaceDE w:val="0"/>
        <w:autoSpaceDN w:val="0"/>
        <w:adjustRightInd w:val="0"/>
        <w:spacing w:after="0" w:line="253" w:lineRule="auto"/>
        <w:ind w:left="360" w:right="900" w:firstLine="0"/>
        <w:jc w:val="both"/>
        <w:rPr>
          <w:rFonts w:ascii="Times New Roman" w:hAnsi="Times New Roman"/>
          <w:color w:val="000000"/>
          <w:sz w:val="20"/>
          <w:szCs w:val="20"/>
        </w:rPr>
      </w:pPr>
      <w:r>
        <w:rPr>
          <w:rFonts w:ascii="Times New Roman" w:hAnsi="Times New Roman"/>
          <w:b/>
          <w:bCs/>
          <w:color w:val="191919"/>
          <w:spacing w:val="-4"/>
          <w:sz w:val="20"/>
          <w:szCs w:val="20"/>
        </w:rPr>
        <w:t>W</w:t>
      </w:r>
      <w:r>
        <w:rPr>
          <w:rFonts w:ascii="Times New Roman" w:hAnsi="Times New Roman"/>
          <w:b/>
          <w:bCs/>
          <w:color w:val="191919"/>
          <w:sz w:val="20"/>
          <w:szCs w:val="20"/>
        </w:rPr>
        <w:t>ith other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state universities in the University System of Georgia,</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Albany State University sha</w:t>
      </w:r>
      <w:r>
        <w:rPr>
          <w:rFonts w:ascii="Times New Roman" w:hAnsi="Times New Roman"/>
          <w:b/>
          <w:bCs/>
          <w:color w:val="191919"/>
          <w:spacing w:val="-4"/>
          <w:sz w:val="20"/>
          <w:szCs w:val="20"/>
        </w:rPr>
        <w:t>r</w:t>
      </w:r>
      <w:r>
        <w:rPr>
          <w:rFonts w:ascii="Times New Roman" w:hAnsi="Times New Roman"/>
          <w:b/>
          <w:bCs/>
          <w:color w:val="191919"/>
          <w:sz w:val="20"/>
          <w:szCs w:val="20"/>
        </w:rPr>
        <w:t>es:</w:t>
      </w:r>
    </w:p>
    <w:p w:rsidR="00441123" w:rsidRPr="00F531FF" w:rsidRDefault="00441123" w:rsidP="00441123">
      <w:pPr>
        <w:pStyle w:val="BalloonText"/>
        <w:widowControl w:val="0"/>
        <w:numPr>
          <w:ilvl w:val="3"/>
          <w:numId w:val="2"/>
        </w:numPr>
        <w:autoSpaceDE w:val="0"/>
        <w:autoSpaceDN w:val="0"/>
        <w:adjustRightInd w:val="0"/>
        <w:spacing w:before="120" w:line="227" w:lineRule="exact"/>
        <w:ind w:left="990" w:right="180" w:hanging="180"/>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excellence and responsiveness within a scope of influence defined by the needs of an area of the state, and by particularly outstanding programs or distinctive characteristics that have a magnet e</w:t>
      </w:r>
      <w:r w:rsidRPr="00F531FF">
        <w:rPr>
          <w:rFonts w:ascii="Times New Roman" w:hAnsi="Times New Roman"/>
          <w:color w:val="191919"/>
          <w:spacing w:val="-4"/>
          <w:sz w:val="20"/>
          <w:szCs w:val="20"/>
        </w:rPr>
        <w:t>f</w:t>
      </w:r>
      <w:r w:rsidRPr="00F531FF">
        <w:rPr>
          <w:rFonts w:ascii="Times New Roman" w:hAnsi="Times New Roman"/>
          <w:color w:val="191919"/>
          <w:sz w:val="20"/>
          <w:szCs w:val="20"/>
        </w:rPr>
        <w:t>fect throughout the region or state;</w:t>
      </w:r>
    </w:p>
    <w:p w:rsidR="00441123" w:rsidRPr="003B79EC"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a teaching/learning environment, both inside and outside the classroom, that sustains instructional excellence, serves a diverse and college-prepared student body, promotes high levels of student achievement, offers academic assistance and provides developmental studies programs for a limited student cohort;</w:t>
      </w:r>
    </w:p>
    <w:p w:rsidR="00441123" w:rsidRPr="003B79EC"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3B79EC">
        <w:rPr>
          <w:rFonts w:ascii="Times New Roman" w:hAnsi="Times New Roman"/>
          <w:color w:val="191919"/>
          <w:sz w:val="20"/>
          <w:szCs w:val="20"/>
        </w:rPr>
        <w:t>A</w:t>
      </w:r>
      <w:r w:rsidRPr="003B79EC">
        <w:rPr>
          <w:rFonts w:ascii="Times New Roman" w:hAnsi="Times New Roman"/>
          <w:color w:val="191919"/>
          <w:spacing w:val="-11"/>
          <w:sz w:val="20"/>
          <w:szCs w:val="20"/>
        </w:rPr>
        <w:t xml:space="preserve"> </w:t>
      </w:r>
      <w:r w:rsidRPr="003B79EC">
        <w:rPr>
          <w:rFonts w:ascii="Times New Roman" w:hAnsi="Times New Roman"/>
          <w:color w:val="191919"/>
          <w:sz w:val="20"/>
          <w:szCs w:val="20"/>
        </w:rPr>
        <w:t>high quality general education program supporting a variety of disciplinar</w:t>
      </w:r>
      <w:r w:rsidRPr="003B79EC">
        <w:rPr>
          <w:rFonts w:ascii="Times New Roman" w:hAnsi="Times New Roman"/>
          <w:color w:val="191919"/>
          <w:spacing w:val="-13"/>
          <w:sz w:val="20"/>
          <w:szCs w:val="20"/>
        </w:rPr>
        <w:t>y</w:t>
      </w:r>
      <w:r w:rsidRPr="003B79EC">
        <w:rPr>
          <w:rFonts w:ascii="Times New Roman" w:hAnsi="Times New Roman"/>
          <w:color w:val="191919"/>
          <w:sz w:val="20"/>
          <w:szCs w:val="20"/>
        </w:rPr>
        <w:t>, interdisciplinary and professional academic programming at the baccalaureate level, with selected master's and education specialist degrees, and selected associate degree programs based on area need and/or inte</w:t>
      </w:r>
      <w:r w:rsidRPr="003B79EC">
        <w:rPr>
          <w:rFonts w:ascii="Times New Roman" w:hAnsi="Times New Roman"/>
          <w:color w:val="191919"/>
          <w:spacing w:val="-4"/>
          <w:sz w:val="20"/>
          <w:szCs w:val="20"/>
        </w:rPr>
        <w:t>r</w:t>
      </w:r>
      <w:r w:rsidRPr="003B79EC">
        <w:rPr>
          <w:rFonts w:ascii="Times New Roman" w:hAnsi="Times New Roman"/>
          <w:color w:val="191919"/>
          <w:sz w:val="20"/>
          <w:szCs w:val="20"/>
        </w:rPr>
        <w:t>-institutional collaborations;</w:t>
      </w:r>
    </w:p>
    <w:p w:rsidR="00441123" w:rsidRPr="00F531FF"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public service, continuing education, technical assistance and economic development activities that address needs, improve the quality of life and raise the educational level within the university's scope of influence;</w:t>
      </w:r>
    </w:p>
    <w:p w:rsidR="00441123" w:rsidRPr="00F531FF"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scholarly and creative work to enhance instructional e</w:t>
      </w:r>
      <w:r w:rsidRPr="00F531FF">
        <w:rPr>
          <w:rFonts w:ascii="Times New Roman" w:hAnsi="Times New Roman"/>
          <w:color w:val="191919"/>
          <w:spacing w:val="-4"/>
          <w:sz w:val="20"/>
          <w:szCs w:val="20"/>
        </w:rPr>
        <w:t>f</w:t>
      </w:r>
      <w:r w:rsidRPr="00F531FF">
        <w:rPr>
          <w:rFonts w:ascii="Times New Roman" w:hAnsi="Times New Roman"/>
          <w:color w:val="191919"/>
          <w:sz w:val="20"/>
          <w:szCs w:val="20"/>
        </w:rPr>
        <w:t>fectiveness and to encourage faculty scholarly pursuits, and a commitment to applied research in selected areas of institutional strength and area need.</w:t>
      </w:r>
    </w:p>
    <w:p w:rsidR="00441123" w:rsidRDefault="00441123" w:rsidP="00441123">
      <w:pPr>
        <w:widowControl w:val="0"/>
        <w:autoSpaceDE w:val="0"/>
        <w:autoSpaceDN w:val="0"/>
        <w:adjustRightInd w:val="0"/>
        <w:spacing w:before="17" w:after="0" w:line="220" w:lineRule="exact"/>
        <w:rPr>
          <w:rFonts w:ascii="Times New Roman" w:hAnsi="Times New Roman"/>
          <w:color w:val="000000"/>
        </w:rPr>
      </w:pPr>
    </w:p>
    <w:p w:rsidR="00441123" w:rsidRDefault="00441123" w:rsidP="00441123">
      <w:pPr>
        <w:widowControl w:val="0"/>
        <w:autoSpaceDE w:val="0"/>
        <w:autoSpaceDN w:val="0"/>
        <w:adjustRightInd w:val="0"/>
        <w:spacing w:after="0" w:line="252" w:lineRule="auto"/>
        <w:ind w:left="360" w:right="180" w:firstLine="0"/>
        <w:jc w:val="both"/>
        <w:rPr>
          <w:rFonts w:ascii="Times New Roman" w:hAnsi="Times New Roman"/>
          <w:color w:val="000000"/>
          <w:sz w:val="20"/>
          <w:szCs w:val="20"/>
        </w:rPr>
      </w:pPr>
      <w:r>
        <w:rPr>
          <w:rFonts w:ascii="Times New Roman" w:hAnsi="Times New Roman"/>
          <w:b/>
          <w:bCs/>
          <w:color w:val="191919"/>
          <w:sz w:val="20"/>
          <w:szCs w:val="20"/>
        </w:rPr>
        <w:t>While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Albany State University has much in common with other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state universities, it is dedicated to p</w:t>
      </w:r>
      <w:r>
        <w:rPr>
          <w:rFonts w:ascii="Times New Roman" w:hAnsi="Times New Roman"/>
          <w:b/>
          <w:bCs/>
          <w:color w:val="191919"/>
          <w:spacing w:val="-4"/>
          <w:sz w:val="20"/>
          <w:szCs w:val="20"/>
        </w:rPr>
        <w:t>r</w:t>
      </w:r>
      <w:r>
        <w:rPr>
          <w:rFonts w:ascii="Times New Roman" w:hAnsi="Times New Roman"/>
          <w:b/>
          <w:bCs/>
          <w:color w:val="191919"/>
          <w:sz w:val="20"/>
          <w:szCs w:val="20"/>
        </w:rPr>
        <w:t>eparing leaders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underserved populations and is committed to the following distinct purposes:</w:t>
      </w:r>
    </w:p>
    <w:p w:rsidR="00441123" w:rsidRPr="00261EBB" w:rsidRDefault="00441123" w:rsidP="00441123">
      <w:pPr>
        <w:pStyle w:val="BalloonText"/>
        <w:widowControl w:val="0"/>
        <w:numPr>
          <w:ilvl w:val="4"/>
          <w:numId w:val="3"/>
        </w:numPr>
        <w:autoSpaceDE w:val="0"/>
        <w:autoSpaceDN w:val="0"/>
        <w:adjustRightInd w:val="0"/>
        <w:spacing w:before="120" w:line="229" w:lineRule="exact"/>
        <w:ind w:left="990" w:right="180" w:hanging="180"/>
        <w:rPr>
          <w:rFonts w:ascii="Times New Roman" w:hAnsi="Times New Roman"/>
          <w:color w:val="000000"/>
          <w:sz w:val="20"/>
          <w:szCs w:val="20"/>
        </w:rPr>
      </w:pPr>
      <w:r w:rsidRPr="00261EBB">
        <w:rPr>
          <w:rFonts w:ascii="Times New Roman" w:hAnsi="Times New Roman"/>
          <w:color w:val="191919"/>
          <w:sz w:val="20"/>
          <w:szCs w:val="20"/>
        </w:rPr>
        <w:t>Providing quality educational experiences for underserved populations in the region, state and nation;</w:t>
      </w:r>
    </w:p>
    <w:p w:rsidR="00441123" w:rsidRPr="00261EBB" w:rsidRDefault="00441123" w:rsidP="00441123">
      <w:pPr>
        <w:pStyle w:val="BalloonText"/>
        <w:widowControl w:val="0"/>
        <w:numPr>
          <w:ilvl w:val="4"/>
          <w:numId w:val="3"/>
        </w:numPr>
        <w:autoSpaceDE w:val="0"/>
        <w:autoSpaceDN w:val="0"/>
        <w:adjustRightInd w:val="0"/>
        <w:spacing w:before="120"/>
        <w:ind w:left="990" w:right="180" w:hanging="180"/>
        <w:jc w:val="both"/>
        <w:rPr>
          <w:rFonts w:ascii="Times New Roman" w:hAnsi="Times New Roman"/>
          <w:color w:val="000000"/>
          <w:sz w:val="20"/>
          <w:szCs w:val="20"/>
        </w:rPr>
      </w:pPr>
      <w:r w:rsidRPr="00261EBB">
        <w:rPr>
          <w:rFonts w:ascii="Times New Roman" w:hAnsi="Times New Roman"/>
          <w:color w:val="191919"/>
          <w:sz w:val="20"/>
          <w:szCs w:val="20"/>
        </w:rPr>
        <w:t>Promoting and preserving the historical and culturally distinctive traditions which define African-American culture;</w:t>
      </w:r>
    </w:p>
    <w:p w:rsidR="00441123" w:rsidRPr="00261EBB"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261EBB">
        <w:rPr>
          <w:rFonts w:ascii="Times New Roman" w:hAnsi="Times New Roman"/>
          <w:color w:val="191919"/>
          <w:sz w:val="20"/>
          <w:szCs w:val="20"/>
        </w:rPr>
        <w:t>O</w:t>
      </w:r>
      <w:r w:rsidRPr="00261EBB">
        <w:rPr>
          <w:rFonts w:ascii="Times New Roman" w:hAnsi="Times New Roman"/>
          <w:color w:val="191919"/>
          <w:spacing w:val="-4"/>
          <w:sz w:val="20"/>
          <w:szCs w:val="20"/>
        </w:rPr>
        <w:t>f</w:t>
      </w:r>
      <w:r w:rsidRPr="00261EBB">
        <w:rPr>
          <w:rFonts w:ascii="Times New Roman" w:hAnsi="Times New Roman"/>
          <w:color w:val="191919"/>
          <w:sz w:val="20"/>
          <w:szCs w:val="20"/>
        </w:rPr>
        <w:t>fering a comprehensive array of programs in health care services, community development, human disabilities, cultural enhancement, business and economic development, international trade and entrepreneurship;</w:t>
      </w:r>
    </w:p>
    <w:p w:rsidR="00441123" w:rsidRPr="00261EBB"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261EBB">
        <w:rPr>
          <w:rFonts w:ascii="Times New Roman" w:hAnsi="Times New Roman"/>
          <w:color w:val="191919"/>
          <w:sz w:val="20"/>
          <w:szCs w:val="20"/>
        </w:rPr>
        <w:t>Graduating marketable students not only through technologically advanced academic programs but also through unde</w:t>
      </w:r>
      <w:r w:rsidRPr="00261EBB">
        <w:rPr>
          <w:rFonts w:ascii="Times New Roman" w:hAnsi="Times New Roman"/>
          <w:color w:val="191919"/>
          <w:spacing w:val="-4"/>
          <w:sz w:val="20"/>
          <w:szCs w:val="20"/>
        </w:rPr>
        <w:t>r</w:t>
      </w:r>
      <w:r w:rsidRPr="00261EBB">
        <w:rPr>
          <w:rFonts w:ascii="Times New Roman" w:hAnsi="Times New Roman"/>
          <w:color w:val="191919"/>
          <w:sz w:val="20"/>
          <w:szCs w:val="20"/>
        </w:rPr>
        <w:t>graduate research, studies abroad, internships, service learning and developmental pre-professional experiences;</w:t>
      </w:r>
    </w:p>
    <w:p w:rsidR="00441123" w:rsidRPr="00261EBB"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261EBB">
        <w:rPr>
          <w:rFonts w:ascii="Times New Roman" w:hAnsi="Times New Roman"/>
          <w:color w:val="191919"/>
          <w:sz w:val="20"/>
          <w:szCs w:val="20"/>
        </w:rPr>
        <w:t>Improving the quality of life of</w:t>
      </w:r>
      <w:r w:rsidRPr="00261EBB">
        <w:rPr>
          <w:rFonts w:ascii="Times New Roman" w:hAnsi="Times New Roman"/>
          <w:color w:val="191919"/>
          <w:spacing w:val="-11"/>
          <w:sz w:val="20"/>
          <w:szCs w:val="20"/>
        </w:rPr>
        <w:t xml:space="preserve"> </w:t>
      </w:r>
      <w:r w:rsidRPr="00261EBB">
        <w:rPr>
          <w:rFonts w:ascii="Times New Roman" w:hAnsi="Times New Roman"/>
          <w:color w:val="191919"/>
          <w:sz w:val="20"/>
          <w:szCs w:val="20"/>
        </w:rPr>
        <w:t>African</w:t>
      </w:r>
      <w:r w:rsidRPr="00261EBB">
        <w:rPr>
          <w:rFonts w:ascii="Times New Roman" w:hAnsi="Times New Roman"/>
          <w:color w:val="191919"/>
          <w:spacing w:val="-11"/>
          <w:sz w:val="20"/>
          <w:szCs w:val="20"/>
        </w:rPr>
        <w:t xml:space="preserve"> </w:t>
      </w:r>
      <w:r w:rsidRPr="00261EBB">
        <w:rPr>
          <w:rFonts w:ascii="Times New Roman" w:hAnsi="Times New Roman"/>
          <w:color w:val="191919"/>
          <w:sz w:val="20"/>
          <w:szCs w:val="20"/>
        </w:rPr>
        <w:t>American males via the educational, research, intervention and service programs coordinated through the Center for the</w:t>
      </w:r>
      <w:r w:rsidRPr="00261EBB">
        <w:rPr>
          <w:rFonts w:ascii="Times New Roman" w:hAnsi="Times New Roman"/>
          <w:color w:val="191919"/>
          <w:spacing w:val="-11"/>
          <w:sz w:val="20"/>
          <w:szCs w:val="20"/>
        </w:rPr>
        <w:t xml:space="preserve"> </w:t>
      </w:r>
      <w:r w:rsidRPr="00261EBB">
        <w:rPr>
          <w:rFonts w:ascii="Times New Roman" w:hAnsi="Times New Roman"/>
          <w:color w:val="191919"/>
          <w:sz w:val="20"/>
          <w:szCs w:val="20"/>
        </w:rPr>
        <w:t>African American Male.</w:t>
      </w:r>
    </w:p>
    <w:p w:rsidR="00441123" w:rsidRPr="003B79EC" w:rsidRDefault="00441123" w:rsidP="00441123">
      <w:pPr>
        <w:pStyle w:val="BalloonText"/>
        <w:widowControl w:val="0"/>
        <w:numPr>
          <w:ilvl w:val="0"/>
          <w:numId w:val="4"/>
        </w:numPr>
        <w:tabs>
          <w:tab w:val="left" w:pos="0"/>
        </w:tabs>
        <w:autoSpaceDE w:val="0"/>
        <w:autoSpaceDN w:val="0"/>
        <w:adjustRightInd w:val="0"/>
        <w:spacing w:before="26" w:line="250" w:lineRule="auto"/>
        <w:ind w:left="990" w:right="180" w:hanging="180"/>
        <w:jc w:val="both"/>
        <w:rPr>
          <w:rFonts w:ascii="Times New Roman" w:hAnsi="Times New Roman"/>
          <w:color w:val="000000"/>
          <w:sz w:val="20"/>
          <w:szCs w:val="20"/>
        </w:rPr>
      </w:pPr>
      <w:r w:rsidRPr="003B79EC">
        <w:rPr>
          <w:rFonts w:ascii="Times New Roman" w:hAnsi="Times New Roman"/>
          <w:color w:val="191919"/>
          <w:spacing w:val="-14"/>
          <w:sz w:val="20"/>
          <w:szCs w:val="20"/>
        </w:rPr>
        <w:t>T</w:t>
      </w:r>
      <w:r w:rsidRPr="003B79EC">
        <w:rPr>
          <w:rFonts w:ascii="Times New Roman" w:hAnsi="Times New Roman"/>
          <w:color w:val="191919"/>
          <w:sz w:val="20"/>
          <w:szCs w:val="20"/>
        </w:rPr>
        <w:t>echnology to advance educational purposes, including instructional technolog</w:t>
      </w:r>
      <w:r w:rsidRPr="003B79EC">
        <w:rPr>
          <w:rFonts w:ascii="Times New Roman" w:hAnsi="Times New Roman"/>
          <w:color w:val="191919"/>
          <w:spacing w:val="-13"/>
          <w:sz w:val="20"/>
          <w:szCs w:val="20"/>
        </w:rPr>
        <w:t>y</w:t>
      </w:r>
      <w:r w:rsidRPr="003B79EC">
        <w:rPr>
          <w:rFonts w:ascii="Times New Roman" w:hAnsi="Times New Roman"/>
          <w:color w:val="191919"/>
          <w:sz w:val="20"/>
          <w:szCs w:val="20"/>
        </w:rPr>
        <w:t>, student support services and distance education;</w:t>
      </w:r>
    </w:p>
    <w:p w:rsidR="00441123" w:rsidRPr="003B79EC" w:rsidRDefault="00441123" w:rsidP="00441123">
      <w:pPr>
        <w:pStyle w:val="BalloonText"/>
        <w:widowControl w:val="0"/>
        <w:numPr>
          <w:ilvl w:val="0"/>
          <w:numId w:val="4"/>
        </w:numPr>
        <w:autoSpaceDE w:val="0"/>
        <w:autoSpaceDN w:val="0"/>
        <w:adjustRightInd w:val="0"/>
        <w:spacing w:line="250" w:lineRule="auto"/>
        <w:ind w:left="990" w:right="180" w:hanging="180"/>
        <w:jc w:val="both"/>
        <w:rPr>
          <w:rFonts w:ascii="Times New Roman" w:hAnsi="Times New Roman"/>
          <w:color w:val="000000"/>
          <w:sz w:val="20"/>
          <w:szCs w:val="20"/>
        </w:rPr>
      </w:pPr>
      <w:r w:rsidRPr="003B79EC">
        <w:rPr>
          <w:rFonts w:ascii="Times New Roman" w:hAnsi="Times New Roman"/>
          <w:color w:val="191919"/>
          <w:sz w:val="20"/>
          <w:szCs w:val="20"/>
        </w:rPr>
        <w:t>Collaborative relationships with other system institutions, state agencies, local schools and technical colleges, and business and industr</w:t>
      </w:r>
      <w:r w:rsidRPr="003B79EC">
        <w:rPr>
          <w:rFonts w:ascii="Times New Roman" w:hAnsi="Times New Roman"/>
          <w:color w:val="191919"/>
          <w:spacing w:val="-13"/>
          <w:sz w:val="20"/>
          <w:szCs w:val="20"/>
        </w:rPr>
        <w:t>y</w:t>
      </w:r>
      <w:r w:rsidRPr="003B79EC">
        <w:rPr>
          <w:rFonts w:ascii="Times New Roman" w:hAnsi="Times New Roman"/>
          <w:color w:val="191919"/>
          <w:sz w:val="20"/>
          <w:szCs w:val="20"/>
        </w:rPr>
        <w:t>, sharing physical, human, information and other resources to expand and enhance programs and services to the citizens of Geo</w:t>
      </w:r>
      <w:r w:rsidRPr="003B79EC">
        <w:rPr>
          <w:rFonts w:ascii="Times New Roman" w:hAnsi="Times New Roman"/>
          <w:color w:val="191919"/>
          <w:spacing w:val="-4"/>
          <w:sz w:val="20"/>
          <w:szCs w:val="20"/>
        </w:rPr>
        <w:t>r</w:t>
      </w:r>
      <w:r w:rsidRPr="003B79EC">
        <w:rPr>
          <w:rFonts w:ascii="Times New Roman" w:hAnsi="Times New Roman"/>
          <w:color w:val="191919"/>
          <w:sz w:val="20"/>
          <w:szCs w:val="20"/>
        </w:rPr>
        <w:t>gia.</w:t>
      </w:r>
    </w:p>
    <w:p w:rsidR="00441123" w:rsidRDefault="00441123" w:rsidP="00441123">
      <w:pPr>
        <w:widowControl w:val="0"/>
        <w:autoSpaceDE w:val="0"/>
        <w:autoSpaceDN w:val="0"/>
        <w:adjustRightInd w:val="0"/>
        <w:spacing w:before="17" w:after="0" w:line="220" w:lineRule="exact"/>
        <w:rPr>
          <w:rFonts w:ascii="Times New Roman" w:hAnsi="Times New Roman"/>
          <w:color w:val="000000"/>
        </w:rPr>
      </w:pPr>
    </w:p>
    <w:p w:rsidR="00441123" w:rsidRDefault="00441123" w:rsidP="00441123">
      <w:pPr>
        <w:widowControl w:val="0"/>
        <w:autoSpaceDE w:val="0"/>
        <w:autoSpaceDN w:val="0"/>
        <w:adjustRightInd w:val="0"/>
        <w:spacing w:after="0" w:line="253" w:lineRule="auto"/>
        <w:ind w:left="360" w:right="180" w:firstLine="0"/>
        <w:jc w:val="both"/>
        <w:rPr>
          <w:rFonts w:ascii="Times New Roman" w:hAnsi="Times New Roman"/>
          <w:color w:val="000000"/>
          <w:sz w:val="20"/>
          <w:szCs w:val="20"/>
        </w:rPr>
      </w:pPr>
      <w:r>
        <w:rPr>
          <w:rFonts w:ascii="Times New Roman" w:hAnsi="Times New Roman"/>
          <w:b/>
          <w:bCs/>
          <w:color w:val="191919"/>
          <w:spacing w:val="-4"/>
          <w:sz w:val="20"/>
          <w:szCs w:val="20"/>
        </w:rPr>
        <w:t>W</w:t>
      </w:r>
      <w:r>
        <w:rPr>
          <w:rFonts w:ascii="Times New Roman" w:hAnsi="Times New Roman"/>
          <w:b/>
          <w:bCs/>
          <w:color w:val="191919"/>
          <w:sz w:val="20"/>
          <w:szCs w:val="20"/>
        </w:rPr>
        <w:t>ith other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state universities in the University System of Georgia,</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Albany State University sha</w:t>
      </w:r>
      <w:r>
        <w:rPr>
          <w:rFonts w:ascii="Times New Roman" w:hAnsi="Times New Roman"/>
          <w:b/>
          <w:bCs/>
          <w:color w:val="191919"/>
          <w:spacing w:val="-4"/>
          <w:sz w:val="20"/>
          <w:szCs w:val="20"/>
        </w:rPr>
        <w:t>r</w:t>
      </w:r>
      <w:r>
        <w:rPr>
          <w:rFonts w:ascii="Times New Roman" w:hAnsi="Times New Roman"/>
          <w:b/>
          <w:bCs/>
          <w:color w:val="191919"/>
          <w:sz w:val="20"/>
          <w:szCs w:val="20"/>
        </w:rPr>
        <w:t>es:</w:t>
      </w:r>
    </w:p>
    <w:p w:rsidR="00441123" w:rsidRPr="00F531FF" w:rsidRDefault="00441123" w:rsidP="00441123">
      <w:pPr>
        <w:pStyle w:val="BalloonText"/>
        <w:widowControl w:val="0"/>
        <w:numPr>
          <w:ilvl w:val="3"/>
          <w:numId w:val="2"/>
        </w:numPr>
        <w:autoSpaceDE w:val="0"/>
        <w:autoSpaceDN w:val="0"/>
        <w:adjustRightInd w:val="0"/>
        <w:spacing w:before="120" w:line="227" w:lineRule="exact"/>
        <w:ind w:left="990" w:right="180" w:hanging="180"/>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excellence and responsiveness within a scope of influence defined by the needs of an area of the state, and by particularly outstanding programs or distinctive characteristics that have a magnet e</w:t>
      </w:r>
      <w:r w:rsidRPr="00F531FF">
        <w:rPr>
          <w:rFonts w:ascii="Times New Roman" w:hAnsi="Times New Roman"/>
          <w:color w:val="191919"/>
          <w:spacing w:val="-4"/>
          <w:sz w:val="20"/>
          <w:szCs w:val="20"/>
        </w:rPr>
        <w:t>f</w:t>
      </w:r>
      <w:r w:rsidRPr="00F531FF">
        <w:rPr>
          <w:rFonts w:ascii="Times New Roman" w:hAnsi="Times New Roman"/>
          <w:color w:val="191919"/>
          <w:sz w:val="20"/>
          <w:szCs w:val="20"/>
        </w:rPr>
        <w:t>fect throughout the region or state;</w:t>
      </w:r>
    </w:p>
    <w:p w:rsidR="00441123" w:rsidRPr="003B79EC"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a teaching/learning environment, both inside and outside the classroom, that sustains instructional excellence, serves a diverse and college-prepared student body, promotes high levels of student achievement, offers academic assistance and provides developmental studies programs for a limited student cohort;</w:t>
      </w:r>
    </w:p>
    <w:p w:rsidR="00441123" w:rsidRPr="003B79EC"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3B79EC">
        <w:rPr>
          <w:rFonts w:ascii="Times New Roman" w:hAnsi="Times New Roman"/>
          <w:color w:val="191919"/>
          <w:sz w:val="20"/>
          <w:szCs w:val="20"/>
        </w:rPr>
        <w:t>A</w:t>
      </w:r>
      <w:r w:rsidRPr="003B79EC">
        <w:rPr>
          <w:rFonts w:ascii="Times New Roman" w:hAnsi="Times New Roman"/>
          <w:color w:val="191919"/>
          <w:spacing w:val="-11"/>
          <w:sz w:val="20"/>
          <w:szCs w:val="20"/>
        </w:rPr>
        <w:t xml:space="preserve"> </w:t>
      </w:r>
      <w:r w:rsidRPr="003B79EC">
        <w:rPr>
          <w:rFonts w:ascii="Times New Roman" w:hAnsi="Times New Roman"/>
          <w:color w:val="191919"/>
          <w:sz w:val="20"/>
          <w:szCs w:val="20"/>
        </w:rPr>
        <w:t>high quality general education program supporting a variety of disciplinar</w:t>
      </w:r>
      <w:r w:rsidRPr="003B79EC">
        <w:rPr>
          <w:rFonts w:ascii="Times New Roman" w:hAnsi="Times New Roman"/>
          <w:color w:val="191919"/>
          <w:spacing w:val="-13"/>
          <w:sz w:val="20"/>
          <w:szCs w:val="20"/>
        </w:rPr>
        <w:t>y</w:t>
      </w:r>
      <w:r w:rsidRPr="003B79EC">
        <w:rPr>
          <w:rFonts w:ascii="Times New Roman" w:hAnsi="Times New Roman"/>
          <w:color w:val="191919"/>
          <w:sz w:val="20"/>
          <w:szCs w:val="20"/>
        </w:rPr>
        <w:t xml:space="preserve">, interdisciplinary and </w:t>
      </w:r>
      <w:r w:rsidRPr="003B79EC">
        <w:rPr>
          <w:rFonts w:ascii="Times New Roman" w:hAnsi="Times New Roman"/>
          <w:color w:val="191919"/>
          <w:sz w:val="20"/>
          <w:szCs w:val="20"/>
        </w:rPr>
        <w:lastRenderedPageBreak/>
        <w:t>professional academic programming at the baccalaureate level, with selected master's and education specialist degrees, and selected associate degree programs based on area need and/or inte</w:t>
      </w:r>
      <w:r w:rsidRPr="003B79EC">
        <w:rPr>
          <w:rFonts w:ascii="Times New Roman" w:hAnsi="Times New Roman"/>
          <w:color w:val="191919"/>
          <w:spacing w:val="-4"/>
          <w:sz w:val="20"/>
          <w:szCs w:val="20"/>
        </w:rPr>
        <w:t>r</w:t>
      </w:r>
      <w:r w:rsidRPr="003B79EC">
        <w:rPr>
          <w:rFonts w:ascii="Times New Roman" w:hAnsi="Times New Roman"/>
          <w:color w:val="191919"/>
          <w:sz w:val="20"/>
          <w:szCs w:val="20"/>
        </w:rPr>
        <w:t>-institutional collaborations;</w:t>
      </w:r>
    </w:p>
    <w:p w:rsidR="00441123" w:rsidRPr="00441123"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public service, continuing education, technical assistance and economic development activities that address needs, improve the quality of life and raise the educational level within the university's scope of influence;</w:t>
      </w:r>
    </w:p>
    <w:p w:rsidR="00441123" w:rsidRPr="00F531FF" w:rsidRDefault="00441123" w:rsidP="00441123">
      <w:pPr>
        <w:pStyle w:val="BalloonText"/>
        <w:widowControl w:val="0"/>
        <w:numPr>
          <w:ilvl w:val="3"/>
          <w:numId w:val="2"/>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F531FF">
        <w:rPr>
          <w:rFonts w:ascii="Times New Roman" w:hAnsi="Times New Roman"/>
          <w:color w:val="191919"/>
          <w:sz w:val="20"/>
          <w:szCs w:val="20"/>
        </w:rPr>
        <w:t>A</w:t>
      </w:r>
      <w:r w:rsidRPr="00F531FF">
        <w:rPr>
          <w:rFonts w:ascii="Times New Roman" w:hAnsi="Times New Roman"/>
          <w:color w:val="191919"/>
          <w:spacing w:val="-11"/>
          <w:sz w:val="20"/>
          <w:szCs w:val="20"/>
        </w:rPr>
        <w:t xml:space="preserve"> </w:t>
      </w:r>
      <w:r w:rsidRPr="00F531FF">
        <w:rPr>
          <w:rFonts w:ascii="Times New Roman" w:hAnsi="Times New Roman"/>
          <w:color w:val="191919"/>
          <w:sz w:val="20"/>
          <w:szCs w:val="20"/>
        </w:rPr>
        <w:t>commitment to scholarly and creative work to enhance instructional e</w:t>
      </w:r>
      <w:r w:rsidRPr="00F531FF">
        <w:rPr>
          <w:rFonts w:ascii="Times New Roman" w:hAnsi="Times New Roman"/>
          <w:color w:val="191919"/>
          <w:spacing w:val="-4"/>
          <w:sz w:val="20"/>
          <w:szCs w:val="20"/>
        </w:rPr>
        <w:t>f</w:t>
      </w:r>
      <w:r w:rsidRPr="00F531FF">
        <w:rPr>
          <w:rFonts w:ascii="Times New Roman" w:hAnsi="Times New Roman"/>
          <w:color w:val="191919"/>
          <w:sz w:val="20"/>
          <w:szCs w:val="20"/>
        </w:rPr>
        <w:t>fectiveness and to encourage faculty scholarly pursuits, and a commitment to applied research in selected areas of institutional strength and area need.</w:t>
      </w:r>
    </w:p>
    <w:p w:rsidR="00441123" w:rsidRDefault="00441123" w:rsidP="00441123">
      <w:pPr>
        <w:widowControl w:val="0"/>
        <w:autoSpaceDE w:val="0"/>
        <w:autoSpaceDN w:val="0"/>
        <w:adjustRightInd w:val="0"/>
        <w:spacing w:before="17" w:after="0" w:line="220" w:lineRule="exact"/>
        <w:rPr>
          <w:rFonts w:ascii="Times New Roman" w:hAnsi="Times New Roman"/>
          <w:color w:val="000000"/>
        </w:rPr>
      </w:pPr>
    </w:p>
    <w:p w:rsidR="00441123" w:rsidRDefault="00441123" w:rsidP="00807398">
      <w:pPr>
        <w:widowControl w:val="0"/>
        <w:autoSpaceDE w:val="0"/>
        <w:autoSpaceDN w:val="0"/>
        <w:adjustRightInd w:val="0"/>
        <w:spacing w:after="0" w:line="252" w:lineRule="auto"/>
        <w:ind w:left="360" w:right="180" w:firstLine="0"/>
        <w:jc w:val="both"/>
        <w:rPr>
          <w:rFonts w:ascii="Times New Roman" w:hAnsi="Times New Roman"/>
          <w:color w:val="000000"/>
          <w:sz w:val="20"/>
          <w:szCs w:val="20"/>
        </w:rPr>
      </w:pPr>
      <w:r>
        <w:rPr>
          <w:rFonts w:ascii="Times New Roman" w:hAnsi="Times New Roman"/>
          <w:b/>
          <w:bCs/>
          <w:color w:val="191919"/>
          <w:sz w:val="20"/>
          <w:szCs w:val="20"/>
        </w:rPr>
        <w:t>While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Albany State University has much in common with other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state universities, it is dedicated to p</w:t>
      </w:r>
      <w:r>
        <w:rPr>
          <w:rFonts w:ascii="Times New Roman" w:hAnsi="Times New Roman"/>
          <w:b/>
          <w:bCs/>
          <w:color w:val="191919"/>
          <w:spacing w:val="-4"/>
          <w:sz w:val="20"/>
          <w:szCs w:val="20"/>
        </w:rPr>
        <w:t>r</w:t>
      </w:r>
      <w:r>
        <w:rPr>
          <w:rFonts w:ascii="Times New Roman" w:hAnsi="Times New Roman"/>
          <w:b/>
          <w:bCs/>
          <w:color w:val="191919"/>
          <w:sz w:val="20"/>
          <w:szCs w:val="20"/>
        </w:rPr>
        <w:t>eparing leaders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underserved populations and is committed to the following distinct purposes:</w:t>
      </w:r>
    </w:p>
    <w:p w:rsidR="00441123" w:rsidRPr="00261EBB" w:rsidRDefault="00441123" w:rsidP="00441123">
      <w:pPr>
        <w:pStyle w:val="BalloonText"/>
        <w:widowControl w:val="0"/>
        <w:numPr>
          <w:ilvl w:val="4"/>
          <w:numId w:val="3"/>
        </w:numPr>
        <w:autoSpaceDE w:val="0"/>
        <w:autoSpaceDN w:val="0"/>
        <w:adjustRightInd w:val="0"/>
        <w:spacing w:before="120" w:line="229" w:lineRule="exact"/>
        <w:ind w:left="990" w:right="180" w:hanging="180"/>
        <w:rPr>
          <w:rFonts w:ascii="Times New Roman" w:hAnsi="Times New Roman"/>
          <w:color w:val="000000"/>
          <w:sz w:val="20"/>
          <w:szCs w:val="20"/>
        </w:rPr>
      </w:pPr>
      <w:r w:rsidRPr="00261EBB">
        <w:rPr>
          <w:rFonts w:ascii="Times New Roman" w:hAnsi="Times New Roman"/>
          <w:color w:val="191919"/>
          <w:sz w:val="20"/>
          <w:szCs w:val="20"/>
        </w:rPr>
        <w:t>Providing quality educational experiences for underserved populations in the region, state and nation;</w:t>
      </w:r>
    </w:p>
    <w:p w:rsidR="00441123" w:rsidRPr="00261EBB" w:rsidRDefault="00441123" w:rsidP="00441123">
      <w:pPr>
        <w:pStyle w:val="BalloonText"/>
        <w:widowControl w:val="0"/>
        <w:numPr>
          <w:ilvl w:val="4"/>
          <w:numId w:val="3"/>
        </w:numPr>
        <w:autoSpaceDE w:val="0"/>
        <w:autoSpaceDN w:val="0"/>
        <w:adjustRightInd w:val="0"/>
        <w:spacing w:before="120"/>
        <w:ind w:left="990" w:right="180" w:hanging="180"/>
        <w:jc w:val="both"/>
        <w:rPr>
          <w:rFonts w:ascii="Times New Roman" w:hAnsi="Times New Roman"/>
          <w:color w:val="000000"/>
          <w:sz w:val="20"/>
          <w:szCs w:val="20"/>
        </w:rPr>
      </w:pPr>
      <w:r w:rsidRPr="00261EBB">
        <w:rPr>
          <w:rFonts w:ascii="Times New Roman" w:hAnsi="Times New Roman"/>
          <w:color w:val="191919"/>
          <w:sz w:val="20"/>
          <w:szCs w:val="20"/>
        </w:rPr>
        <w:t>Promoting and preserving the historical and culturally distinctive traditions which define African-American culture;</w:t>
      </w:r>
    </w:p>
    <w:p w:rsidR="00441123" w:rsidRPr="00261EBB"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261EBB">
        <w:rPr>
          <w:rFonts w:ascii="Times New Roman" w:hAnsi="Times New Roman"/>
          <w:color w:val="191919"/>
          <w:sz w:val="20"/>
          <w:szCs w:val="20"/>
        </w:rPr>
        <w:t>O</w:t>
      </w:r>
      <w:r w:rsidRPr="00261EBB">
        <w:rPr>
          <w:rFonts w:ascii="Times New Roman" w:hAnsi="Times New Roman"/>
          <w:color w:val="191919"/>
          <w:spacing w:val="-4"/>
          <w:sz w:val="20"/>
          <w:szCs w:val="20"/>
        </w:rPr>
        <w:t>f</w:t>
      </w:r>
      <w:r w:rsidRPr="00261EBB">
        <w:rPr>
          <w:rFonts w:ascii="Times New Roman" w:hAnsi="Times New Roman"/>
          <w:color w:val="191919"/>
          <w:sz w:val="20"/>
          <w:szCs w:val="20"/>
        </w:rPr>
        <w:t>fering a comprehensive array of programs in health care services, community development, human disabilities, cultural enhancement, business and economic development, international trade and entrepreneurship;</w:t>
      </w:r>
    </w:p>
    <w:p w:rsidR="00441123" w:rsidRPr="00261EBB"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261EBB">
        <w:rPr>
          <w:rFonts w:ascii="Times New Roman" w:hAnsi="Times New Roman"/>
          <w:color w:val="191919"/>
          <w:sz w:val="20"/>
          <w:szCs w:val="20"/>
        </w:rPr>
        <w:t>Graduating marketable students not only through technologically advanced academic programs but also through unde</w:t>
      </w:r>
      <w:r w:rsidRPr="00261EBB">
        <w:rPr>
          <w:rFonts w:ascii="Times New Roman" w:hAnsi="Times New Roman"/>
          <w:color w:val="191919"/>
          <w:spacing w:val="-4"/>
          <w:sz w:val="20"/>
          <w:szCs w:val="20"/>
        </w:rPr>
        <w:t>r</w:t>
      </w:r>
      <w:r w:rsidRPr="00261EBB">
        <w:rPr>
          <w:rFonts w:ascii="Times New Roman" w:hAnsi="Times New Roman"/>
          <w:color w:val="191919"/>
          <w:sz w:val="20"/>
          <w:szCs w:val="20"/>
        </w:rPr>
        <w:t>graduate research, studies abroad, internships, service learning and developmental pre-professional experiences;</w:t>
      </w:r>
    </w:p>
    <w:p w:rsidR="00441123" w:rsidRPr="00441123" w:rsidRDefault="00441123" w:rsidP="00441123">
      <w:pPr>
        <w:pStyle w:val="BalloonText"/>
        <w:widowControl w:val="0"/>
        <w:numPr>
          <w:ilvl w:val="3"/>
          <w:numId w:val="3"/>
        </w:numPr>
        <w:autoSpaceDE w:val="0"/>
        <w:autoSpaceDN w:val="0"/>
        <w:adjustRightInd w:val="0"/>
        <w:spacing w:before="120" w:line="250" w:lineRule="auto"/>
        <w:ind w:left="990" w:right="180" w:hanging="180"/>
        <w:jc w:val="both"/>
        <w:rPr>
          <w:rFonts w:ascii="Times New Roman" w:hAnsi="Times New Roman"/>
          <w:color w:val="000000"/>
          <w:sz w:val="20"/>
          <w:szCs w:val="20"/>
        </w:rPr>
      </w:pPr>
      <w:r w:rsidRPr="00261EBB">
        <w:rPr>
          <w:rFonts w:ascii="Times New Roman" w:hAnsi="Times New Roman"/>
          <w:color w:val="191919"/>
          <w:sz w:val="20"/>
          <w:szCs w:val="20"/>
        </w:rPr>
        <w:t>Improving the quality of life of</w:t>
      </w:r>
      <w:r w:rsidRPr="00261EBB">
        <w:rPr>
          <w:rFonts w:ascii="Times New Roman" w:hAnsi="Times New Roman"/>
          <w:color w:val="191919"/>
          <w:spacing w:val="-11"/>
          <w:sz w:val="20"/>
          <w:szCs w:val="20"/>
        </w:rPr>
        <w:t xml:space="preserve"> </w:t>
      </w:r>
      <w:r w:rsidRPr="00261EBB">
        <w:rPr>
          <w:rFonts w:ascii="Times New Roman" w:hAnsi="Times New Roman"/>
          <w:color w:val="191919"/>
          <w:sz w:val="20"/>
          <w:szCs w:val="20"/>
        </w:rPr>
        <w:t>African</w:t>
      </w:r>
      <w:r w:rsidRPr="00261EBB">
        <w:rPr>
          <w:rFonts w:ascii="Times New Roman" w:hAnsi="Times New Roman"/>
          <w:color w:val="191919"/>
          <w:spacing w:val="-11"/>
          <w:sz w:val="20"/>
          <w:szCs w:val="20"/>
        </w:rPr>
        <w:t xml:space="preserve"> </w:t>
      </w:r>
      <w:r w:rsidRPr="00261EBB">
        <w:rPr>
          <w:rFonts w:ascii="Times New Roman" w:hAnsi="Times New Roman"/>
          <w:color w:val="191919"/>
          <w:sz w:val="20"/>
          <w:szCs w:val="20"/>
        </w:rPr>
        <w:t>American males via the educational, research, intervention and service programs coordinated through the Center for the</w:t>
      </w:r>
      <w:r w:rsidRPr="00261EBB">
        <w:rPr>
          <w:rFonts w:ascii="Times New Roman" w:hAnsi="Times New Roman"/>
          <w:color w:val="191919"/>
          <w:spacing w:val="-11"/>
          <w:sz w:val="20"/>
          <w:szCs w:val="20"/>
        </w:rPr>
        <w:t xml:space="preserve"> </w:t>
      </w:r>
      <w:r w:rsidRPr="00261EBB">
        <w:rPr>
          <w:rFonts w:ascii="Times New Roman" w:hAnsi="Times New Roman"/>
          <w:color w:val="191919"/>
          <w:sz w:val="20"/>
          <w:szCs w:val="20"/>
        </w:rPr>
        <w:t>African American Male.</w:t>
      </w:r>
    </w:p>
    <w:p w:rsidR="00441123" w:rsidRDefault="00441123" w:rsidP="00441123">
      <w:pPr>
        <w:pStyle w:val="BalloonText"/>
        <w:widowControl w:val="0"/>
        <w:autoSpaceDE w:val="0"/>
        <w:autoSpaceDN w:val="0"/>
        <w:adjustRightInd w:val="0"/>
        <w:spacing w:before="120" w:line="250" w:lineRule="auto"/>
        <w:ind w:left="990" w:right="180"/>
        <w:jc w:val="both"/>
        <w:rPr>
          <w:rFonts w:ascii="Times New Roman" w:hAnsi="Times New Roman"/>
          <w:color w:val="000000"/>
          <w:sz w:val="20"/>
          <w:szCs w:val="20"/>
        </w:rPr>
      </w:pPr>
    </w:p>
    <w:p w:rsidR="00441123" w:rsidRPr="00261EBB" w:rsidRDefault="00441123" w:rsidP="00441123">
      <w:pPr>
        <w:pStyle w:val="BalloonText"/>
        <w:widowControl w:val="0"/>
        <w:autoSpaceDE w:val="0"/>
        <w:autoSpaceDN w:val="0"/>
        <w:adjustRightInd w:val="0"/>
        <w:spacing w:before="120" w:line="250" w:lineRule="auto"/>
        <w:ind w:left="990" w:right="180"/>
        <w:jc w:val="both"/>
        <w:rPr>
          <w:rFonts w:ascii="Times New Roman" w:hAnsi="Times New Roman"/>
          <w:color w:val="000000"/>
          <w:sz w:val="20"/>
          <w:szCs w:val="20"/>
        </w:rPr>
      </w:pPr>
    </w:p>
    <w:p w:rsidR="00441123" w:rsidRPr="00872D63" w:rsidRDefault="00441123" w:rsidP="00441123">
      <w:pPr>
        <w:pStyle w:val="Heading2"/>
        <w:spacing w:before="0"/>
        <w:ind w:right="1960" w:firstLine="0"/>
        <w:jc w:val="center"/>
        <w:rPr>
          <w:rFonts w:ascii="Impact" w:hAnsi="Impact" w:cs="Impact"/>
          <w:b w:val="0"/>
          <w:color w:val="666666"/>
          <w:spacing w:val="44"/>
          <w:sz w:val="44"/>
          <w:szCs w:val="44"/>
        </w:rPr>
      </w:pPr>
      <w:bookmarkStart w:id="10" w:name="_Toc294969618"/>
      <w:bookmarkStart w:id="11" w:name="_Toc295508165"/>
      <w:r w:rsidRPr="00080D93">
        <w:rPr>
          <w:rFonts w:ascii="Impact" w:hAnsi="Impact" w:cs="Impact"/>
          <w:b w:val="0"/>
          <w:color w:val="666666"/>
          <w:spacing w:val="10"/>
          <w:sz w:val="44"/>
          <w:szCs w:val="44"/>
          <w:fitText w:val="5040" w:id="-162767616"/>
        </w:rPr>
        <w:t>GRADUATE SCHOOL MISSIO</w:t>
      </w:r>
      <w:r w:rsidRPr="00080D93">
        <w:rPr>
          <w:rFonts w:ascii="Impact" w:hAnsi="Impact" w:cs="Impact"/>
          <w:b w:val="0"/>
          <w:color w:val="666666"/>
          <w:spacing w:val="3"/>
          <w:sz w:val="44"/>
          <w:szCs w:val="44"/>
          <w:fitText w:val="5040" w:id="-162767616"/>
        </w:rPr>
        <w:t>N</w:t>
      </w:r>
      <w:bookmarkEnd w:id="10"/>
      <w:bookmarkEnd w:id="11"/>
    </w:p>
    <w:p w:rsidR="00441123" w:rsidRDefault="00441123" w:rsidP="00441123">
      <w:pPr>
        <w:widowControl w:val="0"/>
        <w:autoSpaceDE w:val="0"/>
        <w:autoSpaceDN w:val="0"/>
        <w:adjustRightInd w:val="0"/>
        <w:spacing w:after="0" w:line="200" w:lineRule="exact"/>
        <w:rPr>
          <w:rFonts w:ascii="Times New Roman" w:hAnsi="Times New Roman"/>
          <w:sz w:val="20"/>
          <w:szCs w:val="20"/>
        </w:rPr>
      </w:pPr>
    </w:p>
    <w:p w:rsidR="00441123"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purpose of the Graduate School,</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 is to define and promote excellence in graduate education and the research and scholarly activities associated with it. In concert with the College of</w:t>
      </w:r>
      <w:r>
        <w:rPr>
          <w:rFonts w:ascii="Times New Roman" w:hAnsi="Times New Roman"/>
          <w:color w:val="191919"/>
          <w:spacing w:val="-11"/>
          <w:sz w:val="20"/>
          <w:szCs w:val="20"/>
        </w:rPr>
        <w:t xml:space="preserve"> </w:t>
      </w:r>
      <w:r>
        <w:rPr>
          <w:rFonts w:ascii="Times New Roman" w:hAnsi="Times New Roman"/>
          <w:color w:val="191919"/>
          <w:sz w:val="20"/>
          <w:szCs w:val="20"/>
        </w:rPr>
        <w:t>Arts and Sciences, the College of Business, the College of Education and the College of Health Professions, the Graduate School establishes a high standard of intellectual excellence and ensures the application of that standard in discussions, deliberations and decisions about facult</w:t>
      </w:r>
      <w:r>
        <w:rPr>
          <w:rFonts w:ascii="Times New Roman" w:hAnsi="Times New Roman"/>
          <w:color w:val="191919"/>
          <w:spacing w:val="-13"/>
          <w:sz w:val="20"/>
          <w:szCs w:val="20"/>
        </w:rPr>
        <w:t>y</w:t>
      </w:r>
      <w:r>
        <w:rPr>
          <w:rFonts w:ascii="Times New Roman" w:hAnsi="Times New Roman"/>
          <w:color w:val="191919"/>
          <w:sz w:val="20"/>
          <w:szCs w:val="20"/>
        </w:rPr>
        <w:t>, students, curriculum and research direction.</w:t>
      </w:r>
      <w:r>
        <w:rPr>
          <w:rFonts w:ascii="Times New Roman" w:hAnsi="Times New Roman"/>
          <w:color w:val="191919"/>
          <w:spacing w:val="-3"/>
          <w:sz w:val="20"/>
          <w:szCs w:val="20"/>
        </w:rPr>
        <w:t xml:space="preserve"> </w:t>
      </w:r>
      <w:r>
        <w:rPr>
          <w:rFonts w:ascii="Times New Roman" w:hAnsi="Times New Roman"/>
          <w:color w:val="191919"/>
          <w:sz w:val="20"/>
          <w:szCs w:val="20"/>
        </w:rPr>
        <w:t>The Graduate School is centered on academic issues and on enhancing scholastic excellence in the recruitment, admission and matriculation of graduate students.</w:t>
      </w:r>
    </w:p>
    <w:p w:rsidR="00441123"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Graduate School brings an institution-wide perspective to all post-baccalaureate endeavors. It establishes, through its facult</w:t>
      </w:r>
      <w:r>
        <w:rPr>
          <w:rFonts w:ascii="Times New Roman" w:hAnsi="Times New Roman"/>
          <w:color w:val="191919"/>
          <w:spacing w:val="-13"/>
          <w:sz w:val="20"/>
          <w:szCs w:val="20"/>
        </w:rPr>
        <w:t>y</w:t>
      </w:r>
      <w:r>
        <w:rPr>
          <w:rFonts w:ascii="Times New Roman" w:hAnsi="Times New Roman"/>
          <w:color w:val="191919"/>
          <w:sz w:val="20"/>
          <w:szCs w:val="20"/>
        </w:rPr>
        <w:t xml:space="preserve">, a set of policies that defines excellence in graduate programs, high quality in curriculum, exceptional student selection and rigor in faculty appointments. It defines the minimum standards acceptable for all post-baccalaureate work and ensures the observance of both the </w:t>
      </w:r>
      <w:r w:rsidR="00080D93">
        <w:rPr>
          <w:rFonts w:ascii="Times New Roman" w:hAnsi="Times New Roman"/>
          <w:color w:val="191919"/>
          <w:sz w:val="20"/>
          <w:szCs w:val="20"/>
        </w:rPr>
        <w:t>campus wide</w:t>
      </w:r>
      <w:r>
        <w:rPr>
          <w:rFonts w:ascii="Times New Roman" w:hAnsi="Times New Roman"/>
          <w:color w:val="191919"/>
          <w:sz w:val="20"/>
          <w:szCs w:val="20"/>
        </w:rPr>
        <w:t xml:space="preserve"> and program-specific standards articulated and approved by the graduate facult</w:t>
      </w:r>
      <w:r>
        <w:rPr>
          <w:rFonts w:ascii="Times New Roman" w:hAnsi="Times New Roman"/>
          <w:color w:val="191919"/>
          <w:spacing w:val="-13"/>
          <w:sz w:val="20"/>
          <w:szCs w:val="20"/>
        </w:rPr>
        <w:t>y</w:t>
      </w:r>
      <w:r>
        <w:rPr>
          <w:rFonts w:ascii="Times New Roman" w:hAnsi="Times New Roman"/>
          <w:color w:val="191919"/>
          <w:sz w:val="20"/>
          <w:szCs w:val="20"/>
        </w:rPr>
        <w:t>.</w:t>
      </w:r>
    </w:p>
    <w:p w:rsidR="00441123"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Research in the Graduate School plays a central role in expanding scholarship and providing service to Southwest Geo</w:t>
      </w:r>
      <w:r>
        <w:rPr>
          <w:rFonts w:ascii="Times New Roman" w:hAnsi="Times New Roman"/>
          <w:color w:val="191919"/>
          <w:spacing w:val="-4"/>
          <w:sz w:val="20"/>
          <w:szCs w:val="20"/>
        </w:rPr>
        <w:t>r</w:t>
      </w:r>
      <w:r>
        <w:rPr>
          <w:rFonts w:ascii="Times New Roman" w:hAnsi="Times New Roman"/>
          <w:color w:val="191919"/>
          <w:sz w:val="20"/>
          <w:szCs w:val="20"/>
        </w:rPr>
        <w:t>gia and the world. Characterized by a multidisciplinary and holistic approach to learning, graduate research involves students, faculty and applicable stakeholders in addressing policy issues and solving local, regional and global socioeconomic, political and environmental problems. Upon graduation, students possess the measurable competencies and knowledge required to contribute successfully to their o</w:t>
      </w:r>
      <w:r>
        <w:rPr>
          <w:rFonts w:ascii="Times New Roman" w:hAnsi="Times New Roman"/>
          <w:color w:val="191919"/>
          <w:spacing w:val="-4"/>
          <w:sz w:val="20"/>
          <w:szCs w:val="20"/>
        </w:rPr>
        <w:t>r</w:t>
      </w:r>
      <w:r>
        <w:rPr>
          <w:rFonts w:ascii="Times New Roman" w:hAnsi="Times New Roman"/>
          <w:color w:val="191919"/>
          <w:sz w:val="20"/>
          <w:szCs w:val="20"/>
        </w:rPr>
        <w:t>ganizations and communities, enhancing their own lives and improving the quality of life and opportunities for others. Publications in scholarly journals and books document the results of research and the improvements made to the quality of life of citizens living throughout Geo</w:t>
      </w:r>
      <w:r>
        <w:rPr>
          <w:rFonts w:ascii="Times New Roman" w:hAnsi="Times New Roman"/>
          <w:color w:val="191919"/>
          <w:spacing w:val="-4"/>
          <w:sz w:val="20"/>
          <w:szCs w:val="20"/>
        </w:rPr>
        <w:t>r</w:t>
      </w:r>
      <w:r>
        <w:rPr>
          <w:rFonts w:ascii="Times New Roman" w:hAnsi="Times New Roman"/>
          <w:color w:val="191919"/>
          <w:sz w:val="20"/>
          <w:szCs w:val="20"/>
        </w:rPr>
        <w:t>gia and the Southeastern United States.</w:t>
      </w:r>
    </w:p>
    <w:p w:rsidR="00872727"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191919"/>
          <w:sz w:val="20"/>
          <w:szCs w:val="20"/>
        </w:rPr>
        <w:sectPr w:rsidR="00872727" w:rsidSect="00872727">
          <w:headerReference w:type="default" r:id="rId20"/>
          <w:pgSz w:w="12240" w:h="15840" w:code="1"/>
          <w:pgMar w:top="720" w:right="720" w:bottom="288" w:left="1440" w:header="720" w:footer="288" w:gutter="0"/>
          <w:cols w:space="720"/>
          <w:docGrid w:linePitch="360"/>
        </w:sectPr>
      </w:pPr>
      <w:r>
        <w:rPr>
          <w:rFonts w:ascii="Times New Roman" w:hAnsi="Times New Roman"/>
          <w:color w:val="191919"/>
          <w:sz w:val="20"/>
          <w:szCs w:val="20"/>
        </w:rPr>
        <w:t>Quality graduate programs result only from quality facult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Thus, the Graduate School ensures su</w:t>
      </w:r>
      <w:r>
        <w:rPr>
          <w:rFonts w:ascii="Times New Roman" w:hAnsi="Times New Roman"/>
          <w:color w:val="191919"/>
          <w:spacing w:val="-4"/>
          <w:sz w:val="20"/>
          <w:szCs w:val="20"/>
        </w:rPr>
        <w:t>f</w:t>
      </w:r>
      <w:r>
        <w:rPr>
          <w:rFonts w:ascii="Times New Roman" w:hAnsi="Times New Roman"/>
          <w:color w:val="191919"/>
          <w:sz w:val="20"/>
          <w:szCs w:val="20"/>
        </w:rPr>
        <w:t>ficient numbers of regula</w:t>
      </w:r>
      <w:r>
        <w:rPr>
          <w:rFonts w:ascii="Times New Roman" w:hAnsi="Times New Roman"/>
          <w:color w:val="191919"/>
          <w:spacing w:val="-8"/>
          <w:sz w:val="20"/>
          <w:szCs w:val="20"/>
        </w:rPr>
        <w:t>r</w:t>
      </w:r>
      <w:r>
        <w:rPr>
          <w:rFonts w:ascii="Times New Roman" w:hAnsi="Times New Roman"/>
          <w:color w:val="191919"/>
          <w:sz w:val="20"/>
          <w:szCs w:val="20"/>
        </w:rPr>
        <w:t>, permanent faculty members who are active in scholarship and research and highly e</w:t>
      </w:r>
      <w:r>
        <w:rPr>
          <w:rFonts w:ascii="Times New Roman" w:hAnsi="Times New Roman"/>
          <w:color w:val="191919"/>
          <w:spacing w:val="-4"/>
          <w:sz w:val="20"/>
          <w:szCs w:val="20"/>
        </w:rPr>
        <w:t>f</w:t>
      </w:r>
      <w:r>
        <w:rPr>
          <w:rFonts w:ascii="Times New Roman" w:hAnsi="Times New Roman"/>
          <w:color w:val="191919"/>
          <w:sz w:val="20"/>
          <w:szCs w:val="20"/>
        </w:rPr>
        <w:t>fective in creating technology-based classroom environments in which maximum learning occurs.</w:t>
      </w:r>
      <w:r>
        <w:rPr>
          <w:rFonts w:ascii="Times New Roman" w:hAnsi="Times New Roman"/>
          <w:color w:val="191919"/>
          <w:spacing w:val="-4"/>
          <w:sz w:val="20"/>
          <w:szCs w:val="20"/>
        </w:rPr>
        <w:t xml:space="preserve"> </w:t>
      </w:r>
      <w:r>
        <w:rPr>
          <w:rFonts w:ascii="Times New Roman" w:hAnsi="Times New Roman"/>
          <w:color w:val="191919"/>
          <w:sz w:val="20"/>
          <w:szCs w:val="20"/>
        </w:rPr>
        <w:t xml:space="preserve">These faculty must be committed to promoting lifelong learning, dedicated to quality scholarship and to the intellectual enhancement of their graduate programs and of their students. Building a student-centered, pluralistic learning community is a top Graduate School </w:t>
      </w:r>
    </w:p>
    <w:p w:rsidR="00441123"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lastRenderedPageBreak/>
        <w:t>priorit</w:t>
      </w:r>
      <w:r>
        <w:rPr>
          <w:rFonts w:ascii="Times New Roman" w:hAnsi="Times New Roman"/>
          <w:color w:val="191919"/>
          <w:spacing w:val="-13"/>
          <w:sz w:val="20"/>
          <w:szCs w:val="20"/>
        </w:rPr>
        <w:t>y</w:t>
      </w:r>
      <w:r>
        <w:rPr>
          <w:rFonts w:ascii="Times New Roman" w:hAnsi="Times New Roman"/>
          <w:color w:val="191919"/>
          <w:sz w:val="20"/>
          <w:szCs w:val="20"/>
        </w:rPr>
        <w:t>.</w:t>
      </w:r>
    </w:p>
    <w:p w:rsidR="00441123" w:rsidRDefault="00441123" w:rsidP="00807398">
      <w:pPr>
        <w:widowControl w:val="0"/>
        <w:autoSpaceDE w:val="0"/>
        <w:autoSpaceDN w:val="0"/>
        <w:adjustRightInd w:val="0"/>
        <w:spacing w:before="120" w:after="0" w:line="250" w:lineRule="auto"/>
        <w:ind w:left="360" w:right="180" w:firstLine="360"/>
        <w:jc w:val="both"/>
        <w:rPr>
          <w:rFonts w:ascii="Times New Roman" w:hAnsi="Times New Roman"/>
          <w:color w:val="191919"/>
          <w:sz w:val="20"/>
          <w:szCs w:val="20"/>
        </w:rPr>
      </w:pPr>
      <w:r>
        <w:rPr>
          <w:rFonts w:ascii="Times New Roman" w:hAnsi="Times New Roman"/>
          <w:color w:val="191919"/>
          <w:sz w:val="20"/>
          <w:szCs w:val="20"/>
        </w:rPr>
        <w:t>The Graduate School provides institution-wide leadership and develops and implements policies governing graduate education.</w:t>
      </w:r>
      <w:r>
        <w:rPr>
          <w:rFonts w:ascii="Times New Roman" w:hAnsi="Times New Roman"/>
          <w:color w:val="191919"/>
          <w:spacing w:val="-3"/>
          <w:sz w:val="20"/>
          <w:szCs w:val="20"/>
        </w:rPr>
        <w:t xml:space="preserve"> </w:t>
      </w:r>
      <w:r>
        <w:rPr>
          <w:rFonts w:ascii="Times New Roman" w:hAnsi="Times New Roman"/>
          <w:color w:val="191919"/>
          <w:sz w:val="20"/>
          <w:szCs w:val="20"/>
        </w:rPr>
        <w:t>The Graduate School dean coordinates, in collaboration with the university</w:t>
      </w:r>
      <w:r>
        <w:rPr>
          <w:rFonts w:ascii="Times New Roman" w:hAnsi="Times New Roman"/>
          <w:color w:val="191919"/>
          <w:spacing w:val="-11"/>
          <w:sz w:val="20"/>
          <w:szCs w:val="20"/>
        </w:rPr>
        <w:t>’</w:t>
      </w:r>
      <w:r>
        <w:rPr>
          <w:rFonts w:ascii="Times New Roman" w:hAnsi="Times New Roman"/>
          <w:color w:val="191919"/>
          <w:sz w:val="20"/>
          <w:szCs w:val="20"/>
        </w:rPr>
        <w:t>s other deans, the various graduate programs o</w:t>
      </w:r>
      <w:r>
        <w:rPr>
          <w:rFonts w:ascii="Times New Roman" w:hAnsi="Times New Roman"/>
          <w:color w:val="191919"/>
          <w:spacing w:val="-4"/>
          <w:sz w:val="20"/>
          <w:szCs w:val="20"/>
        </w:rPr>
        <w:t>f</w:t>
      </w:r>
      <w:r>
        <w:rPr>
          <w:rFonts w:ascii="Times New Roman" w:hAnsi="Times New Roman"/>
          <w:color w:val="191919"/>
          <w:sz w:val="20"/>
          <w:szCs w:val="20"/>
        </w:rPr>
        <w:t>fered by all of its colleges.</w:t>
      </w:r>
    </w:p>
    <w:p w:rsidR="00080D93" w:rsidRDefault="00080D93" w:rsidP="00807398">
      <w:pPr>
        <w:widowControl w:val="0"/>
        <w:autoSpaceDE w:val="0"/>
        <w:autoSpaceDN w:val="0"/>
        <w:adjustRightInd w:val="0"/>
        <w:spacing w:before="120" w:after="0" w:line="250" w:lineRule="auto"/>
        <w:ind w:left="360" w:right="180" w:firstLine="360"/>
        <w:jc w:val="both"/>
        <w:rPr>
          <w:rFonts w:ascii="Times New Roman" w:hAnsi="Times New Roman"/>
          <w:color w:val="000000"/>
          <w:sz w:val="20"/>
          <w:szCs w:val="20"/>
        </w:rPr>
      </w:pPr>
    </w:p>
    <w:p w:rsidR="00441123" w:rsidRPr="00080D93" w:rsidRDefault="00080D93" w:rsidP="00080D93">
      <w:pPr>
        <w:pStyle w:val="Heading2"/>
        <w:ind w:firstLine="360"/>
        <w:rPr>
          <w:rFonts w:ascii="Impact" w:hAnsi="Impact"/>
          <w:color w:val="000000" w:themeColor="text1"/>
          <w:sz w:val="36"/>
          <w:szCs w:val="36"/>
        </w:rPr>
      </w:pPr>
      <w:bookmarkStart w:id="12" w:name="_Toc295508166"/>
      <w:r w:rsidRPr="00080D93">
        <w:rPr>
          <w:rFonts w:ascii="Impact" w:hAnsi="Impact"/>
          <w:color w:val="000000" w:themeColor="text1"/>
          <w:sz w:val="48"/>
          <w:szCs w:val="48"/>
        </w:rPr>
        <w:t>D</w:t>
      </w:r>
      <w:r w:rsidRPr="00080D93">
        <w:rPr>
          <w:rFonts w:ascii="Impact" w:hAnsi="Impact"/>
          <w:color w:val="000000" w:themeColor="text1"/>
          <w:sz w:val="36"/>
          <w:szCs w:val="36"/>
        </w:rPr>
        <w:t xml:space="preserve">ESCRIPTION OF </w:t>
      </w:r>
      <w:r w:rsidRPr="00080D93">
        <w:rPr>
          <w:rFonts w:ascii="Impact" w:hAnsi="Impact"/>
          <w:color w:val="000000" w:themeColor="text1"/>
          <w:sz w:val="48"/>
          <w:szCs w:val="48"/>
        </w:rPr>
        <w:t>O</w:t>
      </w:r>
      <w:r w:rsidRPr="00080D93">
        <w:rPr>
          <w:rFonts w:ascii="Impact" w:hAnsi="Impact"/>
          <w:color w:val="000000" w:themeColor="text1"/>
          <w:sz w:val="36"/>
          <w:szCs w:val="36"/>
        </w:rPr>
        <w:t>FFERINGS</w:t>
      </w:r>
      <w:bookmarkEnd w:id="12"/>
    </w:p>
    <w:p w:rsidR="00807398" w:rsidRDefault="00807398" w:rsidP="00807398">
      <w:pPr>
        <w:widowControl w:val="0"/>
        <w:autoSpaceDE w:val="0"/>
        <w:autoSpaceDN w:val="0"/>
        <w:adjustRightInd w:val="0"/>
        <w:spacing w:after="0" w:line="200" w:lineRule="exact"/>
        <w:rPr>
          <w:rFonts w:ascii="Times New Roman" w:hAnsi="Times New Roman"/>
          <w:sz w:val="20"/>
          <w:szCs w:val="20"/>
        </w:rPr>
      </w:pPr>
    </w:p>
    <w:p w:rsidR="00807398" w:rsidRDefault="00807398" w:rsidP="00807398">
      <w:pPr>
        <w:widowControl w:val="0"/>
        <w:tabs>
          <w:tab w:val="left" w:pos="270"/>
        </w:tabs>
        <w:autoSpaceDE w:val="0"/>
        <w:autoSpaceDN w:val="0"/>
        <w:adjustRightInd w:val="0"/>
        <w:spacing w:after="0" w:line="200" w:lineRule="exact"/>
        <w:ind w:left="360" w:right="180" w:firstLine="0"/>
        <w:rPr>
          <w:rFonts w:ascii="Times New Roman" w:hAnsi="Times New Roman"/>
          <w:sz w:val="20"/>
          <w:szCs w:val="20"/>
        </w:rPr>
      </w:pPr>
    </w:p>
    <w:p w:rsidR="00807398" w:rsidRDefault="00807398" w:rsidP="00080D93">
      <w:pPr>
        <w:widowControl w:val="0"/>
        <w:tabs>
          <w:tab w:val="left" w:pos="360"/>
        </w:tabs>
        <w:autoSpaceDE w:val="0"/>
        <w:autoSpaceDN w:val="0"/>
        <w:adjustRightInd w:val="0"/>
        <w:spacing w:before="26"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Graduate School is the fifth academic unit of the University and grants the Master's degree in Education (M.Ed.), Nursing (M.S.), Public</w:t>
      </w:r>
      <w:r>
        <w:rPr>
          <w:rFonts w:ascii="Times New Roman" w:hAnsi="Times New Roman"/>
          <w:color w:val="191919"/>
          <w:spacing w:val="-11"/>
          <w:sz w:val="20"/>
          <w:szCs w:val="20"/>
        </w:rPr>
        <w:t xml:space="preserve"> </w:t>
      </w:r>
      <w:r w:rsidR="00080D93">
        <w:rPr>
          <w:rFonts w:ascii="Times New Roman" w:hAnsi="Times New Roman"/>
          <w:color w:val="191919"/>
          <w:sz w:val="20"/>
          <w:szCs w:val="20"/>
        </w:rPr>
        <w:t>Administration (</w:t>
      </w:r>
      <w:r>
        <w:rPr>
          <w:rFonts w:ascii="Times New Roman" w:hAnsi="Times New Roman"/>
          <w:color w:val="191919"/>
          <w:sz w:val="20"/>
          <w:szCs w:val="20"/>
        </w:rPr>
        <w:t>M.</w:t>
      </w:r>
      <w:r>
        <w:rPr>
          <w:rFonts w:ascii="Times New Roman" w:hAnsi="Times New Roman"/>
          <w:color w:val="191919"/>
          <w:spacing w:val="-22"/>
          <w:sz w:val="20"/>
          <w:szCs w:val="20"/>
        </w:rPr>
        <w:t>P</w:t>
      </w:r>
      <w:r>
        <w:rPr>
          <w:rFonts w:ascii="Times New Roman" w:hAnsi="Times New Roman"/>
          <w:color w:val="191919"/>
          <w:sz w:val="20"/>
          <w:szCs w:val="20"/>
        </w:rPr>
        <w:t>.A.), Business</w:t>
      </w:r>
      <w:r>
        <w:rPr>
          <w:rFonts w:ascii="Times New Roman" w:hAnsi="Times New Roman"/>
          <w:color w:val="191919"/>
          <w:spacing w:val="-11"/>
          <w:sz w:val="20"/>
          <w:szCs w:val="20"/>
        </w:rPr>
        <w:t xml:space="preserve"> </w:t>
      </w:r>
      <w:r>
        <w:rPr>
          <w:rFonts w:ascii="Times New Roman" w:hAnsi="Times New Roman"/>
          <w:color w:val="191919"/>
          <w:sz w:val="20"/>
          <w:szCs w:val="20"/>
        </w:rPr>
        <w:t>Administration</w:t>
      </w:r>
      <w:r>
        <w:rPr>
          <w:rFonts w:ascii="Times New Roman" w:hAnsi="Times New Roman"/>
          <w:color w:val="191919"/>
          <w:spacing w:val="50"/>
          <w:sz w:val="20"/>
          <w:szCs w:val="20"/>
        </w:rPr>
        <w:t xml:space="preserve"> </w:t>
      </w:r>
      <w:r>
        <w:rPr>
          <w:rFonts w:ascii="Times New Roman" w:hAnsi="Times New Roman"/>
          <w:color w:val="191919"/>
          <w:sz w:val="20"/>
          <w:szCs w:val="20"/>
        </w:rPr>
        <w:t>(M.B.A.), and Criminal Justice  (M.S.), Master of Social Work (M.S.W.) and the Education Specialist degree (Ed.S.) in Educational Leadership.</w:t>
      </w:r>
      <w:r>
        <w:rPr>
          <w:rFonts w:ascii="Times New Roman" w:hAnsi="Times New Roman"/>
          <w:color w:val="191919"/>
          <w:spacing w:val="-3"/>
          <w:sz w:val="20"/>
          <w:szCs w:val="20"/>
        </w:rPr>
        <w:t xml:space="preserve"> </w:t>
      </w:r>
      <w:r>
        <w:rPr>
          <w:rFonts w:ascii="Times New Roman" w:hAnsi="Times New Roman"/>
          <w:color w:val="191919"/>
          <w:sz w:val="20"/>
          <w:szCs w:val="20"/>
        </w:rPr>
        <w:t>The Graduate School also collaborates with</w:t>
      </w:r>
      <w:r>
        <w:rPr>
          <w:rFonts w:ascii="Times New Roman" w:hAnsi="Times New Roman"/>
          <w:color w:val="191919"/>
          <w:spacing w:val="-4"/>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aldosta State University in o</w:t>
      </w:r>
      <w:r>
        <w:rPr>
          <w:rFonts w:ascii="Times New Roman" w:hAnsi="Times New Roman"/>
          <w:color w:val="191919"/>
          <w:spacing w:val="-4"/>
          <w:sz w:val="20"/>
          <w:szCs w:val="20"/>
        </w:rPr>
        <w:t>f</w:t>
      </w:r>
      <w:r>
        <w:rPr>
          <w:rFonts w:ascii="Times New Roman" w:hAnsi="Times New Roman"/>
          <w:color w:val="191919"/>
          <w:sz w:val="20"/>
          <w:szCs w:val="20"/>
        </w:rPr>
        <w:t>fering the Ed.D. degree.</w:t>
      </w:r>
    </w:p>
    <w:p w:rsidR="00807398"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sz w:val="24"/>
          <w:szCs w:val="24"/>
        </w:rPr>
      </w:pPr>
    </w:p>
    <w:p w:rsidR="00807398"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sz w:val="20"/>
          <w:szCs w:val="20"/>
        </w:rPr>
      </w:pP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Business</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Administration (M.B.A.)</w:t>
      </w:r>
    </w:p>
    <w:p w:rsidR="00807398"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M.B.A. is a general degree program o</w:t>
      </w:r>
      <w:r>
        <w:rPr>
          <w:rFonts w:ascii="Times New Roman" w:hAnsi="Times New Roman"/>
          <w:color w:val="191919"/>
          <w:spacing w:val="-4"/>
          <w:sz w:val="20"/>
          <w:szCs w:val="20"/>
        </w:rPr>
        <w:t>f</w:t>
      </w:r>
      <w:r>
        <w:rPr>
          <w:rFonts w:ascii="Times New Roman" w:hAnsi="Times New Roman"/>
          <w:color w:val="191919"/>
          <w:sz w:val="20"/>
          <w:szCs w:val="20"/>
        </w:rPr>
        <w:t>fered by the College of Business with courses in accounting, economics, finance, management and marketing.</w:t>
      </w:r>
    </w:p>
    <w:p w:rsidR="00807398"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sz w:val="24"/>
          <w:szCs w:val="24"/>
        </w:rPr>
      </w:pPr>
    </w:p>
    <w:p w:rsidR="00807398"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sz w:val="20"/>
          <w:szCs w:val="20"/>
        </w:rPr>
      </w:pP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Science Deg</w:t>
      </w:r>
      <w:r>
        <w:rPr>
          <w:rFonts w:ascii="Times New Roman" w:hAnsi="Times New Roman"/>
          <w:b/>
          <w:bCs/>
          <w:color w:val="191919"/>
          <w:spacing w:val="-4"/>
          <w:sz w:val="20"/>
          <w:szCs w:val="20"/>
        </w:rPr>
        <w:t>r</w:t>
      </w:r>
      <w:r>
        <w:rPr>
          <w:rFonts w:ascii="Times New Roman" w:hAnsi="Times New Roman"/>
          <w:b/>
          <w:bCs/>
          <w:color w:val="191919"/>
          <w:sz w:val="20"/>
          <w:szCs w:val="20"/>
        </w:rPr>
        <w:t>ee (M.S.)</w:t>
      </w:r>
    </w:p>
    <w:p w:rsidR="00807398"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191919"/>
          <w:sz w:val="20"/>
          <w:szCs w:val="20"/>
        </w:rPr>
      </w:pPr>
      <w:r>
        <w:rPr>
          <w:rFonts w:ascii="Times New Roman" w:hAnsi="Times New Roman"/>
          <w:color w:val="191919"/>
          <w:sz w:val="20"/>
          <w:szCs w:val="20"/>
        </w:rPr>
        <w:t>The M.S. degree in Criminal Justice is o</w:t>
      </w:r>
      <w:r>
        <w:rPr>
          <w:rFonts w:ascii="Times New Roman" w:hAnsi="Times New Roman"/>
          <w:color w:val="191919"/>
          <w:spacing w:val="-4"/>
          <w:sz w:val="20"/>
          <w:szCs w:val="20"/>
        </w:rPr>
        <w:t>f</w:t>
      </w:r>
      <w:r>
        <w:rPr>
          <w:rFonts w:ascii="Times New Roman" w:hAnsi="Times New Roman"/>
          <w:color w:val="191919"/>
          <w:sz w:val="20"/>
          <w:szCs w:val="20"/>
        </w:rPr>
        <w:t>fered by the Criminal Justice Department with concentrations in law enforcement, corrections, forensic science and public administration.</w:t>
      </w:r>
    </w:p>
    <w:p w:rsidR="00807398"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191919"/>
          <w:sz w:val="20"/>
          <w:szCs w:val="20"/>
        </w:rPr>
      </w:pPr>
    </w:p>
    <w:p w:rsidR="00807398" w:rsidRPr="00C2229B" w:rsidRDefault="00807398" w:rsidP="00807398">
      <w:pPr>
        <w:widowControl w:val="0"/>
        <w:tabs>
          <w:tab w:val="left" w:pos="360"/>
        </w:tabs>
        <w:autoSpaceDE w:val="0"/>
        <w:autoSpaceDN w:val="0"/>
        <w:adjustRightInd w:val="0"/>
        <w:spacing w:before="10" w:after="0" w:line="250" w:lineRule="auto"/>
        <w:ind w:left="360" w:right="180" w:firstLine="0"/>
        <w:rPr>
          <w:rFonts w:ascii="Times New Roman" w:hAnsi="Times New Roman"/>
          <w:b/>
          <w:color w:val="191919"/>
          <w:sz w:val="20"/>
          <w:szCs w:val="20"/>
        </w:rPr>
      </w:pPr>
      <w:r w:rsidRPr="00C2229B">
        <w:rPr>
          <w:rFonts w:ascii="Times New Roman" w:hAnsi="Times New Roman"/>
          <w:b/>
          <w:color w:val="191919"/>
          <w:sz w:val="20"/>
          <w:szCs w:val="20"/>
        </w:rPr>
        <w:t>Master of Social Work</w:t>
      </w:r>
      <w:r>
        <w:rPr>
          <w:rFonts w:ascii="Times New Roman" w:hAnsi="Times New Roman"/>
          <w:b/>
          <w:color w:val="191919"/>
          <w:sz w:val="20"/>
          <w:szCs w:val="20"/>
        </w:rPr>
        <w:t xml:space="preserve"> (M.S.W.)</w:t>
      </w:r>
    </w:p>
    <w:p w:rsidR="00807398"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191919"/>
          <w:sz w:val="20"/>
          <w:szCs w:val="20"/>
        </w:rPr>
      </w:pPr>
      <w:r>
        <w:rPr>
          <w:rFonts w:ascii="Times New Roman" w:hAnsi="Times New Roman"/>
          <w:color w:val="191919"/>
          <w:sz w:val="20"/>
          <w:szCs w:val="20"/>
        </w:rPr>
        <w:t xml:space="preserve">The M.S.W. degree is offered by the College of Arts and Humanities to prepare students for clinical practice with vulnerable children, families and adults throughout the lifespan. Students can take additional courses that will prepare them academically for state clinical licensure examination for social workers (LCSW). </w:t>
      </w:r>
    </w:p>
    <w:p w:rsidR="00807398" w:rsidRDefault="00807398" w:rsidP="00807398">
      <w:pPr>
        <w:widowControl w:val="0"/>
        <w:tabs>
          <w:tab w:val="left" w:pos="360"/>
        </w:tabs>
        <w:autoSpaceDE w:val="0"/>
        <w:autoSpaceDN w:val="0"/>
        <w:adjustRightInd w:val="0"/>
        <w:spacing w:before="10" w:after="0" w:line="250" w:lineRule="auto"/>
        <w:ind w:left="360" w:right="180" w:firstLine="360"/>
        <w:rPr>
          <w:rFonts w:ascii="Times New Roman" w:hAnsi="Times New Roman"/>
          <w:color w:val="000000"/>
          <w:sz w:val="20"/>
          <w:szCs w:val="20"/>
        </w:rPr>
      </w:pPr>
    </w:p>
    <w:p w:rsidR="00807398"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sz w:val="20"/>
          <w:szCs w:val="20"/>
        </w:rPr>
      </w:pP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Science in Nursing (M.S.N.)</w:t>
      </w:r>
    </w:p>
    <w:p w:rsidR="00807398"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M.S.N. degree in Nursing is o</w:t>
      </w:r>
      <w:r>
        <w:rPr>
          <w:rFonts w:ascii="Times New Roman" w:hAnsi="Times New Roman"/>
          <w:color w:val="191919"/>
          <w:spacing w:val="-4"/>
          <w:sz w:val="20"/>
          <w:szCs w:val="20"/>
        </w:rPr>
        <w:t>f</w:t>
      </w:r>
      <w:r>
        <w:rPr>
          <w:rFonts w:ascii="Times New Roman" w:hAnsi="Times New Roman"/>
          <w:color w:val="191919"/>
          <w:sz w:val="20"/>
          <w:szCs w:val="20"/>
        </w:rPr>
        <w:t>fered by the College of Health Professions with concentrations for the family nurse practitioner and nurse educato</w:t>
      </w:r>
      <w:r>
        <w:rPr>
          <w:rFonts w:ascii="Times New Roman" w:hAnsi="Times New Roman"/>
          <w:color w:val="191919"/>
          <w:spacing w:val="-11"/>
          <w:sz w:val="20"/>
          <w:szCs w:val="20"/>
        </w:rPr>
        <w:t>r</w:t>
      </w:r>
      <w:r>
        <w:rPr>
          <w:rFonts w:ascii="Times New Roman" w:hAnsi="Times New Roman"/>
          <w:color w:val="191919"/>
          <w:sz w:val="20"/>
          <w:szCs w:val="20"/>
        </w:rPr>
        <w:t>.</w:t>
      </w:r>
    </w:p>
    <w:p w:rsidR="00807398"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sz w:val="24"/>
          <w:szCs w:val="24"/>
        </w:rPr>
      </w:pPr>
    </w:p>
    <w:p w:rsidR="00807398"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sz w:val="20"/>
          <w:szCs w:val="20"/>
        </w:rPr>
      </w:pP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Education (M.Ed.)</w:t>
      </w:r>
    </w:p>
    <w:p w:rsidR="00807398"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M.Ed. degree is o</w:t>
      </w:r>
      <w:r>
        <w:rPr>
          <w:rFonts w:ascii="Times New Roman" w:hAnsi="Times New Roman"/>
          <w:color w:val="191919"/>
          <w:spacing w:val="-4"/>
          <w:sz w:val="20"/>
          <w:szCs w:val="20"/>
        </w:rPr>
        <w:t>f</w:t>
      </w:r>
      <w:r>
        <w:rPr>
          <w:rFonts w:ascii="Times New Roman" w:hAnsi="Times New Roman"/>
          <w:color w:val="191919"/>
          <w:sz w:val="20"/>
          <w:szCs w:val="20"/>
        </w:rPr>
        <w:t>fered by the College of Education with concentrations in early childhood education, educational leadership, health and physical education, mathematics education, middle grades education, music education, science education (</w:t>
      </w:r>
      <w:r w:rsidR="00080D93">
        <w:rPr>
          <w:rFonts w:ascii="Times New Roman" w:hAnsi="Times New Roman"/>
          <w:color w:val="191919"/>
          <w:sz w:val="20"/>
          <w:szCs w:val="20"/>
        </w:rPr>
        <w:t>Broad field</w:t>
      </w:r>
      <w:r>
        <w:rPr>
          <w:rFonts w:ascii="Times New Roman" w:hAnsi="Times New Roman"/>
          <w:color w:val="191919"/>
          <w:sz w:val="20"/>
          <w:szCs w:val="20"/>
        </w:rPr>
        <w:t xml:space="preserve"> biology and chemistry), school counseling and special education. </w:t>
      </w:r>
      <w:r>
        <w:rPr>
          <w:rFonts w:ascii="Times New Roman" w:hAnsi="Times New Roman"/>
          <w:i/>
          <w:iCs/>
          <w:color w:val="191919"/>
          <w:sz w:val="20"/>
          <w:szCs w:val="20"/>
        </w:rPr>
        <w:t>Music and English Education a</w:t>
      </w:r>
      <w:r>
        <w:rPr>
          <w:rFonts w:ascii="Times New Roman" w:hAnsi="Times New Roman"/>
          <w:i/>
          <w:iCs/>
          <w:color w:val="191919"/>
          <w:spacing w:val="-7"/>
          <w:sz w:val="20"/>
          <w:szCs w:val="20"/>
        </w:rPr>
        <w:t>r</w:t>
      </w:r>
      <w:r>
        <w:rPr>
          <w:rFonts w:ascii="Times New Roman" w:hAnsi="Times New Roman"/>
          <w:i/>
          <w:iCs/>
          <w:color w:val="191919"/>
          <w:sz w:val="20"/>
          <w:szCs w:val="20"/>
        </w:rPr>
        <w:t>e not accepting applications at this time.</w:t>
      </w:r>
    </w:p>
    <w:p w:rsidR="00807398"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sz w:val="24"/>
          <w:szCs w:val="24"/>
        </w:rPr>
      </w:pPr>
    </w:p>
    <w:p w:rsidR="00807398"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sz w:val="20"/>
          <w:szCs w:val="20"/>
        </w:rPr>
      </w:pPr>
      <w:r>
        <w:rPr>
          <w:rFonts w:ascii="Times New Roman" w:hAnsi="Times New Roman"/>
          <w:b/>
          <w:bCs/>
          <w:color w:val="191919"/>
          <w:sz w:val="20"/>
          <w:szCs w:val="20"/>
        </w:rPr>
        <w:t>Master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 Public</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Administration (M.</w:t>
      </w:r>
      <w:r>
        <w:rPr>
          <w:rFonts w:ascii="Times New Roman" w:hAnsi="Times New Roman"/>
          <w:b/>
          <w:bCs/>
          <w:color w:val="191919"/>
          <w:spacing w:val="-18"/>
          <w:sz w:val="20"/>
          <w:szCs w:val="20"/>
        </w:rPr>
        <w:t>P</w:t>
      </w:r>
      <w:r>
        <w:rPr>
          <w:rFonts w:ascii="Times New Roman" w:hAnsi="Times New Roman"/>
          <w:b/>
          <w:bCs/>
          <w:color w:val="191919"/>
          <w:sz w:val="20"/>
          <w:szCs w:val="20"/>
        </w:rPr>
        <w:t>.A.)</w:t>
      </w:r>
    </w:p>
    <w:p w:rsidR="00807398"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M.</w:t>
      </w:r>
      <w:r>
        <w:rPr>
          <w:rFonts w:ascii="Times New Roman" w:hAnsi="Times New Roman"/>
          <w:color w:val="191919"/>
          <w:spacing w:val="-22"/>
          <w:sz w:val="20"/>
          <w:szCs w:val="20"/>
        </w:rPr>
        <w:t>P</w:t>
      </w:r>
      <w:r>
        <w:rPr>
          <w:rFonts w:ascii="Times New Roman" w:hAnsi="Times New Roman"/>
          <w:color w:val="191919"/>
          <w:sz w:val="20"/>
          <w:szCs w:val="20"/>
        </w:rPr>
        <w:t>.A. degree is o</w:t>
      </w:r>
      <w:r>
        <w:rPr>
          <w:rFonts w:ascii="Times New Roman" w:hAnsi="Times New Roman"/>
          <w:color w:val="191919"/>
          <w:spacing w:val="-4"/>
          <w:sz w:val="20"/>
          <w:szCs w:val="20"/>
        </w:rPr>
        <w:t>f</w:t>
      </w:r>
      <w:r>
        <w:rPr>
          <w:rFonts w:ascii="Times New Roman" w:hAnsi="Times New Roman"/>
          <w:color w:val="191919"/>
          <w:sz w:val="20"/>
          <w:szCs w:val="20"/>
        </w:rPr>
        <w:t>fered by the Department of Histor</w:t>
      </w:r>
      <w:r>
        <w:rPr>
          <w:rFonts w:ascii="Times New Roman" w:hAnsi="Times New Roman"/>
          <w:color w:val="191919"/>
          <w:spacing w:val="-13"/>
          <w:sz w:val="20"/>
          <w:szCs w:val="20"/>
        </w:rPr>
        <w:t>y</w:t>
      </w:r>
      <w:r>
        <w:rPr>
          <w:rFonts w:ascii="Times New Roman" w:hAnsi="Times New Roman"/>
          <w:color w:val="191919"/>
          <w:sz w:val="20"/>
          <w:szCs w:val="20"/>
        </w:rPr>
        <w:t>, Political Science and Public</w:t>
      </w:r>
      <w:r>
        <w:rPr>
          <w:rFonts w:ascii="Times New Roman" w:hAnsi="Times New Roman"/>
          <w:color w:val="191919"/>
          <w:spacing w:val="-11"/>
          <w:sz w:val="20"/>
          <w:szCs w:val="20"/>
        </w:rPr>
        <w:t xml:space="preserve"> </w:t>
      </w:r>
      <w:r>
        <w:rPr>
          <w:rFonts w:ascii="Times New Roman" w:hAnsi="Times New Roman"/>
          <w:color w:val="191919"/>
          <w:sz w:val="20"/>
          <w:szCs w:val="20"/>
        </w:rPr>
        <w:t>Administration. Concentrations are o</w:t>
      </w:r>
      <w:r>
        <w:rPr>
          <w:rFonts w:ascii="Times New Roman" w:hAnsi="Times New Roman"/>
          <w:color w:val="191919"/>
          <w:spacing w:val="-4"/>
          <w:sz w:val="20"/>
          <w:szCs w:val="20"/>
        </w:rPr>
        <w:t>f</w:t>
      </w:r>
      <w:r>
        <w:rPr>
          <w:rFonts w:ascii="Times New Roman" w:hAnsi="Times New Roman"/>
          <w:color w:val="191919"/>
          <w:sz w:val="20"/>
          <w:szCs w:val="20"/>
        </w:rPr>
        <w:t>fered in human resources administration, public polic</w:t>
      </w:r>
      <w:r>
        <w:rPr>
          <w:rFonts w:ascii="Times New Roman" w:hAnsi="Times New Roman"/>
          <w:color w:val="191919"/>
          <w:spacing w:val="-13"/>
          <w:sz w:val="20"/>
          <w:szCs w:val="20"/>
        </w:rPr>
        <w:t>y</w:t>
      </w:r>
      <w:r>
        <w:rPr>
          <w:rFonts w:ascii="Times New Roman" w:hAnsi="Times New Roman"/>
          <w:color w:val="191919"/>
          <w:sz w:val="20"/>
          <w:szCs w:val="20"/>
        </w:rPr>
        <w:t>, com- munity development and health administration polic</w:t>
      </w:r>
      <w:r>
        <w:rPr>
          <w:rFonts w:ascii="Times New Roman" w:hAnsi="Times New Roman"/>
          <w:color w:val="191919"/>
          <w:spacing w:val="-13"/>
          <w:sz w:val="20"/>
          <w:szCs w:val="20"/>
        </w:rPr>
        <w:t>y</w:t>
      </w:r>
      <w:r>
        <w:rPr>
          <w:rFonts w:ascii="Times New Roman" w:hAnsi="Times New Roman"/>
          <w:color w:val="191919"/>
          <w:sz w:val="20"/>
          <w:szCs w:val="20"/>
        </w:rPr>
        <w:t>.</w:t>
      </w:r>
    </w:p>
    <w:p w:rsidR="00807398"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sz w:val="24"/>
          <w:szCs w:val="24"/>
        </w:rPr>
      </w:pPr>
    </w:p>
    <w:p w:rsidR="00807398" w:rsidRDefault="00807398" w:rsidP="00807398">
      <w:pPr>
        <w:widowControl w:val="0"/>
        <w:tabs>
          <w:tab w:val="left" w:pos="360"/>
        </w:tabs>
        <w:autoSpaceDE w:val="0"/>
        <w:autoSpaceDN w:val="0"/>
        <w:adjustRightInd w:val="0"/>
        <w:spacing w:after="0"/>
        <w:ind w:left="360" w:right="180" w:firstLine="0"/>
        <w:rPr>
          <w:rFonts w:ascii="Times New Roman" w:hAnsi="Times New Roman"/>
          <w:color w:val="000000"/>
          <w:sz w:val="20"/>
          <w:szCs w:val="20"/>
        </w:rPr>
      </w:pPr>
      <w:r>
        <w:rPr>
          <w:rFonts w:ascii="Times New Roman" w:hAnsi="Times New Roman"/>
          <w:b/>
          <w:bCs/>
          <w:color w:val="191919"/>
          <w:sz w:val="20"/>
          <w:szCs w:val="20"/>
        </w:rPr>
        <w:t>Education Specialist Deg</w:t>
      </w:r>
      <w:r>
        <w:rPr>
          <w:rFonts w:ascii="Times New Roman" w:hAnsi="Times New Roman"/>
          <w:b/>
          <w:bCs/>
          <w:color w:val="191919"/>
          <w:spacing w:val="-4"/>
          <w:sz w:val="20"/>
          <w:szCs w:val="20"/>
        </w:rPr>
        <w:t>r</w:t>
      </w:r>
      <w:r>
        <w:rPr>
          <w:rFonts w:ascii="Times New Roman" w:hAnsi="Times New Roman"/>
          <w:b/>
          <w:bCs/>
          <w:color w:val="191919"/>
          <w:sz w:val="20"/>
          <w:szCs w:val="20"/>
        </w:rPr>
        <w:t>ee in Educational Leadership (Ed.S.)</w:t>
      </w:r>
    </w:p>
    <w:p w:rsidR="00807398"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Ed.S. degree is designed to prepare professional personnel for positions such as superi</w:t>
      </w:r>
      <w:r>
        <w:rPr>
          <w:rFonts w:ascii="Times New Roman" w:hAnsi="Times New Roman"/>
          <w:color w:val="191919"/>
          <w:spacing w:val="-4"/>
          <w:sz w:val="20"/>
          <w:szCs w:val="20"/>
        </w:rPr>
        <w:t>n</w:t>
      </w:r>
      <w:r>
        <w:rPr>
          <w:rFonts w:ascii="Times New Roman" w:hAnsi="Times New Roman"/>
          <w:color w:val="191919"/>
          <w:sz w:val="20"/>
          <w:szCs w:val="20"/>
        </w:rPr>
        <w:t>tendents, associate or assistant superintendents, principals or policy planners.</w:t>
      </w:r>
    </w:p>
    <w:p w:rsidR="00807398" w:rsidRDefault="00807398" w:rsidP="00807398">
      <w:pPr>
        <w:widowControl w:val="0"/>
        <w:tabs>
          <w:tab w:val="left" w:pos="360"/>
        </w:tabs>
        <w:autoSpaceDE w:val="0"/>
        <w:autoSpaceDN w:val="0"/>
        <w:adjustRightInd w:val="0"/>
        <w:spacing w:before="9" w:after="0" w:line="170" w:lineRule="exact"/>
        <w:ind w:left="360" w:right="180" w:firstLine="360"/>
        <w:rPr>
          <w:rFonts w:ascii="Times New Roman" w:hAnsi="Times New Roman"/>
          <w:color w:val="000000"/>
          <w:sz w:val="17"/>
          <w:szCs w:val="17"/>
        </w:rPr>
      </w:pPr>
    </w:p>
    <w:p w:rsidR="00807398"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sz w:val="20"/>
          <w:szCs w:val="20"/>
        </w:rPr>
      </w:pPr>
    </w:p>
    <w:p w:rsidR="00807398" w:rsidRPr="00080D93" w:rsidRDefault="00080D93" w:rsidP="00080D93">
      <w:pPr>
        <w:pStyle w:val="Heading2"/>
        <w:ind w:firstLine="360"/>
        <w:rPr>
          <w:rFonts w:ascii="Impact" w:hAnsi="Impact"/>
          <w:b w:val="0"/>
          <w:color w:val="000000"/>
          <w:sz w:val="36"/>
          <w:szCs w:val="36"/>
        </w:rPr>
      </w:pPr>
      <w:bookmarkStart w:id="13" w:name="_Toc295508167"/>
      <w:r w:rsidRPr="00080D93">
        <w:rPr>
          <w:rFonts w:ascii="Impact" w:hAnsi="Impact"/>
          <w:b w:val="0"/>
          <w:color w:val="000000"/>
          <w:sz w:val="44"/>
          <w:szCs w:val="44"/>
        </w:rPr>
        <w:t>G</w:t>
      </w:r>
      <w:r w:rsidRPr="00080D93">
        <w:rPr>
          <w:rFonts w:ascii="Impact" w:hAnsi="Impact"/>
          <w:b w:val="0"/>
          <w:color w:val="000000"/>
          <w:sz w:val="36"/>
          <w:szCs w:val="36"/>
        </w:rPr>
        <w:t xml:space="preserve">ENERAL </w:t>
      </w:r>
      <w:r w:rsidRPr="00080D93">
        <w:rPr>
          <w:rFonts w:ascii="Impact" w:hAnsi="Impact"/>
          <w:b w:val="0"/>
          <w:color w:val="000000"/>
          <w:sz w:val="44"/>
          <w:szCs w:val="44"/>
        </w:rPr>
        <w:t>A</w:t>
      </w:r>
      <w:r w:rsidRPr="00080D93">
        <w:rPr>
          <w:rFonts w:ascii="Impact" w:hAnsi="Impact"/>
          <w:b w:val="0"/>
          <w:color w:val="000000"/>
          <w:sz w:val="36"/>
          <w:szCs w:val="36"/>
        </w:rPr>
        <w:t xml:space="preserve">DMISSION </w:t>
      </w:r>
      <w:r w:rsidRPr="00080D93">
        <w:rPr>
          <w:rFonts w:ascii="Impact" w:hAnsi="Impact"/>
          <w:b w:val="0"/>
          <w:color w:val="000000"/>
          <w:sz w:val="44"/>
          <w:szCs w:val="44"/>
        </w:rPr>
        <w:t>P</w:t>
      </w:r>
      <w:r w:rsidRPr="00080D93">
        <w:rPr>
          <w:rFonts w:ascii="Impact" w:hAnsi="Impact"/>
          <w:b w:val="0"/>
          <w:color w:val="000000"/>
          <w:sz w:val="36"/>
          <w:szCs w:val="36"/>
        </w:rPr>
        <w:t>OLICIES</w:t>
      </w:r>
      <w:bookmarkEnd w:id="13"/>
    </w:p>
    <w:p w:rsidR="00807398"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sz w:val="20"/>
          <w:szCs w:val="20"/>
        </w:rPr>
      </w:pPr>
    </w:p>
    <w:p w:rsidR="00807398" w:rsidRDefault="00807398" w:rsidP="00807398">
      <w:pPr>
        <w:widowControl w:val="0"/>
        <w:tabs>
          <w:tab w:val="left" w:pos="360"/>
        </w:tabs>
        <w:autoSpaceDE w:val="0"/>
        <w:autoSpaceDN w:val="0"/>
        <w:adjustRightInd w:val="0"/>
        <w:spacing w:after="0" w:line="200" w:lineRule="exact"/>
        <w:ind w:left="360" w:right="180" w:firstLine="360"/>
        <w:rPr>
          <w:rFonts w:ascii="Times New Roman" w:hAnsi="Times New Roman"/>
          <w:color w:val="000000"/>
          <w:sz w:val="20"/>
          <w:szCs w:val="20"/>
        </w:rPr>
      </w:pPr>
    </w:p>
    <w:p w:rsidR="00807398" w:rsidRDefault="00807398" w:rsidP="00807398">
      <w:pPr>
        <w:widowControl w:val="0"/>
        <w:tabs>
          <w:tab w:val="left" w:pos="360"/>
        </w:tabs>
        <w:autoSpaceDE w:val="0"/>
        <w:autoSpaceDN w:val="0"/>
        <w:adjustRightInd w:val="0"/>
        <w:spacing w:before="26" w:after="0" w:line="250" w:lineRule="auto"/>
        <w:ind w:left="360" w:right="180" w:firstLine="360"/>
        <w:rPr>
          <w:rFonts w:ascii="Times New Roman" w:hAnsi="Times New Roman"/>
          <w:color w:val="000000"/>
          <w:sz w:val="20"/>
          <w:szCs w:val="20"/>
        </w:rPr>
      </w:pPr>
      <w:r>
        <w:rPr>
          <w:rFonts w:ascii="Times New Roman" w:hAnsi="Times New Roman"/>
          <w:color w:val="191919"/>
          <w:sz w:val="20"/>
          <w:szCs w:val="20"/>
        </w:rPr>
        <w:t>General admission requirements are established for all graduate degree programs. Students applying for admission must satisfy the following criteria as a minimum:</w:t>
      </w:r>
    </w:p>
    <w:p w:rsidR="00807398"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sz w:val="24"/>
          <w:szCs w:val="24"/>
        </w:rPr>
      </w:pPr>
    </w:p>
    <w:p w:rsidR="00872727" w:rsidRDefault="00872727" w:rsidP="00080D93">
      <w:pPr>
        <w:pStyle w:val="Heading2"/>
        <w:ind w:firstLine="360"/>
        <w:rPr>
          <w:rFonts w:ascii="Times New Roman" w:hAnsi="Times New Roman"/>
          <w:bCs w:val="0"/>
          <w:color w:val="191919"/>
          <w:sz w:val="20"/>
          <w:szCs w:val="20"/>
        </w:rPr>
        <w:sectPr w:rsidR="00872727" w:rsidSect="00872727">
          <w:headerReference w:type="default" r:id="rId21"/>
          <w:pgSz w:w="12240" w:h="15840" w:code="1"/>
          <w:pgMar w:top="720" w:right="720" w:bottom="288" w:left="1440" w:header="720" w:footer="288" w:gutter="0"/>
          <w:cols w:space="720"/>
          <w:docGrid w:linePitch="360"/>
        </w:sectPr>
      </w:pPr>
      <w:bookmarkStart w:id="14" w:name="_Toc295508168"/>
    </w:p>
    <w:p w:rsidR="00807398" w:rsidRPr="00080D93" w:rsidRDefault="00807398" w:rsidP="00080D93">
      <w:pPr>
        <w:pStyle w:val="Heading2"/>
        <w:ind w:firstLine="360"/>
        <w:rPr>
          <w:rFonts w:ascii="Times New Roman" w:hAnsi="Times New Roman"/>
          <w:color w:val="000000"/>
          <w:sz w:val="20"/>
          <w:szCs w:val="20"/>
        </w:rPr>
      </w:pPr>
      <w:r w:rsidRPr="00080D93">
        <w:rPr>
          <w:rFonts w:ascii="Times New Roman" w:hAnsi="Times New Roman"/>
          <w:bCs w:val="0"/>
          <w:color w:val="191919"/>
          <w:sz w:val="20"/>
          <w:szCs w:val="20"/>
        </w:rPr>
        <w:lastRenderedPageBreak/>
        <w:t>Baccalau</w:t>
      </w:r>
      <w:r w:rsidRPr="00080D93">
        <w:rPr>
          <w:rFonts w:ascii="Times New Roman" w:hAnsi="Times New Roman"/>
          <w:bCs w:val="0"/>
          <w:color w:val="191919"/>
          <w:spacing w:val="-4"/>
          <w:sz w:val="20"/>
          <w:szCs w:val="20"/>
        </w:rPr>
        <w:t>r</w:t>
      </w:r>
      <w:r w:rsidRPr="00080D93">
        <w:rPr>
          <w:rFonts w:ascii="Times New Roman" w:hAnsi="Times New Roman"/>
          <w:bCs w:val="0"/>
          <w:color w:val="191919"/>
          <w:sz w:val="20"/>
          <w:szCs w:val="20"/>
        </w:rPr>
        <w:t>eate Deg</w:t>
      </w:r>
      <w:r w:rsidRPr="00080D93">
        <w:rPr>
          <w:rFonts w:ascii="Times New Roman" w:hAnsi="Times New Roman"/>
          <w:bCs w:val="0"/>
          <w:color w:val="191919"/>
          <w:spacing w:val="-4"/>
          <w:sz w:val="20"/>
          <w:szCs w:val="20"/>
        </w:rPr>
        <w:t>r</w:t>
      </w:r>
      <w:r w:rsidRPr="00080D93">
        <w:rPr>
          <w:rFonts w:ascii="Times New Roman" w:hAnsi="Times New Roman"/>
          <w:bCs w:val="0"/>
          <w:color w:val="191919"/>
          <w:sz w:val="20"/>
          <w:szCs w:val="20"/>
        </w:rPr>
        <w:t>ee</w:t>
      </w:r>
      <w:bookmarkEnd w:id="14"/>
    </w:p>
    <w:p w:rsidR="00807398" w:rsidRDefault="00807398" w:rsidP="00080D93">
      <w:pPr>
        <w:widowControl w:val="0"/>
        <w:tabs>
          <w:tab w:val="left" w:pos="360"/>
        </w:tabs>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Applicants must have received a baccalaureate degree from an accredited college or unive</w:t>
      </w:r>
      <w:r>
        <w:rPr>
          <w:rFonts w:ascii="Times New Roman" w:hAnsi="Times New Roman"/>
          <w:color w:val="191919"/>
          <w:spacing w:val="-4"/>
          <w:sz w:val="20"/>
          <w:szCs w:val="20"/>
        </w:rPr>
        <w:t>r</w:t>
      </w:r>
      <w:r>
        <w:rPr>
          <w:rFonts w:ascii="Times New Roman" w:hAnsi="Times New Roman"/>
          <w:color w:val="191919"/>
          <w:sz w:val="20"/>
          <w:szCs w:val="20"/>
        </w:rPr>
        <w:t>sity with an unde</w:t>
      </w:r>
      <w:r>
        <w:rPr>
          <w:rFonts w:ascii="Times New Roman" w:hAnsi="Times New Roman"/>
          <w:color w:val="191919"/>
          <w:spacing w:val="-4"/>
          <w:sz w:val="20"/>
          <w:szCs w:val="20"/>
        </w:rPr>
        <w:t>r</w:t>
      </w:r>
      <w:r>
        <w:rPr>
          <w:rFonts w:ascii="Times New Roman" w:hAnsi="Times New Roman"/>
          <w:color w:val="191919"/>
          <w:sz w:val="20"/>
          <w:szCs w:val="20"/>
        </w:rPr>
        <w:t>graduate major in (or prerequisite requirements satisfied for) the planned graduate field of stud</w:t>
      </w:r>
      <w:r>
        <w:rPr>
          <w:rFonts w:ascii="Times New Roman" w:hAnsi="Times New Roman"/>
          <w:color w:val="191919"/>
          <w:spacing w:val="-13"/>
          <w:sz w:val="20"/>
          <w:szCs w:val="20"/>
        </w:rPr>
        <w:t>y</w:t>
      </w:r>
      <w:r>
        <w:rPr>
          <w:rFonts w:ascii="Times New Roman" w:hAnsi="Times New Roman"/>
          <w:color w:val="191919"/>
          <w:sz w:val="20"/>
          <w:szCs w:val="20"/>
        </w:rPr>
        <w:t>.</w:t>
      </w:r>
    </w:p>
    <w:p w:rsidR="00807398" w:rsidRDefault="00807398" w:rsidP="00807398">
      <w:pPr>
        <w:widowControl w:val="0"/>
        <w:tabs>
          <w:tab w:val="left" w:pos="360"/>
        </w:tabs>
        <w:autoSpaceDE w:val="0"/>
        <w:autoSpaceDN w:val="0"/>
        <w:adjustRightInd w:val="0"/>
        <w:spacing w:after="0" w:line="240" w:lineRule="exact"/>
        <w:ind w:left="360" w:right="180" w:firstLine="360"/>
        <w:rPr>
          <w:rFonts w:ascii="Times New Roman" w:hAnsi="Times New Roman"/>
          <w:color w:val="000000"/>
          <w:sz w:val="24"/>
          <w:szCs w:val="24"/>
        </w:rPr>
      </w:pPr>
    </w:p>
    <w:p w:rsidR="00807398" w:rsidRPr="00080D93" w:rsidRDefault="00807398" w:rsidP="00080D93">
      <w:pPr>
        <w:pStyle w:val="Heading2"/>
        <w:ind w:firstLine="360"/>
        <w:rPr>
          <w:rFonts w:ascii="Times New Roman" w:hAnsi="Times New Roman"/>
          <w:color w:val="000000"/>
          <w:sz w:val="20"/>
          <w:szCs w:val="20"/>
        </w:rPr>
      </w:pPr>
      <w:bookmarkStart w:id="15" w:name="_Toc295508169"/>
      <w:r w:rsidRPr="00080D93">
        <w:rPr>
          <w:rFonts w:ascii="Times New Roman" w:hAnsi="Times New Roman"/>
          <w:bCs w:val="0"/>
          <w:color w:val="191919"/>
          <w:sz w:val="20"/>
          <w:szCs w:val="20"/>
        </w:rPr>
        <w:t>Grade-Point</w:t>
      </w:r>
      <w:r w:rsidRPr="00080D93">
        <w:rPr>
          <w:rFonts w:ascii="Times New Roman" w:hAnsi="Times New Roman"/>
          <w:bCs w:val="0"/>
          <w:color w:val="191919"/>
          <w:spacing w:val="-11"/>
          <w:sz w:val="20"/>
          <w:szCs w:val="20"/>
        </w:rPr>
        <w:t xml:space="preserve"> </w:t>
      </w:r>
      <w:r w:rsidRPr="00080D93">
        <w:rPr>
          <w:rFonts w:ascii="Times New Roman" w:hAnsi="Times New Roman"/>
          <w:bCs w:val="0"/>
          <w:color w:val="191919"/>
          <w:spacing w:val="-15"/>
          <w:sz w:val="20"/>
          <w:szCs w:val="20"/>
        </w:rPr>
        <w:t>A</w:t>
      </w:r>
      <w:r w:rsidRPr="00080D93">
        <w:rPr>
          <w:rFonts w:ascii="Times New Roman" w:hAnsi="Times New Roman"/>
          <w:bCs w:val="0"/>
          <w:color w:val="191919"/>
          <w:sz w:val="20"/>
          <w:szCs w:val="20"/>
        </w:rPr>
        <w:t>verage</w:t>
      </w:r>
      <w:bookmarkEnd w:id="15"/>
    </w:p>
    <w:p w:rsidR="00807398" w:rsidRDefault="00807398" w:rsidP="00080D93">
      <w:pPr>
        <w:widowControl w:val="0"/>
        <w:tabs>
          <w:tab w:val="left" w:pos="360"/>
        </w:tabs>
        <w:autoSpaceDE w:val="0"/>
        <w:autoSpaceDN w:val="0"/>
        <w:adjustRightInd w:val="0"/>
        <w:spacing w:before="10" w:after="0"/>
        <w:ind w:left="360" w:right="180" w:firstLine="360"/>
        <w:jc w:val="both"/>
        <w:rPr>
          <w:rFonts w:ascii="Times New Roman" w:hAnsi="Times New Roman"/>
          <w:color w:val="000000"/>
          <w:sz w:val="20"/>
          <w:szCs w:val="20"/>
        </w:rPr>
      </w:pPr>
      <w:r>
        <w:rPr>
          <w:rFonts w:ascii="Times New Roman" w:hAnsi="Times New Roman"/>
          <w:color w:val="191919"/>
          <w:sz w:val="20"/>
          <w:szCs w:val="20"/>
        </w:rPr>
        <w:t>Applicants for regular admission status must have earned a minimum grade-point average of 2.5/4.00 at the unde</w:t>
      </w:r>
      <w:r>
        <w:rPr>
          <w:rFonts w:ascii="Times New Roman" w:hAnsi="Times New Roman"/>
          <w:color w:val="191919"/>
          <w:spacing w:val="-4"/>
          <w:sz w:val="20"/>
          <w:szCs w:val="20"/>
        </w:rPr>
        <w:t>r</w:t>
      </w:r>
      <w:r>
        <w:rPr>
          <w:rFonts w:ascii="Times New Roman" w:hAnsi="Times New Roman"/>
          <w:color w:val="191919"/>
          <w:sz w:val="20"/>
          <w:szCs w:val="20"/>
        </w:rPr>
        <w:t>graduate level calculated on all work attempted.</w:t>
      </w:r>
      <w:r>
        <w:rPr>
          <w:rFonts w:ascii="Times New Roman" w:hAnsi="Times New Roman"/>
          <w:color w:val="191919"/>
          <w:spacing w:val="-3"/>
          <w:sz w:val="20"/>
          <w:szCs w:val="20"/>
        </w:rPr>
        <w:t xml:space="preserve"> </w:t>
      </w:r>
      <w:r>
        <w:rPr>
          <w:rFonts w:ascii="Times New Roman" w:hAnsi="Times New Roman"/>
          <w:color w:val="191919"/>
          <w:sz w:val="20"/>
          <w:szCs w:val="20"/>
        </w:rPr>
        <w:t>The education specialist degree program requires a minimum 3.25 grade-point average on all work at the Master's level.</w:t>
      </w:r>
      <w:r>
        <w:rPr>
          <w:rFonts w:ascii="Times New Roman" w:hAnsi="Times New Roman"/>
          <w:color w:val="191919"/>
          <w:spacing w:val="-3"/>
          <w:sz w:val="20"/>
          <w:szCs w:val="20"/>
        </w:rPr>
        <w:t xml:space="preserve"> </w:t>
      </w:r>
      <w:r>
        <w:rPr>
          <w:rFonts w:ascii="Times New Roman" w:hAnsi="Times New Roman"/>
          <w:color w:val="191919"/>
          <w:sz w:val="20"/>
          <w:szCs w:val="20"/>
        </w:rPr>
        <w:t>The Master of Science in Nursing degree program requires an earned unde</w:t>
      </w:r>
      <w:r>
        <w:rPr>
          <w:rFonts w:ascii="Times New Roman" w:hAnsi="Times New Roman"/>
          <w:color w:val="191919"/>
          <w:spacing w:val="-4"/>
          <w:sz w:val="20"/>
          <w:szCs w:val="20"/>
        </w:rPr>
        <w:t>r</w:t>
      </w:r>
      <w:r>
        <w:rPr>
          <w:rFonts w:ascii="Times New Roman" w:hAnsi="Times New Roman"/>
          <w:color w:val="191919"/>
          <w:sz w:val="20"/>
          <w:szCs w:val="20"/>
        </w:rPr>
        <w:t>graduate grade-point ave</w:t>
      </w:r>
      <w:r>
        <w:rPr>
          <w:rFonts w:ascii="Times New Roman" w:hAnsi="Times New Roman"/>
          <w:color w:val="191919"/>
          <w:spacing w:val="-4"/>
          <w:sz w:val="20"/>
          <w:szCs w:val="20"/>
        </w:rPr>
        <w:t>r</w:t>
      </w:r>
      <w:r>
        <w:rPr>
          <w:rFonts w:ascii="Times New Roman" w:hAnsi="Times New Roman"/>
          <w:color w:val="191919"/>
          <w:sz w:val="20"/>
          <w:szCs w:val="20"/>
        </w:rPr>
        <w:t>- age of 3.00. (See individual program information for specific requirements).</w:t>
      </w:r>
    </w:p>
    <w:p w:rsidR="00807398" w:rsidRDefault="00807398" w:rsidP="00807398">
      <w:pPr>
        <w:widowControl w:val="0"/>
        <w:tabs>
          <w:tab w:val="left" w:pos="360"/>
        </w:tabs>
        <w:autoSpaceDE w:val="0"/>
        <w:autoSpaceDN w:val="0"/>
        <w:adjustRightInd w:val="0"/>
        <w:spacing w:after="0" w:line="240" w:lineRule="exact"/>
        <w:ind w:left="360" w:right="180" w:firstLine="360"/>
        <w:jc w:val="both"/>
        <w:rPr>
          <w:rFonts w:ascii="Times New Roman" w:hAnsi="Times New Roman"/>
          <w:color w:val="000000"/>
          <w:sz w:val="24"/>
          <w:szCs w:val="24"/>
        </w:rPr>
      </w:pPr>
    </w:p>
    <w:p w:rsidR="00807398" w:rsidRPr="00080D93" w:rsidRDefault="00807398" w:rsidP="00080D93">
      <w:pPr>
        <w:pStyle w:val="Heading2"/>
        <w:ind w:firstLine="360"/>
        <w:rPr>
          <w:rFonts w:ascii="Times New Roman" w:hAnsi="Times New Roman"/>
          <w:bCs w:val="0"/>
          <w:color w:val="191919"/>
          <w:sz w:val="20"/>
          <w:szCs w:val="20"/>
        </w:rPr>
      </w:pPr>
      <w:bookmarkStart w:id="16" w:name="_Toc295508170"/>
      <w:r w:rsidRPr="00080D93">
        <w:rPr>
          <w:rFonts w:ascii="Times New Roman" w:hAnsi="Times New Roman"/>
          <w:bCs w:val="0"/>
          <w:color w:val="191919"/>
          <w:sz w:val="20"/>
          <w:szCs w:val="20"/>
        </w:rPr>
        <w:t>Standardized</w:t>
      </w:r>
      <w:r w:rsidRPr="00080D93">
        <w:rPr>
          <w:rFonts w:ascii="Times New Roman" w:hAnsi="Times New Roman"/>
          <w:bCs w:val="0"/>
          <w:color w:val="191919"/>
          <w:spacing w:val="-4"/>
          <w:sz w:val="20"/>
          <w:szCs w:val="20"/>
        </w:rPr>
        <w:t xml:space="preserve"> </w:t>
      </w:r>
      <w:r w:rsidRPr="00080D93">
        <w:rPr>
          <w:rFonts w:ascii="Times New Roman" w:hAnsi="Times New Roman"/>
          <w:bCs w:val="0"/>
          <w:color w:val="191919"/>
          <w:spacing w:val="-18"/>
          <w:sz w:val="20"/>
          <w:szCs w:val="20"/>
        </w:rPr>
        <w:t>T</w:t>
      </w:r>
      <w:r w:rsidRPr="00080D93">
        <w:rPr>
          <w:rFonts w:ascii="Times New Roman" w:hAnsi="Times New Roman"/>
          <w:bCs w:val="0"/>
          <w:color w:val="191919"/>
          <w:sz w:val="20"/>
          <w:szCs w:val="20"/>
        </w:rPr>
        <w:t>est Requi</w:t>
      </w:r>
      <w:r w:rsidRPr="00080D93">
        <w:rPr>
          <w:rFonts w:ascii="Times New Roman" w:hAnsi="Times New Roman"/>
          <w:bCs w:val="0"/>
          <w:color w:val="191919"/>
          <w:spacing w:val="-4"/>
          <w:sz w:val="20"/>
          <w:szCs w:val="20"/>
        </w:rPr>
        <w:t>r</w:t>
      </w:r>
      <w:r w:rsidRPr="00080D93">
        <w:rPr>
          <w:rFonts w:ascii="Times New Roman" w:hAnsi="Times New Roman"/>
          <w:bCs w:val="0"/>
          <w:color w:val="191919"/>
          <w:sz w:val="20"/>
          <w:szCs w:val="20"/>
        </w:rPr>
        <w:t>ement</w:t>
      </w:r>
      <w:bookmarkEnd w:id="16"/>
      <w:r w:rsidR="00441123" w:rsidRPr="00080D93">
        <w:rPr>
          <w:rFonts w:ascii="Times New Roman" w:hAnsi="Times New Roman"/>
          <w:bCs w:val="0"/>
          <w:color w:val="191919"/>
          <w:sz w:val="20"/>
          <w:szCs w:val="20"/>
        </w:rPr>
        <w:tab/>
      </w:r>
    </w:p>
    <w:p w:rsidR="00441123" w:rsidRDefault="00441123" w:rsidP="00807398">
      <w:pPr>
        <w:tabs>
          <w:tab w:val="left" w:pos="360"/>
        </w:tabs>
        <w:ind w:left="360" w:right="180" w:firstLine="360"/>
        <w:rPr>
          <w:rFonts w:ascii="Times New Roman" w:hAnsi="Times New Roman"/>
          <w:bCs/>
          <w:color w:val="191919"/>
          <w:sz w:val="20"/>
          <w:szCs w:val="20"/>
        </w:rPr>
      </w:pPr>
      <w:r w:rsidRPr="00441123">
        <w:rPr>
          <w:rFonts w:ascii="Times New Roman" w:hAnsi="Times New Roman"/>
          <w:bCs/>
          <w:color w:val="191919"/>
          <w:sz w:val="20"/>
          <w:szCs w:val="20"/>
        </w:rPr>
        <w:t>Standardized tests required for admission vary according to the degree program.</w:t>
      </w:r>
    </w:p>
    <w:p w:rsidR="00080D93" w:rsidRDefault="00080D93">
      <w:pPr>
        <w:rPr>
          <w:rFonts w:ascii="Times New Roman" w:hAnsi="Times New Roman"/>
          <w:bCs/>
          <w:color w:val="191919"/>
          <w:sz w:val="20"/>
          <w:szCs w:val="20"/>
        </w:rPr>
      </w:pPr>
      <w:r>
        <w:rPr>
          <w:rFonts w:ascii="Times New Roman" w:hAnsi="Times New Roman"/>
          <w:bCs/>
          <w:color w:val="191919"/>
          <w:sz w:val="20"/>
          <w:szCs w:val="20"/>
        </w:rPr>
        <w:br w:type="page"/>
      </w:r>
    </w:p>
    <w:p w:rsidR="00441123" w:rsidRPr="00876EC3" w:rsidRDefault="00441123" w:rsidP="00807398">
      <w:pPr>
        <w:pStyle w:val="Heading2"/>
        <w:spacing w:before="0"/>
        <w:ind w:left="360" w:right="180" w:firstLine="0"/>
        <w:rPr>
          <w:rFonts w:ascii="Times New Roman" w:hAnsi="Times New Roman"/>
          <w:color w:val="FFFFFF" w:themeColor="background1"/>
          <w:sz w:val="20"/>
          <w:szCs w:val="20"/>
        </w:rPr>
      </w:pPr>
      <w:bookmarkStart w:id="17" w:name="_Toc294969621"/>
      <w:bookmarkStart w:id="18" w:name="_Toc295508171"/>
      <w:r w:rsidRPr="00F01450">
        <w:rPr>
          <w:rFonts w:ascii="Impact" w:hAnsi="Impact" w:cs="Impact"/>
          <w:color w:val="666666"/>
          <w:spacing w:val="27"/>
          <w:w w:val="80"/>
          <w:sz w:val="48"/>
          <w:szCs w:val="48"/>
          <w:fitText w:val="3744" w:id="-162766848"/>
        </w:rPr>
        <w:lastRenderedPageBreak/>
        <w:t>A</w:t>
      </w:r>
      <w:r w:rsidRPr="00F01450">
        <w:rPr>
          <w:rFonts w:ascii="Impact" w:hAnsi="Impact" w:cs="Impact"/>
          <w:color w:val="666666"/>
          <w:spacing w:val="27"/>
          <w:w w:val="80"/>
          <w:sz w:val="36"/>
          <w:szCs w:val="36"/>
          <w:fitText w:val="3744" w:id="-162766848"/>
        </w:rPr>
        <w:t xml:space="preserve">DMISSION </w:t>
      </w:r>
      <w:r w:rsidRPr="00F01450">
        <w:rPr>
          <w:rFonts w:ascii="Impact" w:hAnsi="Impact" w:cs="Impact"/>
          <w:color w:val="666666"/>
          <w:spacing w:val="27"/>
          <w:w w:val="80"/>
          <w:sz w:val="48"/>
          <w:szCs w:val="48"/>
          <w:fitText w:val="3744" w:id="-162766848"/>
        </w:rPr>
        <w:t>R</w:t>
      </w:r>
      <w:r w:rsidRPr="00F01450">
        <w:rPr>
          <w:rFonts w:ascii="Impact" w:hAnsi="Impact" w:cs="Impact"/>
          <w:color w:val="666666"/>
          <w:spacing w:val="27"/>
          <w:w w:val="80"/>
          <w:sz w:val="36"/>
          <w:szCs w:val="36"/>
          <w:fitText w:val="3744" w:id="-162766848"/>
        </w:rPr>
        <w:t>EQUIREMENT</w:t>
      </w:r>
      <w:r w:rsidRPr="00F01450">
        <w:rPr>
          <w:rFonts w:ascii="Impact" w:hAnsi="Impact" w:cs="Impact"/>
          <w:color w:val="666666"/>
          <w:spacing w:val="20"/>
          <w:w w:val="80"/>
          <w:sz w:val="36"/>
          <w:szCs w:val="36"/>
          <w:fitText w:val="3744" w:id="-162766848"/>
        </w:rPr>
        <w:t>S</w:t>
      </w:r>
      <w:bookmarkEnd w:id="17"/>
      <w:bookmarkEnd w:id="18"/>
    </w:p>
    <w:p w:rsidR="00807398"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Individuals seeking admission to a graduate program must submit the following to the Graduate</w:t>
      </w:r>
      <w:r>
        <w:rPr>
          <w:rFonts w:ascii="Times New Roman" w:hAnsi="Times New Roman"/>
          <w:color w:val="191919"/>
          <w:spacing w:val="-11"/>
          <w:sz w:val="20"/>
          <w:szCs w:val="20"/>
        </w:rPr>
        <w:t xml:space="preserve"> </w:t>
      </w:r>
      <w:r>
        <w:rPr>
          <w:rFonts w:ascii="Times New Roman" w:hAnsi="Times New Roman"/>
          <w:color w:val="191919"/>
          <w:sz w:val="20"/>
          <w:szCs w:val="20"/>
        </w:rPr>
        <w:t>Admissions O</w:t>
      </w:r>
      <w:r>
        <w:rPr>
          <w:rFonts w:ascii="Times New Roman" w:hAnsi="Times New Roman"/>
          <w:color w:val="191919"/>
          <w:spacing w:val="-4"/>
          <w:sz w:val="20"/>
          <w:szCs w:val="20"/>
        </w:rPr>
        <w:t>f</w:t>
      </w:r>
      <w:r>
        <w:rPr>
          <w:rFonts w:ascii="Times New Roman" w:hAnsi="Times New Roman"/>
          <w:color w:val="191919"/>
          <w:sz w:val="20"/>
          <w:szCs w:val="20"/>
        </w:rPr>
        <w:t>fice,</w:t>
      </w:r>
      <w:r>
        <w:rPr>
          <w:rFonts w:ascii="Times New Roman" w:hAnsi="Times New Roman"/>
          <w:color w:val="191919"/>
          <w:spacing w:val="-11"/>
          <w:sz w:val="20"/>
          <w:szCs w:val="20"/>
        </w:rPr>
        <w:t xml:space="preserve"> </w:t>
      </w:r>
      <w:r>
        <w:rPr>
          <w:rFonts w:ascii="Times New Roman" w:hAnsi="Times New Roman"/>
          <w:color w:val="191919"/>
          <w:sz w:val="20"/>
          <w:szCs w:val="20"/>
        </w:rPr>
        <w:t>ASU Graduate School, 192</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Administration Building, 504 College Drive,</w:t>
      </w:r>
      <w:r>
        <w:rPr>
          <w:rFonts w:ascii="Times New Roman" w:hAnsi="Times New Roman"/>
          <w:color w:val="191919"/>
          <w:spacing w:val="-11"/>
          <w:sz w:val="20"/>
          <w:szCs w:val="20"/>
        </w:rPr>
        <w:t xml:space="preserve"> </w:t>
      </w:r>
      <w:r>
        <w:rPr>
          <w:rFonts w:ascii="Times New Roman" w:hAnsi="Times New Roman"/>
          <w:color w:val="191919"/>
          <w:sz w:val="20"/>
          <w:szCs w:val="20"/>
        </w:rPr>
        <w:t>Alban</w:t>
      </w:r>
      <w:r>
        <w:rPr>
          <w:rFonts w:ascii="Times New Roman" w:hAnsi="Times New Roman"/>
          <w:color w:val="191919"/>
          <w:spacing w:val="-13"/>
          <w:sz w:val="20"/>
          <w:szCs w:val="20"/>
        </w:rPr>
        <w:t>y</w:t>
      </w:r>
      <w:r>
        <w:rPr>
          <w:rFonts w:ascii="Times New Roman" w:hAnsi="Times New Roman"/>
          <w:color w:val="191919"/>
          <w:sz w:val="20"/>
          <w:szCs w:val="20"/>
        </w:rPr>
        <w:t>, Geo</w:t>
      </w:r>
      <w:r>
        <w:rPr>
          <w:rFonts w:ascii="Times New Roman" w:hAnsi="Times New Roman"/>
          <w:color w:val="191919"/>
          <w:spacing w:val="-4"/>
          <w:sz w:val="20"/>
          <w:szCs w:val="20"/>
        </w:rPr>
        <w:t>r</w:t>
      </w:r>
      <w:r>
        <w:rPr>
          <w:rFonts w:ascii="Times New Roman" w:hAnsi="Times New Roman"/>
          <w:color w:val="191919"/>
          <w:sz w:val="20"/>
          <w:szCs w:val="20"/>
        </w:rPr>
        <w:t>gia 31705:</w:t>
      </w:r>
    </w:p>
    <w:p w:rsidR="00807398" w:rsidRPr="00807398" w:rsidRDefault="00807398" w:rsidP="00F56BDC">
      <w:pPr>
        <w:pStyle w:val="ListParagraph"/>
        <w:widowControl w:val="0"/>
        <w:numPr>
          <w:ilvl w:val="0"/>
          <w:numId w:val="39"/>
        </w:numPr>
        <w:autoSpaceDE w:val="0"/>
        <w:autoSpaceDN w:val="0"/>
        <w:adjustRightInd w:val="0"/>
        <w:spacing w:before="10" w:after="0"/>
        <w:ind w:right="180"/>
        <w:jc w:val="both"/>
        <w:rPr>
          <w:rFonts w:ascii="Times New Roman" w:hAnsi="Times New Roman"/>
          <w:color w:val="000000"/>
          <w:sz w:val="20"/>
          <w:szCs w:val="20"/>
        </w:rPr>
      </w:pPr>
      <w:r w:rsidRPr="00807398">
        <w:rPr>
          <w:rFonts w:ascii="Times New Roman" w:hAnsi="Times New Roman"/>
          <w:color w:val="191919"/>
          <w:sz w:val="20"/>
          <w:szCs w:val="20"/>
        </w:rPr>
        <w:t>A</w:t>
      </w:r>
      <w:r w:rsidRPr="00807398">
        <w:rPr>
          <w:rFonts w:ascii="Times New Roman" w:hAnsi="Times New Roman"/>
          <w:color w:val="191919"/>
          <w:spacing w:val="-11"/>
          <w:sz w:val="20"/>
          <w:szCs w:val="20"/>
        </w:rPr>
        <w:t xml:space="preserve"> </w:t>
      </w:r>
      <w:r w:rsidRPr="00807398">
        <w:rPr>
          <w:rFonts w:ascii="Times New Roman" w:hAnsi="Times New Roman"/>
          <w:color w:val="191919"/>
          <w:sz w:val="20"/>
          <w:szCs w:val="20"/>
        </w:rPr>
        <w:t>completed o</w:t>
      </w:r>
      <w:r w:rsidRPr="00807398">
        <w:rPr>
          <w:rFonts w:ascii="Times New Roman" w:hAnsi="Times New Roman"/>
          <w:color w:val="191919"/>
          <w:spacing w:val="-4"/>
          <w:sz w:val="20"/>
          <w:szCs w:val="20"/>
        </w:rPr>
        <w:t>f</w:t>
      </w:r>
      <w:r w:rsidRPr="00807398">
        <w:rPr>
          <w:rFonts w:ascii="Times New Roman" w:hAnsi="Times New Roman"/>
          <w:color w:val="191919"/>
          <w:sz w:val="20"/>
          <w:szCs w:val="20"/>
        </w:rPr>
        <w:t>ficial application form. (Application form is available from the Graduate</w:t>
      </w:r>
      <w:r>
        <w:rPr>
          <w:rFonts w:ascii="Times New Roman" w:hAnsi="Times New Roman"/>
          <w:color w:val="191919"/>
          <w:sz w:val="20"/>
          <w:szCs w:val="20"/>
        </w:rPr>
        <w:t xml:space="preserve"> </w:t>
      </w:r>
      <w:r w:rsidRPr="00807398">
        <w:rPr>
          <w:rFonts w:ascii="Times New Roman" w:hAnsi="Times New Roman"/>
          <w:color w:val="191919"/>
          <w:sz w:val="20"/>
          <w:szCs w:val="20"/>
        </w:rPr>
        <w:t>School</w:t>
      </w:r>
      <w:r w:rsidRPr="00807398">
        <w:rPr>
          <w:rFonts w:ascii="Times New Roman" w:hAnsi="Times New Roman"/>
          <w:color w:val="191919"/>
          <w:spacing w:val="-4"/>
          <w:sz w:val="20"/>
          <w:szCs w:val="20"/>
        </w:rPr>
        <w:t xml:space="preserve"> </w:t>
      </w:r>
      <w:r w:rsidRPr="00807398">
        <w:rPr>
          <w:rFonts w:ascii="Times New Roman" w:hAnsi="Times New Roman"/>
          <w:color w:val="191919"/>
          <w:spacing w:val="-16"/>
          <w:sz w:val="20"/>
          <w:szCs w:val="20"/>
        </w:rPr>
        <w:t>W</w:t>
      </w:r>
      <w:hyperlink r:id="rId22" w:history="1">
        <w:r w:rsidRPr="00807398">
          <w:rPr>
            <w:rFonts w:ascii="Times New Roman" w:hAnsi="Times New Roman"/>
            <w:color w:val="191919"/>
            <w:sz w:val="20"/>
            <w:szCs w:val="20"/>
          </w:rPr>
          <w:t>eb site at ww</w:t>
        </w:r>
        <w:r w:rsidRPr="00807398">
          <w:rPr>
            <w:rFonts w:ascii="Times New Roman" w:hAnsi="Times New Roman"/>
            <w:color w:val="191919"/>
            <w:spacing w:val="-13"/>
            <w:sz w:val="20"/>
            <w:szCs w:val="20"/>
          </w:rPr>
          <w:t>w</w:t>
        </w:r>
        <w:r w:rsidRPr="00807398">
          <w:rPr>
            <w:rFonts w:ascii="Times New Roman" w:hAnsi="Times New Roman"/>
            <w:color w:val="191919"/>
            <w:sz w:val="20"/>
            <w:szCs w:val="20"/>
          </w:rPr>
          <w:t>.asurams.edu</w:t>
        </w:r>
      </w:hyperlink>
      <w:r w:rsidRPr="00807398">
        <w:rPr>
          <w:rFonts w:ascii="Times New Roman" w:hAnsi="Times New Roman"/>
          <w:color w:val="191919"/>
          <w:sz w:val="20"/>
          <w:szCs w:val="20"/>
        </w:rPr>
        <w:t>)</w:t>
      </w:r>
    </w:p>
    <w:p w:rsidR="00807398" w:rsidRPr="00807398" w:rsidRDefault="00807398" w:rsidP="00F56BDC">
      <w:pPr>
        <w:pStyle w:val="ListParagraph"/>
        <w:widowControl w:val="0"/>
        <w:numPr>
          <w:ilvl w:val="0"/>
          <w:numId w:val="39"/>
        </w:numPr>
        <w:autoSpaceDE w:val="0"/>
        <w:autoSpaceDN w:val="0"/>
        <w:adjustRightInd w:val="0"/>
        <w:spacing w:before="10" w:after="0"/>
        <w:ind w:right="180"/>
        <w:jc w:val="both"/>
        <w:rPr>
          <w:rFonts w:ascii="Times New Roman" w:hAnsi="Times New Roman"/>
          <w:color w:val="000000"/>
          <w:sz w:val="20"/>
          <w:szCs w:val="20"/>
        </w:rPr>
      </w:pPr>
      <w:r w:rsidRPr="00807398">
        <w:rPr>
          <w:rFonts w:ascii="Times New Roman" w:hAnsi="Times New Roman"/>
          <w:color w:val="191919"/>
          <w:sz w:val="20"/>
          <w:szCs w:val="20"/>
        </w:rPr>
        <w:t>A</w:t>
      </w:r>
      <w:r w:rsidRPr="00807398">
        <w:rPr>
          <w:rFonts w:ascii="Times New Roman" w:hAnsi="Times New Roman"/>
          <w:color w:val="191919"/>
          <w:spacing w:val="-11"/>
          <w:sz w:val="20"/>
          <w:szCs w:val="20"/>
        </w:rPr>
        <w:t xml:space="preserve"> </w:t>
      </w:r>
      <w:r w:rsidRPr="00807398">
        <w:rPr>
          <w:rFonts w:ascii="Times New Roman" w:hAnsi="Times New Roman"/>
          <w:color w:val="191919"/>
          <w:sz w:val="20"/>
          <w:szCs w:val="20"/>
        </w:rPr>
        <w:t>$20 non-refundable application fee.</w:t>
      </w:r>
    </w:p>
    <w:p w:rsidR="00807398" w:rsidRPr="00807398" w:rsidRDefault="00807398" w:rsidP="00F56BDC">
      <w:pPr>
        <w:pStyle w:val="ListParagraph"/>
        <w:widowControl w:val="0"/>
        <w:numPr>
          <w:ilvl w:val="0"/>
          <w:numId w:val="39"/>
        </w:numPr>
        <w:autoSpaceDE w:val="0"/>
        <w:autoSpaceDN w:val="0"/>
        <w:adjustRightInd w:val="0"/>
        <w:spacing w:before="10" w:after="0"/>
        <w:ind w:right="180"/>
        <w:jc w:val="both"/>
        <w:rPr>
          <w:rFonts w:ascii="Times New Roman" w:hAnsi="Times New Roman"/>
          <w:color w:val="000000"/>
          <w:sz w:val="20"/>
          <w:szCs w:val="20"/>
        </w:rPr>
      </w:pPr>
      <w:r w:rsidRPr="00807398">
        <w:rPr>
          <w:rFonts w:ascii="Times New Roman" w:hAnsi="Times New Roman"/>
          <w:color w:val="191919"/>
          <w:sz w:val="20"/>
          <w:szCs w:val="20"/>
        </w:rPr>
        <w:t>O</w:t>
      </w:r>
      <w:r w:rsidRPr="00807398">
        <w:rPr>
          <w:rFonts w:ascii="Times New Roman" w:hAnsi="Times New Roman"/>
          <w:color w:val="191919"/>
          <w:spacing w:val="-4"/>
          <w:sz w:val="20"/>
          <w:szCs w:val="20"/>
        </w:rPr>
        <w:t>f</w:t>
      </w:r>
      <w:r w:rsidRPr="00807398">
        <w:rPr>
          <w:rFonts w:ascii="Times New Roman" w:hAnsi="Times New Roman"/>
          <w:color w:val="191919"/>
          <w:sz w:val="20"/>
          <w:szCs w:val="20"/>
        </w:rPr>
        <w:t>ficial transcripts from all colleges attended.</w:t>
      </w:r>
    </w:p>
    <w:p w:rsidR="00807398" w:rsidRPr="00807398" w:rsidRDefault="00807398" w:rsidP="00F56BDC">
      <w:pPr>
        <w:pStyle w:val="ListParagraph"/>
        <w:widowControl w:val="0"/>
        <w:numPr>
          <w:ilvl w:val="0"/>
          <w:numId w:val="39"/>
        </w:numPr>
        <w:autoSpaceDE w:val="0"/>
        <w:autoSpaceDN w:val="0"/>
        <w:adjustRightInd w:val="0"/>
        <w:spacing w:before="10" w:after="0"/>
        <w:ind w:right="180"/>
        <w:jc w:val="both"/>
        <w:rPr>
          <w:rFonts w:ascii="Times New Roman" w:hAnsi="Times New Roman"/>
          <w:color w:val="000000"/>
          <w:sz w:val="20"/>
          <w:szCs w:val="20"/>
        </w:rPr>
      </w:pPr>
      <w:r w:rsidRPr="00807398">
        <w:rPr>
          <w:rFonts w:ascii="Times New Roman" w:hAnsi="Times New Roman"/>
          <w:color w:val="191919"/>
          <w:sz w:val="20"/>
          <w:szCs w:val="20"/>
        </w:rPr>
        <w:t>Graduate Record Examination (GRE), Miller</w:t>
      </w:r>
      <w:r w:rsidRPr="00807398">
        <w:rPr>
          <w:rFonts w:ascii="Times New Roman" w:hAnsi="Times New Roman"/>
          <w:color w:val="191919"/>
          <w:spacing w:val="-11"/>
          <w:sz w:val="20"/>
          <w:szCs w:val="20"/>
        </w:rPr>
        <w:t xml:space="preserve"> </w:t>
      </w:r>
      <w:r w:rsidRPr="00807398">
        <w:rPr>
          <w:rFonts w:ascii="Times New Roman" w:hAnsi="Times New Roman"/>
          <w:color w:val="191919"/>
          <w:sz w:val="20"/>
          <w:szCs w:val="20"/>
        </w:rPr>
        <w:t>Analogies</w:t>
      </w:r>
      <w:r w:rsidRPr="00807398">
        <w:rPr>
          <w:rFonts w:ascii="Times New Roman" w:hAnsi="Times New Roman"/>
          <w:color w:val="191919"/>
          <w:spacing w:val="-4"/>
          <w:sz w:val="20"/>
          <w:szCs w:val="20"/>
        </w:rPr>
        <w:t xml:space="preserve"> </w:t>
      </w:r>
      <w:r w:rsidRPr="00807398">
        <w:rPr>
          <w:rFonts w:ascii="Times New Roman" w:hAnsi="Times New Roman"/>
          <w:color w:val="191919"/>
          <w:spacing w:val="-14"/>
          <w:sz w:val="20"/>
          <w:szCs w:val="20"/>
        </w:rPr>
        <w:t>T</w:t>
      </w:r>
      <w:r w:rsidRPr="00807398">
        <w:rPr>
          <w:rFonts w:ascii="Times New Roman" w:hAnsi="Times New Roman"/>
          <w:color w:val="191919"/>
          <w:sz w:val="20"/>
          <w:szCs w:val="20"/>
        </w:rPr>
        <w:t>est (M</w:t>
      </w:r>
      <w:r w:rsidRPr="00807398">
        <w:rPr>
          <w:rFonts w:ascii="Times New Roman" w:hAnsi="Times New Roman"/>
          <w:color w:val="191919"/>
          <w:spacing w:val="-22"/>
          <w:sz w:val="20"/>
          <w:szCs w:val="20"/>
        </w:rPr>
        <w:t>A</w:t>
      </w:r>
      <w:r w:rsidRPr="00807398">
        <w:rPr>
          <w:rFonts w:ascii="Times New Roman" w:hAnsi="Times New Roman"/>
          <w:color w:val="191919"/>
          <w:sz w:val="20"/>
          <w:szCs w:val="20"/>
        </w:rPr>
        <w:t>T) or Graduate Management Admission</w:t>
      </w:r>
      <w:r w:rsidRPr="00807398">
        <w:rPr>
          <w:rFonts w:ascii="Times New Roman" w:hAnsi="Times New Roman"/>
          <w:color w:val="191919"/>
          <w:spacing w:val="-4"/>
          <w:sz w:val="20"/>
          <w:szCs w:val="20"/>
        </w:rPr>
        <w:t xml:space="preserve"> </w:t>
      </w:r>
      <w:r w:rsidRPr="00807398">
        <w:rPr>
          <w:rFonts w:ascii="Times New Roman" w:hAnsi="Times New Roman"/>
          <w:color w:val="191919"/>
          <w:spacing w:val="-14"/>
          <w:sz w:val="20"/>
          <w:szCs w:val="20"/>
        </w:rPr>
        <w:t>T</w:t>
      </w:r>
      <w:r w:rsidRPr="00807398">
        <w:rPr>
          <w:rFonts w:ascii="Times New Roman" w:hAnsi="Times New Roman"/>
          <w:color w:val="191919"/>
          <w:sz w:val="20"/>
          <w:szCs w:val="20"/>
        </w:rPr>
        <w:t>est (GM</w:t>
      </w:r>
      <w:r w:rsidRPr="00807398">
        <w:rPr>
          <w:rFonts w:ascii="Times New Roman" w:hAnsi="Times New Roman"/>
          <w:color w:val="191919"/>
          <w:spacing w:val="-22"/>
          <w:sz w:val="20"/>
          <w:szCs w:val="20"/>
        </w:rPr>
        <w:t>A</w:t>
      </w:r>
      <w:r w:rsidRPr="00807398">
        <w:rPr>
          <w:rFonts w:ascii="Times New Roman" w:hAnsi="Times New Roman"/>
          <w:color w:val="191919"/>
          <w:sz w:val="20"/>
          <w:szCs w:val="20"/>
        </w:rPr>
        <w:t>T) scores.</w:t>
      </w:r>
      <w:r w:rsidRPr="00807398">
        <w:rPr>
          <w:rFonts w:ascii="Times New Roman" w:hAnsi="Times New Roman"/>
          <w:color w:val="191919"/>
          <w:spacing w:val="-4"/>
          <w:sz w:val="20"/>
          <w:szCs w:val="20"/>
        </w:rPr>
        <w:t xml:space="preserve"> </w:t>
      </w:r>
      <w:r w:rsidRPr="00807398">
        <w:rPr>
          <w:rFonts w:ascii="Times New Roman" w:hAnsi="Times New Roman"/>
          <w:color w:val="191919"/>
          <w:spacing w:val="-14"/>
          <w:sz w:val="20"/>
          <w:szCs w:val="20"/>
        </w:rPr>
        <w:t>T</w:t>
      </w:r>
      <w:r w:rsidRPr="00807398">
        <w:rPr>
          <w:rFonts w:ascii="Times New Roman" w:hAnsi="Times New Roman"/>
          <w:color w:val="191919"/>
          <w:sz w:val="20"/>
          <w:szCs w:val="20"/>
        </w:rPr>
        <w:t>est score time limit is five (5) years.</w:t>
      </w:r>
    </w:p>
    <w:p w:rsidR="00807398" w:rsidRPr="00807398" w:rsidRDefault="00807398" w:rsidP="00F56BDC">
      <w:pPr>
        <w:pStyle w:val="ListParagraph"/>
        <w:widowControl w:val="0"/>
        <w:numPr>
          <w:ilvl w:val="0"/>
          <w:numId w:val="39"/>
        </w:numPr>
        <w:autoSpaceDE w:val="0"/>
        <w:autoSpaceDN w:val="0"/>
        <w:adjustRightInd w:val="0"/>
        <w:spacing w:before="10" w:after="0"/>
        <w:ind w:right="180"/>
        <w:jc w:val="both"/>
        <w:rPr>
          <w:rFonts w:ascii="Times New Roman" w:hAnsi="Times New Roman"/>
          <w:color w:val="000000"/>
          <w:sz w:val="20"/>
          <w:szCs w:val="20"/>
        </w:rPr>
      </w:pPr>
      <w:r w:rsidRPr="00807398">
        <w:rPr>
          <w:rFonts w:ascii="Times New Roman" w:hAnsi="Times New Roman"/>
          <w:color w:val="191919"/>
          <w:spacing w:val="-14"/>
          <w:sz w:val="20"/>
          <w:szCs w:val="20"/>
        </w:rPr>
        <w:t>T</w:t>
      </w:r>
      <w:r w:rsidRPr="00807398">
        <w:rPr>
          <w:rFonts w:ascii="Times New Roman" w:hAnsi="Times New Roman"/>
          <w:color w:val="191919"/>
          <w:sz w:val="20"/>
          <w:szCs w:val="20"/>
        </w:rPr>
        <w:t>wo current letters of reference. (See individual program information for specific requirements).</w:t>
      </w:r>
    </w:p>
    <w:p w:rsidR="00807398" w:rsidRPr="00807398" w:rsidRDefault="00807398" w:rsidP="00F56BDC">
      <w:pPr>
        <w:pStyle w:val="ListParagraph"/>
        <w:widowControl w:val="0"/>
        <w:numPr>
          <w:ilvl w:val="0"/>
          <w:numId w:val="39"/>
        </w:numPr>
        <w:autoSpaceDE w:val="0"/>
        <w:autoSpaceDN w:val="0"/>
        <w:adjustRightInd w:val="0"/>
        <w:spacing w:before="10" w:after="0"/>
        <w:ind w:right="180"/>
        <w:jc w:val="both"/>
        <w:rPr>
          <w:rFonts w:ascii="Times New Roman" w:hAnsi="Times New Roman"/>
          <w:color w:val="000000"/>
          <w:sz w:val="20"/>
          <w:szCs w:val="20"/>
        </w:rPr>
      </w:pPr>
      <w:r w:rsidRPr="00807398">
        <w:rPr>
          <w:rFonts w:ascii="Times New Roman" w:hAnsi="Times New Roman"/>
          <w:color w:val="191919"/>
          <w:sz w:val="20"/>
          <w:szCs w:val="20"/>
        </w:rPr>
        <w:t>Pre-Entrance Medical Record and Certificate of Immunization.</w:t>
      </w:r>
    </w:p>
    <w:p w:rsidR="00807398" w:rsidRPr="00807398" w:rsidRDefault="00807398" w:rsidP="00F56BDC">
      <w:pPr>
        <w:pStyle w:val="ListParagraph"/>
        <w:widowControl w:val="0"/>
        <w:numPr>
          <w:ilvl w:val="0"/>
          <w:numId w:val="39"/>
        </w:numPr>
        <w:autoSpaceDE w:val="0"/>
        <w:autoSpaceDN w:val="0"/>
        <w:adjustRightInd w:val="0"/>
        <w:spacing w:before="10" w:after="0"/>
        <w:ind w:right="180"/>
        <w:jc w:val="both"/>
        <w:rPr>
          <w:rFonts w:ascii="Times New Roman" w:hAnsi="Times New Roman"/>
          <w:color w:val="000000"/>
          <w:sz w:val="20"/>
          <w:szCs w:val="20"/>
        </w:rPr>
      </w:pPr>
      <w:r w:rsidRPr="00807398">
        <w:rPr>
          <w:rFonts w:ascii="Times New Roman" w:hAnsi="Times New Roman"/>
          <w:color w:val="191919"/>
          <w:sz w:val="20"/>
          <w:szCs w:val="20"/>
        </w:rPr>
        <w:t>All Nursing applicants must submit copies of their malpractice insurance and their License to</w:t>
      </w:r>
      <w:r>
        <w:rPr>
          <w:rFonts w:ascii="Times New Roman" w:hAnsi="Times New Roman"/>
          <w:color w:val="191919"/>
          <w:sz w:val="20"/>
          <w:szCs w:val="20"/>
        </w:rPr>
        <w:t xml:space="preserve"> </w:t>
      </w:r>
      <w:r w:rsidRPr="00807398">
        <w:rPr>
          <w:rFonts w:ascii="Times New Roman" w:hAnsi="Times New Roman"/>
          <w:color w:val="191919"/>
          <w:sz w:val="20"/>
          <w:szCs w:val="20"/>
        </w:rPr>
        <w:t>Practice as a nurse in the state of Geo</w:t>
      </w:r>
      <w:r w:rsidRPr="00807398">
        <w:rPr>
          <w:rFonts w:ascii="Times New Roman" w:hAnsi="Times New Roman"/>
          <w:color w:val="191919"/>
          <w:spacing w:val="-4"/>
          <w:sz w:val="20"/>
          <w:szCs w:val="20"/>
        </w:rPr>
        <w:t>r</w:t>
      </w:r>
      <w:r w:rsidRPr="00807398">
        <w:rPr>
          <w:rFonts w:ascii="Times New Roman" w:hAnsi="Times New Roman"/>
          <w:color w:val="191919"/>
          <w:sz w:val="20"/>
          <w:szCs w:val="20"/>
        </w:rPr>
        <w:t>gia. (See Nursing program for more information).</w:t>
      </w:r>
    </w:p>
    <w:p w:rsidR="00807398" w:rsidRPr="00807398" w:rsidRDefault="00807398" w:rsidP="00F56BDC">
      <w:pPr>
        <w:pStyle w:val="ListParagraph"/>
        <w:widowControl w:val="0"/>
        <w:numPr>
          <w:ilvl w:val="0"/>
          <w:numId w:val="39"/>
        </w:numPr>
        <w:autoSpaceDE w:val="0"/>
        <w:autoSpaceDN w:val="0"/>
        <w:adjustRightInd w:val="0"/>
        <w:spacing w:before="10" w:after="0"/>
        <w:ind w:right="180"/>
        <w:jc w:val="both"/>
        <w:rPr>
          <w:rFonts w:ascii="Times New Roman" w:hAnsi="Times New Roman"/>
          <w:color w:val="000000"/>
          <w:sz w:val="20"/>
          <w:szCs w:val="20"/>
        </w:rPr>
      </w:pPr>
      <w:r w:rsidRPr="00807398">
        <w:rPr>
          <w:rFonts w:ascii="Times New Roman" w:hAnsi="Times New Roman"/>
          <w:color w:val="191919"/>
          <w:sz w:val="20"/>
          <w:szCs w:val="20"/>
        </w:rPr>
        <w:t>A</w:t>
      </w:r>
      <w:r w:rsidRPr="00807398">
        <w:rPr>
          <w:rFonts w:ascii="Times New Roman" w:hAnsi="Times New Roman"/>
          <w:color w:val="191919"/>
          <w:spacing w:val="-11"/>
          <w:sz w:val="20"/>
          <w:szCs w:val="20"/>
        </w:rPr>
        <w:t xml:space="preserve"> </w:t>
      </w:r>
      <w:r w:rsidRPr="00807398">
        <w:rPr>
          <w:rFonts w:ascii="Times New Roman" w:hAnsi="Times New Roman"/>
          <w:color w:val="191919"/>
          <w:sz w:val="20"/>
          <w:szCs w:val="20"/>
        </w:rPr>
        <w:t>Geo</w:t>
      </w:r>
      <w:r w:rsidRPr="00807398">
        <w:rPr>
          <w:rFonts w:ascii="Times New Roman" w:hAnsi="Times New Roman"/>
          <w:color w:val="191919"/>
          <w:spacing w:val="-4"/>
          <w:sz w:val="20"/>
          <w:szCs w:val="20"/>
        </w:rPr>
        <w:t>r</w:t>
      </w:r>
      <w:r w:rsidRPr="00807398">
        <w:rPr>
          <w:rFonts w:ascii="Times New Roman" w:hAnsi="Times New Roman"/>
          <w:color w:val="191919"/>
          <w:sz w:val="20"/>
          <w:szCs w:val="20"/>
        </w:rPr>
        <w:t>gia</w:t>
      </w:r>
      <w:r w:rsidRPr="00807398">
        <w:rPr>
          <w:rFonts w:ascii="Times New Roman" w:hAnsi="Times New Roman"/>
          <w:color w:val="191919"/>
          <w:spacing w:val="-4"/>
          <w:sz w:val="20"/>
          <w:szCs w:val="20"/>
        </w:rPr>
        <w:t xml:space="preserve"> </w:t>
      </w:r>
      <w:r w:rsidRPr="00807398">
        <w:rPr>
          <w:rFonts w:ascii="Times New Roman" w:hAnsi="Times New Roman"/>
          <w:color w:val="191919"/>
          <w:spacing w:val="-14"/>
          <w:sz w:val="20"/>
          <w:szCs w:val="20"/>
        </w:rPr>
        <w:t>T</w:t>
      </w:r>
      <w:r w:rsidRPr="00807398">
        <w:rPr>
          <w:rFonts w:ascii="Times New Roman" w:hAnsi="Times New Roman"/>
          <w:color w:val="191919"/>
          <w:sz w:val="20"/>
          <w:szCs w:val="20"/>
        </w:rPr>
        <w:t>eaching Certificate required for all Education majors except School Counseling.</w:t>
      </w:r>
    </w:p>
    <w:p w:rsidR="00807398" w:rsidRDefault="00807398" w:rsidP="00807398">
      <w:pPr>
        <w:widowControl w:val="0"/>
        <w:autoSpaceDE w:val="0"/>
        <w:autoSpaceDN w:val="0"/>
        <w:adjustRightInd w:val="0"/>
        <w:spacing w:before="10" w:after="0" w:line="240" w:lineRule="exact"/>
        <w:ind w:left="720" w:right="180" w:hanging="270"/>
        <w:jc w:val="both"/>
        <w:rPr>
          <w:rFonts w:ascii="Times New Roman" w:hAnsi="Times New Roman"/>
          <w:color w:val="000000"/>
          <w:sz w:val="24"/>
          <w:szCs w:val="24"/>
        </w:rPr>
      </w:pPr>
    </w:p>
    <w:p w:rsidR="0080739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student is responsible for contacting all institutions attended for the purpose of requesting transcripts. Students who have attended</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should fill out a Request for</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ASU </w:t>
      </w:r>
      <w:r>
        <w:rPr>
          <w:rFonts w:ascii="Times New Roman" w:hAnsi="Times New Roman"/>
          <w:color w:val="191919"/>
          <w:spacing w:val="-7"/>
          <w:sz w:val="20"/>
          <w:szCs w:val="20"/>
        </w:rPr>
        <w:t>T</w:t>
      </w:r>
      <w:r>
        <w:rPr>
          <w:rFonts w:ascii="Times New Roman" w:hAnsi="Times New Roman"/>
          <w:color w:val="191919"/>
          <w:sz w:val="20"/>
          <w:szCs w:val="20"/>
        </w:rPr>
        <w:t>ranscript form available in Graduate</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Admissions. </w:t>
      </w:r>
      <w:r>
        <w:rPr>
          <w:rFonts w:ascii="Times New Roman" w:hAnsi="Times New Roman"/>
          <w:color w:val="191919"/>
          <w:spacing w:val="46"/>
          <w:sz w:val="20"/>
          <w:szCs w:val="20"/>
        </w:rPr>
        <w:t xml:space="preserve"> </w:t>
      </w:r>
      <w:r>
        <w:rPr>
          <w:rFonts w:ascii="Times New Roman" w:hAnsi="Times New Roman"/>
          <w:color w:val="191919"/>
          <w:sz w:val="20"/>
          <w:szCs w:val="20"/>
        </w:rPr>
        <w:t>The Graduate School will secure such transcripts for the student free of cha</w:t>
      </w:r>
      <w:r>
        <w:rPr>
          <w:rFonts w:ascii="Times New Roman" w:hAnsi="Times New Roman"/>
          <w:color w:val="191919"/>
          <w:spacing w:val="-4"/>
          <w:sz w:val="20"/>
          <w:szCs w:val="20"/>
        </w:rPr>
        <w:t>r</w:t>
      </w:r>
      <w:r>
        <w:rPr>
          <w:rFonts w:ascii="Times New Roman" w:hAnsi="Times New Roman"/>
          <w:color w:val="191919"/>
          <w:sz w:val="20"/>
          <w:szCs w:val="20"/>
        </w:rPr>
        <w:t>ge. Students are responsible for contacting testing agencies for transmittal of test scores to</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p>
    <w:p w:rsidR="00807398" w:rsidRDefault="00807398" w:rsidP="00807398">
      <w:pPr>
        <w:widowControl w:val="0"/>
        <w:autoSpaceDE w:val="0"/>
        <w:autoSpaceDN w:val="0"/>
        <w:adjustRightInd w:val="0"/>
        <w:spacing w:before="55"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O</w:t>
      </w:r>
      <w:r>
        <w:rPr>
          <w:rFonts w:ascii="Times New Roman" w:hAnsi="Times New Roman"/>
          <w:color w:val="191919"/>
          <w:spacing w:val="-4"/>
          <w:sz w:val="20"/>
          <w:szCs w:val="20"/>
        </w:rPr>
        <w:t>f</w:t>
      </w:r>
      <w:r>
        <w:rPr>
          <w:rFonts w:ascii="Times New Roman" w:hAnsi="Times New Roman"/>
          <w:color w:val="191919"/>
          <w:sz w:val="20"/>
          <w:szCs w:val="20"/>
        </w:rPr>
        <w:t>ficial acceptance or denial is verified by a letter from the Graduate School. Students who are admitted and do not enroll for the semester in which they were admitted must submit another application if they want to attend Graduate School at a later date.</w:t>
      </w:r>
      <w:r>
        <w:rPr>
          <w:rFonts w:ascii="Times New Roman" w:hAnsi="Times New Roman"/>
          <w:color w:val="191919"/>
          <w:spacing w:val="-11"/>
          <w:sz w:val="20"/>
          <w:szCs w:val="20"/>
        </w:rPr>
        <w:t xml:space="preserve"> </w:t>
      </w:r>
      <w:r>
        <w:rPr>
          <w:rFonts w:ascii="Times New Roman" w:hAnsi="Times New Roman"/>
          <w:color w:val="191919"/>
          <w:sz w:val="20"/>
          <w:szCs w:val="20"/>
        </w:rPr>
        <w:t>Applicant records are maintained for one year onl</w:t>
      </w:r>
      <w:r>
        <w:rPr>
          <w:rFonts w:ascii="Times New Roman" w:hAnsi="Times New Roman"/>
          <w:color w:val="191919"/>
          <w:spacing w:val="-13"/>
          <w:sz w:val="20"/>
          <w:szCs w:val="20"/>
        </w:rPr>
        <w:t>y</w:t>
      </w:r>
      <w:r>
        <w:rPr>
          <w:rFonts w:ascii="Times New Roman" w:hAnsi="Times New Roman"/>
          <w:color w:val="191919"/>
          <w:sz w:val="20"/>
          <w:szCs w:val="20"/>
        </w:rPr>
        <w:t>. Students who were previously enrolled and have not been in attendance for one or more semesters must apply to the Graduate School for readmission.</w:t>
      </w:r>
    </w:p>
    <w:p w:rsidR="0080739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Faculty members at</w:t>
      </w:r>
      <w:r>
        <w:rPr>
          <w:rFonts w:ascii="Times New Roman" w:hAnsi="Times New Roman"/>
          <w:color w:val="191919"/>
          <w:spacing w:val="-11"/>
          <w:sz w:val="20"/>
          <w:szCs w:val="20"/>
        </w:rPr>
        <w:t xml:space="preserve"> </w:t>
      </w:r>
      <w:r>
        <w:rPr>
          <w:rFonts w:ascii="Times New Roman" w:hAnsi="Times New Roman"/>
          <w:color w:val="191919"/>
          <w:sz w:val="20"/>
          <w:szCs w:val="20"/>
        </w:rPr>
        <w:t>ASU may be allowed to enroll in graduate classes with an approved graduate application by the graduate dean and academic o</w:t>
      </w:r>
      <w:r>
        <w:rPr>
          <w:rFonts w:ascii="Times New Roman" w:hAnsi="Times New Roman"/>
          <w:color w:val="191919"/>
          <w:spacing w:val="-4"/>
          <w:sz w:val="20"/>
          <w:szCs w:val="20"/>
        </w:rPr>
        <w:t>f</w:t>
      </w:r>
      <w:r>
        <w:rPr>
          <w:rFonts w:ascii="Times New Roman" w:hAnsi="Times New Roman"/>
          <w:color w:val="191919"/>
          <w:sz w:val="20"/>
          <w:szCs w:val="20"/>
        </w:rPr>
        <w:t>ficials. Howeve</w:t>
      </w:r>
      <w:r>
        <w:rPr>
          <w:rFonts w:ascii="Times New Roman" w:hAnsi="Times New Roman"/>
          <w:color w:val="191919"/>
          <w:spacing w:val="-8"/>
          <w:sz w:val="20"/>
          <w:szCs w:val="20"/>
        </w:rPr>
        <w:t>r</w:t>
      </w:r>
      <w:r>
        <w:rPr>
          <w:rFonts w:ascii="Times New Roman" w:hAnsi="Times New Roman"/>
          <w:color w:val="191919"/>
          <w:sz w:val="20"/>
          <w:szCs w:val="20"/>
        </w:rPr>
        <w:t>, they are prohibited from taking classes in their assigned academic department. If a faculty member is interested in pursuing a specific graduate degree, then he or she is encouraged to matriculate at another unive</w:t>
      </w:r>
      <w:r>
        <w:rPr>
          <w:rFonts w:ascii="Times New Roman" w:hAnsi="Times New Roman"/>
          <w:color w:val="191919"/>
          <w:spacing w:val="-4"/>
          <w:sz w:val="20"/>
          <w:szCs w:val="20"/>
        </w:rPr>
        <w:t>r</w:t>
      </w:r>
      <w:r>
        <w:rPr>
          <w:rFonts w:ascii="Times New Roman" w:hAnsi="Times New Roman"/>
          <w:color w:val="191919"/>
          <w:sz w:val="20"/>
          <w:szCs w:val="20"/>
        </w:rPr>
        <w:t>sit</w:t>
      </w:r>
      <w:r>
        <w:rPr>
          <w:rFonts w:ascii="Times New Roman" w:hAnsi="Times New Roman"/>
          <w:color w:val="191919"/>
          <w:spacing w:val="-13"/>
          <w:sz w:val="20"/>
          <w:szCs w:val="20"/>
        </w:rPr>
        <w:t>y</w:t>
      </w:r>
      <w:r>
        <w:rPr>
          <w:rFonts w:ascii="Times New Roman" w:hAnsi="Times New Roman"/>
          <w:color w:val="191919"/>
          <w:sz w:val="20"/>
          <w:szCs w:val="20"/>
        </w:rPr>
        <w:t>.</w:t>
      </w:r>
    </w:p>
    <w:p w:rsidR="0080739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191919"/>
          <w:sz w:val="20"/>
          <w:szCs w:val="20"/>
        </w:rPr>
      </w:pPr>
      <w:r>
        <w:rPr>
          <w:rFonts w:ascii="Times New Roman" w:hAnsi="Times New Roman"/>
          <w:color w:val="191919"/>
          <w:sz w:val="20"/>
          <w:szCs w:val="20"/>
        </w:rPr>
        <w:t>Falsifying admission information and related documentation will result in immediate term</w:t>
      </w:r>
      <w:r>
        <w:rPr>
          <w:rFonts w:ascii="Times New Roman" w:hAnsi="Times New Roman"/>
          <w:color w:val="191919"/>
          <w:spacing w:val="-4"/>
          <w:sz w:val="20"/>
          <w:szCs w:val="20"/>
        </w:rPr>
        <w:t>i</w:t>
      </w:r>
      <w:r>
        <w:rPr>
          <w:rFonts w:ascii="Times New Roman" w:hAnsi="Times New Roman"/>
          <w:color w:val="191919"/>
          <w:sz w:val="20"/>
          <w:szCs w:val="20"/>
        </w:rPr>
        <w:t>nation from the graduate program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p>
    <w:p w:rsidR="00C43359" w:rsidRDefault="00C43359" w:rsidP="00807398">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p>
    <w:p w:rsidR="00441123" w:rsidRDefault="00441123" w:rsidP="00080D93">
      <w:pPr>
        <w:ind w:left="360" w:right="180" w:firstLine="0"/>
        <w:jc w:val="center"/>
      </w:pPr>
      <w:r w:rsidRPr="00441123">
        <w:rPr>
          <w:noProof/>
        </w:rPr>
        <w:drawing>
          <wp:inline distT="0" distB="0" distL="0" distR="0">
            <wp:extent cx="4539656" cy="30099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tretch>
                      <a:fillRect/>
                    </a:stretch>
                  </pic:blipFill>
                  <pic:spPr bwMode="auto">
                    <a:xfrm>
                      <a:off x="0" y="0"/>
                      <a:ext cx="4539656" cy="3009900"/>
                    </a:xfrm>
                    <a:prstGeom prst="rect">
                      <a:avLst/>
                    </a:prstGeom>
                    <a:noFill/>
                    <a:ln w="9525">
                      <a:noFill/>
                      <a:miter lim="800000"/>
                      <a:headEnd/>
                      <a:tailEnd/>
                    </a:ln>
                  </pic:spPr>
                </pic:pic>
              </a:graphicData>
            </a:graphic>
          </wp:inline>
        </w:drawing>
      </w:r>
    </w:p>
    <w:p w:rsidR="00441123" w:rsidRPr="00080D93" w:rsidRDefault="00080D93" w:rsidP="00080D93">
      <w:pPr>
        <w:pStyle w:val="Heading2"/>
        <w:ind w:firstLine="360"/>
        <w:rPr>
          <w:rFonts w:ascii="Impact" w:hAnsi="Impact"/>
          <w:color w:val="000000" w:themeColor="text1"/>
          <w:sz w:val="40"/>
          <w:szCs w:val="40"/>
        </w:rPr>
      </w:pPr>
      <w:bookmarkStart w:id="19" w:name="_Toc295508172"/>
      <w:r w:rsidRPr="00080D93">
        <w:rPr>
          <w:rFonts w:ascii="Impact" w:hAnsi="Impact"/>
          <w:color w:val="000000" w:themeColor="text1"/>
          <w:sz w:val="56"/>
          <w:szCs w:val="56"/>
        </w:rPr>
        <w:t>C</w:t>
      </w:r>
      <w:r w:rsidRPr="00080D93">
        <w:rPr>
          <w:rFonts w:ascii="Impact" w:hAnsi="Impact"/>
          <w:color w:val="000000" w:themeColor="text1"/>
          <w:sz w:val="40"/>
          <w:szCs w:val="40"/>
        </w:rPr>
        <w:t xml:space="preserve">ATEGORIES OF </w:t>
      </w:r>
      <w:r w:rsidRPr="00080D93">
        <w:rPr>
          <w:rFonts w:ascii="Impact" w:hAnsi="Impact"/>
          <w:color w:val="000000" w:themeColor="text1"/>
          <w:sz w:val="52"/>
          <w:szCs w:val="52"/>
        </w:rPr>
        <w:t>A</w:t>
      </w:r>
      <w:r w:rsidRPr="00080D93">
        <w:rPr>
          <w:rFonts w:ascii="Impact" w:hAnsi="Impact"/>
          <w:color w:val="000000" w:themeColor="text1"/>
          <w:sz w:val="40"/>
          <w:szCs w:val="40"/>
        </w:rPr>
        <w:t>DMISSIONS</w:t>
      </w:r>
      <w:bookmarkEnd w:id="19"/>
    </w:p>
    <w:p w:rsidR="00807398"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admission status of applicants accepted into the Graduate School will be classified in one of the following categories:</w:t>
      </w:r>
    </w:p>
    <w:p w:rsidR="00807398" w:rsidRDefault="00807398" w:rsidP="00807398">
      <w:pPr>
        <w:widowControl w:val="0"/>
        <w:autoSpaceDE w:val="0"/>
        <w:autoSpaceDN w:val="0"/>
        <w:adjustRightInd w:val="0"/>
        <w:spacing w:after="0" w:line="240" w:lineRule="exact"/>
        <w:ind w:left="360" w:right="180"/>
        <w:jc w:val="both"/>
        <w:rPr>
          <w:rFonts w:ascii="Times New Roman" w:hAnsi="Times New Roman"/>
          <w:color w:val="000000"/>
          <w:sz w:val="24"/>
          <w:szCs w:val="24"/>
        </w:rPr>
      </w:pPr>
    </w:p>
    <w:p w:rsidR="00807398" w:rsidRPr="00080D93" w:rsidRDefault="00B67D28" w:rsidP="00080D93">
      <w:pPr>
        <w:pStyle w:val="Heading2"/>
        <w:ind w:firstLine="360"/>
        <w:rPr>
          <w:rFonts w:ascii="Times New Roman" w:hAnsi="Times New Roman"/>
          <w:color w:val="000000"/>
          <w:sz w:val="20"/>
          <w:szCs w:val="20"/>
        </w:rPr>
      </w:pPr>
      <w:r w:rsidRPr="00B67D28">
        <w:rPr>
          <w:rFonts w:ascii="Calibri" w:hAnsi="Calibri"/>
          <w:noProof/>
          <w:lang w:eastAsia="en-US"/>
        </w:rPr>
        <w:pict>
          <v:group id="_x0000_s9303" style="position:absolute;left:0;text-align:left;margin-left:263.55pt;margin-top:-112.85pt;width:31.2pt;height:31pt;z-index:-251438080;mso-position-horizontal-relative:page" coordorigin="5271,-2257" coordsize="624,620" o:allowincell="f">
            <v:rect id="_x0000_s9304" style="position:absolute;left:5276;top:-2252;width:613;height:610" o:allowincell="f" stroked="f">
              <v:path arrowok="t"/>
            </v:rect>
            <v:rect id="_x0000_s9305" style="position:absolute;left:5276;top:-2253;width:620;height:620;mso-position-horizontal-relative:page" o:allowincell="f" filled="f" stroked="f">
              <v:textbox style="mso-next-textbox:#_x0000_s9305" inset="0,0,0,0">
                <w:txbxContent>
                  <w:p w:rsidR="00572BC6" w:rsidRDefault="00572BC6" w:rsidP="00807398">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72BC6" w:rsidRDefault="00572BC6" w:rsidP="00807398">
                    <w:pPr>
                      <w:widowControl w:val="0"/>
                      <w:autoSpaceDE w:val="0"/>
                      <w:autoSpaceDN w:val="0"/>
                      <w:adjustRightInd w:val="0"/>
                      <w:spacing w:after="0"/>
                      <w:rPr>
                        <w:rFonts w:ascii="Times New Roman" w:hAnsi="Times New Roman"/>
                        <w:sz w:val="24"/>
                        <w:szCs w:val="24"/>
                      </w:rPr>
                    </w:pPr>
                  </w:p>
                </w:txbxContent>
              </v:textbox>
            </v:rect>
            <w10:wrap anchorx="page"/>
          </v:group>
        </w:pict>
      </w:r>
      <w:bookmarkStart w:id="20" w:name="_Toc295508173"/>
      <w:r w:rsidR="00807398" w:rsidRPr="00080D93">
        <w:rPr>
          <w:rFonts w:ascii="Times New Roman" w:hAnsi="Times New Roman"/>
          <w:bCs w:val="0"/>
          <w:color w:val="191919"/>
          <w:sz w:val="20"/>
          <w:szCs w:val="20"/>
        </w:rPr>
        <w:t>Regular</w:t>
      </w:r>
      <w:r w:rsidR="00807398" w:rsidRPr="00080D93">
        <w:rPr>
          <w:rFonts w:ascii="Times New Roman" w:hAnsi="Times New Roman"/>
          <w:bCs w:val="0"/>
          <w:color w:val="191919"/>
          <w:spacing w:val="-15"/>
          <w:sz w:val="20"/>
          <w:szCs w:val="20"/>
        </w:rPr>
        <w:t xml:space="preserve"> </w:t>
      </w:r>
      <w:r w:rsidR="00807398" w:rsidRPr="00080D93">
        <w:rPr>
          <w:rFonts w:ascii="Times New Roman" w:hAnsi="Times New Roman"/>
          <w:bCs w:val="0"/>
          <w:color w:val="191919"/>
          <w:sz w:val="20"/>
          <w:szCs w:val="20"/>
        </w:rPr>
        <w:t>Admission</w:t>
      </w:r>
      <w:bookmarkEnd w:id="20"/>
    </w:p>
    <w:p w:rsidR="00807398" w:rsidRDefault="00807398" w:rsidP="00080D93">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Applicants may be granted regular admission to the Graduate School if they have met the minimum degree program requirements of grade-point average and standardized test scores [44 on the Miller</w:t>
      </w:r>
      <w:r>
        <w:rPr>
          <w:rFonts w:ascii="Times New Roman" w:hAnsi="Times New Roman"/>
          <w:color w:val="191919"/>
          <w:spacing w:val="-11"/>
          <w:sz w:val="20"/>
          <w:szCs w:val="20"/>
        </w:rPr>
        <w:t xml:space="preserve"> </w:t>
      </w:r>
      <w:r>
        <w:rPr>
          <w:rFonts w:ascii="Times New Roman" w:hAnsi="Times New Roman"/>
          <w:color w:val="191919"/>
          <w:sz w:val="20"/>
          <w:szCs w:val="20"/>
        </w:rPr>
        <w:t>Analogies</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(M</w:t>
      </w:r>
      <w:r>
        <w:rPr>
          <w:rFonts w:ascii="Times New Roman" w:hAnsi="Times New Roman"/>
          <w:color w:val="191919"/>
          <w:spacing w:val="-22"/>
          <w:sz w:val="20"/>
          <w:szCs w:val="20"/>
        </w:rPr>
        <w:t>A</w:t>
      </w:r>
      <w:r>
        <w:rPr>
          <w:rFonts w:ascii="Times New Roman" w:hAnsi="Times New Roman"/>
          <w:color w:val="191919"/>
          <w:sz w:val="20"/>
          <w:szCs w:val="20"/>
        </w:rPr>
        <w:t>T), 800 on the</w:t>
      </w:r>
      <w:r>
        <w:rPr>
          <w:rFonts w:ascii="Times New Roman" w:hAnsi="Times New Roman"/>
          <w:color w:val="191919"/>
          <w:spacing w:val="-11"/>
          <w:sz w:val="20"/>
          <w:szCs w:val="20"/>
        </w:rPr>
        <w:t xml:space="preserve"> </w:t>
      </w:r>
      <w:r>
        <w:rPr>
          <w:rFonts w:ascii="Times New Roman" w:hAnsi="Times New Roman"/>
          <w:color w:val="191919"/>
          <w:sz w:val="20"/>
          <w:szCs w:val="20"/>
        </w:rPr>
        <w:t>Aptitude</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of the Graduate Record Examination (GRE) or 450 on the Graduate Management</w:t>
      </w:r>
      <w:r>
        <w:rPr>
          <w:rFonts w:ascii="Times New Roman" w:hAnsi="Times New Roman"/>
          <w:color w:val="191919"/>
          <w:spacing w:val="-11"/>
          <w:sz w:val="20"/>
          <w:szCs w:val="20"/>
        </w:rPr>
        <w:t xml:space="preserve"> </w:t>
      </w:r>
      <w:r>
        <w:rPr>
          <w:rFonts w:ascii="Times New Roman" w:hAnsi="Times New Roman"/>
          <w:color w:val="191919"/>
          <w:sz w:val="20"/>
          <w:szCs w:val="20"/>
        </w:rPr>
        <w:t>Admissions</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(GM</w:t>
      </w:r>
      <w:r>
        <w:rPr>
          <w:rFonts w:ascii="Times New Roman" w:hAnsi="Times New Roman"/>
          <w:color w:val="191919"/>
          <w:spacing w:val="-22"/>
          <w:sz w:val="20"/>
          <w:szCs w:val="20"/>
        </w:rPr>
        <w:t>A</w:t>
      </w:r>
      <w:r>
        <w:rPr>
          <w:rFonts w:ascii="Times New Roman" w:hAnsi="Times New Roman"/>
          <w:color w:val="191919"/>
          <w:sz w:val="20"/>
          <w:szCs w:val="20"/>
        </w:rPr>
        <w:t>T)] plus provided the aforementioned material and information. On the GRE, the verbal score and the quantitative score are considered separately and weighted depending on the particular program of study; the combined score should be 800. G</w:t>
      </w:r>
      <w:r>
        <w:rPr>
          <w:rFonts w:ascii="Times New Roman" w:hAnsi="Times New Roman"/>
          <w:color w:val="191919"/>
          <w:spacing w:val="-18"/>
          <w:sz w:val="20"/>
          <w:szCs w:val="20"/>
        </w:rPr>
        <w:t>P</w:t>
      </w:r>
      <w:r>
        <w:rPr>
          <w:rFonts w:ascii="Times New Roman" w:hAnsi="Times New Roman"/>
          <w:color w:val="191919"/>
          <w:sz w:val="20"/>
          <w:szCs w:val="20"/>
        </w:rPr>
        <w:t>A, test scores, reference letters, previous graduate work and interviews are used together to determine the candidate's overall likelihood of successful performance in the</w:t>
      </w:r>
      <w:r w:rsidR="00080D93">
        <w:rPr>
          <w:rFonts w:ascii="Times New Roman" w:hAnsi="Times New Roman"/>
          <w:color w:val="191919"/>
          <w:sz w:val="20"/>
          <w:szCs w:val="20"/>
        </w:rPr>
        <w:t xml:space="preserve"> </w:t>
      </w:r>
      <w:r>
        <w:rPr>
          <w:rFonts w:ascii="Times New Roman" w:hAnsi="Times New Roman"/>
          <w:color w:val="191919"/>
          <w:sz w:val="20"/>
          <w:szCs w:val="20"/>
        </w:rPr>
        <w:t>ASU graduate program and eligibility for regular admission. Individuals must achieve regular ad- mission status before they can graduate. Only those with this status are eligible for graduate assistantships. (See individual program information for specific requirements.)</w:t>
      </w:r>
    </w:p>
    <w:p w:rsidR="00807398" w:rsidRDefault="00807398" w:rsidP="00807398">
      <w:pPr>
        <w:widowControl w:val="0"/>
        <w:autoSpaceDE w:val="0"/>
        <w:autoSpaceDN w:val="0"/>
        <w:adjustRightInd w:val="0"/>
        <w:spacing w:after="0" w:line="240" w:lineRule="exact"/>
        <w:ind w:left="360" w:right="180"/>
        <w:jc w:val="both"/>
        <w:rPr>
          <w:rFonts w:ascii="Times New Roman" w:hAnsi="Times New Roman"/>
          <w:color w:val="000000"/>
          <w:sz w:val="24"/>
          <w:szCs w:val="24"/>
        </w:rPr>
      </w:pPr>
    </w:p>
    <w:p w:rsidR="00807398" w:rsidRPr="00080D93" w:rsidRDefault="00807398" w:rsidP="00080D93">
      <w:pPr>
        <w:pStyle w:val="Heading2"/>
        <w:ind w:firstLine="360"/>
        <w:rPr>
          <w:rFonts w:ascii="Times New Roman" w:hAnsi="Times New Roman"/>
          <w:color w:val="000000"/>
          <w:sz w:val="20"/>
          <w:szCs w:val="20"/>
        </w:rPr>
      </w:pPr>
      <w:bookmarkStart w:id="21" w:name="_Toc295508174"/>
      <w:r w:rsidRPr="00080D93">
        <w:rPr>
          <w:rFonts w:ascii="Times New Roman" w:hAnsi="Times New Roman"/>
          <w:bCs w:val="0"/>
          <w:color w:val="191919"/>
          <w:sz w:val="20"/>
          <w:szCs w:val="20"/>
        </w:rPr>
        <w:t>P</w:t>
      </w:r>
      <w:r w:rsidRPr="00080D93">
        <w:rPr>
          <w:rFonts w:ascii="Times New Roman" w:hAnsi="Times New Roman"/>
          <w:bCs w:val="0"/>
          <w:color w:val="191919"/>
          <w:spacing w:val="-4"/>
          <w:sz w:val="20"/>
          <w:szCs w:val="20"/>
        </w:rPr>
        <w:t>r</w:t>
      </w:r>
      <w:r w:rsidRPr="00080D93">
        <w:rPr>
          <w:rFonts w:ascii="Times New Roman" w:hAnsi="Times New Roman"/>
          <w:bCs w:val="0"/>
          <w:color w:val="191919"/>
          <w:sz w:val="20"/>
          <w:szCs w:val="20"/>
        </w:rPr>
        <w:t>ovisional</w:t>
      </w:r>
      <w:r w:rsidRPr="00080D93">
        <w:rPr>
          <w:rFonts w:ascii="Times New Roman" w:hAnsi="Times New Roman"/>
          <w:bCs w:val="0"/>
          <w:color w:val="191919"/>
          <w:spacing w:val="-11"/>
          <w:sz w:val="20"/>
          <w:szCs w:val="20"/>
        </w:rPr>
        <w:t xml:space="preserve"> </w:t>
      </w:r>
      <w:r w:rsidRPr="00080D93">
        <w:rPr>
          <w:rFonts w:ascii="Times New Roman" w:hAnsi="Times New Roman"/>
          <w:bCs w:val="0"/>
          <w:color w:val="191919"/>
          <w:sz w:val="20"/>
          <w:szCs w:val="20"/>
        </w:rPr>
        <w:t>Admission</w:t>
      </w:r>
      <w:bookmarkEnd w:id="21"/>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Applicants who do not fully meet the requirements for regular admission may be considered for provisional admission.</w:t>
      </w:r>
      <w:r>
        <w:rPr>
          <w:rFonts w:ascii="Times New Roman" w:hAnsi="Times New Roman"/>
          <w:color w:val="191919"/>
          <w:spacing w:val="-4"/>
          <w:sz w:val="20"/>
          <w:szCs w:val="20"/>
        </w:rPr>
        <w:t xml:space="preserve"> </w:t>
      </w:r>
      <w:r>
        <w:rPr>
          <w:rFonts w:ascii="Times New Roman" w:hAnsi="Times New Roman"/>
          <w:color w:val="191919"/>
          <w:sz w:val="20"/>
          <w:szCs w:val="20"/>
        </w:rPr>
        <w:t>The following criteria must be met:</w:t>
      </w:r>
    </w:p>
    <w:p w:rsidR="00807398" w:rsidRPr="00080D93" w:rsidRDefault="00807398" w:rsidP="00F56BDC">
      <w:pPr>
        <w:pStyle w:val="ListParagraph"/>
        <w:widowControl w:val="0"/>
        <w:numPr>
          <w:ilvl w:val="0"/>
          <w:numId w:val="47"/>
        </w:numPr>
        <w:autoSpaceDE w:val="0"/>
        <w:autoSpaceDN w:val="0"/>
        <w:adjustRightInd w:val="0"/>
        <w:spacing w:after="0" w:line="250" w:lineRule="auto"/>
        <w:ind w:right="180"/>
        <w:jc w:val="both"/>
        <w:rPr>
          <w:rFonts w:ascii="Times New Roman" w:hAnsi="Times New Roman"/>
          <w:color w:val="000000"/>
          <w:sz w:val="20"/>
          <w:szCs w:val="20"/>
        </w:rPr>
      </w:pPr>
      <w:r w:rsidRPr="00080D93">
        <w:rPr>
          <w:rFonts w:ascii="Times New Roman" w:hAnsi="Times New Roman"/>
          <w:color w:val="191919"/>
          <w:sz w:val="20"/>
          <w:szCs w:val="20"/>
        </w:rPr>
        <w:t>An unde</w:t>
      </w:r>
      <w:r w:rsidRPr="00080D93">
        <w:rPr>
          <w:rFonts w:ascii="Times New Roman" w:hAnsi="Times New Roman"/>
          <w:color w:val="191919"/>
          <w:spacing w:val="-4"/>
          <w:sz w:val="20"/>
          <w:szCs w:val="20"/>
        </w:rPr>
        <w:t>r</w:t>
      </w:r>
      <w:r w:rsidRPr="00080D93">
        <w:rPr>
          <w:rFonts w:ascii="Times New Roman" w:hAnsi="Times New Roman"/>
          <w:color w:val="191919"/>
          <w:sz w:val="20"/>
          <w:szCs w:val="20"/>
        </w:rPr>
        <w:t>graduate degree from a regionally accredited college or university with an unde</w:t>
      </w:r>
      <w:r w:rsidRPr="00080D93">
        <w:rPr>
          <w:rFonts w:ascii="Times New Roman" w:hAnsi="Times New Roman"/>
          <w:color w:val="191919"/>
          <w:spacing w:val="-4"/>
          <w:sz w:val="20"/>
          <w:szCs w:val="20"/>
        </w:rPr>
        <w:t>r</w:t>
      </w:r>
      <w:r w:rsidRPr="00080D93">
        <w:rPr>
          <w:rFonts w:ascii="Times New Roman" w:hAnsi="Times New Roman"/>
          <w:color w:val="191919"/>
          <w:sz w:val="20"/>
          <w:szCs w:val="20"/>
        </w:rPr>
        <w:t>graduate major in, or prerequisites fo</w:t>
      </w:r>
      <w:r w:rsidRPr="00080D93">
        <w:rPr>
          <w:rFonts w:ascii="Times New Roman" w:hAnsi="Times New Roman"/>
          <w:color w:val="191919"/>
          <w:spacing w:val="-8"/>
          <w:sz w:val="20"/>
          <w:szCs w:val="20"/>
        </w:rPr>
        <w:t>r</w:t>
      </w:r>
      <w:r w:rsidRPr="00080D93">
        <w:rPr>
          <w:rFonts w:ascii="Times New Roman" w:hAnsi="Times New Roman"/>
          <w:color w:val="191919"/>
          <w:sz w:val="20"/>
          <w:szCs w:val="20"/>
        </w:rPr>
        <w:t>, the planned field of stud</w:t>
      </w:r>
      <w:r w:rsidRPr="00080D93">
        <w:rPr>
          <w:rFonts w:ascii="Times New Roman" w:hAnsi="Times New Roman"/>
          <w:color w:val="191919"/>
          <w:spacing w:val="-13"/>
          <w:sz w:val="20"/>
          <w:szCs w:val="20"/>
        </w:rPr>
        <w:t>y</w:t>
      </w:r>
      <w:r w:rsidRPr="00080D93">
        <w:rPr>
          <w:rFonts w:ascii="Times New Roman" w:hAnsi="Times New Roman"/>
          <w:color w:val="191919"/>
          <w:sz w:val="20"/>
          <w:szCs w:val="20"/>
        </w:rPr>
        <w:t>, where applicable.</w:t>
      </w:r>
    </w:p>
    <w:p w:rsidR="00807398" w:rsidRPr="00080D93" w:rsidRDefault="00807398" w:rsidP="00F56BDC">
      <w:pPr>
        <w:pStyle w:val="ListParagraph"/>
        <w:widowControl w:val="0"/>
        <w:numPr>
          <w:ilvl w:val="0"/>
          <w:numId w:val="47"/>
        </w:numPr>
        <w:autoSpaceDE w:val="0"/>
        <w:autoSpaceDN w:val="0"/>
        <w:adjustRightInd w:val="0"/>
        <w:spacing w:after="0"/>
        <w:ind w:right="180"/>
        <w:jc w:val="both"/>
        <w:rPr>
          <w:rFonts w:ascii="Times New Roman" w:hAnsi="Times New Roman"/>
          <w:color w:val="000000"/>
          <w:sz w:val="20"/>
          <w:szCs w:val="20"/>
        </w:rPr>
      </w:pPr>
      <w:r w:rsidRPr="00080D93">
        <w:rPr>
          <w:rFonts w:ascii="Times New Roman" w:hAnsi="Times New Roman"/>
          <w:color w:val="191919"/>
          <w:sz w:val="20"/>
          <w:szCs w:val="20"/>
        </w:rPr>
        <w:t>An unde</w:t>
      </w:r>
      <w:r w:rsidRPr="00080D93">
        <w:rPr>
          <w:rFonts w:ascii="Times New Roman" w:hAnsi="Times New Roman"/>
          <w:color w:val="191919"/>
          <w:spacing w:val="-4"/>
          <w:sz w:val="20"/>
          <w:szCs w:val="20"/>
        </w:rPr>
        <w:t>r</w:t>
      </w:r>
      <w:r w:rsidRPr="00080D93">
        <w:rPr>
          <w:rFonts w:ascii="Times New Roman" w:hAnsi="Times New Roman"/>
          <w:color w:val="191919"/>
          <w:sz w:val="20"/>
          <w:szCs w:val="20"/>
        </w:rPr>
        <w:t>graduate grade-point average of at least 2.2.</w:t>
      </w:r>
    </w:p>
    <w:p w:rsidR="00807398" w:rsidRPr="00080D93" w:rsidRDefault="00807398" w:rsidP="00F56BDC">
      <w:pPr>
        <w:pStyle w:val="ListParagraph"/>
        <w:widowControl w:val="0"/>
        <w:numPr>
          <w:ilvl w:val="0"/>
          <w:numId w:val="47"/>
        </w:numPr>
        <w:autoSpaceDE w:val="0"/>
        <w:autoSpaceDN w:val="0"/>
        <w:adjustRightInd w:val="0"/>
        <w:spacing w:before="10" w:after="0" w:line="250" w:lineRule="auto"/>
        <w:ind w:right="180"/>
        <w:jc w:val="both"/>
        <w:rPr>
          <w:rFonts w:ascii="Times New Roman" w:hAnsi="Times New Roman"/>
          <w:color w:val="000000"/>
          <w:sz w:val="20"/>
          <w:szCs w:val="20"/>
        </w:rPr>
      </w:pPr>
      <w:r w:rsidRPr="00080D93">
        <w:rPr>
          <w:rFonts w:ascii="Times New Roman" w:hAnsi="Times New Roman"/>
          <w:color w:val="191919"/>
          <w:sz w:val="20"/>
          <w:szCs w:val="20"/>
        </w:rPr>
        <w:t>A</w:t>
      </w:r>
      <w:r w:rsidRPr="00080D93">
        <w:rPr>
          <w:rFonts w:ascii="Times New Roman" w:hAnsi="Times New Roman"/>
          <w:color w:val="191919"/>
          <w:spacing w:val="-11"/>
          <w:sz w:val="20"/>
          <w:szCs w:val="20"/>
        </w:rPr>
        <w:t xml:space="preserve"> </w:t>
      </w:r>
      <w:r w:rsidRPr="00080D93">
        <w:rPr>
          <w:rFonts w:ascii="Times New Roman" w:hAnsi="Times New Roman"/>
          <w:color w:val="191919"/>
          <w:sz w:val="20"/>
          <w:szCs w:val="20"/>
        </w:rPr>
        <w:t>score on the M</w:t>
      </w:r>
      <w:r w:rsidRPr="00080D93">
        <w:rPr>
          <w:rFonts w:ascii="Times New Roman" w:hAnsi="Times New Roman"/>
          <w:color w:val="191919"/>
          <w:spacing w:val="-22"/>
          <w:sz w:val="20"/>
          <w:szCs w:val="20"/>
        </w:rPr>
        <w:t>A</w:t>
      </w:r>
      <w:r w:rsidRPr="00080D93">
        <w:rPr>
          <w:rFonts w:ascii="Times New Roman" w:hAnsi="Times New Roman"/>
          <w:color w:val="191919"/>
          <w:sz w:val="20"/>
          <w:szCs w:val="20"/>
        </w:rPr>
        <w:t>T</w:t>
      </w:r>
      <w:r w:rsidRPr="00080D93">
        <w:rPr>
          <w:rFonts w:ascii="Times New Roman" w:hAnsi="Times New Roman"/>
          <w:color w:val="191919"/>
          <w:spacing w:val="-4"/>
          <w:sz w:val="20"/>
          <w:szCs w:val="20"/>
        </w:rPr>
        <w:t xml:space="preserve"> </w:t>
      </w:r>
      <w:r w:rsidRPr="00080D93">
        <w:rPr>
          <w:rFonts w:ascii="Times New Roman" w:hAnsi="Times New Roman"/>
          <w:color w:val="191919"/>
          <w:sz w:val="20"/>
          <w:szCs w:val="20"/>
        </w:rPr>
        <w:t>of no less than 374 (27); a score on the</w:t>
      </w:r>
      <w:r w:rsidRPr="00080D93">
        <w:rPr>
          <w:rFonts w:ascii="Times New Roman" w:hAnsi="Times New Roman"/>
          <w:color w:val="191919"/>
          <w:spacing w:val="-11"/>
          <w:sz w:val="20"/>
          <w:szCs w:val="20"/>
        </w:rPr>
        <w:t xml:space="preserve"> </w:t>
      </w:r>
      <w:r w:rsidRPr="00080D93">
        <w:rPr>
          <w:rFonts w:ascii="Times New Roman" w:hAnsi="Times New Roman"/>
          <w:color w:val="191919"/>
          <w:sz w:val="20"/>
          <w:szCs w:val="20"/>
        </w:rPr>
        <w:t>Aptitude</w:t>
      </w:r>
      <w:r w:rsidRPr="00080D93">
        <w:rPr>
          <w:rFonts w:ascii="Times New Roman" w:hAnsi="Times New Roman"/>
          <w:color w:val="191919"/>
          <w:spacing w:val="-4"/>
          <w:sz w:val="20"/>
          <w:szCs w:val="20"/>
        </w:rPr>
        <w:t xml:space="preserve"> </w:t>
      </w:r>
      <w:r w:rsidRPr="00080D93">
        <w:rPr>
          <w:rFonts w:ascii="Times New Roman" w:hAnsi="Times New Roman"/>
          <w:color w:val="191919"/>
          <w:spacing w:val="-14"/>
          <w:sz w:val="20"/>
          <w:szCs w:val="20"/>
        </w:rPr>
        <w:t>T</w:t>
      </w:r>
      <w:r w:rsidRPr="00080D93">
        <w:rPr>
          <w:rFonts w:ascii="Times New Roman" w:hAnsi="Times New Roman"/>
          <w:color w:val="191919"/>
          <w:sz w:val="20"/>
          <w:szCs w:val="20"/>
        </w:rPr>
        <w:t>est of the GRE of no less than 700; or an appropriate score on the GM</w:t>
      </w:r>
      <w:r w:rsidRPr="00080D93">
        <w:rPr>
          <w:rFonts w:ascii="Times New Roman" w:hAnsi="Times New Roman"/>
          <w:color w:val="191919"/>
          <w:spacing w:val="-22"/>
          <w:sz w:val="20"/>
          <w:szCs w:val="20"/>
        </w:rPr>
        <w:t>A</w:t>
      </w:r>
      <w:r w:rsidRPr="00080D93">
        <w:rPr>
          <w:rFonts w:ascii="Times New Roman" w:hAnsi="Times New Roman"/>
          <w:color w:val="191919"/>
          <w:sz w:val="20"/>
          <w:szCs w:val="20"/>
        </w:rPr>
        <w:t>T</w:t>
      </w:r>
      <w:r w:rsidRPr="00080D93">
        <w:rPr>
          <w:rFonts w:ascii="Times New Roman" w:hAnsi="Times New Roman"/>
          <w:color w:val="191919"/>
          <w:spacing w:val="-4"/>
          <w:sz w:val="20"/>
          <w:szCs w:val="20"/>
        </w:rPr>
        <w:t xml:space="preserve"> </w:t>
      </w:r>
      <w:r w:rsidRPr="00080D93">
        <w:rPr>
          <w:rFonts w:ascii="Times New Roman" w:hAnsi="Times New Roman"/>
          <w:color w:val="191919"/>
          <w:sz w:val="20"/>
          <w:szCs w:val="20"/>
        </w:rPr>
        <w:t>in accordance with program criteria.</w:t>
      </w:r>
    </w:p>
    <w:p w:rsidR="00080D93" w:rsidRPr="00080D93" w:rsidRDefault="00080D93" w:rsidP="00080D93">
      <w:pPr>
        <w:pStyle w:val="ListParagraph"/>
        <w:widowControl w:val="0"/>
        <w:autoSpaceDE w:val="0"/>
        <w:autoSpaceDN w:val="0"/>
        <w:adjustRightInd w:val="0"/>
        <w:spacing w:before="10" w:after="0" w:line="250" w:lineRule="auto"/>
        <w:ind w:left="1003" w:right="180"/>
        <w:jc w:val="both"/>
        <w:rPr>
          <w:rFonts w:ascii="Times New Roman" w:hAnsi="Times New Roman"/>
          <w:color w:val="000000"/>
          <w:sz w:val="20"/>
          <w:szCs w:val="20"/>
        </w:rPr>
      </w:pPr>
    </w:p>
    <w:p w:rsidR="0080739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satisfying nine semester hours of course work in provisional status with no grade of less than "B" may be admitted to regular admission. Otherwise, the student's enrollment is term</w:t>
      </w:r>
      <w:r>
        <w:rPr>
          <w:rFonts w:ascii="Times New Roman" w:hAnsi="Times New Roman"/>
          <w:color w:val="191919"/>
          <w:spacing w:val="-4"/>
          <w:sz w:val="20"/>
          <w:szCs w:val="20"/>
        </w:rPr>
        <w:t>i</w:t>
      </w:r>
      <w:r>
        <w:rPr>
          <w:rFonts w:ascii="Times New Roman" w:hAnsi="Times New Roman"/>
          <w:color w:val="191919"/>
          <w:sz w:val="20"/>
          <w:szCs w:val="20"/>
        </w:rPr>
        <w:t xml:space="preserve">nated. </w:t>
      </w:r>
      <w:r>
        <w:rPr>
          <w:rFonts w:ascii="Times New Roman" w:hAnsi="Times New Roman"/>
          <w:b/>
          <w:bCs/>
          <w:i/>
          <w:iCs/>
          <w:color w:val="191919"/>
          <w:sz w:val="20"/>
          <w:szCs w:val="20"/>
        </w:rPr>
        <w:t>Individual programs of study may have higher provisional admission standards.</w:t>
      </w:r>
    </w:p>
    <w:p w:rsidR="00807398" w:rsidRDefault="00807398" w:rsidP="00807398">
      <w:pPr>
        <w:widowControl w:val="0"/>
        <w:autoSpaceDE w:val="0"/>
        <w:autoSpaceDN w:val="0"/>
        <w:adjustRightInd w:val="0"/>
        <w:spacing w:after="0" w:line="240" w:lineRule="exact"/>
        <w:ind w:left="360" w:right="180"/>
        <w:jc w:val="both"/>
        <w:rPr>
          <w:rFonts w:ascii="Times New Roman" w:hAnsi="Times New Roman"/>
          <w:color w:val="000000"/>
          <w:sz w:val="24"/>
          <w:szCs w:val="24"/>
        </w:rPr>
      </w:pPr>
    </w:p>
    <w:p w:rsidR="00807398" w:rsidRPr="00080D93" w:rsidRDefault="00807398" w:rsidP="00080D93">
      <w:pPr>
        <w:pStyle w:val="Heading2"/>
        <w:ind w:firstLine="360"/>
        <w:rPr>
          <w:rFonts w:ascii="Times New Roman" w:hAnsi="Times New Roman"/>
          <w:color w:val="000000"/>
          <w:sz w:val="20"/>
          <w:szCs w:val="20"/>
        </w:rPr>
      </w:pPr>
      <w:bookmarkStart w:id="22" w:name="_Toc295508175"/>
      <w:r w:rsidRPr="00080D93">
        <w:rPr>
          <w:rFonts w:ascii="Times New Roman" w:hAnsi="Times New Roman"/>
          <w:bCs w:val="0"/>
          <w:color w:val="191919"/>
          <w:spacing w:val="-15"/>
          <w:sz w:val="20"/>
          <w:szCs w:val="20"/>
        </w:rPr>
        <w:t>T</w:t>
      </w:r>
      <w:r w:rsidRPr="00080D93">
        <w:rPr>
          <w:rFonts w:ascii="Times New Roman" w:hAnsi="Times New Roman"/>
          <w:bCs w:val="0"/>
          <w:color w:val="191919"/>
          <w:sz w:val="20"/>
          <w:szCs w:val="20"/>
        </w:rPr>
        <w:t>ransient</w:t>
      </w:r>
      <w:r w:rsidRPr="00080D93">
        <w:rPr>
          <w:rFonts w:ascii="Times New Roman" w:hAnsi="Times New Roman"/>
          <w:bCs w:val="0"/>
          <w:color w:val="191919"/>
          <w:spacing w:val="-11"/>
          <w:sz w:val="20"/>
          <w:szCs w:val="20"/>
        </w:rPr>
        <w:t xml:space="preserve"> </w:t>
      </w:r>
      <w:r w:rsidRPr="00080D93">
        <w:rPr>
          <w:rFonts w:ascii="Times New Roman" w:hAnsi="Times New Roman"/>
          <w:bCs w:val="0"/>
          <w:color w:val="191919"/>
          <w:sz w:val="20"/>
          <w:szCs w:val="20"/>
        </w:rPr>
        <w:t>Admission</w:t>
      </w:r>
      <w:bookmarkEnd w:id="22"/>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full-time graduate student in good academic standing at another institution may enroll for one semester as a transient student.</w:t>
      </w:r>
      <w:r>
        <w:rPr>
          <w:rFonts w:ascii="Times New Roman" w:hAnsi="Times New Roman"/>
          <w:color w:val="191919"/>
          <w:spacing w:val="-4"/>
          <w:sz w:val="20"/>
          <w:szCs w:val="20"/>
        </w:rPr>
        <w:t xml:space="preserve"> </w:t>
      </w:r>
      <w:r>
        <w:rPr>
          <w:rFonts w:ascii="Times New Roman" w:hAnsi="Times New Roman"/>
          <w:color w:val="191919"/>
          <w:sz w:val="20"/>
          <w:szCs w:val="20"/>
        </w:rPr>
        <w:t>The regular institution must provide written authorization for the student to enroll under this status. Copies of transcripts and standardized test scores are not required.</w:t>
      </w:r>
    </w:p>
    <w:p w:rsidR="00807398" w:rsidRDefault="00807398" w:rsidP="00807398">
      <w:pPr>
        <w:widowControl w:val="0"/>
        <w:autoSpaceDE w:val="0"/>
        <w:autoSpaceDN w:val="0"/>
        <w:adjustRightInd w:val="0"/>
        <w:spacing w:after="0" w:line="240" w:lineRule="exact"/>
        <w:ind w:left="360" w:right="180"/>
        <w:jc w:val="both"/>
        <w:rPr>
          <w:rFonts w:ascii="Times New Roman" w:hAnsi="Times New Roman"/>
          <w:color w:val="000000"/>
          <w:sz w:val="24"/>
          <w:szCs w:val="24"/>
        </w:rPr>
      </w:pPr>
    </w:p>
    <w:p w:rsidR="00807398" w:rsidRDefault="00807398" w:rsidP="00807398">
      <w:pPr>
        <w:widowControl w:val="0"/>
        <w:autoSpaceDE w:val="0"/>
        <w:autoSpaceDN w:val="0"/>
        <w:adjustRightInd w:val="0"/>
        <w:spacing w:after="0"/>
        <w:ind w:left="360" w:right="180" w:firstLine="0"/>
        <w:jc w:val="both"/>
        <w:rPr>
          <w:rFonts w:ascii="Times New Roman" w:hAnsi="Times New Roman"/>
          <w:color w:val="000000"/>
          <w:sz w:val="20"/>
          <w:szCs w:val="20"/>
        </w:rPr>
      </w:pPr>
      <w:r>
        <w:rPr>
          <w:rFonts w:ascii="Times New Roman" w:hAnsi="Times New Roman"/>
          <w:b/>
          <w:bCs/>
          <w:color w:val="191919"/>
          <w:sz w:val="20"/>
          <w:szCs w:val="20"/>
        </w:rPr>
        <w:t>Non -Deg</w:t>
      </w:r>
      <w:r>
        <w:rPr>
          <w:rFonts w:ascii="Times New Roman" w:hAnsi="Times New Roman"/>
          <w:b/>
          <w:bCs/>
          <w:color w:val="191919"/>
          <w:spacing w:val="-4"/>
          <w:sz w:val="20"/>
          <w:szCs w:val="20"/>
        </w:rPr>
        <w:t>r</w:t>
      </w:r>
      <w:r>
        <w:rPr>
          <w:rFonts w:ascii="Times New Roman" w:hAnsi="Times New Roman"/>
          <w:b/>
          <w:bCs/>
          <w:color w:val="191919"/>
          <w:sz w:val="20"/>
          <w:szCs w:val="20"/>
        </w:rPr>
        <w:t>ee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Admission</w:t>
      </w:r>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No student will be allowed to take more than nine (9) hours in non-degree status. If a student has not gained eligibility for provisional or regular status by the time the nine hours are completed, then the student will be automatically dropped from the program.</w:t>
      </w:r>
    </w:p>
    <w:p w:rsidR="00807398" w:rsidRDefault="00807398" w:rsidP="00080D93">
      <w:pPr>
        <w:widowControl w:val="0"/>
        <w:autoSpaceDE w:val="0"/>
        <w:autoSpaceDN w:val="0"/>
        <w:adjustRightInd w:val="0"/>
        <w:spacing w:after="0"/>
        <w:ind w:left="360" w:right="18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admitted to a graduate certification program may earn more than nine credit hours;</w:t>
      </w:r>
      <w:r w:rsidR="00080D93">
        <w:rPr>
          <w:rFonts w:ascii="Times New Roman" w:hAnsi="Times New Roman"/>
          <w:color w:val="191919"/>
          <w:sz w:val="20"/>
          <w:szCs w:val="20"/>
        </w:rPr>
        <w:t xml:space="preserve"> </w:t>
      </w:r>
      <w:r>
        <w:rPr>
          <w:rFonts w:ascii="Times New Roman" w:hAnsi="Times New Roman"/>
          <w:color w:val="191919"/>
          <w:sz w:val="20"/>
          <w:szCs w:val="20"/>
        </w:rPr>
        <w:t>howeve</w:t>
      </w:r>
      <w:r>
        <w:rPr>
          <w:rFonts w:ascii="Times New Roman" w:hAnsi="Times New Roman"/>
          <w:color w:val="191919"/>
          <w:spacing w:val="-8"/>
          <w:sz w:val="20"/>
          <w:szCs w:val="20"/>
        </w:rPr>
        <w:t>r</w:t>
      </w:r>
      <w:r>
        <w:rPr>
          <w:rFonts w:ascii="Times New Roman" w:hAnsi="Times New Roman"/>
          <w:color w:val="191919"/>
          <w:sz w:val="20"/>
          <w:szCs w:val="20"/>
        </w:rPr>
        <w:t>, only nine hours will be accepted toward the maste</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w:t>
      </w:r>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b/>
          <w:bCs/>
          <w:color w:val="191919"/>
          <w:sz w:val="20"/>
          <w:szCs w:val="20"/>
        </w:rPr>
        <w:t>Seniors:</w:t>
      </w:r>
      <w:r>
        <w:rPr>
          <w:rFonts w:ascii="Times New Roman" w:hAnsi="Times New Roman"/>
          <w:b/>
          <w:bCs/>
          <w:color w:val="191919"/>
          <w:spacing w:val="-11"/>
          <w:sz w:val="20"/>
          <w:szCs w:val="20"/>
        </w:rPr>
        <w:t xml:space="preserve"> </w:t>
      </w:r>
      <w:r>
        <w:rPr>
          <w:rFonts w:ascii="Times New Roman" w:hAnsi="Times New Roman"/>
          <w:color w:val="191919"/>
          <w:sz w:val="20"/>
          <w:szCs w:val="20"/>
        </w:rPr>
        <w:t>Albany State University unde</w:t>
      </w:r>
      <w:r>
        <w:rPr>
          <w:rFonts w:ascii="Times New Roman" w:hAnsi="Times New Roman"/>
          <w:color w:val="191919"/>
          <w:spacing w:val="-4"/>
          <w:sz w:val="20"/>
          <w:szCs w:val="20"/>
        </w:rPr>
        <w:t>r</w:t>
      </w:r>
      <w:r>
        <w:rPr>
          <w:rFonts w:ascii="Times New Roman" w:hAnsi="Times New Roman"/>
          <w:color w:val="191919"/>
          <w:sz w:val="20"/>
          <w:szCs w:val="20"/>
        </w:rPr>
        <w:t>graduate students with senior standing may be admit- ted to non-degree status in the Graduate School and register for graduate courses if each of the following conditions are met:</w:t>
      </w:r>
    </w:p>
    <w:p w:rsidR="00807398" w:rsidRDefault="00807398" w:rsidP="00807398">
      <w:pPr>
        <w:widowControl w:val="0"/>
        <w:autoSpaceDE w:val="0"/>
        <w:autoSpaceDN w:val="0"/>
        <w:adjustRightInd w:val="0"/>
        <w:spacing w:after="0"/>
        <w:ind w:left="360" w:right="180"/>
        <w:jc w:val="both"/>
        <w:rPr>
          <w:rFonts w:ascii="Times New Roman" w:hAnsi="Times New Roman"/>
          <w:color w:val="000000"/>
          <w:sz w:val="20"/>
          <w:szCs w:val="20"/>
        </w:rPr>
      </w:pPr>
      <w:r>
        <w:rPr>
          <w:rFonts w:ascii="Times New Roman" w:hAnsi="Times New Roman"/>
          <w:color w:val="191919"/>
          <w:sz w:val="20"/>
          <w:szCs w:val="20"/>
        </w:rPr>
        <w:t>1.</w:t>
      </w:r>
      <w:r>
        <w:rPr>
          <w:rFonts w:ascii="Times New Roman" w:hAnsi="Times New Roman"/>
          <w:color w:val="191919"/>
          <w:spacing w:val="-4"/>
          <w:sz w:val="20"/>
          <w:szCs w:val="20"/>
        </w:rPr>
        <w:t xml:space="preserve"> </w:t>
      </w:r>
      <w:r>
        <w:rPr>
          <w:rFonts w:ascii="Times New Roman" w:hAnsi="Times New Roman"/>
          <w:color w:val="191919"/>
          <w:sz w:val="20"/>
          <w:szCs w:val="20"/>
        </w:rPr>
        <w:t>The student has an overall 3.0 or better grade-point average.</w:t>
      </w:r>
    </w:p>
    <w:p w:rsidR="00807398" w:rsidRDefault="00807398" w:rsidP="00807398">
      <w:pPr>
        <w:widowControl w:val="0"/>
        <w:autoSpaceDE w:val="0"/>
        <w:autoSpaceDN w:val="0"/>
        <w:adjustRightInd w:val="0"/>
        <w:spacing w:before="10" w:after="0" w:line="250" w:lineRule="auto"/>
        <w:ind w:left="1260" w:right="180" w:hanging="200"/>
        <w:jc w:val="both"/>
        <w:rPr>
          <w:rFonts w:ascii="Times New Roman" w:hAnsi="Times New Roman"/>
          <w:color w:val="000000"/>
          <w:sz w:val="20"/>
          <w:szCs w:val="20"/>
        </w:rPr>
      </w:pPr>
      <w:r>
        <w:rPr>
          <w:rFonts w:ascii="Times New Roman" w:hAnsi="Times New Roman"/>
          <w:color w:val="191919"/>
          <w:sz w:val="20"/>
          <w:szCs w:val="20"/>
        </w:rPr>
        <w:t>2.</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approves the academic department's recommendation for the student to apply to the Graduate School.</w:t>
      </w:r>
    </w:p>
    <w:p w:rsidR="00807398" w:rsidRDefault="00807398" w:rsidP="00807398">
      <w:pPr>
        <w:widowControl w:val="0"/>
        <w:autoSpaceDE w:val="0"/>
        <w:autoSpaceDN w:val="0"/>
        <w:adjustRightInd w:val="0"/>
        <w:spacing w:after="0"/>
        <w:ind w:left="1260" w:right="180" w:hanging="180"/>
        <w:jc w:val="both"/>
        <w:rPr>
          <w:rFonts w:ascii="Times New Roman" w:hAnsi="Times New Roman"/>
          <w:color w:val="000000"/>
          <w:sz w:val="20"/>
          <w:szCs w:val="20"/>
        </w:rPr>
      </w:pPr>
      <w:r>
        <w:rPr>
          <w:rFonts w:ascii="Times New Roman" w:hAnsi="Times New Roman"/>
          <w:color w:val="191919"/>
          <w:sz w:val="20"/>
          <w:szCs w:val="20"/>
        </w:rPr>
        <w:t>3.</w:t>
      </w:r>
      <w:r>
        <w:rPr>
          <w:rFonts w:ascii="Times New Roman" w:hAnsi="Times New Roman"/>
          <w:color w:val="191919"/>
          <w:spacing w:val="-4"/>
          <w:sz w:val="20"/>
          <w:szCs w:val="20"/>
        </w:rPr>
        <w:t xml:space="preserve"> </w:t>
      </w:r>
      <w:r>
        <w:rPr>
          <w:rFonts w:ascii="Times New Roman" w:hAnsi="Times New Roman"/>
          <w:color w:val="191919"/>
          <w:sz w:val="20"/>
          <w:szCs w:val="20"/>
        </w:rPr>
        <w:t>The student applies and is accepted as a non-degree student in the Graduate School.</w:t>
      </w:r>
    </w:p>
    <w:p w:rsidR="00807398" w:rsidRDefault="00807398" w:rsidP="00807398">
      <w:pPr>
        <w:widowControl w:val="0"/>
        <w:autoSpaceDE w:val="0"/>
        <w:autoSpaceDN w:val="0"/>
        <w:adjustRightInd w:val="0"/>
        <w:spacing w:before="10" w:after="0"/>
        <w:ind w:left="1260" w:right="180" w:hanging="180"/>
        <w:jc w:val="both"/>
        <w:rPr>
          <w:rFonts w:ascii="Times New Roman" w:hAnsi="Times New Roman"/>
          <w:color w:val="000000"/>
          <w:sz w:val="20"/>
          <w:szCs w:val="20"/>
        </w:rPr>
      </w:pPr>
      <w:r>
        <w:rPr>
          <w:rFonts w:ascii="Times New Roman" w:hAnsi="Times New Roman"/>
          <w:color w:val="191919"/>
          <w:sz w:val="20"/>
          <w:szCs w:val="20"/>
        </w:rPr>
        <w:t>4.</w:t>
      </w:r>
      <w:r>
        <w:rPr>
          <w:rFonts w:ascii="Times New Roman" w:hAnsi="Times New Roman"/>
          <w:color w:val="191919"/>
          <w:spacing w:val="-4"/>
          <w:sz w:val="20"/>
          <w:szCs w:val="20"/>
        </w:rPr>
        <w:t xml:space="preserve"> </w:t>
      </w:r>
      <w:r>
        <w:rPr>
          <w:rFonts w:ascii="Times New Roman" w:hAnsi="Times New Roman"/>
          <w:color w:val="191919"/>
          <w:sz w:val="20"/>
          <w:szCs w:val="20"/>
        </w:rPr>
        <w:t>The student follows the same regulations for all non-degree students in the Graduate School.</w:t>
      </w:r>
    </w:p>
    <w:p w:rsidR="00807398" w:rsidRDefault="00807398" w:rsidP="00807398">
      <w:pPr>
        <w:widowControl w:val="0"/>
        <w:autoSpaceDE w:val="0"/>
        <w:autoSpaceDN w:val="0"/>
        <w:adjustRightInd w:val="0"/>
        <w:spacing w:before="10" w:after="0" w:line="250" w:lineRule="auto"/>
        <w:ind w:left="1260" w:right="180" w:hanging="200"/>
        <w:jc w:val="both"/>
        <w:rPr>
          <w:rFonts w:ascii="Times New Roman" w:hAnsi="Times New Roman"/>
          <w:color w:val="000000"/>
          <w:sz w:val="20"/>
          <w:szCs w:val="20"/>
        </w:rPr>
      </w:pPr>
      <w:r>
        <w:rPr>
          <w:rFonts w:ascii="Times New Roman" w:hAnsi="Times New Roman"/>
          <w:color w:val="191919"/>
          <w:sz w:val="20"/>
          <w:szCs w:val="20"/>
        </w:rPr>
        <w:t>5.</w:t>
      </w:r>
      <w:r>
        <w:rPr>
          <w:rFonts w:ascii="Times New Roman" w:hAnsi="Times New Roman"/>
          <w:color w:val="191919"/>
          <w:spacing w:val="-11"/>
          <w:sz w:val="20"/>
          <w:szCs w:val="20"/>
        </w:rPr>
        <w:t xml:space="preserve"> </w:t>
      </w:r>
      <w:r>
        <w:rPr>
          <w:rFonts w:ascii="Times New Roman" w:hAnsi="Times New Roman"/>
          <w:color w:val="191919"/>
          <w:sz w:val="20"/>
          <w:szCs w:val="20"/>
        </w:rPr>
        <w:t>As with all non-degree students, only nine (9) semester hours taken in non-degree status by</w:t>
      </w:r>
      <w:r>
        <w:rPr>
          <w:rFonts w:ascii="Times New Roman" w:hAnsi="Times New Roman"/>
          <w:color w:val="191919"/>
          <w:spacing w:val="-11"/>
          <w:sz w:val="20"/>
          <w:szCs w:val="20"/>
        </w:rPr>
        <w:t xml:space="preserve"> </w:t>
      </w:r>
      <w:r>
        <w:rPr>
          <w:rFonts w:ascii="Times New Roman" w:hAnsi="Times New Roman"/>
          <w:color w:val="191919"/>
          <w:sz w:val="20"/>
          <w:szCs w:val="20"/>
        </w:rPr>
        <w:t>ASU seniors may be applied toward a Master's degree at the Universit</w:t>
      </w:r>
      <w:r>
        <w:rPr>
          <w:rFonts w:ascii="Times New Roman" w:hAnsi="Times New Roman"/>
          <w:color w:val="191919"/>
          <w:spacing w:val="-13"/>
          <w:sz w:val="20"/>
          <w:szCs w:val="20"/>
        </w:rPr>
        <w:t>y</w:t>
      </w:r>
      <w:r>
        <w:rPr>
          <w:rFonts w:ascii="Times New Roman" w:hAnsi="Times New Roman"/>
          <w:color w:val="191919"/>
          <w:sz w:val="20"/>
          <w:szCs w:val="20"/>
        </w:rPr>
        <w:t>.</w:t>
      </w:r>
    </w:p>
    <w:p w:rsidR="00807398" w:rsidRDefault="00807398" w:rsidP="00807398">
      <w:pPr>
        <w:widowControl w:val="0"/>
        <w:autoSpaceDE w:val="0"/>
        <w:autoSpaceDN w:val="0"/>
        <w:adjustRightInd w:val="0"/>
        <w:spacing w:before="26" w:after="0" w:line="250" w:lineRule="auto"/>
        <w:ind w:left="1260" w:right="180" w:hanging="180"/>
        <w:jc w:val="both"/>
        <w:rPr>
          <w:rFonts w:ascii="Times New Roman" w:hAnsi="Times New Roman"/>
          <w:color w:val="000000"/>
          <w:sz w:val="20"/>
          <w:szCs w:val="20"/>
        </w:rPr>
      </w:pPr>
      <w:r>
        <w:rPr>
          <w:rFonts w:ascii="Times New Roman" w:hAnsi="Times New Roman"/>
          <w:color w:val="191919"/>
          <w:sz w:val="20"/>
          <w:szCs w:val="20"/>
        </w:rPr>
        <w:t>6. Seniors who have been approved by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and accepted as non-degree students in the Graduate School are limited to a maximum of 12 semester hours of graduate courses per semeste</w:t>
      </w:r>
      <w:r>
        <w:rPr>
          <w:rFonts w:ascii="Times New Roman" w:hAnsi="Times New Roman"/>
          <w:color w:val="191919"/>
          <w:spacing w:val="-11"/>
          <w:sz w:val="20"/>
          <w:szCs w:val="20"/>
        </w:rPr>
        <w:t>r</w:t>
      </w:r>
      <w:r>
        <w:rPr>
          <w:rFonts w:ascii="Times New Roman" w:hAnsi="Times New Roman"/>
          <w:color w:val="191919"/>
          <w:sz w:val="20"/>
          <w:szCs w:val="20"/>
        </w:rPr>
        <w:t>. Such students are allowed a maximum of 15 semester hours of courses (combined graduate and unde</w:t>
      </w:r>
      <w:r>
        <w:rPr>
          <w:rFonts w:ascii="Times New Roman" w:hAnsi="Times New Roman"/>
          <w:color w:val="191919"/>
          <w:spacing w:val="-4"/>
          <w:sz w:val="20"/>
          <w:szCs w:val="20"/>
        </w:rPr>
        <w:t>r</w:t>
      </w:r>
      <w:r>
        <w:rPr>
          <w:rFonts w:ascii="Times New Roman" w:hAnsi="Times New Roman"/>
          <w:color w:val="191919"/>
          <w:sz w:val="20"/>
          <w:szCs w:val="20"/>
        </w:rPr>
        <w:t>graduate) per semeste</w:t>
      </w:r>
      <w:r>
        <w:rPr>
          <w:rFonts w:ascii="Times New Roman" w:hAnsi="Times New Roman"/>
          <w:color w:val="191919"/>
          <w:spacing w:val="-11"/>
          <w:sz w:val="20"/>
          <w:szCs w:val="20"/>
        </w:rPr>
        <w:t>r</w:t>
      </w:r>
      <w:r>
        <w:rPr>
          <w:rFonts w:ascii="Times New Roman" w:hAnsi="Times New Roman"/>
          <w:color w:val="191919"/>
          <w:sz w:val="20"/>
          <w:szCs w:val="20"/>
        </w:rPr>
        <w:t>. (This policy is currently under review).</w:t>
      </w:r>
    </w:p>
    <w:p w:rsidR="00807398" w:rsidRDefault="00807398" w:rsidP="00807398">
      <w:pPr>
        <w:widowControl w:val="0"/>
        <w:autoSpaceDE w:val="0"/>
        <w:autoSpaceDN w:val="0"/>
        <w:adjustRightInd w:val="0"/>
        <w:spacing w:after="0" w:line="240" w:lineRule="exact"/>
        <w:ind w:left="360" w:right="180"/>
        <w:jc w:val="both"/>
        <w:rPr>
          <w:rFonts w:ascii="Times New Roman" w:hAnsi="Times New Roman"/>
          <w:color w:val="000000"/>
          <w:sz w:val="24"/>
          <w:szCs w:val="24"/>
        </w:rPr>
      </w:pPr>
    </w:p>
    <w:p w:rsidR="00807398" w:rsidRPr="00080D93" w:rsidRDefault="00807398" w:rsidP="00080D93">
      <w:pPr>
        <w:pStyle w:val="Heading2"/>
        <w:ind w:firstLine="360"/>
        <w:rPr>
          <w:rFonts w:ascii="Times New Roman" w:hAnsi="Times New Roman"/>
          <w:color w:val="000000"/>
          <w:sz w:val="20"/>
          <w:szCs w:val="20"/>
        </w:rPr>
      </w:pPr>
      <w:bookmarkStart w:id="23" w:name="_Toc295508176"/>
      <w:r w:rsidRPr="00080D93">
        <w:rPr>
          <w:rFonts w:ascii="Times New Roman" w:hAnsi="Times New Roman"/>
          <w:bCs w:val="0"/>
          <w:color w:val="191919"/>
          <w:sz w:val="20"/>
          <w:szCs w:val="20"/>
        </w:rPr>
        <w:t>Change in Status</w:t>
      </w:r>
      <w:bookmarkEnd w:id="23"/>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admitted to the Graduate School remains in his or her original academic status until notified in writing by the Dean of the Graduate School of the approval of a change in status.</w:t>
      </w:r>
    </w:p>
    <w:p w:rsidR="00807398" w:rsidRDefault="00807398" w:rsidP="00807398">
      <w:pPr>
        <w:widowControl w:val="0"/>
        <w:autoSpaceDE w:val="0"/>
        <w:autoSpaceDN w:val="0"/>
        <w:adjustRightInd w:val="0"/>
        <w:spacing w:after="0" w:line="240" w:lineRule="exact"/>
        <w:ind w:left="360" w:right="180"/>
        <w:jc w:val="both"/>
        <w:rPr>
          <w:rFonts w:ascii="Times New Roman" w:hAnsi="Times New Roman"/>
          <w:color w:val="000000"/>
          <w:sz w:val="24"/>
          <w:szCs w:val="24"/>
        </w:rPr>
      </w:pPr>
    </w:p>
    <w:p w:rsidR="00807398" w:rsidRPr="00080D93" w:rsidRDefault="00807398" w:rsidP="00080D93">
      <w:pPr>
        <w:pStyle w:val="Heading2"/>
        <w:ind w:firstLine="360"/>
        <w:rPr>
          <w:rFonts w:ascii="Times New Roman" w:hAnsi="Times New Roman"/>
          <w:color w:val="000000"/>
          <w:sz w:val="20"/>
          <w:szCs w:val="20"/>
        </w:rPr>
      </w:pPr>
      <w:bookmarkStart w:id="24" w:name="_Toc295508177"/>
      <w:r w:rsidRPr="00080D93">
        <w:rPr>
          <w:rFonts w:ascii="Times New Roman" w:hAnsi="Times New Roman"/>
          <w:bCs w:val="0"/>
          <w:color w:val="191919"/>
          <w:sz w:val="20"/>
          <w:szCs w:val="20"/>
        </w:rPr>
        <w:lastRenderedPageBreak/>
        <w:t>Appeals of</w:t>
      </w:r>
      <w:r w:rsidRPr="00080D93">
        <w:rPr>
          <w:rFonts w:ascii="Times New Roman" w:hAnsi="Times New Roman"/>
          <w:bCs w:val="0"/>
          <w:color w:val="191919"/>
          <w:spacing w:val="-11"/>
          <w:sz w:val="20"/>
          <w:szCs w:val="20"/>
        </w:rPr>
        <w:t xml:space="preserve"> </w:t>
      </w:r>
      <w:r w:rsidRPr="00080D93">
        <w:rPr>
          <w:rFonts w:ascii="Times New Roman" w:hAnsi="Times New Roman"/>
          <w:bCs w:val="0"/>
          <w:color w:val="191919"/>
          <w:sz w:val="20"/>
          <w:szCs w:val="20"/>
        </w:rPr>
        <w:t>Admission Status</w:t>
      </w:r>
      <w:bookmarkEnd w:id="24"/>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Decisions regarding the student</w:t>
      </w:r>
      <w:r>
        <w:rPr>
          <w:rFonts w:ascii="Times New Roman" w:hAnsi="Times New Roman"/>
          <w:color w:val="191919"/>
          <w:spacing w:val="-11"/>
          <w:sz w:val="20"/>
          <w:szCs w:val="20"/>
        </w:rPr>
        <w:t>’</w:t>
      </w:r>
      <w:r>
        <w:rPr>
          <w:rFonts w:ascii="Times New Roman" w:hAnsi="Times New Roman"/>
          <w:color w:val="191919"/>
          <w:sz w:val="20"/>
          <w:szCs w:val="20"/>
        </w:rPr>
        <w:t>s admission acceptance status may be appealed. Information regarding appeal procedures may be secured from the Graduate School o</w:t>
      </w:r>
      <w:r>
        <w:rPr>
          <w:rFonts w:ascii="Times New Roman" w:hAnsi="Times New Roman"/>
          <w:color w:val="191919"/>
          <w:spacing w:val="-4"/>
          <w:sz w:val="20"/>
          <w:szCs w:val="20"/>
        </w:rPr>
        <w:t>f</w:t>
      </w:r>
      <w:r>
        <w:rPr>
          <w:rFonts w:ascii="Times New Roman" w:hAnsi="Times New Roman"/>
          <w:color w:val="191919"/>
          <w:sz w:val="20"/>
          <w:szCs w:val="20"/>
        </w:rPr>
        <w:t>fice. Such appeals and their associated documentation are referred to the</w:t>
      </w:r>
      <w:r>
        <w:rPr>
          <w:rFonts w:ascii="Times New Roman" w:hAnsi="Times New Roman"/>
          <w:color w:val="191919"/>
          <w:spacing w:val="-11"/>
          <w:sz w:val="20"/>
          <w:szCs w:val="20"/>
        </w:rPr>
        <w:t xml:space="preserve"> </w:t>
      </w:r>
      <w:r>
        <w:rPr>
          <w:rFonts w:ascii="Times New Roman" w:hAnsi="Times New Roman"/>
          <w:color w:val="191919"/>
          <w:sz w:val="20"/>
          <w:szCs w:val="20"/>
        </w:rPr>
        <w:t>Appeals Committee of the Graduate Council for consideration.</w:t>
      </w:r>
      <w:r>
        <w:rPr>
          <w:rFonts w:ascii="Times New Roman" w:hAnsi="Times New Roman"/>
          <w:color w:val="191919"/>
          <w:spacing w:val="-3"/>
          <w:sz w:val="20"/>
          <w:szCs w:val="20"/>
        </w:rPr>
        <w:t xml:space="preserve"> </w:t>
      </w:r>
      <w:r>
        <w:rPr>
          <w:rFonts w:ascii="Times New Roman" w:hAnsi="Times New Roman"/>
          <w:color w:val="191919"/>
          <w:sz w:val="20"/>
          <w:szCs w:val="20"/>
        </w:rPr>
        <w:t>The student has the right of further appeal to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Affairs and then to the President of the Universit</w:t>
      </w:r>
      <w:r>
        <w:rPr>
          <w:rFonts w:ascii="Times New Roman" w:hAnsi="Times New Roman"/>
          <w:color w:val="191919"/>
          <w:spacing w:val="-13"/>
          <w:sz w:val="20"/>
          <w:szCs w:val="20"/>
        </w:rPr>
        <w:t>y</w:t>
      </w:r>
      <w:r>
        <w:rPr>
          <w:rFonts w:ascii="Times New Roman" w:hAnsi="Times New Roman"/>
          <w:color w:val="191919"/>
          <w:sz w:val="20"/>
          <w:szCs w:val="20"/>
        </w:rPr>
        <w:t>, who will make the final institutional decision.</w:t>
      </w:r>
    </w:p>
    <w:p w:rsidR="00807398" w:rsidRPr="00080D93" w:rsidRDefault="00807398" w:rsidP="00080D93">
      <w:pPr>
        <w:pStyle w:val="Heading2"/>
        <w:ind w:firstLine="360"/>
        <w:rPr>
          <w:rFonts w:ascii="Times New Roman" w:hAnsi="Times New Roman"/>
          <w:color w:val="000000"/>
          <w:sz w:val="20"/>
          <w:szCs w:val="20"/>
        </w:rPr>
      </w:pPr>
      <w:bookmarkStart w:id="25" w:name="_Toc295508178"/>
      <w:r w:rsidRPr="00080D93">
        <w:rPr>
          <w:rFonts w:ascii="Times New Roman" w:hAnsi="Times New Roman"/>
          <w:bCs w:val="0"/>
          <w:color w:val="191919"/>
          <w:sz w:val="20"/>
          <w:szCs w:val="20"/>
        </w:rPr>
        <w:t>Change of Deg</w:t>
      </w:r>
      <w:r w:rsidRPr="00080D93">
        <w:rPr>
          <w:rFonts w:ascii="Times New Roman" w:hAnsi="Times New Roman"/>
          <w:bCs w:val="0"/>
          <w:color w:val="191919"/>
          <w:spacing w:val="-4"/>
          <w:sz w:val="20"/>
          <w:szCs w:val="20"/>
        </w:rPr>
        <w:t>r</w:t>
      </w:r>
      <w:r w:rsidRPr="00080D93">
        <w:rPr>
          <w:rFonts w:ascii="Times New Roman" w:hAnsi="Times New Roman"/>
          <w:bCs w:val="0"/>
          <w:color w:val="191919"/>
          <w:sz w:val="20"/>
          <w:szCs w:val="20"/>
        </w:rPr>
        <w:t>ee P</w:t>
      </w:r>
      <w:r w:rsidRPr="00080D93">
        <w:rPr>
          <w:rFonts w:ascii="Times New Roman" w:hAnsi="Times New Roman"/>
          <w:bCs w:val="0"/>
          <w:color w:val="191919"/>
          <w:spacing w:val="-4"/>
          <w:sz w:val="20"/>
          <w:szCs w:val="20"/>
        </w:rPr>
        <w:t>r</w:t>
      </w:r>
      <w:r w:rsidRPr="00080D93">
        <w:rPr>
          <w:rFonts w:ascii="Times New Roman" w:hAnsi="Times New Roman"/>
          <w:bCs w:val="0"/>
          <w:color w:val="191919"/>
          <w:sz w:val="20"/>
          <w:szCs w:val="20"/>
        </w:rPr>
        <w:t>ogram</w:t>
      </w:r>
      <w:bookmarkEnd w:id="25"/>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Before an enrolled student can transfer from one degree program to anothe</w:t>
      </w:r>
      <w:r>
        <w:rPr>
          <w:rFonts w:ascii="Times New Roman" w:hAnsi="Times New Roman"/>
          <w:color w:val="191919"/>
          <w:spacing w:val="-8"/>
          <w:sz w:val="20"/>
          <w:szCs w:val="20"/>
        </w:rPr>
        <w:t>r</w:t>
      </w:r>
      <w:r>
        <w:rPr>
          <w:rFonts w:ascii="Times New Roman" w:hAnsi="Times New Roman"/>
          <w:color w:val="191919"/>
          <w:sz w:val="20"/>
          <w:szCs w:val="20"/>
        </w:rPr>
        <w:t>, the student must apply in writing for admission to the new degree program and must satisfy all of the original conditions of admission to the new degree program.</w:t>
      </w:r>
      <w:r>
        <w:rPr>
          <w:rFonts w:ascii="Times New Roman" w:hAnsi="Times New Roman"/>
          <w:color w:val="191919"/>
          <w:spacing w:val="-11"/>
          <w:sz w:val="20"/>
          <w:szCs w:val="20"/>
        </w:rPr>
        <w:t xml:space="preserve"> </w:t>
      </w:r>
      <w:r>
        <w:rPr>
          <w:rFonts w:ascii="Times New Roman" w:hAnsi="Times New Roman"/>
          <w:color w:val="191919"/>
          <w:sz w:val="20"/>
          <w:szCs w:val="20"/>
        </w:rPr>
        <w:t>Applications must be submitted in accordance with the "Admissions Policies" stated in this catalog.</w:t>
      </w:r>
    </w:p>
    <w:p w:rsidR="0080739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Questions regarding transfer of credits and residency status to the new degree program will be resolved according to the existing academic standards of the new program.</w:t>
      </w:r>
    </w:p>
    <w:p w:rsidR="00807398" w:rsidRPr="00080D93" w:rsidRDefault="00807398" w:rsidP="00080D93">
      <w:pPr>
        <w:pStyle w:val="Heading2"/>
        <w:ind w:firstLine="360"/>
        <w:rPr>
          <w:rFonts w:ascii="Times New Roman" w:hAnsi="Times New Roman"/>
          <w:color w:val="000000"/>
          <w:sz w:val="20"/>
          <w:szCs w:val="20"/>
        </w:rPr>
      </w:pPr>
      <w:bookmarkStart w:id="26" w:name="_Toc295508179"/>
      <w:r w:rsidRPr="00080D93">
        <w:rPr>
          <w:rFonts w:ascii="Times New Roman" w:hAnsi="Times New Roman"/>
          <w:bCs w:val="0"/>
          <w:color w:val="191919"/>
          <w:sz w:val="20"/>
          <w:szCs w:val="20"/>
        </w:rPr>
        <w:t>Full-</w:t>
      </w:r>
      <w:r w:rsidRPr="00080D93">
        <w:rPr>
          <w:rFonts w:ascii="Times New Roman" w:hAnsi="Times New Roman"/>
          <w:bCs w:val="0"/>
          <w:color w:val="191919"/>
          <w:spacing w:val="-4"/>
          <w:sz w:val="20"/>
          <w:szCs w:val="20"/>
        </w:rPr>
        <w:t>T</w:t>
      </w:r>
      <w:r w:rsidRPr="00080D93">
        <w:rPr>
          <w:rFonts w:ascii="Times New Roman" w:hAnsi="Times New Roman"/>
          <w:bCs w:val="0"/>
          <w:color w:val="191919"/>
          <w:sz w:val="20"/>
          <w:szCs w:val="20"/>
        </w:rPr>
        <w:t>ime Status</w:t>
      </w:r>
      <w:bookmarkEnd w:id="26"/>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is considered a "full-time" student for the Fall and Spring Semesters when he/she is enrolled in nine semester hours. For Summer Semeste</w:t>
      </w:r>
      <w:r>
        <w:rPr>
          <w:rFonts w:ascii="Times New Roman" w:hAnsi="Times New Roman"/>
          <w:color w:val="191919"/>
          <w:spacing w:val="-8"/>
          <w:sz w:val="20"/>
          <w:szCs w:val="20"/>
        </w:rPr>
        <w:t>r</w:t>
      </w:r>
      <w:r>
        <w:rPr>
          <w:rFonts w:ascii="Times New Roman" w:hAnsi="Times New Roman"/>
          <w:color w:val="191919"/>
          <w:sz w:val="20"/>
          <w:szCs w:val="20"/>
        </w:rPr>
        <w:t>, a student is considered "full- time" with six semester hours. Students who have completed course requirements and are enrolled for thesis hours are also considered “full-time.” Exceptions to this policy are made on a case-by- case basis with the final determination made by the Dean of the Graduate School. Students wanting to apply for an exception should complete a “</w:t>
      </w:r>
      <w:r>
        <w:rPr>
          <w:rFonts w:ascii="Times New Roman" w:hAnsi="Times New Roman"/>
          <w:color w:val="191919"/>
          <w:spacing w:val="-16"/>
          <w:sz w:val="20"/>
          <w:szCs w:val="20"/>
        </w:rPr>
        <w:t>W</w:t>
      </w:r>
      <w:r>
        <w:rPr>
          <w:rFonts w:ascii="Times New Roman" w:hAnsi="Times New Roman"/>
          <w:color w:val="191919"/>
          <w:sz w:val="20"/>
          <w:szCs w:val="20"/>
        </w:rPr>
        <w:t>aiver of Hours” form and indicate how the student is engaged in full-time academic work while not taking either nine semester hours or registered for three thesis hours.</w:t>
      </w:r>
    </w:p>
    <w:p w:rsidR="00807398" w:rsidRPr="00080D93" w:rsidRDefault="00807398" w:rsidP="00080D93">
      <w:pPr>
        <w:pStyle w:val="Heading2"/>
        <w:ind w:firstLine="360"/>
        <w:rPr>
          <w:rFonts w:ascii="Times New Roman" w:hAnsi="Times New Roman"/>
          <w:color w:val="000000"/>
          <w:sz w:val="20"/>
          <w:szCs w:val="20"/>
        </w:rPr>
      </w:pPr>
      <w:bookmarkStart w:id="27" w:name="_Toc295508180"/>
      <w:r w:rsidRPr="00080D93">
        <w:rPr>
          <w:rFonts w:ascii="Times New Roman" w:hAnsi="Times New Roman"/>
          <w:bCs w:val="0"/>
          <w:color w:val="191919"/>
          <w:sz w:val="20"/>
          <w:szCs w:val="20"/>
        </w:rPr>
        <w:t>Admission</w:t>
      </w:r>
      <w:r w:rsidRPr="00080D93">
        <w:rPr>
          <w:rFonts w:ascii="Times New Roman" w:hAnsi="Times New Roman"/>
          <w:bCs w:val="0"/>
          <w:color w:val="191919"/>
          <w:spacing w:val="-11"/>
          <w:sz w:val="20"/>
          <w:szCs w:val="20"/>
        </w:rPr>
        <w:t xml:space="preserve"> </w:t>
      </w:r>
      <w:r w:rsidRPr="00080D93">
        <w:rPr>
          <w:rFonts w:ascii="Times New Roman" w:hAnsi="Times New Roman"/>
          <w:bCs w:val="0"/>
          <w:color w:val="191919"/>
          <w:sz w:val="20"/>
          <w:szCs w:val="20"/>
        </w:rPr>
        <w:t>Application Deadlines for</w:t>
      </w:r>
      <w:r w:rsidRPr="00080D93">
        <w:rPr>
          <w:rFonts w:ascii="Times New Roman" w:hAnsi="Times New Roman"/>
          <w:bCs w:val="0"/>
          <w:color w:val="191919"/>
          <w:spacing w:val="-4"/>
          <w:sz w:val="20"/>
          <w:szCs w:val="20"/>
        </w:rPr>
        <w:t xml:space="preserve"> </w:t>
      </w:r>
      <w:r w:rsidRPr="00080D93">
        <w:rPr>
          <w:rFonts w:ascii="Times New Roman" w:hAnsi="Times New Roman"/>
          <w:bCs w:val="0"/>
          <w:color w:val="191919"/>
          <w:sz w:val="20"/>
          <w:szCs w:val="20"/>
        </w:rPr>
        <w:t>Regula</w:t>
      </w:r>
      <w:r w:rsidRPr="00080D93">
        <w:rPr>
          <w:rFonts w:ascii="Times New Roman" w:hAnsi="Times New Roman"/>
          <w:bCs w:val="0"/>
          <w:color w:val="191919"/>
          <w:spacing w:val="-18"/>
          <w:sz w:val="20"/>
          <w:szCs w:val="20"/>
        </w:rPr>
        <w:t>r</w:t>
      </w:r>
      <w:r w:rsidRPr="00080D93">
        <w:rPr>
          <w:rFonts w:ascii="Times New Roman" w:hAnsi="Times New Roman"/>
          <w:bCs w:val="0"/>
          <w:color w:val="191919"/>
          <w:sz w:val="20"/>
          <w:szCs w:val="20"/>
        </w:rPr>
        <w:t>, P</w:t>
      </w:r>
      <w:r w:rsidRPr="00080D93">
        <w:rPr>
          <w:rFonts w:ascii="Times New Roman" w:hAnsi="Times New Roman"/>
          <w:bCs w:val="0"/>
          <w:color w:val="191919"/>
          <w:spacing w:val="-4"/>
          <w:sz w:val="20"/>
          <w:szCs w:val="20"/>
        </w:rPr>
        <w:t>r</w:t>
      </w:r>
      <w:r w:rsidRPr="00080D93">
        <w:rPr>
          <w:rFonts w:ascii="Times New Roman" w:hAnsi="Times New Roman"/>
          <w:bCs w:val="0"/>
          <w:color w:val="191919"/>
          <w:sz w:val="20"/>
          <w:szCs w:val="20"/>
        </w:rPr>
        <w:t>ovisional,</w:t>
      </w:r>
      <w:r w:rsidRPr="00080D93">
        <w:rPr>
          <w:rFonts w:ascii="Times New Roman" w:hAnsi="Times New Roman"/>
          <w:bCs w:val="0"/>
          <w:color w:val="191919"/>
          <w:spacing w:val="-4"/>
          <w:sz w:val="20"/>
          <w:szCs w:val="20"/>
        </w:rPr>
        <w:t xml:space="preserve"> </w:t>
      </w:r>
      <w:r w:rsidRPr="00080D93">
        <w:rPr>
          <w:rFonts w:ascii="Times New Roman" w:hAnsi="Times New Roman"/>
          <w:bCs w:val="0"/>
          <w:color w:val="191919"/>
          <w:spacing w:val="-15"/>
          <w:sz w:val="20"/>
          <w:szCs w:val="20"/>
        </w:rPr>
        <w:t>T</w:t>
      </w:r>
      <w:r w:rsidRPr="00080D93">
        <w:rPr>
          <w:rFonts w:ascii="Times New Roman" w:hAnsi="Times New Roman"/>
          <w:bCs w:val="0"/>
          <w:color w:val="191919"/>
          <w:sz w:val="20"/>
          <w:szCs w:val="20"/>
        </w:rPr>
        <w:t>ransient and Non-Deg</w:t>
      </w:r>
      <w:r w:rsidRPr="00080D93">
        <w:rPr>
          <w:rFonts w:ascii="Times New Roman" w:hAnsi="Times New Roman"/>
          <w:bCs w:val="0"/>
          <w:color w:val="191919"/>
          <w:spacing w:val="-4"/>
          <w:sz w:val="20"/>
          <w:szCs w:val="20"/>
        </w:rPr>
        <w:t>r</w:t>
      </w:r>
      <w:r w:rsidRPr="00080D93">
        <w:rPr>
          <w:rFonts w:ascii="Times New Roman" w:hAnsi="Times New Roman"/>
          <w:bCs w:val="0"/>
          <w:color w:val="191919"/>
          <w:sz w:val="20"/>
          <w:szCs w:val="20"/>
        </w:rPr>
        <w:t>ee</w:t>
      </w:r>
      <w:r w:rsidRPr="00080D93">
        <w:rPr>
          <w:rFonts w:ascii="Times New Roman" w:hAnsi="Times New Roman"/>
          <w:bCs w:val="0"/>
          <w:color w:val="191919"/>
          <w:spacing w:val="-11"/>
          <w:sz w:val="20"/>
          <w:szCs w:val="20"/>
        </w:rPr>
        <w:t xml:space="preserve"> </w:t>
      </w:r>
      <w:r w:rsidRPr="00080D93">
        <w:rPr>
          <w:rFonts w:ascii="Times New Roman" w:hAnsi="Times New Roman"/>
          <w:bCs w:val="0"/>
          <w:color w:val="191919"/>
          <w:sz w:val="20"/>
          <w:szCs w:val="20"/>
        </w:rPr>
        <w:t>Admissions</w:t>
      </w:r>
      <w:bookmarkEnd w:id="27"/>
    </w:p>
    <w:p w:rsidR="00807398" w:rsidRDefault="00807398" w:rsidP="00807398">
      <w:pPr>
        <w:widowControl w:val="0"/>
        <w:autoSpaceDE w:val="0"/>
        <w:autoSpaceDN w:val="0"/>
        <w:adjustRightInd w:val="0"/>
        <w:spacing w:after="0" w:line="227" w:lineRule="exact"/>
        <w:ind w:left="360" w:right="180" w:firstLine="0"/>
        <w:jc w:val="both"/>
        <w:rPr>
          <w:rFonts w:ascii="Times New Roman" w:hAnsi="Times New Roman"/>
          <w:color w:val="191919"/>
          <w:sz w:val="20"/>
          <w:szCs w:val="20"/>
        </w:rPr>
      </w:pPr>
      <w:r>
        <w:rPr>
          <w:rFonts w:ascii="Times New Roman" w:hAnsi="Times New Roman"/>
          <w:color w:val="191919"/>
          <w:sz w:val="20"/>
          <w:szCs w:val="20"/>
        </w:rPr>
        <w:t>In order to ensure su</w:t>
      </w:r>
      <w:r w:rsidRPr="00807398">
        <w:rPr>
          <w:rFonts w:ascii="Times New Roman" w:hAnsi="Times New Roman"/>
          <w:color w:val="191919"/>
          <w:sz w:val="20"/>
          <w:szCs w:val="20"/>
        </w:rPr>
        <w:t>f</w:t>
      </w:r>
      <w:r>
        <w:rPr>
          <w:rFonts w:ascii="Times New Roman" w:hAnsi="Times New Roman"/>
          <w:color w:val="191919"/>
          <w:sz w:val="20"/>
          <w:szCs w:val="20"/>
        </w:rPr>
        <w:t>ficient processing time, applicants have a greater likelihood of being accepted for the term in which they wish to enroll when the following deadlines are met:</w:t>
      </w:r>
    </w:p>
    <w:p w:rsidR="00807398" w:rsidRPr="00807398" w:rsidRDefault="00807398" w:rsidP="00F56BDC">
      <w:pPr>
        <w:pStyle w:val="ListParagraph"/>
        <w:widowControl w:val="0"/>
        <w:numPr>
          <w:ilvl w:val="0"/>
          <w:numId w:val="40"/>
        </w:numPr>
        <w:autoSpaceDE w:val="0"/>
        <w:autoSpaceDN w:val="0"/>
        <w:adjustRightInd w:val="0"/>
        <w:spacing w:after="0" w:line="227" w:lineRule="exact"/>
        <w:ind w:left="1170" w:right="180"/>
        <w:jc w:val="both"/>
        <w:rPr>
          <w:rFonts w:ascii="Times New Roman" w:hAnsi="Times New Roman"/>
          <w:color w:val="000000"/>
          <w:sz w:val="20"/>
          <w:szCs w:val="20"/>
        </w:rPr>
      </w:pPr>
      <w:r w:rsidRPr="00807398">
        <w:rPr>
          <w:rFonts w:ascii="Times New Roman" w:hAnsi="Times New Roman"/>
          <w:color w:val="191919"/>
          <w:sz w:val="20"/>
          <w:szCs w:val="20"/>
        </w:rPr>
        <w:t>Fall Semester: July 1 is the last day to complete an application file.</w:t>
      </w:r>
    </w:p>
    <w:p w:rsidR="00807398" w:rsidRPr="00807398" w:rsidRDefault="00807398" w:rsidP="00F56BDC">
      <w:pPr>
        <w:pStyle w:val="ListParagraph"/>
        <w:widowControl w:val="0"/>
        <w:numPr>
          <w:ilvl w:val="1"/>
          <w:numId w:val="40"/>
        </w:numPr>
        <w:autoSpaceDE w:val="0"/>
        <w:autoSpaceDN w:val="0"/>
        <w:adjustRightInd w:val="0"/>
        <w:spacing w:after="0" w:line="250" w:lineRule="auto"/>
        <w:ind w:left="1170" w:right="180"/>
        <w:jc w:val="both"/>
        <w:rPr>
          <w:rFonts w:ascii="Times New Roman" w:hAnsi="Times New Roman"/>
          <w:color w:val="000000"/>
          <w:sz w:val="20"/>
          <w:szCs w:val="20"/>
        </w:rPr>
      </w:pPr>
      <w:r w:rsidRPr="00807398">
        <w:rPr>
          <w:rFonts w:ascii="Times New Roman" w:hAnsi="Times New Roman"/>
          <w:color w:val="191919"/>
          <w:sz w:val="20"/>
          <w:szCs w:val="20"/>
        </w:rPr>
        <w:t>Spring Semester: November 1 is the last day to complete an application file. Summer Semester:</w:t>
      </w:r>
      <w:r w:rsidRPr="00807398">
        <w:rPr>
          <w:rFonts w:ascii="Times New Roman" w:hAnsi="Times New Roman"/>
          <w:color w:val="191919"/>
          <w:spacing w:val="-11"/>
          <w:sz w:val="20"/>
          <w:szCs w:val="20"/>
        </w:rPr>
        <w:t xml:space="preserve"> </w:t>
      </w:r>
      <w:r w:rsidRPr="00807398">
        <w:rPr>
          <w:rFonts w:ascii="Times New Roman" w:hAnsi="Times New Roman"/>
          <w:color w:val="191919"/>
          <w:sz w:val="20"/>
          <w:szCs w:val="20"/>
        </w:rPr>
        <w:t>April 1 is the last day to complete an application file.</w:t>
      </w:r>
    </w:p>
    <w:p w:rsidR="00807398" w:rsidRPr="00807398" w:rsidRDefault="00807398" w:rsidP="00F56BDC">
      <w:pPr>
        <w:pStyle w:val="ListParagraph"/>
        <w:widowControl w:val="0"/>
        <w:numPr>
          <w:ilvl w:val="1"/>
          <w:numId w:val="40"/>
        </w:numPr>
        <w:autoSpaceDE w:val="0"/>
        <w:autoSpaceDN w:val="0"/>
        <w:adjustRightInd w:val="0"/>
        <w:spacing w:after="0" w:line="250" w:lineRule="auto"/>
        <w:ind w:left="1170" w:right="180"/>
        <w:jc w:val="both"/>
        <w:rPr>
          <w:rFonts w:ascii="Times New Roman" w:hAnsi="Times New Roman"/>
          <w:color w:val="000000"/>
          <w:sz w:val="20"/>
          <w:szCs w:val="20"/>
        </w:rPr>
      </w:pPr>
      <w:r w:rsidRPr="00807398">
        <w:rPr>
          <w:rFonts w:ascii="Times New Roman" w:hAnsi="Times New Roman"/>
          <w:color w:val="191919"/>
          <w:sz w:val="20"/>
          <w:szCs w:val="20"/>
        </w:rPr>
        <w:t>International students must complete an application file at least two months prior to the term they wish to begin stud</w:t>
      </w:r>
      <w:r w:rsidRPr="00807398">
        <w:rPr>
          <w:rFonts w:ascii="Times New Roman" w:hAnsi="Times New Roman"/>
          <w:color w:val="191919"/>
          <w:spacing w:val="-13"/>
          <w:sz w:val="20"/>
          <w:szCs w:val="20"/>
        </w:rPr>
        <w:t>y</w:t>
      </w:r>
      <w:r w:rsidRPr="00807398">
        <w:rPr>
          <w:rFonts w:ascii="Times New Roman" w:hAnsi="Times New Roman"/>
          <w:color w:val="191919"/>
          <w:sz w:val="20"/>
          <w:szCs w:val="20"/>
        </w:rPr>
        <w:t>. See section below on "Admission of International Students."</w:t>
      </w:r>
    </w:p>
    <w:p w:rsidR="00807398" w:rsidRDefault="00807398" w:rsidP="00807398">
      <w:pPr>
        <w:widowControl w:val="0"/>
        <w:autoSpaceDE w:val="0"/>
        <w:autoSpaceDN w:val="0"/>
        <w:adjustRightInd w:val="0"/>
        <w:spacing w:after="0" w:line="240" w:lineRule="exact"/>
        <w:ind w:left="360" w:right="180"/>
        <w:jc w:val="both"/>
        <w:rPr>
          <w:rFonts w:ascii="Times New Roman" w:hAnsi="Times New Roman"/>
          <w:color w:val="000000"/>
          <w:sz w:val="24"/>
          <w:szCs w:val="24"/>
        </w:rPr>
      </w:pPr>
    </w:p>
    <w:p w:rsidR="00807398" w:rsidRPr="00080D93" w:rsidRDefault="00807398" w:rsidP="00703096">
      <w:pPr>
        <w:pStyle w:val="Heading2"/>
        <w:ind w:firstLine="360"/>
        <w:rPr>
          <w:rFonts w:ascii="Times New Roman" w:hAnsi="Times New Roman"/>
          <w:color w:val="000000"/>
          <w:sz w:val="20"/>
          <w:szCs w:val="20"/>
        </w:rPr>
      </w:pPr>
      <w:bookmarkStart w:id="28" w:name="_Toc295508181"/>
      <w:r w:rsidRPr="00080D93">
        <w:rPr>
          <w:rFonts w:ascii="Times New Roman" w:hAnsi="Times New Roman"/>
          <w:bCs w:val="0"/>
          <w:color w:val="191919"/>
          <w:sz w:val="20"/>
          <w:szCs w:val="20"/>
        </w:rPr>
        <w:t>Admission of International Students</w:t>
      </w:r>
      <w:bookmarkEnd w:id="28"/>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Albany State University welcomes international students to its campus and is willing to assist students from other countries in achieving a successful educational experience at the Universit</w:t>
      </w:r>
      <w:r>
        <w:rPr>
          <w:rFonts w:ascii="Times New Roman" w:hAnsi="Times New Roman"/>
          <w:color w:val="191919"/>
          <w:spacing w:val="-13"/>
          <w:sz w:val="20"/>
          <w:szCs w:val="20"/>
        </w:rPr>
        <w:t>y</w:t>
      </w:r>
      <w:r>
        <w:rPr>
          <w:rFonts w:ascii="Times New Roman" w:hAnsi="Times New Roman"/>
          <w:color w:val="191919"/>
          <w:sz w:val="20"/>
          <w:szCs w:val="20"/>
        </w:rPr>
        <w:t>. International students, defined as citizens of countries other than the United States who require a visa in order to study in the U.S., may contact:</w:t>
      </w:r>
    </w:p>
    <w:p w:rsidR="00807398" w:rsidRDefault="00807398" w:rsidP="00807398">
      <w:pPr>
        <w:widowControl w:val="0"/>
        <w:autoSpaceDE w:val="0"/>
        <w:autoSpaceDN w:val="0"/>
        <w:adjustRightInd w:val="0"/>
        <w:spacing w:after="0"/>
        <w:ind w:left="3037"/>
        <w:rPr>
          <w:rFonts w:ascii="Times New Roman" w:hAnsi="Times New Roman"/>
          <w:color w:val="000000"/>
          <w:sz w:val="20"/>
          <w:szCs w:val="20"/>
        </w:rPr>
      </w:pPr>
      <w:r>
        <w:rPr>
          <w:rFonts w:ascii="Times New Roman" w:hAnsi="Times New Roman"/>
          <w:color w:val="191919"/>
          <w:sz w:val="20"/>
          <w:szCs w:val="20"/>
        </w:rPr>
        <w:t>The Graduate School</w:t>
      </w:r>
    </w:p>
    <w:p w:rsidR="00807398" w:rsidRDefault="00807398" w:rsidP="00807398">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z w:val="20"/>
          <w:szCs w:val="20"/>
        </w:rPr>
        <w:t>Albany State University</w:t>
      </w:r>
    </w:p>
    <w:p w:rsidR="00807398" w:rsidRDefault="00807398" w:rsidP="00807398">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z w:val="20"/>
          <w:szCs w:val="20"/>
        </w:rPr>
        <w:t>504 College Drive</w:t>
      </w:r>
    </w:p>
    <w:p w:rsidR="00807398" w:rsidRDefault="00807398" w:rsidP="00807398">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z w:val="20"/>
          <w:szCs w:val="20"/>
        </w:rPr>
        <w:t>192</w:t>
      </w:r>
      <w:r>
        <w:rPr>
          <w:rFonts w:ascii="Times New Roman" w:hAnsi="Times New Roman"/>
          <w:color w:val="191919"/>
          <w:spacing w:val="-11"/>
          <w:sz w:val="20"/>
          <w:szCs w:val="20"/>
        </w:rPr>
        <w:t xml:space="preserve"> </w:t>
      </w:r>
      <w:r>
        <w:rPr>
          <w:rFonts w:ascii="Times New Roman" w:hAnsi="Times New Roman"/>
          <w:color w:val="191919"/>
          <w:sz w:val="20"/>
          <w:szCs w:val="20"/>
        </w:rPr>
        <w:t>ACAD Building</w:t>
      </w:r>
    </w:p>
    <w:p w:rsidR="00807398" w:rsidRDefault="00807398" w:rsidP="00807398">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z w:val="20"/>
          <w:szCs w:val="20"/>
        </w:rPr>
        <w:t>Alban</w:t>
      </w:r>
      <w:r>
        <w:rPr>
          <w:rFonts w:ascii="Times New Roman" w:hAnsi="Times New Roman"/>
          <w:color w:val="191919"/>
          <w:spacing w:val="-13"/>
          <w:sz w:val="20"/>
          <w:szCs w:val="20"/>
        </w:rPr>
        <w:t>y</w:t>
      </w:r>
      <w:r>
        <w:rPr>
          <w:rFonts w:ascii="Times New Roman" w:hAnsi="Times New Roman"/>
          <w:color w:val="191919"/>
          <w:sz w:val="20"/>
          <w:szCs w:val="20"/>
        </w:rPr>
        <w:t>, GA</w:t>
      </w:r>
      <w:r>
        <w:rPr>
          <w:rFonts w:ascii="Times New Roman" w:hAnsi="Times New Roman"/>
          <w:color w:val="191919"/>
          <w:spacing w:val="-11"/>
          <w:sz w:val="20"/>
          <w:szCs w:val="20"/>
        </w:rPr>
        <w:t xml:space="preserve"> </w:t>
      </w:r>
      <w:r>
        <w:rPr>
          <w:rFonts w:ascii="Times New Roman" w:hAnsi="Times New Roman"/>
          <w:color w:val="191919"/>
          <w:sz w:val="20"/>
          <w:szCs w:val="20"/>
        </w:rPr>
        <w:t>31705-2797</w:t>
      </w:r>
    </w:p>
    <w:p w:rsidR="00807398" w:rsidRDefault="00807398" w:rsidP="00807398">
      <w:pPr>
        <w:widowControl w:val="0"/>
        <w:autoSpaceDE w:val="0"/>
        <w:autoSpaceDN w:val="0"/>
        <w:adjustRightInd w:val="0"/>
        <w:spacing w:before="10" w:after="0"/>
        <w:ind w:left="3037"/>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elephone: (229) 430-5</w:t>
      </w:r>
      <w:r>
        <w:rPr>
          <w:rFonts w:ascii="Times New Roman" w:hAnsi="Times New Roman"/>
          <w:color w:val="191919"/>
          <w:spacing w:val="-7"/>
          <w:sz w:val="20"/>
          <w:szCs w:val="20"/>
        </w:rPr>
        <w:t>1</w:t>
      </w:r>
      <w:r>
        <w:rPr>
          <w:rFonts w:ascii="Times New Roman" w:hAnsi="Times New Roman"/>
          <w:color w:val="191919"/>
          <w:sz w:val="20"/>
          <w:szCs w:val="20"/>
        </w:rPr>
        <w:t>18 or (229) 430-4862</w:t>
      </w:r>
    </w:p>
    <w:p w:rsidR="00141C78" w:rsidRPr="00807398" w:rsidRDefault="00B67D28" w:rsidP="00807398">
      <w:pPr>
        <w:pStyle w:val="BalloonText"/>
        <w:widowControl w:val="0"/>
        <w:autoSpaceDE w:val="0"/>
        <w:autoSpaceDN w:val="0"/>
        <w:adjustRightInd w:val="0"/>
        <w:spacing w:before="26" w:line="250" w:lineRule="auto"/>
        <w:ind w:left="3780" w:right="750" w:firstLine="0"/>
        <w:jc w:val="both"/>
        <w:rPr>
          <w:rFonts w:ascii="Times New Roman" w:hAnsi="Times New Roman"/>
          <w:color w:val="000000"/>
          <w:sz w:val="20"/>
          <w:szCs w:val="20"/>
        </w:rPr>
      </w:pPr>
      <w:hyperlink r:id="rId25" w:history="1">
        <w:r w:rsidR="00807398" w:rsidRPr="00807398">
          <w:rPr>
            <w:rStyle w:val="Hyperlink"/>
            <w:rFonts w:ascii="Times New Roman" w:hAnsi="Times New Roman"/>
            <w:sz w:val="20"/>
            <w:szCs w:val="20"/>
          </w:rPr>
          <w:t>E-mail:</w:t>
        </w:r>
      </w:hyperlink>
      <w:r w:rsidR="00807398" w:rsidRPr="00807398">
        <w:rPr>
          <w:rFonts w:ascii="Times New Roman" w:hAnsi="Times New Roman"/>
          <w:color w:val="191919"/>
          <w:sz w:val="20"/>
          <w:szCs w:val="20"/>
        </w:rPr>
        <w:t xml:space="preserve"> rhonda.mcclendon@asurams.edu</w:t>
      </w:r>
    </w:p>
    <w:p w:rsidR="00441123" w:rsidRPr="00807398" w:rsidRDefault="00441123" w:rsidP="00141C78">
      <w:pPr>
        <w:pStyle w:val="BalloonText"/>
        <w:widowControl w:val="0"/>
        <w:autoSpaceDE w:val="0"/>
        <w:autoSpaceDN w:val="0"/>
        <w:adjustRightInd w:val="0"/>
        <w:spacing w:before="10" w:line="250" w:lineRule="auto"/>
        <w:ind w:left="990" w:right="180"/>
        <w:jc w:val="both"/>
        <w:rPr>
          <w:rFonts w:ascii="Times New Roman" w:hAnsi="Times New Roman"/>
          <w:color w:val="191919"/>
          <w:sz w:val="20"/>
          <w:szCs w:val="20"/>
        </w:rPr>
      </w:pPr>
    </w:p>
    <w:p w:rsidR="00807398" w:rsidRDefault="00807398" w:rsidP="00807398">
      <w:pPr>
        <w:widowControl w:val="0"/>
        <w:autoSpaceDE w:val="0"/>
        <w:autoSpaceDN w:val="0"/>
        <w:adjustRightInd w:val="0"/>
        <w:spacing w:before="26"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International  students  seeking  admission  to  the  Graduate  School  should  follow directions  specified  for  all  students  under "Admission Requirements."   In addition, the inte</w:t>
      </w:r>
      <w:r>
        <w:rPr>
          <w:rFonts w:ascii="Times New Roman" w:hAnsi="Times New Roman"/>
          <w:color w:val="191919"/>
          <w:spacing w:val="-4"/>
          <w:sz w:val="20"/>
          <w:szCs w:val="20"/>
        </w:rPr>
        <w:t>r</w:t>
      </w:r>
      <w:r>
        <w:rPr>
          <w:rFonts w:ascii="Times New Roman" w:hAnsi="Times New Roman"/>
          <w:color w:val="191919"/>
          <w:sz w:val="20"/>
          <w:szCs w:val="20"/>
        </w:rPr>
        <w:t>national student applicant must satisfy the following requirements:</w:t>
      </w:r>
    </w:p>
    <w:p w:rsidR="00807398"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sz w:val="20"/>
          <w:szCs w:val="20"/>
        </w:rPr>
      </w:pPr>
      <w:r>
        <w:rPr>
          <w:rFonts w:ascii="Times New Roman" w:hAnsi="Times New Roman"/>
          <w:color w:val="191919"/>
          <w:sz w:val="20"/>
          <w:szCs w:val="20"/>
        </w:rPr>
        <w:t>1.   Submit his or her application for admission at least two months prior to the term in which he or she wishes to begin study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p>
    <w:p w:rsidR="00807398"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sz w:val="20"/>
          <w:szCs w:val="20"/>
        </w:rPr>
      </w:pPr>
      <w:r>
        <w:rPr>
          <w:rFonts w:ascii="Times New Roman" w:hAnsi="Times New Roman"/>
          <w:color w:val="191919"/>
          <w:sz w:val="20"/>
          <w:szCs w:val="20"/>
        </w:rPr>
        <w:t>2.   Submit o</w:t>
      </w:r>
      <w:r>
        <w:rPr>
          <w:rFonts w:ascii="Times New Roman" w:hAnsi="Times New Roman"/>
          <w:color w:val="191919"/>
          <w:spacing w:val="-4"/>
          <w:sz w:val="20"/>
          <w:szCs w:val="20"/>
        </w:rPr>
        <w:t>f</w:t>
      </w:r>
      <w:r>
        <w:rPr>
          <w:rFonts w:ascii="Times New Roman" w:hAnsi="Times New Roman"/>
          <w:color w:val="191919"/>
          <w:sz w:val="20"/>
          <w:szCs w:val="20"/>
        </w:rPr>
        <w:t>ficial original language and English (translated) copies of college or university transcripts, as records of past academic work, along with copies of academic degrees and certif</w:t>
      </w:r>
      <w:r>
        <w:rPr>
          <w:rFonts w:ascii="Times New Roman" w:hAnsi="Times New Roman"/>
          <w:color w:val="191919"/>
          <w:spacing w:val="-4"/>
          <w:sz w:val="20"/>
          <w:szCs w:val="20"/>
        </w:rPr>
        <w:t>i</w:t>
      </w:r>
      <w:r>
        <w:rPr>
          <w:rFonts w:ascii="Times New Roman" w:hAnsi="Times New Roman"/>
          <w:color w:val="191919"/>
          <w:sz w:val="20"/>
          <w:szCs w:val="20"/>
        </w:rPr>
        <w:t>cates that the applicant has received.</w:t>
      </w:r>
      <w:r>
        <w:rPr>
          <w:rFonts w:ascii="Times New Roman" w:hAnsi="Times New Roman"/>
          <w:color w:val="191919"/>
          <w:spacing w:val="-3"/>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 be considered o</w:t>
      </w:r>
      <w:r>
        <w:rPr>
          <w:rFonts w:ascii="Times New Roman" w:hAnsi="Times New Roman"/>
          <w:color w:val="191919"/>
          <w:spacing w:val="-4"/>
          <w:sz w:val="20"/>
          <w:szCs w:val="20"/>
        </w:rPr>
        <w:t>f</w:t>
      </w:r>
      <w:r>
        <w:rPr>
          <w:rFonts w:ascii="Times New Roman" w:hAnsi="Times New Roman"/>
          <w:color w:val="191919"/>
          <w:sz w:val="20"/>
          <w:szCs w:val="20"/>
        </w:rPr>
        <w:t>ficial, these transcripts must be submitted directly from the educational institutions to the Graduate School.</w:t>
      </w:r>
    </w:p>
    <w:p w:rsidR="00807398"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sz w:val="20"/>
          <w:szCs w:val="20"/>
        </w:rPr>
      </w:pPr>
      <w:r>
        <w:rPr>
          <w:rFonts w:ascii="Times New Roman" w:hAnsi="Times New Roman"/>
          <w:color w:val="191919"/>
          <w:sz w:val="20"/>
          <w:szCs w:val="20"/>
        </w:rPr>
        <w:t>3.   Submit o</w:t>
      </w:r>
      <w:r>
        <w:rPr>
          <w:rFonts w:ascii="Times New Roman" w:hAnsi="Times New Roman"/>
          <w:color w:val="191919"/>
          <w:spacing w:val="-4"/>
          <w:sz w:val="20"/>
          <w:szCs w:val="20"/>
        </w:rPr>
        <w:t>f</w:t>
      </w:r>
      <w:r>
        <w:rPr>
          <w:rFonts w:ascii="Times New Roman" w:hAnsi="Times New Roman"/>
          <w:color w:val="191919"/>
          <w:sz w:val="20"/>
          <w:szCs w:val="20"/>
        </w:rPr>
        <w:t>ficial results from the Graduate Record Examination or the Graduate Management Admissions</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or other standardized tests required by the graduate program to which the applicant is seeking admission. See "Admission Requirements" for specific programs.</w:t>
      </w:r>
    </w:p>
    <w:p w:rsidR="00807398" w:rsidRDefault="00807398" w:rsidP="00703096">
      <w:pPr>
        <w:widowControl w:val="0"/>
        <w:autoSpaceDE w:val="0"/>
        <w:autoSpaceDN w:val="0"/>
        <w:adjustRightInd w:val="0"/>
        <w:spacing w:after="0" w:line="250" w:lineRule="auto"/>
        <w:ind w:left="900" w:right="180" w:hanging="360"/>
        <w:jc w:val="both"/>
        <w:rPr>
          <w:rFonts w:ascii="Times New Roman" w:hAnsi="Times New Roman"/>
          <w:color w:val="000000"/>
          <w:sz w:val="20"/>
          <w:szCs w:val="20"/>
        </w:rPr>
      </w:pPr>
      <w:r>
        <w:rPr>
          <w:rFonts w:ascii="Times New Roman" w:hAnsi="Times New Roman"/>
          <w:color w:val="191919"/>
          <w:sz w:val="20"/>
          <w:szCs w:val="20"/>
        </w:rPr>
        <w:t>4.   Demonstrate English language proficienc</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Acceptable evidence of proficiency is successful completion of the</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of English as a Foreign Language (</w:t>
      </w:r>
      <w:r>
        <w:rPr>
          <w:rFonts w:ascii="Times New Roman" w:hAnsi="Times New Roman"/>
          <w:color w:val="191919"/>
          <w:spacing w:val="-4"/>
          <w:sz w:val="20"/>
          <w:szCs w:val="20"/>
        </w:rPr>
        <w:t>T</w:t>
      </w:r>
      <w:r>
        <w:rPr>
          <w:rFonts w:ascii="Times New Roman" w:hAnsi="Times New Roman"/>
          <w:color w:val="191919"/>
          <w:sz w:val="20"/>
          <w:szCs w:val="20"/>
        </w:rPr>
        <w:t>OEFL) with a minimum score of</w:t>
      </w:r>
      <w:r w:rsidR="00703096">
        <w:rPr>
          <w:rFonts w:ascii="Times New Roman" w:hAnsi="Times New Roman"/>
          <w:color w:val="191919"/>
          <w:sz w:val="20"/>
          <w:szCs w:val="20"/>
        </w:rPr>
        <w:t xml:space="preserve"> </w:t>
      </w:r>
      <w:r>
        <w:rPr>
          <w:rFonts w:ascii="Times New Roman" w:hAnsi="Times New Roman"/>
          <w:color w:val="191919"/>
          <w:sz w:val="20"/>
          <w:szCs w:val="20"/>
        </w:rPr>
        <w:t>550 or satisfactory completion of a Bachelor's degree from an accredited U.S. college or university and/or the country of origin</w:t>
      </w:r>
      <w:r>
        <w:rPr>
          <w:rFonts w:ascii="Times New Roman" w:hAnsi="Times New Roman"/>
          <w:color w:val="191919"/>
          <w:spacing w:val="-11"/>
          <w:sz w:val="20"/>
          <w:szCs w:val="20"/>
        </w:rPr>
        <w:t>’</w:t>
      </w:r>
      <w:r>
        <w:rPr>
          <w:rFonts w:ascii="Times New Roman" w:hAnsi="Times New Roman"/>
          <w:color w:val="191919"/>
          <w:sz w:val="20"/>
          <w:szCs w:val="20"/>
        </w:rPr>
        <w:t>s o</w:t>
      </w:r>
      <w:r>
        <w:rPr>
          <w:rFonts w:ascii="Times New Roman" w:hAnsi="Times New Roman"/>
          <w:color w:val="191919"/>
          <w:spacing w:val="-4"/>
          <w:sz w:val="20"/>
          <w:szCs w:val="20"/>
        </w:rPr>
        <w:t>f</w:t>
      </w:r>
      <w:r>
        <w:rPr>
          <w:rFonts w:ascii="Times New Roman" w:hAnsi="Times New Roman"/>
          <w:color w:val="191919"/>
          <w:sz w:val="20"/>
          <w:szCs w:val="20"/>
        </w:rPr>
        <w:t xml:space="preserve">ficial language </w:t>
      </w:r>
      <w:r>
        <w:rPr>
          <w:rFonts w:ascii="Times New Roman" w:hAnsi="Times New Roman"/>
          <w:color w:val="191919"/>
          <w:sz w:val="20"/>
          <w:szCs w:val="20"/>
        </w:rPr>
        <w:lastRenderedPageBreak/>
        <w:t>is English.</w:t>
      </w:r>
    </w:p>
    <w:p w:rsidR="00807398"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sz w:val="20"/>
          <w:szCs w:val="20"/>
        </w:rPr>
      </w:pPr>
      <w:r>
        <w:rPr>
          <w:rFonts w:ascii="Times New Roman" w:hAnsi="Times New Roman"/>
          <w:color w:val="191919"/>
          <w:sz w:val="20"/>
          <w:szCs w:val="20"/>
        </w:rPr>
        <w:t>5.   Furnish evidence of adequate financial support on the</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fidavit of Support form.</w:t>
      </w:r>
      <w:r>
        <w:rPr>
          <w:rFonts w:ascii="Times New Roman" w:hAnsi="Times New Roman"/>
          <w:color w:val="191919"/>
          <w:spacing w:val="-4"/>
          <w:sz w:val="20"/>
          <w:szCs w:val="20"/>
        </w:rPr>
        <w:t xml:space="preserve"> </w:t>
      </w:r>
      <w:r>
        <w:rPr>
          <w:rFonts w:ascii="Times New Roman" w:hAnsi="Times New Roman"/>
          <w:color w:val="191919"/>
          <w:sz w:val="20"/>
          <w:szCs w:val="20"/>
        </w:rPr>
        <w:t>The applicant must provide an o</w:t>
      </w:r>
      <w:r>
        <w:rPr>
          <w:rFonts w:ascii="Times New Roman" w:hAnsi="Times New Roman"/>
          <w:color w:val="191919"/>
          <w:spacing w:val="-4"/>
          <w:sz w:val="20"/>
          <w:szCs w:val="20"/>
        </w:rPr>
        <w:t>f</w:t>
      </w:r>
      <w:r>
        <w:rPr>
          <w:rFonts w:ascii="Times New Roman" w:hAnsi="Times New Roman"/>
          <w:color w:val="191919"/>
          <w:sz w:val="20"/>
          <w:szCs w:val="20"/>
        </w:rPr>
        <w:t>ficial statement from an authorized bank certifying that su</w:t>
      </w:r>
      <w:r>
        <w:rPr>
          <w:rFonts w:ascii="Times New Roman" w:hAnsi="Times New Roman"/>
          <w:color w:val="191919"/>
          <w:spacing w:val="-4"/>
          <w:sz w:val="20"/>
          <w:szCs w:val="20"/>
        </w:rPr>
        <w:t>f</w:t>
      </w:r>
      <w:r>
        <w:rPr>
          <w:rFonts w:ascii="Times New Roman" w:hAnsi="Times New Roman"/>
          <w:color w:val="191919"/>
          <w:sz w:val="20"/>
          <w:szCs w:val="20"/>
        </w:rPr>
        <w:t>ficient funds are available to the student to cover costs of University fees and general living expenses for one academic year of study in the United States. Immigration and Naturalization Form I-20 will not be issued until the international applicant has submitted the required evidence of financial support. Students need to pay one full year’s tuition in advance at the time of admissions.</w:t>
      </w:r>
    </w:p>
    <w:p w:rsidR="00807398"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sz w:val="20"/>
          <w:szCs w:val="20"/>
        </w:rPr>
      </w:pPr>
      <w:r>
        <w:rPr>
          <w:rFonts w:ascii="Times New Roman" w:hAnsi="Times New Roman"/>
          <w:color w:val="191919"/>
          <w:sz w:val="20"/>
          <w:szCs w:val="20"/>
        </w:rPr>
        <w:t>6.   Carry a full program of studies (at least nine semester hours) upon admission and matriculation.</w:t>
      </w:r>
      <w:r>
        <w:rPr>
          <w:rFonts w:ascii="Times New Roman" w:hAnsi="Times New Roman"/>
          <w:color w:val="191919"/>
          <w:spacing w:val="-4"/>
          <w:sz w:val="20"/>
          <w:szCs w:val="20"/>
        </w:rPr>
        <w:t xml:space="preserve"> </w:t>
      </w:r>
      <w:r>
        <w:rPr>
          <w:rFonts w:ascii="Times New Roman" w:hAnsi="Times New Roman"/>
          <w:color w:val="191919"/>
          <w:sz w:val="20"/>
          <w:szCs w:val="20"/>
        </w:rPr>
        <w:t>The United States Immigration and Naturalization Service regulations require that students holding an "F" or "J" visa carry a full program of stud</w:t>
      </w:r>
      <w:r>
        <w:rPr>
          <w:rFonts w:ascii="Times New Roman" w:hAnsi="Times New Roman"/>
          <w:color w:val="191919"/>
          <w:spacing w:val="-13"/>
          <w:sz w:val="20"/>
          <w:szCs w:val="20"/>
        </w:rPr>
        <w:t>y</w:t>
      </w:r>
      <w:r>
        <w:rPr>
          <w:rFonts w:ascii="Times New Roman" w:hAnsi="Times New Roman"/>
          <w:color w:val="191919"/>
          <w:sz w:val="20"/>
          <w:szCs w:val="20"/>
        </w:rPr>
        <w:t>.</w:t>
      </w:r>
    </w:p>
    <w:p w:rsidR="00807398" w:rsidRDefault="00807398" w:rsidP="00807398">
      <w:pPr>
        <w:widowControl w:val="0"/>
        <w:autoSpaceDE w:val="0"/>
        <w:autoSpaceDN w:val="0"/>
        <w:adjustRightInd w:val="0"/>
        <w:spacing w:after="0" w:line="250" w:lineRule="auto"/>
        <w:ind w:left="900" w:right="180" w:hanging="360"/>
        <w:jc w:val="both"/>
        <w:rPr>
          <w:rFonts w:ascii="Times New Roman" w:hAnsi="Times New Roman"/>
          <w:color w:val="000000"/>
          <w:sz w:val="20"/>
          <w:szCs w:val="20"/>
        </w:rPr>
      </w:pPr>
      <w:r>
        <w:rPr>
          <w:rFonts w:ascii="Times New Roman" w:hAnsi="Times New Roman"/>
          <w:color w:val="191919"/>
          <w:sz w:val="20"/>
          <w:szCs w:val="20"/>
        </w:rPr>
        <w:t>7.   Be covered by an insurance plan. Due to the high cost of health care in the United States, it is for the benefit of all international students that they have some type of health insurance coverage. (Students who do not already have some type of coverage when they arrive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must enroll in a plan immediately upon admission.)</w:t>
      </w:r>
    </w:p>
    <w:p w:rsidR="00807398" w:rsidRDefault="00807398" w:rsidP="00807398">
      <w:pPr>
        <w:widowControl w:val="0"/>
        <w:autoSpaceDE w:val="0"/>
        <w:autoSpaceDN w:val="0"/>
        <w:adjustRightInd w:val="0"/>
        <w:spacing w:after="0" w:line="240" w:lineRule="exact"/>
        <w:ind w:left="360" w:right="180"/>
        <w:jc w:val="both"/>
        <w:rPr>
          <w:rFonts w:ascii="Times New Roman" w:hAnsi="Times New Roman"/>
          <w:color w:val="000000"/>
          <w:sz w:val="24"/>
          <w:szCs w:val="24"/>
        </w:rPr>
      </w:pPr>
    </w:p>
    <w:p w:rsidR="0080739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 xml:space="preserve">Once these requirements are met, the Graduate School will evaluate the international applicant's credentials and make an </w:t>
      </w:r>
      <w:r w:rsidR="00703096">
        <w:rPr>
          <w:rFonts w:ascii="Times New Roman" w:hAnsi="Times New Roman"/>
          <w:color w:val="191919"/>
          <w:sz w:val="20"/>
          <w:szCs w:val="20"/>
        </w:rPr>
        <w:t>a</w:t>
      </w:r>
      <w:r>
        <w:rPr>
          <w:rFonts w:ascii="Times New Roman" w:hAnsi="Times New Roman"/>
          <w:color w:val="191919"/>
          <w:sz w:val="20"/>
          <w:szCs w:val="20"/>
        </w:rPr>
        <w:t>dmissions decision</w:t>
      </w:r>
      <w:r w:rsidR="00703096">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 applicant will be notified of the Unive</w:t>
      </w:r>
      <w:r>
        <w:rPr>
          <w:rFonts w:ascii="Times New Roman" w:hAnsi="Times New Roman"/>
          <w:color w:val="191919"/>
          <w:spacing w:val="-4"/>
          <w:sz w:val="20"/>
          <w:szCs w:val="20"/>
        </w:rPr>
        <w:t>r</w:t>
      </w:r>
      <w:r>
        <w:rPr>
          <w:rFonts w:ascii="Times New Roman" w:hAnsi="Times New Roman"/>
          <w:color w:val="191919"/>
          <w:sz w:val="20"/>
          <w:szCs w:val="20"/>
        </w:rPr>
        <w:t>sity's decision and, if admitted, will be issued an I-20 immigration form.</w:t>
      </w:r>
      <w:r>
        <w:rPr>
          <w:rFonts w:ascii="Times New Roman" w:hAnsi="Times New Roman"/>
          <w:color w:val="191919"/>
          <w:spacing w:val="-4"/>
          <w:sz w:val="20"/>
          <w:szCs w:val="20"/>
        </w:rPr>
        <w:t xml:space="preserve"> </w:t>
      </w:r>
      <w:r>
        <w:rPr>
          <w:rFonts w:ascii="Times New Roman" w:hAnsi="Times New Roman"/>
          <w:color w:val="191919"/>
          <w:sz w:val="20"/>
          <w:szCs w:val="20"/>
        </w:rPr>
        <w:t>This form must then be taken to the nearest U.S. Embassy or consular o</w:t>
      </w:r>
      <w:r>
        <w:rPr>
          <w:rFonts w:ascii="Times New Roman" w:hAnsi="Times New Roman"/>
          <w:color w:val="191919"/>
          <w:spacing w:val="-4"/>
          <w:sz w:val="20"/>
          <w:szCs w:val="20"/>
        </w:rPr>
        <w:t>f</w:t>
      </w:r>
      <w:r>
        <w:rPr>
          <w:rFonts w:ascii="Times New Roman" w:hAnsi="Times New Roman"/>
          <w:color w:val="191919"/>
          <w:sz w:val="20"/>
          <w:szCs w:val="20"/>
        </w:rPr>
        <w:t>fice, which will issue a visa for entry into the countr</w:t>
      </w:r>
      <w:r>
        <w:rPr>
          <w:rFonts w:ascii="Times New Roman" w:hAnsi="Times New Roman"/>
          <w:color w:val="191919"/>
          <w:spacing w:val="-13"/>
          <w:sz w:val="20"/>
          <w:szCs w:val="20"/>
        </w:rPr>
        <w:t>y</w:t>
      </w:r>
      <w:r>
        <w:rPr>
          <w:rFonts w:ascii="Times New Roman" w:hAnsi="Times New Roman"/>
          <w:color w:val="191919"/>
          <w:sz w:val="20"/>
          <w:szCs w:val="20"/>
        </w:rPr>
        <w:t>.</w:t>
      </w:r>
    </w:p>
    <w:p w:rsidR="00141C78" w:rsidRDefault="00141C78" w:rsidP="00141C78">
      <w:pPr>
        <w:widowControl w:val="0"/>
        <w:autoSpaceDE w:val="0"/>
        <w:autoSpaceDN w:val="0"/>
        <w:adjustRightInd w:val="0"/>
        <w:spacing w:after="0" w:line="200" w:lineRule="exact"/>
        <w:ind w:left="360" w:right="180" w:firstLine="0"/>
        <w:rPr>
          <w:rFonts w:ascii="Times New Roman" w:hAnsi="Times New Roman"/>
          <w:color w:val="000000"/>
          <w:sz w:val="20"/>
          <w:szCs w:val="20"/>
        </w:rPr>
      </w:pPr>
    </w:p>
    <w:p w:rsidR="00141C78" w:rsidRDefault="00141C78" w:rsidP="00141C78">
      <w:pPr>
        <w:widowControl w:val="0"/>
        <w:autoSpaceDE w:val="0"/>
        <w:autoSpaceDN w:val="0"/>
        <w:adjustRightInd w:val="0"/>
        <w:spacing w:after="0" w:line="200" w:lineRule="exact"/>
        <w:ind w:left="360" w:right="180" w:firstLine="0"/>
        <w:rPr>
          <w:rFonts w:ascii="Times New Roman" w:hAnsi="Times New Roman"/>
          <w:color w:val="000000"/>
          <w:sz w:val="20"/>
          <w:szCs w:val="20"/>
        </w:rPr>
      </w:pPr>
    </w:p>
    <w:p w:rsidR="00141C78" w:rsidRDefault="00141C78" w:rsidP="00141C78">
      <w:pPr>
        <w:widowControl w:val="0"/>
        <w:autoSpaceDE w:val="0"/>
        <w:autoSpaceDN w:val="0"/>
        <w:adjustRightInd w:val="0"/>
        <w:spacing w:before="5" w:after="0" w:line="220" w:lineRule="exact"/>
        <w:ind w:left="360" w:right="180" w:firstLine="0"/>
        <w:rPr>
          <w:rFonts w:ascii="Times New Roman" w:hAnsi="Times New Roman"/>
          <w:color w:val="000000"/>
        </w:rPr>
      </w:pPr>
    </w:p>
    <w:p w:rsidR="00141C78" w:rsidRPr="00872D63" w:rsidRDefault="00141C78" w:rsidP="00703096">
      <w:pPr>
        <w:pStyle w:val="Heading2"/>
        <w:spacing w:before="0"/>
        <w:ind w:left="360" w:right="180" w:firstLine="0"/>
        <w:jc w:val="center"/>
        <w:rPr>
          <w:rFonts w:ascii="Times New Roman" w:hAnsi="Times New Roman"/>
          <w:b w:val="0"/>
          <w:bCs w:val="0"/>
          <w:color w:val="FFFFFF" w:themeColor="background1"/>
          <w:sz w:val="40"/>
          <w:szCs w:val="40"/>
        </w:rPr>
      </w:pPr>
      <w:bookmarkStart w:id="29" w:name="_Toc295508182"/>
      <w:r w:rsidRPr="00703096">
        <w:rPr>
          <w:rFonts w:ascii="Impact" w:hAnsi="Impact" w:cs="Impact"/>
          <w:color w:val="666666"/>
          <w:w w:val="86"/>
          <w:sz w:val="48"/>
          <w:szCs w:val="48"/>
          <w:fitText w:val="3744" w:id="-162765312"/>
        </w:rPr>
        <w:t>O</w:t>
      </w:r>
      <w:r w:rsidRPr="00703096">
        <w:rPr>
          <w:rFonts w:ascii="Impact" w:hAnsi="Impact" w:cs="Impact"/>
          <w:color w:val="666666"/>
          <w:w w:val="86"/>
          <w:sz w:val="40"/>
          <w:szCs w:val="40"/>
          <w:fitText w:val="3744" w:id="-162765312"/>
        </w:rPr>
        <w:t xml:space="preserve">THER </w:t>
      </w:r>
      <w:r w:rsidRPr="00703096">
        <w:rPr>
          <w:rFonts w:ascii="Impact" w:hAnsi="Impact" w:cs="Impact"/>
          <w:color w:val="666666"/>
          <w:w w:val="86"/>
          <w:sz w:val="48"/>
          <w:szCs w:val="48"/>
          <w:fitText w:val="3744" w:id="-162765312"/>
        </w:rPr>
        <w:t>A</w:t>
      </w:r>
      <w:r w:rsidRPr="00703096">
        <w:rPr>
          <w:rFonts w:ascii="Impact" w:hAnsi="Impact" w:cs="Impact"/>
          <w:color w:val="666666"/>
          <w:w w:val="86"/>
          <w:sz w:val="40"/>
          <w:szCs w:val="40"/>
          <w:fitText w:val="3744" w:id="-162765312"/>
        </w:rPr>
        <w:t>CADEMIC</w:t>
      </w:r>
      <w:r w:rsidRPr="00703096">
        <w:rPr>
          <w:rFonts w:ascii="Impact" w:hAnsi="Impact" w:cs="Impact"/>
          <w:color w:val="666666"/>
          <w:w w:val="86"/>
          <w:sz w:val="48"/>
          <w:szCs w:val="48"/>
          <w:fitText w:val="3744" w:id="-162765312"/>
        </w:rPr>
        <w:t xml:space="preserve"> </w:t>
      </w:r>
      <w:bookmarkStart w:id="30" w:name="_Toc294969629"/>
      <w:r w:rsidRPr="00703096">
        <w:rPr>
          <w:rFonts w:ascii="Impact" w:hAnsi="Impact" w:cs="Impact"/>
          <w:color w:val="666666"/>
          <w:w w:val="86"/>
          <w:sz w:val="48"/>
          <w:szCs w:val="48"/>
          <w:fitText w:val="3744" w:id="-162765312"/>
        </w:rPr>
        <w:t>P</w:t>
      </w:r>
      <w:r w:rsidRPr="00703096">
        <w:rPr>
          <w:rFonts w:ascii="Impact" w:hAnsi="Impact" w:cs="Impact"/>
          <w:color w:val="666666"/>
          <w:w w:val="86"/>
          <w:sz w:val="40"/>
          <w:szCs w:val="40"/>
          <w:fitText w:val="3744" w:id="-162765312"/>
        </w:rPr>
        <w:t>OLICIE</w:t>
      </w:r>
      <w:r w:rsidRPr="00703096">
        <w:rPr>
          <w:rFonts w:ascii="Impact" w:hAnsi="Impact" w:cs="Impact"/>
          <w:color w:val="666666"/>
          <w:spacing w:val="21"/>
          <w:w w:val="86"/>
          <w:sz w:val="40"/>
          <w:szCs w:val="40"/>
          <w:fitText w:val="3744" w:id="-162765312"/>
        </w:rPr>
        <w:t>S</w:t>
      </w:r>
      <w:bookmarkEnd w:id="29"/>
      <w:bookmarkEnd w:id="30"/>
    </w:p>
    <w:p w:rsidR="00703096" w:rsidRDefault="00703096" w:rsidP="00807398">
      <w:pPr>
        <w:widowControl w:val="0"/>
        <w:autoSpaceDE w:val="0"/>
        <w:autoSpaceDN w:val="0"/>
        <w:adjustRightInd w:val="0"/>
        <w:spacing w:before="27" w:after="0"/>
        <w:ind w:left="360" w:right="180" w:firstLine="360"/>
        <w:jc w:val="both"/>
        <w:rPr>
          <w:rFonts w:ascii="Times New Roman" w:hAnsi="Times New Roman"/>
          <w:b/>
          <w:bCs/>
          <w:color w:val="191919"/>
          <w:sz w:val="20"/>
          <w:szCs w:val="20"/>
        </w:rPr>
      </w:pPr>
    </w:p>
    <w:p w:rsidR="00807398" w:rsidRPr="00703096" w:rsidRDefault="00807398" w:rsidP="00703096">
      <w:pPr>
        <w:pStyle w:val="Heading2"/>
        <w:ind w:firstLine="360"/>
        <w:rPr>
          <w:rFonts w:ascii="Times New Roman" w:hAnsi="Times New Roman"/>
          <w:color w:val="000000"/>
          <w:sz w:val="20"/>
          <w:szCs w:val="20"/>
        </w:rPr>
      </w:pPr>
      <w:bookmarkStart w:id="31" w:name="_Toc295508183"/>
      <w:r w:rsidRPr="00703096">
        <w:rPr>
          <w:rFonts w:ascii="Times New Roman" w:hAnsi="Times New Roman"/>
          <w:bCs w:val="0"/>
          <w:color w:val="191919"/>
          <w:sz w:val="20"/>
          <w:szCs w:val="20"/>
        </w:rPr>
        <w:t>Readmission Following Scholastic</w:t>
      </w:r>
      <w:r w:rsidRPr="00703096">
        <w:rPr>
          <w:rFonts w:ascii="Times New Roman" w:hAnsi="Times New Roman"/>
          <w:bCs w:val="0"/>
          <w:color w:val="191919"/>
          <w:spacing w:val="-4"/>
          <w:sz w:val="20"/>
          <w:szCs w:val="20"/>
        </w:rPr>
        <w:t xml:space="preserve"> </w:t>
      </w:r>
      <w:r w:rsidRPr="00703096">
        <w:rPr>
          <w:rFonts w:ascii="Times New Roman" w:hAnsi="Times New Roman"/>
          <w:bCs w:val="0"/>
          <w:color w:val="191919"/>
          <w:spacing w:val="-18"/>
          <w:sz w:val="20"/>
          <w:szCs w:val="20"/>
        </w:rPr>
        <w:t>T</w:t>
      </w:r>
      <w:r w:rsidRPr="00703096">
        <w:rPr>
          <w:rFonts w:ascii="Times New Roman" w:hAnsi="Times New Roman"/>
          <w:bCs w:val="0"/>
          <w:color w:val="191919"/>
          <w:sz w:val="20"/>
          <w:szCs w:val="20"/>
        </w:rPr>
        <w:t>ermination</w:t>
      </w:r>
      <w:bookmarkEnd w:id="31"/>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who has been excluded from the institution for academic reasons will not ordinarily be readmitted.</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who petitions this rule must have been out of the institution for at least 12 months. Said petition must be approved by the</w:t>
      </w:r>
      <w:r>
        <w:rPr>
          <w:rFonts w:ascii="Times New Roman" w:hAnsi="Times New Roman"/>
          <w:color w:val="191919"/>
          <w:spacing w:val="-11"/>
          <w:sz w:val="20"/>
          <w:szCs w:val="20"/>
        </w:rPr>
        <w:t xml:space="preserve"> </w:t>
      </w:r>
      <w:r>
        <w:rPr>
          <w:rFonts w:ascii="Times New Roman" w:hAnsi="Times New Roman"/>
          <w:color w:val="191919"/>
          <w:sz w:val="20"/>
          <w:szCs w:val="20"/>
        </w:rPr>
        <w:t>Appeals Committee of the Graduate Council, and the Dean of the Graduate School.</w:t>
      </w:r>
      <w:r>
        <w:rPr>
          <w:rFonts w:ascii="Times New Roman" w:hAnsi="Times New Roman"/>
          <w:color w:val="191919"/>
          <w:spacing w:val="-11"/>
          <w:sz w:val="20"/>
          <w:szCs w:val="20"/>
        </w:rPr>
        <w:t xml:space="preserve"> </w:t>
      </w:r>
      <w:r>
        <w:rPr>
          <w:rFonts w:ascii="Times New Roman" w:hAnsi="Times New Roman"/>
          <w:color w:val="191919"/>
          <w:sz w:val="20"/>
          <w:szCs w:val="20"/>
        </w:rPr>
        <w:t>Any graduate student who has been excluded twice for scholastic reasons will not be readmitted to the University under any circumstance.</w:t>
      </w:r>
    </w:p>
    <w:p w:rsidR="00807398" w:rsidRPr="00703096" w:rsidRDefault="00807398" w:rsidP="00703096">
      <w:pPr>
        <w:pStyle w:val="Heading2"/>
        <w:ind w:firstLine="360"/>
        <w:rPr>
          <w:rFonts w:ascii="Times New Roman" w:hAnsi="Times New Roman"/>
          <w:color w:val="000000"/>
          <w:sz w:val="20"/>
          <w:szCs w:val="20"/>
        </w:rPr>
      </w:pPr>
      <w:bookmarkStart w:id="32" w:name="_Toc295508184"/>
      <w:r w:rsidRPr="00703096">
        <w:rPr>
          <w:rFonts w:ascii="Times New Roman" w:hAnsi="Times New Roman"/>
          <w:bCs w:val="0"/>
          <w:color w:val="191919"/>
          <w:sz w:val="20"/>
          <w:szCs w:val="20"/>
        </w:rPr>
        <w:t>Deg</w:t>
      </w:r>
      <w:r w:rsidRPr="00703096">
        <w:rPr>
          <w:rFonts w:ascii="Times New Roman" w:hAnsi="Times New Roman"/>
          <w:bCs w:val="0"/>
          <w:color w:val="191919"/>
          <w:spacing w:val="-4"/>
          <w:sz w:val="20"/>
          <w:szCs w:val="20"/>
        </w:rPr>
        <w:t>r</w:t>
      </w:r>
      <w:r w:rsidRPr="00703096">
        <w:rPr>
          <w:rFonts w:ascii="Times New Roman" w:hAnsi="Times New Roman"/>
          <w:bCs w:val="0"/>
          <w:color w:val="191919"/>
          <w:sz w:val="20"/>
          <w:szCs w:val="20"/>
        </w:rPr>
        <w:t>ee Requi</w:t>
      </w:r>
      <w:r w:rsidRPr="00703096">
        <w:rPr>
          <w:rFonts w:ascii="Times New Roman" w:hAnsi="Times New Roman"/>
          <w:bCs w:val="0"/>
          <w:color w:val="191919"/>
          <w:spacing w:val="-4"/>
          <w:sz w:val="20"/>
          <w:szCs w:val="20"/>
        </w:rPr>
        <w:t>r</w:t>
      </w:r>
      <w:r w:rsidRPr="00703096">
        <w:rPr>
          <w:rFonts w:ascii="Times New Roman" w:hAnsi="Times New Roman"/>
          <w:bCs w:val="0"/>
          <w:color w:val="191919"/>
          <w:sz w:val="20"/>
          <w:szCs w:val="20"/>
        </w:rPr>
        <w:t>ements</w:t>
      </w:r>
      <w:bookmarkEnd w:id="32"/>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Although specific academic requirements exist for each Maste</w:t>
      </w:r>
      <w:r>
        <w:rPr>
          <w:rFonts w:ascii="Times New Roman" w:hAnsi="Times New Roman"/>
          <w:color w:val="191919"/>
          <w:spacing w:val="7"/>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 program, several general requirements are common to all degree programs.</w:t>
      </w:r>
    </w:p>
    <w:p w:rsidR="00807398" w:rsidRDefault="00807398" w:rsidP="00807398">
      <w:pPr>
        <w:widowControl w:val="0"/>
        <w:autoSpaceDE w:val="0"/>
        <w:autoSpaceDN w:val="0"/>
        <w:adjustRightInd w:val="0"/>
        <w:spacing w:after="0"/>
        <w:ind w:left="360" w:right="180" w:firstLine="360"/>
        <w:jc w:val="both"/>
        <w:rPr>
          <w:rFonts w:ascii="Times New Roman" w:hAnsi="Times New Roman"/>
          <w:color w:val="000000"/>
          <w:sz w:val="20"/>
          <w:szCs w:val="20"/>
        </w:rPr>
      </w:pPr>
      <w:r>
        <w:rPr>
          <w:rFonts w:ascii="Times New Roman" w:hAnsi="Times New Roman"/>
          <w:color w:val="191919"/>
          <w:sz w:val="20"/>
          <w:szCs w:val="20"/>
        </w:rPr>
        <w:t>The general academic requirements for the Maste</w:t>
      </w:r>
      <w:r>
        <w:rPr>
          <w:rFonts w:ascii="Times New Roman" w:hAnsi="Times New Roman"/>
          <w:color w:val="191919"/>
          <w:spacing w:val="7"/>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 are:</w:t>
      </w:r>
    </w:p>
    <w:p w:rsidR="00807398" w:rsidRPr="00807398" w:rsidRDefault="00807398" w:rsidP="00F56BDC">
      <w:pPr>
        <w:pStyle w:val="ListParagraph"/>
        <w:widowControl w:val="0"/>
        <w:numPr>
          <w:ilvl w:val="0"/>
          <w:numId w:val="41"/>
        </w:numPr>
        <w:autoSpaceDE w:val="0"/>
        <w:autoSpaceDN w:val="0"/>
        <w:adjustRightInd w:val="0"/>
        <w:spacing w:before="10" w:after="0" w:line="250" w:lineRule="auto"/>
        <w:ind w:left="1080" w:right="180"/>
        <w:jc w:val="both"/>
        <w:rPr>
          <w:rFonts w:ascii="Times New Roman" w:hAnsi="Times New Roman"/>
          <w:color w:val="000000"/>
          <w:sz w:val="20"/>
          <w:szCs w:val="20"/>
        </w:rPr>
      </w:pPr>
      <w:r w:rsidRPr="00807398">
        <w:rPr>
          <w:rFonts w:ascii="Times New Roman" w:hAnsi="Times New Roman"/>
          <w:color w:val="191919"/>
          <w:sz w:val="20"/>
          <w:szCs w:val="20"/>
        </w:rPr>
        <w:t>Admission to regular degree standing in a specific Maste</w:t>
      </w:r>
      <w:r w:rsidRPr="00807398">
        <w:rPr>
          <w:rFonts w:ascii="Times New Roman" w:hAnsi="Times New Roman"/>
          <w:color w:val="191919"/>
          <w:spacing w:val="7"/>
          <w:sz w:val="20"/>
          <w:szCs w:val="20"/>
        </w:rPr>
        <w:t>r</w:t>
      </w:r>
      <w:r w:rsidRPr="00807398">
        <w:rPr>
          <w:rFonts w:ascii="Times New Roman" w:hAnsi="Times New Roman"/>
          <w:color w:val="191919"/>
          <w:spacing w:val="-11"/>
          <w:sz w:val="20"/>
          <w:szCs w:val="20"/>
        </w:rPr>
        <w:t>’</w:t>
      </w:r>
      <w:r w:rsidRPr="00807398">
        <w:rPr>
          <w:rFonts w:ascii="Times New Roman" w:hAnsi="Times New Roman"/>
          <w:color w:val="191919"/>
          <w:sz w:val="20"/>
          <w:szCs w:val="20"/>
        </w:rPr>
        <w:t>s degree program must be granted by the Graduate School of</w:t>
      </w:r>
      <w:r w:rsidRPr="00807398">
        <w:rPr>
          <w:rFonts w:ascii="Times New Roman" w:hAnsi="Times New Roman"/>
          <w:color w:val="191919"/>
          <w:spacing w:val="-11"/>
          <w:sz w:val="20"/>
          <w:szCs w:val="20"/>
        </w:rPr>
        <w:t xml:space="preserve"> </w:t>
      </w:r>
      <w:r w:rsidRPr="00807398">
        <w:rPr>
          <w:rFonts w:ascii="Times New Roman" w:hAnsi="Times New Roman"/>
          <w:color w:val="191919"/>
          <w:sz w:val="20"/>
          <w:szCs w:val="20"/>
        </w:rPr>
        <w:t>Albany State Universit</w:t>
      </w:r>
      <w:r w:rsidRPr="00807398">
        <w:rPr>
          <w:rFonts w:ascii="Times New Roman" w:hAnsi="Times New Roman"/>
          <w:color w:val="191919"/>
          <w:spacing w:val="-13"/>
          <w:sz w:val="20"/>
          <w:szCs w:val="20"/>
        </w:rPr>
        <w:t>y</w:t>
      </w:r>
      <w:r w:rsidRPr="00807398">
        <w:rPr>
          <w:rFonts w:ascii="Times New Roman" w:hAnsi="Times New Roman"/>
          <w:color w:val="191919"/>
          <w:sz w:val="20"/>
          <w:szCs w:val="20"/>
        </w:rPr>
        <w:t>.</w:t>
      </w:r>
    </w:p>
    <w:p w:rsidR="00807398" w:rsidRPr="00807398" w:rsidRDefault="00807398" w:rsidP="00F56BDC">
      <w:pPr>
        <w:pStyle w:val="ListParagraph"/>
        <w:widowControl w:val="0"/>
        <w:numPr>
          <w:ilvl w:val="0"/>
          <w:numId w:val="41"/>
        </w:numPr>
        <w:autoSpaceDE w:val="0"/>
        <w:autoSpaceDN w:val="0"/>
        <w:adjustRightInd w:val="0"/>
        <w:spacing w:before="10" w:after="0" w:line="250" w:lineRule="auto"/>
        <w:ind w:left="1080" w:right="180"/>
        <w:jc w:val="both"/>
        <w:rPr>
          <w:rFonts w:ascii="Times New Roman" w:hAnsi="Times New Roman"/>
          <w:color w:val="000000"/>
          <w:sz w:val="20"/>
          <w:szCs w:val="20"/>
        </w:rPr>
      </w:pPr>
      <w:r w:rsidRPr="00807398">
        <w:rPr>
          <w:rFonts w:ascii="Times New Roman" w:hAnsi="Times New Roman"/>
          <w:color w:val="191919"/>
          <w:sz w:val="20"/>
          <w:szCs w:val="20"/>
        </w:rPr>
        <w:t>A</w:t>
      </w:r>
      <w:r w:rsidRPr="00807398">
        <w:rPr>
          <w:rFonts w:ascii="Times New Roman" w:hAnsi="Times New Roman"/>
          <w:color w:val="191919"/>
          <w:spacing w:val="-11"/>
          <w:sz w:val="20"/>
          <w:szCs w:val="20"/>
        </w:rPr>
        <w:t xml:space="preserve"> </w:t>
      </w:r>
      <w:r w:rsidRPr="00807398">
        <w:rPr>
          <w:rFonts w:ascii="Times New Roman" w:hAnsi="Times New Roman"/>
          <w:color w:val="191919"/>
          <w:sz w:val="20"/>
          <w:szCs w:val="20"/>
        </w:rPr>
        <w:t>minimum of 36 semester hours in a prescribed curriculum must be completed with an overall grade-point average of at least 3.0. (See individual program information for specific requirements).</w:t>
      </w:r>
    </w:p>
    <w:p w:rsidR="00807398" w:rsidRPr="00807398" w:rsidRDefault="00807398" w:rsidP="00F56BDC">
      <w:pPr>
        <w:pStyle w:val="ListParagraph"/>
        <w:widowControl w:val="0"/>
        <w:numPr>
          <w:ilvl w:val="0"/>
          <w:numId w:val="41"/>
        </w:numPr>
        <w:autoSpaceDE w:val="0"/>
        <w:autoSpaceDN w:val="0"/>
        <w:adjustRightInd w:val="0"/>
        <w:spacing w:before="10" w:after="0" w:line="250" w:lineRule="auto"/>
        <w:ind w:left="1080" w:right="180"/>
        <w:jc w:val="both"/>
        <w:rPr>
          <w:rFonts w:ascii="Times New Roman" w:hAnsi="Times New Roman"/>
          <w:color w:val="000000"/>
          <w:sz w:val="20"/>
          <w:szCs w:val="20"/>
        </w:rPr>
      </w:pPr>
      <w:r w:rsidRPr="00807398">
        <w:rPr>
          <w:rFonts w:ascii="Times New Roman" w:hAnsi="Times New Roman"/>
          <w:color w:val="191919"/>
          <w:sz w:val="20"/>
          <w:szCs w:val="20"/>
        </w:rPr>
        <w:t xml:space="preserve">All course work applicable toward the degree must be completed within six years of the date </w:t>
      </w:r>
      <w:r w:rsidR="00080D93" w:rsidRPr="00807398">
        <w:rPr>
          <w:rFonts w:ascii="Times New Roman" w:hAnsi="Times New Roman"/>
          <w:color w:val="191919"/>
          <w:sz w:val="20"/>
          <w:szCs w:val="20"/>
        </w:rPr>
        <w:t xml:space="preserve">of </w:t>
      </w:r>
      <w:r w:rsidR="00080D93">
        <w:rPr>
          <w:rFonts w:ascii="Times New Roman" w:hAnsi="Times New Roman"/>
          <w:color w:val="191919"/>
          <w:sz w:val="20"/>
          <w:szCs w:val="20"/>
        </w:rPr>
        <w:t>graduation.</w:t>
      </w:r>
    </w:p>
    <w:p w:rsidR="00807398" w:rsidRPr="00807398" w:rsidRDefault="00807398" w:rsidP="00F56BDC">
      <w:pPr>
        <w:pStyle w:val="ListParagraph"/>
        <w:widowControl w:val="0"/>
        <w:numPr>
          <w:ilvl w:val="0"/>
          <w:numId w:val="41"/>
        </w:numPr>
        <w:autoSpaceDE w:val="0"/>
        <w:autoSpaceDN w:val="0"/>
        <w:adjustRightInd w:val="0"/>
        <w:spacing w:before="10" w:after="0" w:line="250" w:lineRule="auto"/>
        <w:ind w:left="1080" w:right="180"/>
        <w:jc w:val="both"/>
        <w:rPr>
          <w:rFonts w:ascii="Times New Roman" w:hAnsi="Times New Roman"/>
          <w:color w:val="000000"/>
          <w:sz w:val="20"/>
          <w:szCs w:val="20"/>
        </w:rPr>
      </w:pPr>
      <w:r w:rsidRPr="00807398">
        <w:rPr>
          <w:rFonts w:ascii="Times New Roman" w:hAnsi="Times New Roman"/>
          <w:color w:val="191919"/>
          <w:spacing w:val="-7"/>
          <w:sz w:val="20"/>
          <w:szCs w:val="20"/>
        </w:rPr>
        <w:t>T</w:t>
      </w:r>
      <w:r w:rsidRPr="00807398">
        <w:rPr>
          <w:rFonts w:ascii="Times New Roman" w:hAnsi="Times New Roman"/>
          <w:color w:val="191919"/>
          <w:sz w:val="20"/>
          <w:szCs w:val="20"/>
        </w:rPr>
        <w:t>ransfer credits must be approved upon enrollment or before the course is taken and must meet the required criteria of the program.</w:t>
      </w:r>
    </w:p>
    <w:p w:rsidR="00807398" w:rsidRPr="00807398" w:rsidRDefault="00807398" w:rsidP="00F56BDC">
      <w:pPr>
        <w:pStyle w:val="ListParagraph"/>
        <w:widowControl w:val="0"/>
        <w:numPr>
          <w:ilvl w:val="0"/>
          <w:numId w:val="41"/>
        </w:numPr>
        <w:autoSpaceDE w:val="0"/>
        <w:autoSpaceDN w:val="0"/>
        <w:adjustRightInd w:val="0"/>
        <w:spacing w:before="10" w:after="0" w:line="250" w:lineRule="auto"/>
        <w:ind w:left="1080" w:right="180"/>
        <w:jc w:val="both"/>
        <w:rPr>
          <w:rFonts w:ascii="Times New Roman" w:hAnsi="Times New Roman"/>
          <w:color w:val="000000"/>
          <w:sz w:val="20"/>
          <w:szCs w:val="20"/>
        </w:rPr>
      </w:pPr>
      <w:r w:rsidRPr="00807398">
        <w:rPr>
          <w:rFonts w:ascii="Times New Roman" w:hAnsi="Times New Roman"/>
          <w:color w:val="191919"/>
          <w:sz w:val="20"/>
          <w:szCs w:val="20"/>
        </w:rPr>
        <w:t>A</w:t>
      </w:r>
      <w:r w:rsidRPr="00807398">
        <w:rPr>
          <w:rFonts w:ascii="Times New Roman" w:hAnsi="Times New Roman"/>
          <w:color w:val="191919"/>
          <w:spacing w:val="-11"/>
          <w:sz w:val="20"/>
          <w:szCs w:val="20"/>
        </w:rPr>
        <w:t xml:space="preserve"> </w:t>
      </w:r>
      <w:r w:rsidRPr="00807398">
        <w:rPr>
          <w:rFonts w:ascii="Times New Roman" w:hAnsi="Times New Roman"/>
          <w:color w:val="191919"/>
          <w:sz w:val="20"/>
          <w:szCs w:val="20"/>
        </w:rPr>
        <w:t>comprehensive examination must be successfully completed.</w:t>
      </w:r>
      <w:r w:rsidRPr="00807398">
        <w:rPr>
          <w:rFonts w:ascii="Times New Roman" w:hAnsi="Times New Roman"/>
          <w:color w:val="191919"/>
          <w:spacing w:val="-11"/>
          <w:sz w:val="20"/>
          <w:szCs w:val="20"/>
        </w:rPr>
        <w:t xml:space="preserve"> </w:t>
      </w:r>
      <w:r w:rsidRPr="00807398">
        <w:rPr>
          <w:rFonts w:ascii="Times New Roman" w:hAnsi="Times New Roman"/>
          <w:color w:val="191919"/>
          <w:sz w:val="20"/>
          <w:szCs w:val="20"/>
        </w:rPr>
        <w:t>A</w:t>
      </w:r>
      <w:r w:rsidRPr="00807398">
        <w:rPr>
          <w:rFonts w:ascii="Times New Roman" w:hAnsi="Times New Roman"/>
          <w:color w:val="191919"/>
          <w:spacing w:val="-11"/>
          <w:sz w:val="20"/>
          <w:szCs w:val="20"/>
        </w:rPr>
        <w:t xml:space="preserve"> </w:t>
      </w:r>
      <w:r w:rsidRPr="00807398">
        <w:rPr>
          <w:rFonts w:ascii="Times New Roman" w:hAnsi="Times New Roman"/>
          <w:color w:val="191919"/>
          <w:sz w:val="20"/>
          <w:szCs w:val="20"/>
        </w:rPr>
        <w:t>thesis may also be required.</w:t>
      </w:r>
    </w:p>
    <w:p w:rsidR="00807398" w:rsidRPr="00807398" w:rsidRDefault="00807398" w:rsidP="00F56BDC">
      <w:pPr>
        <w:pStyle w:val="ListParagraph"/>
        <w:widowControl w:val="0"/>
        <w:numPr>
          <w:ilvl w:val="0"/>
          <w:numId w:val="41"/>
        </w:numPr>
        <w:autoSpaceDE w:val="0"/>
        <w:autoSpaceDN w:val="0"/>
        <w:adjustRightInd w:val="0"/>
        <w:spacing w:before="10" w:after="0" w:line="250" w:lineRule="auto"/>
        <w:ind w:left="1080" w:right="180"/>
        <w:jc w:val="both"/>
        <w:rPr>
          <w:rFonts w:ascii="Times New Roman" w:hAnsi="Times New Roman"/>
          <w:color w:val="000000"/>
          <w:sz w:val="20"/>
          <w:szCs w:val="20"/>
        </w:rPr>
      </w:pPr>
      <w:r w:rsidRPr="00807398">
        <w:rPr>
          <w:rFonts w:ascii="Times New Roman" w:hAnsi="Times New Roman"/>
          <w:color w:val="191919"/>
          <w:sz w:val="20"/>
          <w:szCs w:val="20"/>
        </w:rPr>
        <w:t>Application for graduation must be submitted at least one semester in advance of the anticipated semester of graduation.</w:t>
      </w:r>
    </w:p>
    <w:p w:rsidR="00807398" w:rsidRDefault="00807398" w:rsidP="00807398">
      <w:pPr>
        <w:widowControl w:val="0"/>
        <w:autoSpaceDE w:val="0"/>
        <w:autoSpaceDN w:val="0"/>
        <w:adjustRightInd w:val="0"/>
        <w:spacing w:after="0" w:line="240" w:lineRule="exact"/>
        <w:rPr>
          <w:rFonts w:ascii="Times New Roman" w:hAnsi="Times New Roman"/>
          <w:color w:val="000000"/>
          <w:sz w:val="24"/>
          <w:szCs w:val="24"/>
        </w:rPr>
      </w:pPr>
    </w:p>
    <w:p w:rsidR="00807398" w:rsidRPr="00703096" w:rsidRDefault="00807398" w:rsidP="00703096">
      <w:pPr>
        <w:pStyle w:val="Heading2"/>
        <w:ind w:firstLine="360"/>
        <w:rPr>
          <w:rFonts w:ascii="Times New Roman" w:hAnsi="Times New Roman"/>
          <w:color w:val="000000"/>
          <w:sz w:val="20"/>
          <w:szCs w:val="20"/>
        </w:rPr>
      </w:pPr>
      <w:bookmarkStart w:id="33" w:name="_Toc295508185"/>
      <w:r w:rsidRPr="00703096">
        <w:rPr>
          <w:rFonts w:ascii="Times New Roman" w:hAnsi="Times New Roman"/>
          <w:bCs w:val="0"/>
          <w:color w:val="191919"/>
          <w:sz w:val="20"/>
          <w:szCs w:val="20"/>
        </w:rPr>
        <w:t>Planned Deg</w:t>
      </w:r>
      <w:r w:rsidRPr="00703096">
        <w:rPr>
          <w:rFonts w:ascii="Times New Roman" w:hAnsi="Times New Roman"/>
          <w:bCs w:val="0"/>
          <w:color w:val="191919"/>
          <w:spacing w:val="-4"/>
          <w:sz w:val="20"/>
          <w:szCs w:val="20"/>
        </w:rPr>
        <w:t>r</w:t>
      </w:r>
      <w:r w:rsidRPr="00703096">
        <w:rPr>
          <w:rFonts w:ascii="Times New Roman" w:hAnsi="Times New Roman"/>
          <w:bCs w:val="0"/>
          <w:color w:val="191919"/>
          <w:sz w:val="20"/>
          <w:szCs w:val="20"/>
        </w:rPr>
        <w:t>ee P</w:t>
      </w:r>
      <w:r w:rsidRPr="00703096">
        <w:rPr>
          <w:rFonts w:ascii="Times New Roman" w:hAnsi="Times New Roman"/>
          <w:bCs w:val="0"/>
          <w:color w:val="191919"/>
          <w:spacing w:val="-4"/>
          <w:sz w:val="20"/>
          <w:szCs w:val="20"/>
        </w:rPr>
        <w:t>r</w:t>
      </w:r>
      <w:r w:rsidRPr="00703096">
        <w:rPr>
          <w:rFonts w:ascii="Times New Roman" w:hAnsi="Times New Roman"/>
          <w:bCs w:val="0"/>
          <w:color w:val="191919"/>
          <w:sz w:val="20"/>
          <w:szCs w:val="20"/>
        </w:rPr>
        <w:t>ograms of Study</w:t>
      </w:r>
      <w:bookmarkEnd w:id="33"/>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pacing w:val="-8"/>
          <w:sz w:val="20"/>
          <w:szCs w:val="20"/>
        </w:rPr>
        <w:t>W</w:t>
      </w:r>
      <w:r>
        <w:rPr>
          <w:rFonts w:ascii="Times New Roman" w:hAnsi="Times New Roman"/>
          <w:color w:val="191919"/>
          <w:sz w:val="20"/>
          <w:szCs w:val="20"/>
        </w:rPr>
        <w:t>ithin the first nine semester hours of stud</w:t>
      </w:r>
      <w:r>
        <w:rPr>
          <w:rFonts w:ascii="Times New Roman" w:hAnsi="Times New Roman"/>
          <w:color w:val="191919"/>
          <w:spacing w:val="-13"/>
          <w:sz w:val="20"/>
          <w:szCs w:val="20"/>
        </w:rPr>
        <w:t>y</w:t>
      </w:r>
      <w:r>
        <w:rPr>
          <w:rFonts w:ascii="Times New Roman" w:hAnsi="Times New Roman"/>
          <w:color w:val="191919"/>
          <w:sz w:val="20"/>
          <w:szCs w:val="20"/>
        </w:rPr>
        <w:t>, the regular status student is required to complete a planned degree program of study with the advice and approval of his/her academic adviso</w:t>
      </w:r>
      <w:r>
        <w:rPr>
          <w:rFonts w:ascii="Times New Roman" w:hAnsi="Times New Roman"/>
          <w:color w:val="191919"/>
          <w:spacing w:val="-11"/>
          <w:sz w:val="20"/>
          <w:szCs w:val="20"/>
        </w:rPr>
        <w:t>r</w:t>
      </w:r>
      <w:r>
        <w:rPr>
          <w:rFonts w:ascii="Times New Roman" w:hAnsi="Times New Roman"/>
          <w:color w:val="191919"/>
          <w:sz w:val="20"/>
          <w:szCs w:val="20"/>
        </w:rPr>
        <w:t>. Copies of this planned program will be filed with the Graduate School, the academic department in which the degree is to be awarded and the Registra</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O</w:t>
      </w:r>
      <w:r>
        <w:rPr>
          <w:rFonts w:ascii="Times New Roman" w:hAnsi="Times New Roman"/>
          <w:color w:val="191919"/>
          <w:spacing w:val="-4"/>
          <w:sz w:val="20"/>
          <w:szCs w:val="20"/>
        </w:rPr>
        <w:t>f</w:t>
      </w:r>
      <w:r>
        <w:rPr>
          <w:rFonts w:ascii="Times New Roman" w:hAnsi="Times New Roman"/>
          <w:color w:val="191919"/>
          <w:sz w:val="20"/>
          <w:szCs w:val="20"/>
        </w:rPr>
        <w:t>fice.</w:t>
      </w:r>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Any adjustments or corrections of this approved program must be endorsed by the departmental chairperson and filed with the Graduate School.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final planned program is submitted at the time that the student applies for graduation.</w:t>
      </w:r>
      <w:r>
        <w:rPr>
          <w:rFonts w:ascii="Times New Roman" w:hAnsi="Times New Roman"/>
          <w:color w:val="191919"/>
          <w:spacing w:val="-11"/>
          <w:sz w:val="20"/>
          <w:szCs w:val="20"/>
        </w:rPr>
        <w:t xml:space="preserve"> </w:t>
      </w:r>
      <w:r>
        <w:rPr>
          <w:rFonts w:ascii="Times New Roman" w:hAnsi="Times New Roman"/>
          <w:color w:val="191919"/>
          <w:sz w:val="20"/>
          <w:szCs w:val="20"/>
        </w:rPr>
        <w:t>Adjustments to the final planned program are not permitted.</w:t>
      </w:r>
    </w:p>
    <w:p w:rsidR="00807398" w:rsidRDefault="00807398" w:rsidP="00807398">
      <w:pPr>
        <w:widowControl w:val="0"/>
        <w:autoSpaceDE w:val="0"/>
        <w:autoSpaceDN w:val="0"/>
        <w:adjustRightInd w:val="0"/>
        <w:spacing w:after="0" w:line="240" w:lineRule="exact"/>
        <w:ind w:left="360" w:right="180"/>
        <w:jc w:val="both"/>
        <w:rPr>
          <w:rFonts w:ascii="Times New Roman" w:hAnsi="Times New Roman"/>
          <w:color w:val="000000"/>
          <w:sz w:val="24"/>
          <w:szCs w:val="24"/>
        </w:rPr>
      </w:pPr>
    </w:p>
    <w:p w:rsidR="00807398" w:rsidRPr="00703096" w:rsidRDefault="00807398" w:rsidP="00703096">
      <w:pPr>
        <w:pStyle w:val="Heading2"/>
        <w:ind w:firstLine="360"/>
        <w:rPr>
          <w:rFonts w:ascii="Times New Roman" w:hAnsi="Times New Roman"/>
          <w:color w:val="000000"/>
          <w:sz w:val="20"/>
          <w:szCs w:val="20"/>
        </w:rPr>
      </w:pPr>
      <w:bookmarkStart w:id="34" w:name="_Toc295508186"/>
      <w:r w:rsidRPr="00703096">
        <w:rPr>
          <w:rFonts w:ascii="Times New Roman" w:hAnsi="Times New Roman"/>
          <w:bCs w:val="0"/>
          <w:color w:val="191919"/>
          <w:sz w:val="20"/>
          <w:szCs w:val="20"/>
        </w:rPr>
        <w:lastRenderedPageBreak/>
        <w:t>Academic Standards</w:t>
      </w:r>
      <w:bookmarkEnd w:id="34"/>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University is committed to o</w:t>
      </w:r>
      <w:r>
        <w:rPr>
          <w:rFonts w:ascii="Times New Roman" w:hAnsi="Times New Roman"/>
          <w:color w:val="191919"/>
          <w:spacing w:val="-4"/>
          <w:sz w:val="20"/>
          <w:szCs w:val="20"/>
        </w:rPr>
        <w:t>f</w:t>
      </w:r>
      <w:r>
        <w:rPr>
          <w:rFonts w:ascii="Times New Roman" w:hAnsi="Times New Roman"/>
          <w:color w:val="191919"/>
          <w:sz w:val="20"/>
          <w:szCs w:val="20"/>
        </w:rPr>
        <w:t>fering a high quality graduate program. Graduate students are required to maintain a minimum 3.0 grade-point average. For this reason, caution is exercised in retaining any student whose grades fall below acceptable academic standards.</w:t>
      </w:r>
      <w:r>
        <w:rPr>
          <w:rFonts w:ascii="Times New Roman" w:hAnsi="Times New Roman"/>
          <w:color w:val="191919"/>
          <w:spacing w:val="-11"/>
          <w:sz w:val="20"/>
          <w:szCs w:val="20"/>
        </w:rPr>
        <w:t xml:space="preserve"> </w:t>
      </w:r>
      <w:r>
        <w:rPr>
          <w:rFonts w:ascii="Times New Roman" w:hAnsi="Times New Roman"/>
          <w:color w:val="191919"/>
          <w:sz w:val="20"/>
          <w:szCs w:val="20"/>
        </w:rPr>
        <w:t>All grades received for graduate courses taken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will be used in the calculation of the cumulative grade-point average.</w:t>
      </w:r>
    </w:p>
    <w:p w:rsidR="00807398" w:rsidRDefault="00807398" w:rsidP="00807398">
      <w:pPr>
        <w:widowControl w:val="0"/>
        <w:autoSpaceDE w:val="0"/>
        <w:autoSpaceDN w:val="0"/>
        <w:adjustRightInd w:val="0"/>
        <w:spacing w:after="0" w:line="240" w:lineRule="exact"/>
        <w:ind w:left="360" w:right="180"/>
        <w:jc w:val="both"/>
        <w:rPr>
          <w:rFonts w:ascii="Times New Roman" w:hAnsi="Times New Roman"/>
          <w:color w:val="000000"/>
          <w:sz w:val="24"/>
          <w:szCs w:val="24"/>
        </w:rPr>
      </w:pPr>
    </w:p>
    <w:p w:rsidR="00807398" w:rsidRPr="00703096" w:rsidRDefault="00807398" w:rsidP="00703096">
      <w:pPr>
        <w:pStyle w:val="Heading2"/>
        <w:ind w:firstLine="360"/>
        <w:rPr>
          <w:rFonts w:ascii="Times New Roman" w:hAnsi="Times New Roman"/>
          <w:color w:val="000000"/>
          <w:sz w:val="20"/>
          <w:szCs w:val="20"/>
        </w:rPr>
      </w:pPr>
      <w:bookmarkStart w:id="35" w:name="_Toc295508187"/>
      <w:r w:rsidRPr="00703096">
        <w:rPr>
          <w:rFonts w:ascii="Times New Roman" w:hAnsi="Times New Roman"/>
          <w:bCs w:val="0"/>
          <w:color w:val="191919"/>
          <w:sz w:val="20"/>
          <w:szCs w:val="20"/>
        </w:rPr>
        <w:t>Grading System</w:t>
      </w:r>
      <w:bookmarkEnd w:id="35"/>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Final grades are submitted to the Records O</w:t>
      </w:r>
      <w:r>
        <w:rPr>
          <w:rFonts w:ascii="Times New Roman" w:hAnsi="Times New Roman"/>
          <w:color w:val="191919"/>
          <w:spacing w:val="-4"/>
          <w:sz w:val="20"/>
          <w:szCs w:val="20"/>
        </w:rPr>
        <w:t>f</w:t>
      </w:r>
      <w:r>
        <w:rPr>
          <w:rFonts w:ascii="Times New Roman" w:hAnsi="Times New Roman"/>
          <w:color w:val="191919"/>
          <w:sz w:val="20"/>
          <w:szCs w:val="20"/>
        </w:rPr>
        <w:t>fice at the end of the semeste</w:t>
      </w:r>
      <w:r>
        <w:rPr>
          <w:rFonts w:ascii="Times New Roman" w:hAnsi="Times New Roman"/>
          <w:color w:val="191919"/>
          <w:spacing w:val="-8"/>
          <w:sz w:val="20"/>
          <w:szCs w:val="20"/>
        </w:rPr>
        <w:t>r</w:t>
      </w:r>
      <w:r>
        <w:rPr>
          <w:rFonts w:ascii="Times New Roman" w:hAnsi="Times New Roman"/>
          <w:color w:val="191919"/>
          <w:sz w:val="20"/>
          <w:szCs w:val="20"/>
        </w:rPr>
        <w:t>, and these are made a part of a student's permanent record. Copies of these reports are sent to the students, to departmental chairpersons and to the parents and guardians upon approved request.</w:t>
      </w:r>
    </w:p>
    <w:p w:rsidR="00807398" w:rsidRDefault="00807398" w:rsidP="00807398">
      <w:pPr>
        <w:widowControl w:val="0"/>
        <w:autoSpaceDE w:val="0"/>
        <w:autoSpaceDN w:val="0"/>
        <w:adjustRightInd w:val="0"/>
        <w:spacing w:after="0"/>
        <w:ind w:left="720" w:hanging="360"/>
        <w:rPr>
          <w:rFonts w:ascii="Times New Roman" w:hAnsi="Times New Roman"/>
          <w:color w:val="000000"/>
          <w:sz w:val="20"/>
          <w:szCs w:val="20"/>
        </w:rPr>
      </w:pPr>
      <w:r>
        <w:rPr>
          <w:rFonts w:ascii="Times New Roman" w:hAnsi="Times New Roman"/>
          <w:color w:val="191919"/>
          <w:sz w:val="20"/>
          <w:szCs w:val="20"/>
        </w:rPr>
        <w:t>The o</w:t>
      </w:r>
      <w:r>
        <w:rPr>
          <w:rFonts w:ascii="Times New Roman" w:hAnsi="Times New Roman"/>
          <w:color w:val="191919"/>
          <w:spacing w:val="-4"/>
          <w:sz w:val="20"/>
          <w:szCs w:val="20"/>
        </w:rPr>
        <w:t>f</w:t>
      </w:r>
      <w:r>
        <w:rPr>
          <w:rFonts w:ascii="Times New Roman" w:hAnsi="Times New Roman"/>
          <w:color w:val="191919"/>
          <w:sz w:val="20"/>
          <w:szCs w:val="20"/>
        </w:rPr>
        <w:t>ficial grades with the meanings and quality points follow:</w:t>
      </w:r>
    </w:p>
    <w:p w:rsidR="00703096"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191919"/>
          <w:sz w:val="20"/>
          <w:szCs w:val="20"/>
        </w:rPr>
      </w:pPr>
      <w:r>
        <w:rPr>
          <w:rFonts w:ascii="Times New Roman" w:hAnsi="Times New Roman"/>
          <w:color w:val="191919"/>
          <w:sz w:val="20"/>
          <w:szCs w:val="20"/>
        </w:rPr>
        <w:t>"A"</w:t>
      </w:r>
      <w:r>
        <w:rPr>
          <w:rFonts w:ascii="Times New Roman" w:hAnsi="Times New Roman"/>
          <w:color w:val="191919"/>
          <w:spacing w:val="2"/>
          <w:sz w:val="20"/>
          <w:szCs w:val="20"/>
        </w:rPr>
        <w:t xml:space="preserve"> </w:t>
      </w:r>
      <w:r>
        <w:rPr>
          <w:rFonts w:ascii="Times New Roman" w:hAnsi="Times New Roman"/>
          <w:color w:val="191919"/>
          <w:sz w:val="20"/>
          <w:szCs w:val="20"/>
        </w:rPr>
        <w:t>EXCELLEN</w:t>
      </w:r>
      <w:r>
        <w:rPr>
          <w:rFonts w:ascii="Times New Roman" w:hAnsi="Times New Roman"/>
          <w:color w:val="191919"/>
          <w:spacing w:val="-10"/>
          <w:sz w:val="20"/>
          <w:szCs w:val="20"/>
        </w:rPr>
        <w:t>T</w:t>
      </w:r>
      <w:r>
        <w:rPr>
          <w:rFonts w:ascii="Times New Roman" w:hAnsi="Times New Roman"/>
          <w:color w:val="191919"/>
          <w:sz w:val="20"/>
          <w:szCs w:val="20"/>
        </w:rPr>
        <w:t>: Four quality points are allowed for each semester credit hou</w:t>
      </w:r>
      <w:r>
        <w:rPr>
          <w:rFonts w:ascii="Times New Roman" w:hAnsi="Times New Roman"/>
          <w:color w:val="191919"/>
          <w:spacing w:val="-11"/>
          <w:sz w:val="20"/>
          <w:szCs w:val="20"/>
        </w:rPr>
        <w:t>r</w:t>
      </w:r>
      <w:r>
        <w:rPr>
          <w:rFonts w:ascii="Times New Roman" w:hAnsi="Times New Roman"/>
          <w:color w:val="191919"/>
          <w:sz w:val="20"/>
          <w:szCs w:val="20"/>
        </w:rPr>
        <w:t xml:space="preserve">. </w:t>
      </w:r>
    </w:p>
    <w:p w:rsidR="00807398"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sz w:val="20"/>
          <w:szCs w:val="20"/>
        </w:rPr>
      </w:pPr>
      <w:r>
        <w:rPr>
          <w:rFonts w:ascii="Times New Roman" w:hAnsi="Times New Roman"/>
          <w:color w:val="191919"/>
          <w:sz w:val="20"/>
          <w:szCs w:val="20"/>
        </w:rPr>
        <w:t>"B"</w:t>
      </w:r>
      <w:r>
        <w:rPr>
          <w:rFonts w:ascii="Times New Roman" w:hAnsi="Times New Roman"/>
          <w:color w:val="191919"/>
          <w:spacing w:val="13"/>
          <w:sz w:val="20"/>
          <w:szCs w:val="20"/>
        </w:rPr>
        <w:t xml:space="preserve"> </w:t>
      </w:r>
      <w:r>
        <w:rPr>
          <w:rFonts w:ascii="Times New Roman" w:hAnsi="Times New Roman"/>
          <w:color w:val="191919"/>
          <w:sz w:val="20"/>
          <w:szCs w:val="20"/>
        </w:rPr>
        <w:t>GOOD:</w:t>
      </w:r>
      <w:r>
        <w:rPr>
          <w:rFonts w:ascii="Times New Roman" w:hAnsi="Times New Roman"/>
          <w:color w:val="191919"/>
          <w:spacing w:val="-4"/>
          <w:sz w:val="20"/>
          <w:szCs w:val="20"/>
        </w:rPr>
        <w:t xml:space="preserve"> </w:t>
      </w:r>
      <w:r>
        <w:rPr>
          <w:rFonts w:ascii="Times New Roman" w:hAnsi="Times New Roman"/>
          <w:color w:val="191919"/>
          <w:sz w:val="20"/>
          <w:szCs w:val="20"/>
        </w:rPr>
        <w:t>Three quality points are allowed for each semester credit hou</w:t>
      </w:r>
      <w:r>
        <w:rPr>
          <w:rFonts w:ascii="Times New Roman" w:hAnsi="Times New Roman"/>
          <w:color w:val="191919"/>
          <w:spacing w:val="-11"/>
          <w:sz w:val="20"/>
          <w:szCs w:val="20"/>
        </w:rPr>
        <w:t>r</w:t>
      </w:r>
      <w:r>
        <w:rPr>
          <w:rFonts w:ascii="Times New Roman" w:hAnsi="Times New Roman"/>
          <w:color w:val="191919"/>
          <w:sz w:val="20"/>
          <w:szCs w:val="20"/>
        </w:rPr>
        <w:t>.</w:t>
      </w:r>
    </w:p>
    <w:p w:rsidR="00807398" w:rsidRDefault="00807398" w:rsidP="00703096">
      <w:pPr>
        <w:widowControl w:val="0"/>
        <w:autoSpaceDE w:val="0"/>
        <w:autoSpaceDN w:val="0"/>
        <w:adjustRightInd w:val="0"/>
        <w:spacing w:after="0"/>
        <w:ind w:left="1800" w:right="180" w:hanging="360"/>
        <w:jc w:val="both"/>
        <w:rPr>
          <w:rFonts w:ascii="Times New Roman" w:hAnsi="Times New Roman"/>
          <w:color w:val="000000"/>
          <w:sz w:val="20"/>
          <w:szCs w:val="20"/>
        </w:rPr>
      </w:pPr>
      <w:r>
        <w:rPr>
          <w:rFonts w:ascii="Times New Roman" w:hAnsi="Times New Roman"/>
          <w:color w:val="191919"/>
          <w:sz w:val="20"/>
          <w:szCs w:val="20"/>
        </w:rPr>
        <w:t>"C"</w:t>
      </w:r>
      <w:r>
        <w:rPr>
          <w:rFonts w:ascii="Times New Roman" w:hAnsi="Times New Roman"/>
          <w:color w:val="191919"/>
          <w:spacing w:val="13"/>
          <w:sz w:val="20"/>
          <w:szCs w:val="20"/>
        </w:rPr>
        <w:t xml:space="preserve"> </w:t>
      </w:r>
      <w:r>
        <w:rPr>
          <w:rFonts w:ascii="Times New Roman" w:hAnsi="Times New Roman"/>
          <w:color w:val="191919"/>
          <w:sz w:val="20"/>
          <w:szCs w:val="20"/>
        </w:rPr>
        <w:t>S</w:t>
      </w:r>
      <w:r>
        <w:rPr>
          <w:rFonts w:ascii="Times New Roman" w:hAnsi="Times New Roman"/>
          <w:color w:val="191919"/>
          <w:spacing w:val="-22"/>
          <w:sz w:val="20"/>
          <w:szCs w:val="20"/>
        </w:rPr>
        <w:t>A</w:t>
      </w:r>
      <w:r>
        <w:rPr>
          <w:rFonts w:ascii="Times New Roman" w:hAnsi="Times New Roman"/>
          <w:color w:val="191919"/>
          <w:sz w:val="20"/>
          <w:szCs w:val="20"/>
        </w:rPr>
        <w:t>TIS</w:t>
      </w:r>
      <w:r>
        <w:rPr>
          <w:rFonts w:ascii="Times New Roman" w:hAnsi="Times New Roman"/>
          <w:color w:val="191919"/>
          <w:spacing w:val="-15"/>
          <w:sz w:val="20"/>
          <w:szCs w:val="20"/>
        </w:rPr>
        <w:t>F</w:t>
      </w:r>
      <w:r>
        <w:rPr>
          <w:rFonts w:ascii="Times New Roman" w:hAnsi="Times New Roman"/>
          <w:color w:val="191919"/>
          <w:sz w:val="20"/>
          <w:szCs w:val="20"/>
        </w:rPr>
        <w:t>AC</w:t>
      </w:r>
      <w:r>
        <w:rPr>
          <w:rFonts w:ascii="Times New Roman" w:hAnsi="Times New Roman"/>
          <w:color w:val="191919"/>
          <w:spacing w:val="-4"/>
          <w:sz w:val="20"/>
          <w:szCs w:val="20"/>
        </w:rPr>
        <w:t>T</w:t>
      </w:r>
      <w:r>
        <w:rPr>
          <w:rFonts w:ascii="Times New Roman" w:hAnsi="Times New Roman"/>
          <w:color w:val="191919"/>
          <w:sz w:val="20"/>
          <w:szCs w:val="20"/>
        </w:rPr>
        <w:t>O</w:t>
      </w:r>
      <w:r>
        <w:rPr>
          <w:rFonts w:ascii="Times New Roman" w:hAnsi="Times New Roman"/>
          <w:color w:val="191919"/>
          <w:spacing w:val="-11"/>
          <w:sz w:val="20"/>
          <w:szCs w:val="20"/>
        </w:rPr>
        <w:t>R</w:t>
      </w:r>
      <w:r>
        <w:rPr>
          <w:rFonts w:ascii="Times New Roman" w:hAnsi="Times New Roman"/>
          <w:color w:val="191919"/>
          <w:spacing w:val="-18"/>
          <w:sz w:val="20"/>
          <w:szCs w:val="20"/>
        </w:rPr>
        <w:t>Y</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wo quality points are allowed for each semester credit hour</w:t>
      </w:r>
    </w:p>
    <w:p w:rsidR="00807398" w:rsidRDefault="00807398" w:rsidP="00807398">
      <w:pPr>
        <w:widowControl w:val="0"/>
        <w:autoSpaceDE w:val="0"/>
        <w:autoSpaceDN w:val="0"/>
        <w:adjustRightInd w:val="0"/>
        <w:spacing w:before="10" w:after="0" w:line="250" w:lineRule="auto"/>
        <w:ind w:left="1800" w:right="180" w:hanging="360"/>
        <w:jc w:val="both"/>
        <w:rPr>
          <w:rFonts w:ascii="Times New Roman" w:hAnsi="Times New Roman"/>
          <w:color w:val="000000"/>
          <w:sz w:val="20"/>
          <w:szCs w:val="20"/>
        </w:rPr>
      </w:pPr>
      <w:r>
        <w:rPr>
          <w:rFonts w:ascii="Times New Roman" w:hAnsi="Times New Roman"/>
          <w:color w:val="191919"/>
          <w:sz w:val="20"/>
          <w:szCs w:val="20"/>
        </w:rPr>
        <w:t>"D"</w:t>
      </w:r>
      <w:r>
        <w:rPr>
          <w:rFonts w:ascii="Times New Roman" w:hAnsi="Times New Roman"/>
          <w:color w:val="191919"/>
          <w:spacing w:val="2"/>
          <w:sz w:val="20"/>
          <w:szCs w:val="20"/>
        </w:rPr>
        <w:t xml:space="preserve"> </w:t>
      </w:r>
      <w:r>
        <w:rPr>
          <w:rFonts w:ascii="Times New Roman" w:hAnsi="Times New Roman"/>
          <w:color w:val="191919"/>
          <w:sz w:val="20"/>
          <w:szCs w:val="20"/>
        </w:rPr>
        <w:t>LOWEST</w:t>
      </w:r>
      <w:r>
        <w:rPr>
          <w:rFonts w:ascii="Times New Roman" w:hAnsi="Times New Roman"/>
          <w:color w:val="191919"/>
          <w:spacing w:val="-4"/>
          <w:sz w:val="20"/>
          <w:szCs w:val="20"/>
        </w:rPr>
        <w:t xml:space="preserve"> </w:t>
      </w:r>
      <w:r>
        <w:rPr>
          <w:rFonts w:ascii="Times New Roman" w:hAnsi="Times New Roman"/>
          <w:color w:val="191919"/>
          <w:spacing w:val="-18"/>
          <w:sz w:val="20"/>
          <w:szCs w:val="20"/>
        </w:rPr>
        <w:t>P</w:t>
      </w:r>
      <w:r>
        <w:rPr>
          <w:rFonts w:ascii="Times New Roman" w:hAnsi="Times New Roman"/>
          <w:color w:val="191919"/>
          <w:sz w:val="20"/>
          <w:szCs w:val="20"/>
        </w:rPr>
        <w:t>ASSING GRADE: One quality point is allowed for each semester credit hou</w:t>
      </w:r>
      <w:r>
        <w:rPr>
          <w:rFonts w:ascii="Times New Roman" w:hAnsi="Times New Roman"/>
          <w:color w:val="191919"/>
          <w:spacing w:val="-11"/>
          <w:sz w:val="20"/>
          <w:szCs w:val="20"/>
        </w:rPr>
        <w:t>r</w:t>
      </w:r>
      <w:r>
        <w:rPr>
          <w:rFonts w:ascii="Times New Roman" w:hAnsi="Times New Roman"/>
          <w:color w:val="191919"/>
          <w:sz w:val="20"/>
          <w:szCs w:val="20"/>
        </w:rPr>
        <w:t>.</w:t>
      </w:r>
    </w:p>
    <w:p w:rsidR="00807398"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sz w:val="20"/>
          <w:szCs w:val="20"/>
        </w:rPr>
      </w:pPr>
      <w:r>
        <w:rPr>
          <w:rFonts w:ascii="Times New Roman" w:hAnsi="Times New Roman"/>
          <w:color w:val="191919"/>
          <w:sz w:val="20"/>
          <w:szCs w:val="20"/>
        </w:rPr>
        <w:t>"F"</w:t>
      </w:r>
      <w:r>
        <w:rPr>
          <w:rFonts w:ascii="Times New Roman" w:hAnsi="Times New Roman"/>
          <w:color w:val="191919"/>
          <w:spacing w:val="35"/>
          <w:sz w:val="20"/>
          <w:szCs w:val="20"/>
        </w:rPr>
        <w:t xml:space="preserve"> </w:t>
      </w:r>
      <w:r>
        <w:rPr>
          <w:rFonts w:ascii="Times New Roman" w:hAnsi="Times New Roman"/>
          <w:color w:val="191919"/>
          <w:spacing w:val="-15"/>
          <w:sz w:val="20"/>
          <w:szCs w:val="20"/>
        </w:rPr>
        <w:t>F</w:t>
      </w:r>
      <w:r>
        <w:rPr>
          <w:rFonts w:ascii="Times New Roman" w:hAnsi="Times New Roman"/>
          <w:color w:val="191919"/>
          <w:sz w:val="20"/>
          <w:szCs w:val="20"/>
        </w:rPr>
        <w:t>AILURE:</w:t>
      </w:r>
      <w:r>
        <w:rPr>
          <w:rFonts w:ascii="Times New Roman" w:hAnsi="Times New Roman"/>
          <w:color w:val="191919"/>
          <w:spacing w:val="-4"/>
          <w:sz w:val="20"/>
          <w:szCs w:val="20"/>
        </w:rPr>
        <w:t xml:space="preserve"> </w:t>
      </w:r>
      <w:r>
        <w:rPr>
          <w:rFonts w:ascii="Times New Roman" w:hAnsi="Times New Roman"/>
          <w:color w:val="191919"/>
          <w:sz w:val="20"/>
          <w:szCs w:val="20"/>
        </w:rPr>
        <w:t>This mark indicates poor scholastic work or failure to o</w:t>
      </w:r>
      <w:r>
        <w:rPr>
          <w:rFonts w:ascii="Times New Roman" w:hAnsi="Times New Roman"/>
          <w:color w:val="191919"/>
          <w:spacing w:val="-4"/>
          <w:sz w:val="20"/>
          <w:szCs w:val="20"/>
        </w:rPr>
        <w:t>f</w:t>
      </w:r>
      <w:r>
        <w:rPr>
          <w:rFonts w:ascii="Times New Roman" w:hAnsi="Times New Roman"/>
          <w:color w:val="191919"/>
          <w:sz w:val="20"/>
          <w:szCs w:val="20"/>
        </w:rPr>
        <w:t>ficially withdraw from the course. In such cases, students must take the required courses at the next oppo</w:t>
      </w:r>
      <w:r>
        <w:rPr>
          <w:rFonts w:ascii="Times New Roman" w:hAnsi="Times New Roman"/>
          <w:color w:val="191919"/>
          <w:spacing w:val="-4"/>
          <w:sz w:val="20"/>
          <w:szCs w:val="20"/>
        </w:rPr>
        <w:t>r</w:t>
      </w:r>
      <w:r>
        <w:rPr>
          <w:rFonts w:ascii="Times New Roman" w:hAnsi="Times New Roman"/>
          <w:color w:val="191919"/>
          <w:sz w:val="20"/>
          <w:szCs w:val="20"/>
        </w:rPr>
        <w:t>tunit</w:t>
      </w:r>
      <w:r>
        <w:rPr>
          <w:rFonts w:ascii="Times New Roman" w:hAnsi="Times New Roman"/>
          <w:color w:val="191919"/>
          <w:spacing w:val="-13"/>
          <w:sz w:val="20"/>
          <w:szCs w:val="20"/>
        </w:rPr>
        <w:t>y</w:t>
      </w:r>
      <w:r>
        <w:rPr>
          <w:rFonts w:ascii="Times New Roman" w:hAnsi="Times New Roman"/>
          <w:color w:val="191919"/>
          <w:sz w:val="20"/>
          <w:szCs w:val="20"/>
        </w:rPr>
        <w:t>. Students may repeat an elective course if desired. No quality points are allowed.</w:t>
      </w:r>
    </w:p>
    <w:p w:rsidR="00807398"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sz w:val="20"/>
          <w:szCs w:val="20"/>
        </w:rPr>
      </w:pPr>
      <w:r>
        <w:rPr>
          <w:rFonts w:ascii="Times New Roman" w:hAnsi="Times New Roman"/>
          <w:color w:val="191919"/>
          <w:sz w:val="20"/>
          <w:szCs w:val="20"/>
        </w:rPr>
        <w:t xml:space="preserve">"I" </w:t>
      </w:r>
      <w:r>
        <w:rPr>
          <w:rFonts w:ascii="Times New Roman" w:hAnsi="Times New Roman"/>
          <w:color w:val="191919"/>
          <w:spacing w:val="30"/>
          <w:sz w:val="20"/>
          <w:szCs w:val="20"/>
        </w:rPr>
        <w:t xml:space="preserve"> </w:t>
      </w:r>
      <w:r>
        <w:rPr>
          <w:rFonts w:ascii="Times New Roman" w:hAnsi="Times New Roman"/>
          <w:color w:val="191919"/>
          <w:sz w:val="20"/>
          <w:szCs w:val="20"/>
        </w:rPr>
        <w:t>This symbol indicates that a student has completed the major portion of the requirements for a given course, but for reasons beyond expected control (such as illness or family eme</w:t>
      </w:r>
      <w:r>
        <w:rPr>
          <w:rFonts w:ascii="Times New Roman" w:hAnsi="Times New Roman"/>
          <w:color w:val="191919"/>
          <w:spacing w:val="-4"/>
          <w:sz w:val="20"/>
          <w:szCs w:val="20"/>
        </w:rPr>
        <w:t>r</w:t>
      </w:r>
      <w:r>
        <w:rPr>
          <w:rFonts w:ascii="Times New Roman" w:hAnsi="Times New Roman"/>
          <w:color w:val="191919"/>
          <w:sz w:val="20"/>
          <w:szCs w:val="20"/>
        </w:rPr>
        <w:t>gency), could not complete the course requirements. Normall</w:t>
      </w:r>
      <w:r>
        <w:rPr>
          <w:rFonts w:ascii="Times New Roman" w:hAnsi="Times New Roman"/>
          <w:color w:val="191919"/>
          <w:spacing w:val="-13"/>
          <w:sz w:val="20"/>
          <w:szCs w:val="20"/>
        </w:rPr>
        <w:t>y</w:t>
      </w:r>
      <w:r>
        <w:rPr>
          <w:rFonts w:ascii="Times New Roman" w:hAnsi="Times New Roman"/>
          <w:color w:val="191919"/>
          <w:sz w:val="20"/>
          <w:szCs w:val="20"/>
        </w:rPr>
        <w:t>, incomplete grades must be removed by the end of the first semester following the awarding of the incomplete. If an "Incomplete" is not satisfactorily removed after two semesters of matriculation, the symbol "I" will be changed to "</w:t>
      </w:r>
      <w:r>
        <w:rPr>
          <w:rFonts w:ascii="Times New Roman" w:hAnsi="Times New Roman"/>
          <w:color w:val="191919"/>
          <w:spacing w:val="-16"/>
          <w:sz w:val="20"/>
          <w:szCs w:val="20"/>
        </w:rPr>
        <w:t>F</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 remove an “Incomplete,” the student must secure a permit from the Registrar's O</w:t>
      </w:r>
      <w:r>
        <w:rPr>
          <w:rFonts w:ascii="Times New Roman" w:hAnsi="Times New Roman"/>
          <w:color w:val="191919"/>
          <w:spacing w:val="-4"/>
          <w:sz w:val="20"/>
          <w:szCs w:val="20"/>
        </w:rPr>
        <w:t>f</w:t>
      </w:r>
      <w:r>
        <w:rPr>
          <w:rFonts w:ascii="Times New Roman" w:hAnsi="Times New Roman"/>
          <w:color w:val="191919"/>
          <w:sz w:val="20"/>
          <w:szCs w:val="20"/>
        </w:rPr>
        <w:t>fice and submit it to the instructo</w:t>
      </w:r>
      <w:r>
        <w:rPr>
          <w:rFonts w:ascii="Times New Roman" w:hAnsi="Times New Roman"/>
          <w:color w:val="191919"/>
          <w:spacing w:val="-11"/>
          <w:sz w:val="20"/>
          <w:szCs w:val="20"/>
        </w:rPr>
        <w:t>r</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 instructor will execute a Request to Remove an Incomplete form and submit it to the O</w:t>
      </w:r>
      <w:r>
        <w:rPr>
          <w:rFonts w:ascii="Times New Roman" w:hAnsi="Times New Roman"/>
          <w:color w:val="191919"/>
          <w:spacing w:val="-4"/>
          <w:sz w:val="20"/>
          <w:szCs w:val="20"/>
        </w:rPr>
        <w:t>f</w:t>
      </w:r>
      <w:r>
        <w:rPr>
          <w:rFonts w:ascii="Times New Roman" w:hAnsi="Times New Roman"/>
          <w:color w:val="191919"/>
          <w:sz w:val="20"/>
          <w:szCs w:val="20"/>
        </w:rPr>
        <w:t xml:space="preserve">fice of the </w:t>
      </w:r>
      <w:r>
        <w:rPr>
          <w:rFonts w:ascii="Times New Roman" w:hAnsi="Times New Roman"/>
          <w:color w:val="191919"/>
          <w:spacing w:val="-12"/>
          <w:sz w:val="20"/>
          <w:szCs w:val="20"/>
        </w:rPr>
        <w:t>V</w:t>
      </w:r>
      <w:r>
        <w:rPr>
          <w:rFonts w:ascii="Times New Roman" w:hAnsi="Times New Roman"/>
          <w:color w:val="191919"/>
          <w:sz w:val="20"/>
          <w:szCs w:val="20"/>
        </w:rPr>
        <w:t>ice President of</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for approval.</w:t>
      </w:r>
    </w:p>
    <w:p w:rsidR="00807398"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sz w:val="20"/>
          <w:szCs w:val="20"/>
        </w:rPr>
      </w:pPr>
      <w:r>
        <w:rPr>
          <w:rFonts w:ascii="Times New Roman" w:hAnsi="Times New Roman"/>
          <w:color w:val="191919"/>
          <w:sz w:val="20"/>
          <w:szCs w:val="20"/>
        </w:rPr>
        <w:t>"IP"</w:t>
      </w:r>
      <w:r>
        <w:rPr>
          <w:rFonts w:ascii="Times New Roman" w:hAnsi="Times New Roman"/>
          <w:color w:val="191919"/>
          <w:spacing w:val="-4"/>
          <w:sz w:val="20"/>
          <w:szCs w:val="20"/>
        </w:rPr>
        <w:t xml:space="preserve"> </w:t>
      </w:r>
      <w:r>
        <w:rPr>
          <w:rFonts w:ascii="Times New Roman" w:hAnsi="Times New Roman"/>
          <w:color w:val="191919"/>
          <w:sz w:val="20"/>
          <w:szCs w:val="20"/>
        </w:rPr>
        <w:t>This symbol indicates that credit has not been given in courses that require a continuation of work beyond the term for which the student signed up for the course.</w:t>
      </w:r>
      <w:r>
        <w:rPr>
          <w:rFonts w:ascii="Times New Roman" w:hAnsi="Times New Roman"/>
          <w:color w:val="191919"/>
          <w:spacing w:val="-4"/>
          <w:sz w:val="20"/>
          <w:szCs w:val="20"/>
        </w:rPr>
        <w:t xml:space="preserve"> </w:t>
      </w:r>
      <w:r>
        <w:rPr>
          <w:rFonts w:ascii="Times New Roman" w:hAnsi="Times New Roman"/>
          <w:color w:val="191919"/>
          <w:sz w:val="20"/>
          <w:szCs w:val="20"/>
        </w:rPr>
        <w:t>The use of this symbol is approved for dissertation and thesis hours and project courses. Students may enroll in and take courses in which the “IP” symbol is awarded for up to three successive terms.</w:t>
      </w:r>
      <w:r>
        <w:rPr>
          <w:rFonts w:ascii="Times New Roman" w:hAnsi="Times New Roman"/>
          <w:color w:val="191919"/>
          <w:spacing w:val="-4"/>
          <w:sz w:val="20"/>
          <w:szCs w:val="20"/>
        </w:rPr>
        <w:t xml:space="preserve"> </w:t>
      </w:r>
      <w:r>
        <w:rPr>
          <w:rFonts w:ascii="Times New Roman" w:hAnsi="Times New Roman"/>
          <w:color w:val="191919"/>
          <w:spacing w:val="-8"/>
          <w:sz w:val="20"/>
          <w:szCs w:val="20"/>
        </w:rPr>
        <w:t>W</w:t>
      </w:r>
      <w:r>
        <w:rPr>
          <w:rFonts w:ascii="Times New Roman" w:hAnsi="Times New Roman"/>
          <w:color w:val="191919"/>
          <w:sz w:val="20"/>
          <w:szCs w:val="20"/>
        </w:rPr>
        <w:t>ith the exception of Learning Support and Regents’</w:t>
      </w:r>
      <w:r>
        <w:rPr>
          <w:rFonts w:ascii="Times New Roman" w:hAnsi="Times New Roman"/>
          <w:color w:val="191919"/>
          <w:spacing w:val="-18"/>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remediation courses, this symbol cannot be used for other courses. If the student has not completed the course(s) after three successive terms, the student must request and be granted approval to re-enroll in the course(s) by the Department Chai</w:t>
      </w:r>
      <w:r>
        <w:rPr>
          <w:rFonts w:ascii="Times New Roman" w:hAnsi="Times New Roman"/>
          <w:color w:val="191919"/>
          <w:spacing w:val="-8"/>
          <w:sz w:val="20"/>
          <w:szCs w:val="20"/>
        </w:rPr>
        <w:t>r</w:t>
      </w:r>
      <w:r>
        <w:rPr>
          <w:rFonts w:ascii="Times New Roman" w:hAnsi="Times New Roman"/>
          <w:color w:val="191919"/>
          <w:sz w:val="20"/>
          <w:szCs w:val="20"/>
        </w:rPr>
        <w:t>, Dean and</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w:t>
      </w:r>
      <w:r>
        <w:rPr>
          <w:rFonts w:ascii="Times New Roman" w:hAnsi="Times New Roman"/>
          <w:color w:val="191919"/>
          <w:spacing w:val="-4"/>
          <w:sz w:val="20"/>
          <w:szCs w:val="20"/>
        </w:rPr>
        <w:t xml:space="preserve"> </w:t>
      </w:r>
      <w:r>
        <w:rPr>
          <w:rFonts w:ascii="Times New Roman" w:hAnsi="Times New Roman"/>
          <w:color w:val="191919"/>
          <w:sz w:val="20"/>
          <w:szCs w:val="20"/>
        </w:rPr>
        <w:t>This symbol cannot be substituted for an “I” (incomplete).</w:t>
      </w:r>
    </w:p>
    <w:p w:rsidR="00EA4995" w:rsidRDefault="00EA4995" w:rsidP="00807398">
      <w:pPr>
        <w:widowControl w:val="0"/>
        <w:autoSpaceDE w:val="0"/>
        <w:autoSpaceDN w:val="0"/>
        <w:adjustRightInd w:val="0"/>
        <w:spacing w:before="10" w:after="0" w:line="250" w:lineRule="auto"/>
        <w:ind w:left="1800" w:right="180" w:hanging="360"/>
        <w:jc w:val="both"/>
        <w:rPr>
          <w:rFonts w:ascii="Times New Roman" w:hAnsi="Times New Roman"/>
          <w:color w:val="191919"/>
          <w:sz w:val="20"/>
          <w:szCs w:val="20"/>
        </w:rPr>
      </w:pPr>
    </w:p>
    <w:p w:rsidR="00807398" w:rsidRDefault="00807398" w:rsidP="00807398">
      <w:pPr>
        <w:widowControl w:val="0"/>
        <w:autoSpaceDE w:val="0"/>
        <w:autoSpaceDN w:val="0"/>
        <w:adjustRightInd w:val="0"/>
        <w:spacing w:before="26" w:after="0" w:line="250" w:lineRule="auto"/>
        <w:ind w:left="1800" w:right="180" w:hanging="360"/>
        <w:jc w:val="both"/>
        <w:rPr>
          <w:rFonts w:ascii="Times New Roman" w:hAnsi="Times New Roman"/>
          <w:color w:val="000000"/>
          <w:sz w:val="20"/>
          <w:szCs w:val="20"/>
        </w:rPr>
      </w:pPr>
      <w:r>
        <w:rPr>
          <w:rFonts w:ascii="Times New Roman" w:hAnsi="Times New Roman"/>
          <w:color w:val="191919"/>
          <w:sz w:val="20"/>
          <w:szCs w:val="20"/>
        </w:rPr>
        <w:t>"W"</w:t>
      </w:r>
      <w:r>
        <w:rPr>
          <w:rFonts w:ascii="Times New Roman" w:hAnsi="Times New Roman"/>
          <w:color w:val="191919"/>
          <w:spacing w:val="-4"/>
          <w:sz w:val="20"/>
          <w:szCs w:val="20"/>
        </w:rPr>
        <w:t xml:space="preserve"> </w:t>
      </w:r>
      <w:r>
        <w:rPr>
          <w:rFonts w:ascii="Times New Roman" w:hAnsi="Times New Roman"/>
          <w:color w:val="191919"/>
          <w:sz w:val="20"/>
          <w:szCs w:val="20"/>
        </w:rPr>
        <w:t>This symbol indicates that a student was permitted to withdraw without penalt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pacing w:val="-8"/>
          <w:sz w:val="20"/>
          <w:szCs w:val="20"/>
        </w:rPr>
        <w:t>W</w:t>
      </w:r>
      <w:r>
        <w:rPr>
          <w:rFonts w:ascii="Times New Roman" w:hAnsi="Times New Roman"/>
          <w:color w:val="191919"/>
          <w:sz w:val="20"/>
          <w:szCs w:val="20"/>
        </w:rPr>
        <w:t>ithdrawals without penalty will not be permitted after the midpoint of the total grading period (including final examinations,) except in cases of hardship as determined by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Student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w:t>
      </w:r>
    </w:p>
    <w:p w:rsidR="00807398"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sz w:val="20"/>
          <w:szCs w:val="20"/>
        </w:rPr>
      </w:pPr>
      <w:r>
        <w:rPr>
          <w:rFonts w:ascii="Times New Roman" w:hAnsi="Times New Roman"/>
          <w:color w:val="191919"/>
          <w:sz w:val="20"/>
          <w:szCs w:val="20"/>
        </w:rPr>
        <w:t>"S"</w:t>
      </w:r>
      <w:r>
        <w:rPr>
          <w:rFonts w:ascii="Times New Roman" w:hAnsi="Times New Roman"/>
          <w:color w:val="191919"/>
          <w:spacing w:val="35"/>
          <w:sz w:val="20"/>
          <w:szCs w:val="20"/>
        </w:rPr>
        <w:t xml:space="preserve"> </w:t>
      </w:r>
      <w:r>
        <w:rPr>
          <w:rFonts w:ascii="Times New Roman" w:hAnsi="Times New Roman"/>
          <w:color w:val="191919"/>
          <w:sz w:val="20"/>
          <w:szCs w:val="20"/>
        </w:rPr>
        <w:t>This symbol indicates that credit has been given for completion of the degree requirements for work other than academic. Use of this symbol is approved for dissertation and thesis hours, student teaching, clinical practicum, internships and proficiency requirements in grade programs. Exceptions to the use of this symbol for academic course work must be submitted to the Chancellor for approval.</w:t>
      </w:r>
    </w:p>
    <w:p w:rsidR="00807398"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sz w:val="20"/>
          <w:szCs w:val="20"/>
        </w:rPr>
      </w:pPr>
      <w:r>
        <w:rPr>
          <w:rFonts w:ascii="Times New Roman" w:hAnsi="Times New Roman"/>
          <w:color w:val="191919"/>
          <w:sz w:val="20"/>
          <w:szCs w:val="20"/>
        </w:rPr>
        <w:t>"U"</w:t>
      </w:r>
      <w:r>
        <w:rPr>
          <w:rFonts w:ascii="Times New Roman" w:hAnsi="Times New Roman"/>
          <w:color w:val="191919"/>
          <w:spacing w:val="2"/>
          <w:sz w:val="20"/>
          <w:szCs w:val="20"/>
        </w:rPr>
        <w:t xml:space="preserve"> </w:t>
      </w:r>
      <w:r>
        <w:rPr>
          <w:rFonts w:ascii="Times New Roman" w:hAnsi="Times New Roman"/>
          <w:color w:val="191919"/>
          <w:sz w:val="20"/>
          <w:szCs w:val="20"/>
        </w:rPr>
        <w:t>This symbol indicates unsatisfactory performance in a student's attempt to complete degree requirements other than academic.</w:t>
      </w:r>
      <w:r>
        <w:rPr>
          <w:rFonts w:ascii="Times New Roman" w:hAnsi="Times New Roman"/>
          <w:color w:val="191919"/>
          <w:spacing w:val="-3"/>
          <w:sz w:val="20"/>
          <w:szCs w:val="20"/>
        </w:rPr>
        <w:t xml:space="preserve"> </w:t>
      </w:r>
      <w:r>
        <w:rPr>
          <w:rFonts w:ascii="Times New Roman" w:hAnsi="Times New Roman"/>
          <w:color w:val="191919"/>
          <w:sz w:val="20"/>
          <w:szCs w:val="20"/>
        </w:rPr>
        <w:t>The use of this symbol is approved for dissert</w:t>
      </w:r>
      <w:r>
        <w:rPr>
          <w:rFonts w:ascii="Times New Roman" w:hAnsi="Times New Roman"/>
          <w:color w:val="191919"/>
          <w:spacing w:val="-4"/>
          <w:sz w:val="20"/>
          <w:szCs w:val="20"/>
        </w:rPr>
        <w:t>a</w:t>
      </w:r>
      <w:r>
        <w:rPr>
          <w:rFonts w:ascii="Times New Roman" w:hAnsi="Times New Roman"/>
          <w:color w:val="191919"/>
          <w:sz w:val="20"/>
          <w:szCs w:val="20"/>
        </w:rPr>
        <w:t>tion and thesis hours, student teaching, clinical practicum, internship and proficiency requirements in graduate programs. Exceptions to the use of this symbol for academic coursework must be submitted to the Chancellor for approval.</w:t>
      </w:r>
    </w:p>
    <w:p w:rsidR="00807398"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sz w:val="20"/>
          <w:szCs w:val="20"/>
        </w:rPr>
      </w:pPr>
      <w:r>
        <w:rPr>
          <w:rFonts w:ascii="Times New Roman" w:hAnsi="Times New Roman"/>
          <w:color w:val="191919"/>
          <w:sz w:val="20"/>
          <w:szCs w:val="20"/>
        </w:rPr>
        <w:t>"V"</w:t>
      </w:r>
      <w:r>
        <w:rPr>
          <w:rFonts w:ascii="Times New Roman" w:hAnsi="Times New Roman"/>
          <w:color w:val="191919"/>
          <w:spacing w:val="2"/>
          <w:sz w:val="20"/>
          <w:szCs w:val="20"/>
        </w:rPr>
        <w:t xml:space="preserve"> </w:t>
      </w:r>
      <w:r>
        <w:rPr>
          <w:rFonts w:ascii="Times New Roman" w:hAnsi="Times New Roman"/>
          <w:color w:val="191919"/>
          <w:sz w:val="20"/>
          <w:szCs w:val="20"/>
        </w:rPr>
        <w:t>This symbol indicates that a student was given permission to audit a course. Students may not transfer from audit to credit status or vice versa during a single semeste</w:t>
      </w:r>
      <w:r>
        <w:rPr>
          <w:rFonts w:ascii="Times New Roman" w:hAnsi="Times New Roman"/>
          <w:color w:val="191919"/>
          <w:spacing w:val="-11"/>
          <w:sz w:val="20"/>
          <w:szCs w:val="20"/>
        </w:rPr>
        <w:t>r</w:t>
      </w:r>
      <w:r>
        <w:rPr>
          <w:rFonts w:ascii="Times New Roman" w:hAnsi="Times New Roman"/>
          <w:color w:val="191919"/>
          <w:sz w:val="20"/>
          <w:szCs w:val="20"/>
        </w:rPr>
        <w:t>.</w:t>
      </w:r>
    </w:p>
    <w:p w:rsidR="00807398" w:rsidRDefault="00807398" w:rsidP="00807398">
      <w:pPr>
        <w:widowControl w:val="0"/>
        <w:autoSpaceDE w:val="0"/>
        <w:autoSpaceDN w:val="0"/>
        <w:adjustRightInd w:val="0"/>
        <w:spacing w:after="0" w:line="250" w:lineRule="auto"/>
        <w:ind w:left="1800" w:right="180" w:hanging="360"/>
        <w:jc w:val="both"/>
        <w:rPr>
          <w:rFonts w:ascii="Times New Roman" w:hAnsi="Times New Roman"/>
          <w:color w:val="000000"/>
          <w:sz w:val="20"/>
          <w:szCs w:val="20"/>
        </w:rPr>
      </w:pPr>
      <w:r>
        <w:rPr>
          <w:rFonts w:ascii="Times New Roman" w:hAnsi="Times New Roman"/>
          <w:color w:val="191919"/>
          <w:sz w:val="20"/>
          <w:szCs w:val="20"/>
        </w:rPr>
        <w:t>"K"</w:t>
      </w:r>
      <w:r>
        <w:rPr>
          <w:rFonts w:ascii="Times New Roman" w:hAnsi="Times New Roman"/>
          <w:color w:val="191919"/>
          <w:spacing w:val="2"/>
          <w:sz w:val="20"/>
          <w:szCs w:val="20"/>
        </w:rPr>
        <w:t xml:space="preserve"> </w:t>
      </w:r>
      <w:r>
        <w:rPr>
          <w:rFonts w:ascii="Times New Roman" w:hAnsi="Times New Roman"/>
          <w:color w:val="191919"/>
          <w:sz w:val="20"/>
          <w:szCs w:val="20"/>
        </w:rPr>
        <w:t>This symbol indicates that a student was given credit for the course via a credit by examination program approved by the respective institution's faculty (CLE</w:t>
      </w:r>
      <w:r>
        <w:rPr>
          <w:rFonts w:ascii="Times New Roman" w:hAnsi="Times New Roman"/>
          <w:color w:val="191919"/>
          <w:spacing w:val="-22"/>
          <w:sz w:val="20"/>
          <w:szCs w:val="20"/>
        </w:rPr>
        <w:t>P</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22"/>
          <w:sz w:val="20"/>
          <w:szCs w:val="20"/>
        </w:rPr>
        <w:t>P</w:t>
      </w:r>
      <w:r>
        <w:rPr>
          <w:rFonts w:ascii="Times New Roman" w:hAnsi="Times New Roman"/>
          <w:color w:val="191919"/>
          <w:sz w:val="20"/>
          <w:szCs w:val="20"/>
        </w:rPr>
        <w:t>, Proficienc</w:t>
      </w:r>
      <w:r>
        <w:rPr>
          <w:rFonts w:ascii="Times New Roman" w:hAnsi="Times New Roman"/>
          <w:color w:val="191919"/>
          <w:spacing w:val="-13"/>
          <w:sz w:val="20"/>
          <w:szCs w:val="20"/>
        </w:rPr>
        <w:t>y</w:t>
      </w:r>
      <w:r>
        <w:rPr>
          <w:rFonts w:ascii="Times New Roman" w:hAnsi="Times New Roman"/>
          <w:color w:val="191919"/>
          <w:sz w:val="20"/>
          <w:szCs w:val="20"/>
        </w:rPr>
        <w:t>, etc.).</w:t>
      </w:r>
    </w:p>
    <w:p w:rsidR="00807398" w:rsidRDefault="00807398" w:rsidP="00807398">
      <w:pPr>
        <w:widowControl w:val="0"/>
        <w:autoSpaceDE w:val="0"/>
        <w:autoSpaceDN w:val="0"/>
        <w:adjustRightInd w:val="0"/>
        <w:spacing w:after="0" w:line="240" w:lineRule="exact"/>
        <w:rPr>
          <w:rFonts w:ascii="Times New Roman" w:hAnsi="Times New Roman"/>
          <w:color w:val="000000"/>
          <w:sz w:val="24"/>
          <w:szCs w:val="24"/>
        </w:rPr>
      </w:pPr>
    </w:p>
    <w:p w:rsidR="00807398" w:rsidRPr="00703096" w:rsidRDefault="00807398" w:rsidP="00703096">
      <w:pPr>
        <w:pStyle w:val="Heading2"/>
        <w:ind w:firstLine="360"/>
        <w:rPr>
          <w:rFonts w:ascii="Times New Roman" w:hAnsi="Times New Roman"/>
          <w:color w:val="000000"/>
          <w:sz w:val="20"/>
          <w:szCs w:val="20"/>
        </w:rPr>
      </w:pPr>
      <w:bookmarkStart w:id="36" w:name="_Toc295508188"/>
      <w:r w:rsidRPr="00703096">
        <w:rPr>
          <w:rFonts w:ascii="Times New Roman" w:hAnsi="Times New Roman"/>
          <w:bCs w:val="0"/>
          <w:color w:val="191919"/>
          <w:spacing w:val="-4"/>
          <w:sz w:val="20"/>
          <w:szCs w:val="20"/>
        </w:rPr>
        <w:t>W</w:t>
      </w:r>
      <w:r w:rsidRPr="00703096">
        <w:rPr>
          <w:rFonts w:ascii="Times New Roman" w:hAnsi="Times New Roman"/>
          <w:bCs w:val="0"/>
          <w:color w:val="191919"/>
          <w:sz w:val="20"/>
          <w:szCs w:val="20"/>
        </w:rPr>
        <w:t>ithdrawal f</w:t>
      </w:r>
      <w:r w:rsidRPr="00703096">
        <w:rPr>
          <w:rFonts w:ascii="Times New Roman" w:hAnsi="Times New Roman"/>
          <w:bCs w:val="0"/>
          <w:color w:val="191919"/>
          <w:spacing w:val="-4"/>
          <w:sz w:val="20"/>
          <w:szCs w:val="20"/>
        </w:rPr>
        <w:t>r</w:t>
      </w:r>
      <w:r w:rsidRPr="00703096">
        <w:rPr>
          <w:rFonts w:ascii="Times New Roman" w:hAnsi="Times New Roman"/>
          <w:bCs w:val="0"/>
          <w:color w:val="191919"/>
          <w:sz w:val="20"/>
          <w:szCs w:val="20"/>
        </w:rPr>
        <w:t>om the University</w:t>
      </w:r>
      <w:bookmarkEnd w:id="36"/>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Students who find it necessary to withdraw from</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after having completed registration must secure withdrawal forms from the Registrar's O</w:t>
      </w:r>
      <w:r>
        <w:rPr>
          <w:rFonts w:ascii="Times New Roman" w:hAnsi="Times New Roman"/>
          <w:color w:val="191919"/>
          <w:spacing w:val="-4"/>
          <w:sz w:val="20"/>
          <w:szCs w:val="20"/>
        </w:rPr>
        <w:t>f</w:t>
      </w:r>
      <w:r>
        <w:rPr>
          <w:rFonts w:ascii="Times New Roman" w:hAnsi="Times New Roman"/>
          <w:color w:val="191919"/>
          <w:sz w:val="20"/>
          <w:szCs w:val="20"/>
        </w:rPr>
        <w:t>fice, complete them and have them signed by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Student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and o</w:t>
      </w:r>
      <w:r>
        <w:rPr>
          <w:rFonts w:ascii="Times New Roman" w:hAnsi="Times New Roman"/>
          <w:color w:val="191919"/>
          <w:spacing w:val="-4"/>
          <w:sz w:val="20"/>
          <w:szCs w:val="20"/>
        </w:rPr>
        <w:t>f</w:t>
      </w:r>
      <w:r>
        <w:rPr>
          <w:rFonts w:ascii="Times New Roman" w:hAnsi="Times New Roman"/>
          <w:color w:val="191919"/>
          <w:sz w:val="20"/>
          <w:szCs w:val="20"/>
        </w:rPr>
        <w:t>ficials in the Financial</w:t>
      </w:r>
      <w:r>
        <w:rPr>
          <w:rFonts w:ascii="Times New Roman" w:hAnsi="Times New Roman"/>
          <w:color w:val="191919"/>
          <w:spacing w:val="-11"/>
          <w:sz w:val="20"/>
          <w:szCs w:val="20"/>
        </w:rPr>
        <w:t xml:space="preserve"> </w:t>
      </w:r>
      <w:r>
        <w:rPr>
          <w:rFonts w:ascii="Times New Roman" w:hAnsi="Times New Roman"/>
          <w:color w:val="191919"/>
          <w:sz w:val="20"/>
          <w:szCs w:val="20"/>
        </w:rPr>
        <w:t>Aid O</w:t>
      </w:r>
      <w:r>
        <w:rPr>
          <w:rFonts w:ascii="Times New Roman" w:hAnsi="Times New Roman"/>
          <w:color w:val="191919"/>
          <w:spacing w:val="-4"/>
          <w:sz w:val="20"/>
          <w:szCs w:val="20"/>
        </w:rPr>
        <w:t>f</w:t>
      </w:r>
      <w:r>
        <w:rPr>
          <w:rFonts w:ascii="Times New Roman" w:hAnsi="Times New Roman"/>
          <w:color w:val="191919"/>
          <w:sz w:val="20"/>
          <w:szCs w:val="20"/>
        </w:rPr>
        <w:t>fice and the Registrar's O</w:t>
      </w:r>
      <w:r>
        <w:rPr>
          <w:rFonts w:ascii="Times New Roman" w:hAnsi="Times New Roman"/>
          <w:color w:val="191919"/>
          <w:spacing w:val="-4"/>
          <w:sz w:val="20"/>
          <w:szCs w:val="20"/>
        </w:rPr>
        <w:t>f</w:t>
      </w:r>
      <w:r>
        <w:rPr>
          <w:rFonts w:ascii="Times New Roman" w:hAnsi="Times New Roman"/>
          <w:color w:val="191919"/>
          <w:sz w:val="20"/>
          <w:szCs w:val="20"/>
        </w:rPr>
        <w:t>fice.</w:t>
      </w:r>
      <w:r>
        <w:rPr>
          <w:rFonts w:ascii="Times New Roman" w:hAnsi="Times New Roman"/>
          <w:color w:val="191919"/>
          <w:spacing w:val="-4"/>
          <w:sz w:val="20"/>
          <w:szCs w:val="20"/>
        </w:rPr>
        <w:t xml:space="preserve"> </w:t>
      </w:r>
      <w:r>
        <w:rPr>
          <w:rFonts w:ascii="Times New Roman" w:hAnsi="Times New Roman"/>
          <w:color w:val="191919"/>
          <w:sz w:val="20"/>
          <w:szCs w:val="20"/>
        </w:rPr>
        <w:t xml:space="preserve">The student is responsible for submitting one copy of the properly signed form to each of the above listed </w:t>
      </w:r>
      <w:r>
        <w:rPr>
          <w:rFonts w:ascii="Times New Roman" w:hAnsi="Times New Roman"/>
          <w:color w:val="191919"/>
          <w:sz w:val="20"/>
          <w:szCs w:val="20"/>
        </w:rPr>
        <w:lastRenderedPageBreak/>
        <w:t>o</w:t>
      </w:r>
      <w:r>
        <w:rPr>
          <w:rFonts w:ascii="Times New Roman" w:hAnsi="Times New Roman"/>
          <w:color w:val="191919"/>
          <w:spacing w:val="-4"/>
          <w:sz w:val="20"/>
          <w:szCs w:val="20"/>
        </w:rPr>
        <w:t>f</w:t>
      </w:r>
      <w:r>
        <w:rPr>
          <w:rFonts w:ascii="Times New Roman" w:hAnsi="Times New Roman"/>
          <w:color w:val="191919"/>
          <w:sz w:val="20"/>
          <w:szCs w:val="20"/>
        </w:rPr>
        <w:t>fices and for retain- ing a copy of the form for personal records.</w:t>
      </w:r>
      <w:r>
        <w:rPr>
          <w:rFonts w:ascii="Times New Roman" w:hAnsi="Times New Roman"/>
          <w:color w:val="191919"/>
          <w:spacing w:val="-4"/>
          <w:sz w:val="20"/>
          <w:szCs w:val="20"/>
        </w:rPr>
        <w:t xml:space="preserve"> </w:t>
      </w:r>
      <w:r>
        <w:rPr>
          <w:rFonts w:ascii="Times New Roman" w:hAnsi="Times New Roman"/>
          <w:color w:val="191919"/>
          <w:sz w:val="20"/>
          <w:szCs w:val="20"/>
        </w:rPr>
        <w:t>The Registrar's O</w:t>
      </w:r>
      <w:r>
        <w:rPr>
          <w:rFonts w:ascii="Times New Roman" w:hAnsi="Times New Roman"/>
          <w:color w:val="191919"/>
          <w:spacing w:val="-4"/>
          <w:sz w:val="20"/>
          <w:szCs w:val="20"/>
        </w:rPr>
        <w:t>f</w:t>
      </w:r>
      <w:r>
        <w:rPr>
          <w:rFonts w:ascii="Times New Roman" w:hAnsi="Times New Roman"/>
          <w:color w:val="191919"/>
          <w:sz w:val="20"/>
          <w:szCs w:val="20"/>
        </w:rPr>
        <w:t>fice notifies instructors of a student's o</w:t>
      </w:r>
      <w:r>
        <w:rPr>
          <w:rFonts w:ascii="Times New Roman" w:hAnsi="Times New Roman"/>
          <w:color w:val="191919"/>
          <w:spacing w:val="-4"/>
          <w:sz w:val="20"/>
          <w:szCs w:val="20"/>
        </w:rPr>
        <w:t>f</w:t>
      </w:r>
      <w:r>
        <w:rPr>
          <w:rFonts w:ascii="Times New Roman" w:hAnsi="Times New Roman"/>
          <w:color w:val="191919"/>
          <w:sz w:val="20"/>
          <w:szCs w:val="20"/>
        </w:rPr>
        <w:t>ficial withdrawal after the University has received a properly signed form. Students entitled to a fee refund will be mailed a check from the O</w:t>
      </w:r>
      <w:r>
        <w:rPr>
          <w:rFonts w:ascii="Times New Roman" w:hAnsi="Times New Roman"/>
          <w:color w:val="191919"/>
          <w:spacing w:val="-4"/>
          <w:sz w:val="20"/>
          <w:szCs w:val="20"/>
        </w:rPr>
        <w:t>f</w:t>
      </w:r>
      <w:r>
        <w:rPr>
          <w:rFonts w:ascii="Times New Roman" w:hAnsi="Times New Roman"/>
          <w:color w:val="191919"/>
          <w:sz w:val="20"/>
          <w:szCs w:val="20"/>
        </w:rPr>
        <w:t>fice of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w:t>
      </w:r>
    </w:p>
    <w:p w:rsidR="0080739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may withdraw from</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 with a grade of "W" prior to the midterm date.</w:t>
      </w:r>
      <w:r>
        <w:rPr>
          <w:rFonts w:ascii="Times New Roman" w:hAnsi="Times New Roman"/>
          <w:color w:val="191919"/>
          <w:spacing w:val="-11"/>
          <w:sz w:val="20"/>
          <w:szCs w:val="20"/>
        </w:rPr>
        <w:t xml:space="preserve"> </w:t>
      </w:r>
      <w:r>
        <w:rPr>
          <w:rFonts w:ascii="Times New Roman" w:hAnsi="Times New Roman"/>
          <w:color w:val="191919"/>
          <w:sz w:val="20"/>
          <w:szCs w:val="20"/>
        </w:rPr>
        <w:t>After this time limitation, a student who finds it necessary to withdraw must have evidence to support the reason for approval from the</w:t>
      </w:r>
      <w:r>
        <w:rPr>
          <w:rFonts w:ascii="Times New Roman" w:hAnsi="Times New Roman"/>
          <w:color w:val="191919"/>
          <w:spacing w:val="-4"/>
          <w:sz w:val="20"/>
          <w:szCs w:val="20"/>
        </w:rPr>
        <w:t xml:space="preserve"> </w:t>
      </w:r>
      <w:r>
        <w:rPr>
          <w:rFonts w:ascii="Times New Roman" w:hAnsi="Times New Roman"/>
          <w:color w:val="191919"/>
          <w:sz w:val="20"/>
          <w:szCs w:val="20"/>
        </w:rPr>
        <w:t>VP</w:t>
      </w:r>
      <w:r>
        <w:rPr>
          <w:rFonts w:ascii="Times New Roman" w:hAnsi="Times New Roman"/>
          <w:color w:val="191919"/>
          <w:spacing w:val="-7"/>
          <w:sz w:val="20"/>
          <w:szCs w:val="20"/>
        </w:rPr>
        <w:t xml:space="preserve"> </w:t>
      </w:r>
      <w:r>
        <w:rPr>
          <w:rFonts w:ascii="Times New Roman" w:hAnsi="Times New Roman"/>
          <w:color w:val="191919"/>
          <w:sz w:val="20"/>
          <w:szCs w:val="20"/>
        </w:rPr>
        <w:t>for Student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and the</w:t>
      </w:r>
      <w:r>
        <w:rPr>
          <w:rFonts w:ascii="Times New Roman" w:hAnsi="Times New Roman"/>
          <w:color w:val="191919"/>
          <w:spacing w:val="-4"/>
          <w:sz w:val="20"/>
          <w:szCs w:val="20"/>
        </w:rPr>
        <w:t xml:space="preserve"> </w:t>
      </w:r>
      <w:r>
        <w:rPr>
          <w:rFonts w:ascii="Times New Roman" w:hAnsi="Times New Roman"/>
          <w:color w:val="191919"/>
          <w:sz w:val="20"/>
          <w:szCs w:val="20"/>
        </w:rPr>
        <w:t>VP</w:t>
      </w:r>
      <w:r>
        <w:rPr>
          <w:rFonts w:ascii="Times New Roman" w:hAnsi="Times New Roman"/>
          <w:color w:val="191919"/>
          <w:spacing w:val="-7"/>
          <w:sz w:val="20"/>
          <w:szCs w:val="20"/>
        </w:rPr>
        <w:t xml:space="preserve"> </w:t>
      </w:r>
      <w:r>
        <w:rPr>
          <w:rFonts w:ascii="Times New Roman" w:hAnsi="Times New Roman"/>
          <w:color w:val="191919"/>
          <w:sz w:val="20"/>
          <w:szCs w:val="20"/>
        </w:rPr>
        <w:t>for</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to receive a grade of "</w:t>
      </w:r>
      <w:r>
        <w:rPr>
          <w:rFonts w:ascii="Times New Roman" w:hAnsi="Times New Roman"/>
          <w:color w:val="191919"/>
          <w:spacing w:val="-18"/>
          <w:sz w:val="20"/>
          <w:szCs w:val="20"/>
        </w:rPr>
        <w:t>W</w:t>
      </w:r>
      <w:r>
        <w:rPr>
          <w:rFonts w:ascii="Times New Roman" w:hAnsi="Times New Roman"/>
          <w:color w:val="191919"/>
          <w:sz w:val="20"/>
          <w:szCs w:val="20"/>
        </w:rPr>
        <w:t>." Students suspended for disciplinary reasons will automatically receive the grade of "</w:t>
      </w:r>
      <w:r>
        <w:rPr>
          <w:rFonts w:ascii="Times New Roman" w:hAnsi="Times New Roman"/>
          <w:color w:val="191919"/>
          <w:spacing w:val="-18"/>
          <w:sz w:val="20"/>
          <w:szCs w:val="20"/>
        </w:rPr>
        <w:t>W</w:t>
      </w:r>
      <w:r>
        <w:rPr>
          <w:rFonts w:ascii="Times New Roman" w:hAnsi="Times New Roman"/>
          <w:color w:val="191919"/>
          <w:sz w:val="20"/>
          <w:szCs w:val="20"/>
        </w:rPr>
        <w:t>."</w:t>
      </w:r>
    </w:p>
    <w:p w:rsidR="00807398" w:rsidRDefault="00807398" w:rsidP="00807398">
      <w:pPr>
        <w:widowControl w:val="0"/>
        <w:tabs>
          <w:tab w:val="left" w:pos="2070"/>
        </w:tabs>
        <w:autoSpaceDE w:val="0"/>
        <w:autoSpaceDN w:val="0"/>
        <w:adjustRightInd w:val="0"/>
        <w:spacing w:after="0" w:line="240" w:lineRule="exact"/>
        <w:ind w:left="360" w:right="180" w:firstLine="360"/>
        <w:jc w:val="both"/>
        <w:rPr>
          <w:rFonts w:ascii="Times New Roman" w:hAnsi="Times New Roman"/>
          <w:color w:val="000000"/>
          <w:sz w:val="24"/>
          <w:szCs w:val="24"/>
        </w:rPr>
      </w:pPr>
      <w:r>
        <w:rPr>
          <w:rFonts w:ascii="Times New Roman" w:hAnsi="Times New Roman"/>
          <w:color w:val="000000"/>
          <w:sz w:val="24"/>
          <w:szCs w:val="24"/>
        </w:rPr>
        <w:tab/>
      </w:r>
    </w:p>
    <w:p w:rsidR="00807398" w:rsidRPr="00703096" w:rsidRDefault="00807398" w:rsidP="00703096">
      <w:pPr>
        <w:pStyle w:val="Heading2"/>
        <w:ind w:firstLine="360"/>
        <w:rPr>
          <w:rFonts w:ascii="Times New Roman" w:hAnsi="Times New Roman"/>
          <w:color w:val="000000"/>
          <w:sz w:val="20"/>
          <w:szCs w:val="20"/>
        </w:rPr>
      </w:pPr>
      <w:bookmarkStart w:id="37" w:name="_Toc295508189"/>
      <w:r w:rsidRPr="00703096">
        <w:rPr>
          <w:rFonts w:ascii="Times New Roman" w:hAnsi="Times New Roman"/>
          <w:bCs w:val="0"/>
          <w:color w:val="191919"/>
          <w:sz w:val="20"/>
          <w:szCs w:val="20"/>
        </w:rPr>
        <w:t>Scholastic</w:t>
      </w:r>
      <w:r w:rsidRPr="00703096">
        <w:rPr>
          <w:rFonts w:ascii="Times New Roman" w:hAnsi="Times New Roman"/>
          <w:bCs w:val="0"/>
          <w:color w:val="191919"/>
          <w:spacing w:val="-4"/>
          <w:sz w:val="20"/>
          <w:szCs w:val="20"/>
        </w:rPr>
        <w:t xml:space="preserve"> </w:t>
      </w:r>
      <w:r w:rsidRPr="00703096">
        <w:rPr>
          <w:rFonts w:ascii="Times New Roman" w:hAnsi="Times New Roman"/>
          <w:bCs w:val="0"/>
          <w:color w:val="191919"/>
          <w:spacing w:val="-11"/>
          <w:sz w:val="20"/>
          <w:szCs w:val="20"/>
        </w:rPr>
        <w:t>W</w:t>
      </w:r>
      <w:r w:rsidRPr="00703096">
        <w:rPr>
          <w:rFonts w:ascii="Times New Roman" w:hAnsi="Times New Roman"/>
          <w:bCs w:val="0"/>
          <w:color w:val="191919"/>
          <w:sz w:val="20"/>
          <w:szCs w:val="20"/>
        </w:rPr>
        <w:t>arning</w:t>
      </w:r>
      <w:bookmarkEnd w:id="37"/>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whose cumulative grade-point average falls below 3.0 or who otherwise fails to maintain the level of academic performance required by the University and the department that o</w:t>
      </w:r>
      <w:r>
        <w:rPr>
          <w:rFonts w:ascii="Times New Roman" w:hAnsi="Times New Roman"/>
          <w:color w:val="191919"/>
          <w:spacing w:val="-4"/>
          <w:sz w:val="20"/>
          <w:szCs w:val="20"/>
        </w:rPr>
        <w:t>f</w:t>
      </w:r>
      <w:r>
        <w:rPr>
          <w:rFonts w:ascii="Times New Roman" w:hAnsi="Times New Roman"/>
          <w:color w:val="191919"/>
          <w:sz w:val="20"/>
          <w:szCs w:val="20"/>
        </w:rPr>
        <w:t>fers the degree program will receive a letter of scholastic warning from the institution.</w:t>
      </w:r>
    </w:p>
    <w:p w:rsidR="00807398" w:rsidRPr="00703096" w:rsidRDefault="00807398" w:rsidP="00703096">
      <w:pPr>
        <w:pStyle w:val="Heading2"/>
        <w:ind w:firstLine="360"/>
        <w:rPr>
          <w:rFonts w:ascii="Times New Roman" w:hAnsi="Times New Roman"/>
          <w:color w:val="000000"/>
          <w:sz w:val="20"/>
          <w:szCs w:val="20"/>
        </w:rPr>
      </w:pPr>
      <w:bookmarkStart w:id="38" w:name="_Toc295508190"/>
      <w:r w:rsidRPr="00703096">
        <w:rPr>
          <w:rFonts w:ascii="Times New Roman" w:hAnsi="Times New Roman"/>
          <w:bCs w:val="0"/>
          <w:color w:val="191919"/>
          <w:sz w:val="20"/>
          <w:szCs w:val="20"/>
        </w:rPr>
        <w:t>Scholastic</w:t>
      </w:r>
      <w:r w:rsidRPr="00703096">
        <w:rPr>
          <w:rFonts w:ascii="Times New Roman" w:hAnsi="Times New Roman"/>
          <w:bCs w:val="0"/>
          <w:color w:val="191919"/>
          <w:spacing w:val="-4"/>
          <w:sz w:val="20"/>
          <w:szCs w:val="20"/>
        </w:rPr>
        <w:t xml:space="preserve"> </w:t>
      </w:r>
      <w:r w:rsidRPr="00703096">
        <w:rPr>
          <w:rFonts w:ascii="Times New Roman" w:hAnsi="Times New Roman"/>
          <w:bCs w:val="0"/>
          <w:color w:val="191919"/>
          <w:spacing w:val="-18"/>
          <w:sz w:val="20"/>
          <w:szCs w:val="20"/>
        </w:rPr>
        <w:t>T</w:t>
      </w:r>
      <w:r w:rsidRPr="00703096">
        <w:rPr>
          <w:rFonts w:ascii="Times New Roman" w:hAnsi="Times New Roman"/>
          <w:bCs w:val="0"/>
          <w:color w:val="191919"/>
          <w:sz w:val="20"/>
          <w:szCs w:val="20"/>
        </w:rPr>
        <w:t>ermination</w:t>
      </w:r>
      <w:bookmarkEnd w:id="38"/>
    </w:p>
    <w:p w:rsidR="00807398" w:rsidRDefault="00807398" w:rsidP="00807398">
      <w:pPr>
        <w:widowControl w:val="0"/>
        <w:autoSpaceDE w:val="0"/>
        <w:autoSpaceDN w:val="0"/>
        <w:adjustRightInd w:val="0"/>
        <w:spacing w:before="10" w:after="0"/>
        <w:ind w:left="360" w:right="18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is subject to scholastic termination for the following reasons:</w:t>
      </w:r>
    </w:p>
    <w:p w:rsidR="00807398" w:rsidRPr="00807398" w:rsidRDefault="00807398" w:rsidP="00F56BDC">
      <w:pPr>
        <w:pStyle w:val="ListParagraph"/>
        <w:widowControl w:val="0"/>
        <w:numPr>
          <w:ilvl w:val="0"/>
          <w:numId w:val="42"/>
        </w:numPr>
        <w:autoSpaceDE w:val="0"/>
        <w:autoSpaceDN w:val="0"/>
        <w:adjustRightInd w:val="0"/>
        <w:spacing w:before="10" w:after="0" w:line="250" w:lineRule="auto"/>
        <w:ind w:left="1080" w:right="180" w:hanging="360"/>
        <w:jc w:val="both"/>
        <w:rPr>
          <w:rFonts w:ascii="Times New Roman" w:hAnsi="Times New Roman"/>
          <w:color w:val="000000"/>
          <w:sz w:val="20"/>
          <w:szCs w:val="20"/>
        </w:rPr>
      </w:pPr>
      <w:r w:rsidRPr="00807398">
        <w:rPr>
          <w:rFonts w:ascii="Times New Roman" w:hAnsi="Times New Roman"/>
          <w:color w:val="191919"/>
          <w:sz w:val="20"/>
          <w:szCs w:val="20"/>
        </w:rPr>
        <w:t>Failure to achieve a 3.0 cumulative grade-point average by the end of the next semester of enrollment following scholastic warning.</w:t>
      </w:r>
    </w:p>
    <w:p w:rsidR="00807398" w:rsidRPr="00807398" w:rsidRDefault="00807398" w:rsidP="00F56BDC">
      <w:pPr>
        <w:pStyle w:val="ListParagraph"/>
        <w:widowControl w:val="0"/>
        <w:numPr>
          <w:ilvl w:val="0"/>
          <w:numId w:val="42"/>
        </w:numPr>
        <w:autoSpaceDE w:val="0"/>
        <w:autoSpaceDN w:val="0"/>
        <w:adjustRightInd w:val="0"/>
        <w:spacing w:after="0" w:line="250" w:lineRule="auto"/>
        <w:ind w:left="1080" w:right="180" w:hanging="360"/>
        <w:jc w:val="both"/>
        <w:rPr>
          <w:rFonts w:ascii="Times New Roman" w:hAnsi="Times New Roman"/>
          <w:color w:val="000000"/>
          <w:sz w:val="20"/>
          <w:szCs w:val="20"/>
        </w:rPr>
      </w:pPr>
      <w:r w:rsidRPr="00807398">
        <w:rPr>
          <w:rFonts w:ascii="Times New Roman" w:hAnsi="Times New Roman"/>
          <w:color w:val="191919"/>
          <w:sz w:val="20"/>
          <w:szCs w:val="20"/>
        </w:rPr>
        <w:t>Failure to maintain other academic performance standards required by the department offering the degree program of stud</w:t>
      </w:r>
      <w:r w:rsidRPr="00807398">
        <w:rPr>
          <w:rFonts w:ascii="Times New Roman" w:hAnsi="Times New Roman"/>
          <w:color w:val="191919"/>
          <w:spacing w:val="-13"/>
          <w:sz w:val="20"/>
          <w:szCs w:val="20"/>
        </w:rPr>
        <w:t>y</w:t>
      </w:r>
      <w:r w:rsidRPr="00807398">
        <w:rPr>
          <w:rFonts w:ascii="Times New Roman" w:hAnsi="Times New Roman"/>
          <w:color w:val="191919"/>
          <w:sz w:val="20"/>
          <w:szCs w:val="20"/>
        </w:rPr>
        <w:t>.</w:t>
      </w:r>
    </w:p>
    <w:p w:rsidR="00807398" w:rsidRPr="00807398" w:rsidRDefault="00807398" w:rsidP="00F56BDC">
      <w:pPr>
        <w:pStyle w:val="ListParagraph"/>
        <w:widowControl w:val="0"/>
        <w:numPr>
          <w:ilvl w:val="0"/>
          <w:numId w:val="42"/>
        </w:numPr>
        <w:autoSpaceDE w:val="0"/>
        <w:autoSpaceDN w:val="0"/>
        <w:adjustRightInd w:val="0"/>
        <w:spacing w:after="0"/>
        <w:ind w:left="1080" w:right="180" w:hanging="360"/>
        <w:jc w:val="both"/>
        <w:rPr>
          <w:rFonts w:ascii="Times New Roman" w:hAnsi="Times New Roman"/>
          <w:color w:val="000000"/>
          <w:sz w:val="20"/>
          <w:szCs w:val="20"/>
        </w:rPr>
      </w:pPr>
      <w:r w:rsidRPr="00807398">
        <w:rPr>
          <w:rFonts w:ascii="Times New Roman" w:hAnsi="Times New Roman"/>
          <w:color w:val="191919"/>
          <w:sz w:val="20"/>
          <w:szCs w:val="20"/>
        </w:rPr>
        <w:t>Third failure on comprehensive examinations.</w:t>
      </w:r>
    </w:p>
    <w:p w:rsidR="00807398" w:rsidRPr="00703096" w:rsidRDefault="00807398" w:rsidP="00703096">
      <w:pPr>
        <w:pStyle w:val="Heading2"/>
        <w:ind w:firstLine="360"/>
        <w:rPr>
          <w:rFonts w:ascii="Times New Roman" w:hAnsi="Times New Roman"/>
          <w:color w:val="000000"/>
          <w:sz w:val="20"/>
          <w:szCs w:val="20"/>
        </w:rPr>
      </w:pPr>
      <w:bookmarkStart w:id="39" w:name="_Toc295508191"/>
      <w:r w:rsidRPr="00703096">
        <w:rPr>
          <w:rFonts w:ascii="Times New Roman" w:hAnsi="Times New Roman"/>
          <w:bCs w:val="0"/>
          <w:color w:val="191919"/>
          <w:sz w:val="20"/>
          <w:szCs w:val="20"/>
        </w:rPr>
        <w:t>Academic</w:t>
      </w:r>
      <w:r w:rsidRPr="00703096">
        <w:rPr>
          <w:rFonts w:ascii="Times New Roman" w:hAnsi="Times New Roman"/>
          <w:bCs w:val="0"/>
          <w:color w:val="191919"/>
          <w:spacing w:val="-11"/>
          <w:sz w:val="20"/>
          <w:szCs w:val="20"/>
        </w:rPr>
        <w:t xml:space="preserve"> </w:t>
      </w:r>
      <w:r w:rsidRPr="00703096">
        <w:rPr>
          <w:rFonts w:ascii="Times New Roman" w:hAnsi="Times New Roman"/>
          <w:bCs w:val="0"/>
          <w:color w:val="191919"/>
          <w:sz w:val="20"/>
          <w:szCs w:val="20"/>
        </w:rPr>
        <w:t>Advisement</w:t>
      </w:r>
      <w:bookmarkEnd w:id="39"/>
    </w:p>
    <w:p w:rsidR="00EA4995" w:rsidRDefault="00807398" w:rsidP="00807398">
      <w:pPr>
        <w:widowControl w:val="0"/>
        <w:autoSpaceDE w:val="0"/>
        <w:autoSpaceDN w:val="0"/>
        <w:adjustRightInd w:val="0"/>
        <w:spacing w:before="10" w:after="0"/>
        <w:ind w:left="360" w:right="180" w:firstLine="360"/>
        <w:jc w:val="both"/>
        <w:rPr>
          <w:rFonts w:ascii="Times New Roman" w:hAnsi="Times New Roman"/>
          <w:color w:val="191919"/>
          <w:sz w:val="20"/>
          <w:szCs w:val="20"/>
        </w:rPr>
      </w:pPr>
      <w:r>
        <w:rPr>
          <w:rFonts w:ascii="Times New Roman" w:hAnsi="Times New Roman"/>
          <w:color w:val="191919"/>
          <w:sz w:val="20"/>
          <w:szCs w:val="20"/>
        </w:rPr>
        <w:t>An academic advisor is assigned to each student at the time of acceptance into the Graduate School. Students are expected to confer with their advisors on a periodic basis.</w:t>
      </w:r>
    </w:p>
    <w:p w:rsidR="00807398" w:rsidRPr="00703096" w:rsidRDefault="00807398" w:rsidP="00703096">
      <w:pPr>
        <w:pStyle w:val="Heading2"/>
        <w:ind w:firstLine="450"/>
        <w:rPr>
          <w:rFonts w:ascii="Times New Roman" w:hAnsi="Times New Roman"/>
          <w:color w:val="000000"/>
          <w:sz w:val="20"/>
          <w:szCs w:val="20"/>
        </w:rPr>
      </w:pPr>
      <w:bookmarkStart w:id="40" w:name="_Toc295508192"/>
      <w:r w:rsidRPr="00703096">
        <w:rPr>
          <w:rFonts w:ascii="Times New Roman" w:hAnsi="Times New Roman"/>
          <w:bCs w:val="0"/>
          <w:color w:val="191919"/>
          <w:sz w:val="20"/>
          <w:szCs w:val="20"/>
        </w:rPr>
        <w:t>Residence Classification</w:t>
      </w:r>
      <w:bookmarkEnd w:id="40"/>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Residence status is not changed automaticall</w:t>
      </w:r>
      <w:r>
        <w:rPr>
          <w:rFonts w:ascii="Times New Roman" w:hAnsi="Times New Roman"/>
          <w:color w:val="191919"/>
          <w:spacing w:val="-13"/>
          <w:sz w:val="20"/>
          <w:szCs w:val="20"/>
        </w:rPr>
        <w:t>y</w:t>
      </w:r>
      <w:r>
        <w:rPr>
          <w:rFonts w:ascii="Times New Roman" w:hAnsi="Times New Roman"/>
          <w:color w:val="191919"/>
          <w:sz w:val="20"/>
          <w:szCs w:val="20"/>
        </w:rPr>
        <w:t>, and the burden of proof rests with the student to provide documentation that he or she qualifies as a legal resident under the regulations of the Board of Regents of the University System of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 ensure timely completion of required processing, a student/applicant requesting a change in residence classification for a specific semester should file the “Petition for Geo</w:t>
      </w:r>
      <w:r>
        <w:rPr>
          <w:rFonts w:ascii="Times New Roman" w:hAnsi="Times New Roman"/>
          <w:color w:val="191919"/>
          <w:spacing w:val="-4"/>
          <w:sz w:val="20"/>
          <w:szCs w:val="20"/>
        </w:rPr>
        <w:t>r</w:t>
      </w:r>
      <w:r>
        <w:rPr>
          <w:rFonts w:ascii="Times New Roman" w:hAnsi="Times New Roman"/>
          <w:color w:val="191919"/>
          <w:sz w:val="20"/>
          <w:szCs w:val="20"/>
        </w:rPr>
        <w:t>gia Residence Classification” and all supporting documentation no later than three weeks (20 working days) prior to registration. Decisions prior to registration cannot be guaranteed when petitions and all supporting documentation are received after the specified deadline.</w:t>
      </w:r>
    </w:p>
    <w:p w:rsidR="0080739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If the petition is denied and the student wishes to petition for a later semeste</w:t>
      </w:r>
      <w:r>
        <w:rPr>
          <w:rFonts w:ascii="Times New Roman" w:hAnsi="Times New Roman"/>
          <w:color w:val="191919"/>
          <w:spacing w:val="-8"/>
          <w:sz w:val="20"/>
          <w:szCs w:val="20"/>
        </w:rPr>
        <w:t>r</w:t>
      </w:r>
      <w:r>
        <w:rPr>
          <w:rFonts w:ascii="Times New Roman" w:hAnsi="Times New Roman"/>
          <w:color w:val="191919"/>
          <w:sz w:val="20"/>
          <w:szCs w:val="20"/>
        </w:rPr>
        <w:t>, a new Petition for Geo</w:t>
      </w:r>
      <w:r>
        <w:rPr>
          <w:rFonts w:ascii="Times New Roman" w:hAnsi="Times New Roman"/>
          <w:color w:val="191919"/>
          <w:spacing w:val="-4"/>
          <w:sz w:val="20"/>
          <w:szCs w:val="20"/>
        </w:rPr>
        <w:t>r</w:t>
      </w:r>
      <w:r>
        <w:rPr>
          <w:rFonts w:ascii="Times New Roman" w:hAnsi="Times New Roman"/>
          <w:color w:val="191919"/>
          <w:sz w:val="20"/>
          <w:szCs w:val="20"/>
        </w:rPr>
        <w:t>gia Residence Classification must be submitted for that semeste</w:t>
      </w:r>
      <w:r>
        <w:rPr>
          <w:rFonts w:ascii="Times New Roman" w:hAnsi="Times New Roman"/>
          <w:color w:val="191919"/>
          <w:spacing w:val="-11"/>
          <w:sz w:val="20"/>
          <w:szCs w:val="20"/>
        </w:rPr>
        <w:t>r</w:t>
      </w:r>
      <w:r>
        <w:rPr>
          <w:rFonts w:ascii="Times New Roman" w:hAnsi="Times New Roman"/>
          <w:color w:val="191919"/>
          <w:sz w:val="20"/>
          <w:szCs w:val="20"/>
        </w:rPr>
        <w:t>.</w:t>
      </w:r>
    </w:p>
    <w:p w:rsidR="0080739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petition to be reclassified as a resident of Geo</w:t>
      </w:r>
      <w:r>
        <w:rPr>
          <w:rFonts w:ascii="Times New Roman" w:hAnsi="Times New Roman"/>
          <w:color w:val="191919"/>
          <w:spacing w:val="-4"/>
          <w:sz w:val="20"/>
          <w:szCs w:val="20"/>
        </w:rPr>
        <w:t>r</w:t>
      </w:r>
      <w:r>
        <w:rPr>
          <w:rFonts w:ascii="Times New Roman" w:hAnsi="Times New Roman"/>
          <w:color w:val="191919"/>
          <w:sz w:val="20"/>
          <w:szCs w:val="20"/>
        </w:rPr>
        <w:t>gia can be obtained from the Registra</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Office. Supporting documents and petition should be returned by July 1 for Fall Semeste</w:t>
      </w:r>
      <w:r>
        <w:rPr>
          <w:rFonts w:ascii="Times New Roman" w:hAnsi="Times New Roman"/>
          <w:color w:val="191919"/>
          <w:spacing w:val="-8"/>
          <w:sz w:val="20"/>
          <w:szCs w:val="20"/>
        </w:rPr>
        <w:t>r</w:t>
      </w:r>
      <w:r>
        <w:rPr>
          <w:rFonts w:ascii="Times New Roman" w:hAnsi="Times New Roman"/>
          <w:color w:val="191919"/>
          <w:sz w:val="20"/>
          <w:szCs w:val="20"/>
        </w:rPr>
        <w:t>, November 15 for Spring Semester and May 1 for Summer Semeste</w:t>
      </w:r>
      <w:r>
        <w:rPr>
          <w:rFonts w:ascii="Times New Roman" w:hAnsi="Times New Roman"/>
          <w:color w:val="191919"/>
          <w:spacing w:val="-11"/>
          <w:sz w:val="20"/>
          <w:szCs w:val="20"/>
        </w:rPr>
        <w:t>r</w:t>
      </w:r>
      <w:r>
        <w:rPr>
          <w:rFonts w:ascii="Times New Roman" w:hAnsi="Times New Roman"/>
          <w:color w:val="191919"/>
          <w:sz w:val="20"/>
          <w:szCs w:val="20"/>
        </w:rPr>
        <w:t>.</w:t>
      </w:r>
    </w:p>
    <w:p w:rsidR="00807398" w:rsidRDefault="00807398" w:rsidP="00807398">
      <w:pPr>
        <w:widowControl w:val="0"/>
        <w:autoSpaceDE w:val="0"/>
        <w:autoSpaceDN w:val="0"/>
        <w:adjustRightInd w:val="0"/>
        <w:spacing w:before="10" w:after="0" w:line="240" w:lineRule="exact"/>
        <w:ind w:left="360" w:right="180" w:firstLine="360"/>
        <w:jc w:val="both"/>
        <w:rPr>
          <w:rFonts w:ascii="Times New Roman" w:hAnsi="Times New Roman"/>
          <w:color w:val="000000"/>
          <w:sz w:val="24"/>
          <w:szCs w:val="24"/>
        </w:rPr>
      </w:pPr>
    </w:p>
    <w:p w:rsidR="00807398" w:rsidRPr="00703096" w:rsidRDefault="00807398" w:rsidP="00703096">
      <w:pPr>
        <w:pStyle w:val="Heading2"/>
        <w:ind w:firstLine="360"/>
        <w:rPr>
          <w:rFonts w:ascii="Times New Roman" w:hAnsi="Times New Roman"/>
          <w:color w:val="000000"/>
          <w:sz w:val="20"/>
          <w:szCs w:val="20"/>
        </w:rPr>
      </w:pPr>
      <w:bookmarkStart w:id="41" w:name="_Toc295508193"/>
      <w:r w:rsidRPr="00703096">
        <w:rPr>
          <w:rFonts w:ascii="Times New Roman" w:hAnsi="Times New Roman"/>
          <w:bCs w:val="0"/>
          <w:color w:val="191919"/>
          <w:sz w:val="20"/>
          <w:szCs w:val="20"/>
        </w:rPr>
        <w:t>Legal Residency Requi</w:t>
      </w:r>
      <w:r w:rsidRPr="00703096">
        <w:rPr>
          <w:rFonts w:ascii="Times New Roman" w:hAnsi="Times New Roman"/>
          <w:bCs w:val="0"/>
          <w:color w:val="191919"/>
          <w:spacing w:val="-4"/>
          <w:sz w:val="20"/>
          <w:szCs w:val="20"/>
        </w:rPr>
        <w:t>r</w:t>
      </w:r>
      <w:r w:rsidRPr="00703096">
        <w:rPr>
          <w:rFonts w:ascii="Times New Roman" w:hAnsi="Times New Roman"/>
          <w:bCs w:val="0"/>
          <w:color w:val="191919"/>
          <w:sz w:val="20"/>
          <w:szCs w:val="20"/>
        </w:rPr>
        <w:t>ements</w:t>
      </w:r>
      <w:bookmarkEnd w:id="41"/>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Legal residents of Geo</w:t>
      </w:r>
      <w:r>
        <w:rPr>
          <w:rFonts w:ascii="Times New Roman" w:hAnsi="Times New Roman"/>
          <w:color w:val="191919"/>
          <w:spacing w:val="-4"/>
          <w:sz w:val="20"/>
          <w:szCs w:val="20"/>
        </w:rPr>
        <w:t>r</w:t>
      </w:r>
      <w:r>
        <w:rPr>
          <w:rFonts w:ascii="Times New Roman" w:hAnsi="Times New Roman"/>
          <w:color w:val="191919"/>
          <w:sz w:val="20"/>
          <w:szCs w:val="20"/>
        </w:rPr>
        <w:t>gia, as well as certain categories of nonresidents, may be enrolled upon payment of resident fees in accordance with the following Regents’</w:t>
      </w:r>
      <w:r>
        <w:rPr>
          <w:rFonts w:ascii="Times New Roman" w:hAnsi="Times New Roman"/>
          <w:color w:val="191919"/>
          <w:spacing w:val="-15"/>
          <w:sz w:val="20"/>
          <w:szCs w:val="20"/>
        </w:rPr>
        <w:t xml:space="preserve"> </w:t>
      </w:r>
      <w:r>
        <w:rPr>
          <w:rFonts w:ascii="Times New Roman" w:hAnsi="Times New Roman"/>
          <w:color w:val="191919"/>
          <w:sz w:val="20"/>
          <w:szCs w:val="20"/>
        </w:rPr>
        <w:t>rules:</w:t>
      </w:r>
    </w:p>
    <w:p w:rsidR="00807398" w:rsidRDefault="00807398" w:rsidP="00807398">
      <w:pPr>
        <w:widowControl w:val="0"/>
        <w:autoSpaceDE w:val="0"/>
        <w:autoSpaceDN w:val="0"/>
        <w:adjustRightInd w:val="0"/>
        <w:spacing w:after="0" w:line="250" w:lineRule="auto"/>
        <w:ind w:left="1080" w:right="180" w:hanging="360"/>
        <w:jc w:val="both"/>
        <w:rPr>
          <w:rFonts w:ascii="Times New Roman" w:hAnsi="Times New Roman"/>
          <w:color w:val="000000"/>
          <w:sz w:val="20"/>
          <w:szCs w:val="20"/>
        </w:rPr>
      </w:pPr>
      <w:r>
        <w:rPr>
          <w:rFonts w:ascii="Times New Roman" w:hAnsi="Times New Roman"/>
          <w:color w:val="191919"/>
          <w:sz w:val="20"/>
          <w:szCs w:val="20"/>
        </w:rPr>
        <w:t>1. (a)If a person is 18 years or olde</w:t>
      </w:r>
      <w:r>
        <w:rPr>
          <w:rFonts w:ascii="Times New Roman" w:hAnsi="Times New Roman"/>
          <w:color w:val="191919"/>
          <w:spacing w:val="-8"/>
          <w:sz w:val="20"/>
          <w:szCs w:val="20"/>
        </w:rPr>
        <w:t>r</w:t>
      </w:r>
      <w:r>
        <w:rPr>
          <w:rFonts w:ascii="Times New Roman" w:hAnsi="Times New Roman"/>
          <w:color w:val="191919"/>
          <w:sz w:val="20"/>
          <w:szCs w:val="20"/>
        </w:rPr>
        <w:t>, he or she may register as a resident student only upon showing that he or she has been a legal resident of Geo</w:t>
      </w:r>
      <w:r>
        <w:rPr>
          <w:rFonts w:ascii="Times New Roman" w:hAnsi="Times New Roman"/>
          <w:color w:val="191919"/>
          <w:spacing w:val="-4"/>
          <w:sz w:val="20"/>
          <w:szCs w:val="20"/>
        </w:rPr>
        <w:t>r</w:t>
      </w:r>
      <w:r>
        <w:rPr>
          <w:rFonts w:ascii="Times New Roman" w:hAnsi="Times New Roman"/>
          <w:color w:val="191919"/>
          <w:sz w:val="20"/>
          <w:szCs w:val="20"/>
        </w:rPr>
        <w:t>gia for a period of at least 12 months immediately before the date of registration. (b) No emancipated minor or person 18 years of age or older shall be deemed to have gained or acquired in-state residence status for fee purposes while attending any educational institution in this state, in the absence of a clear demonstration that he or she has in fact established legal residence in this state.</w:t>
      </w:r>
    </w:p>
    <w:p w:rsidR="00807398"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sz w:val="20"/>
          <w:szCs w:val="20"/>
        </w:rPr>
      </w:pPr>
      <w:r>
        <w:rPr>
          <w:rFonts w:ascii="Times New Roman" w:hAnsi="Times New Roman"/>
          <w:color w:val="191919"/>
          <w:sz w:val="20"/>
          <w:szCs w:val="20"/>
        </w:rPr>
        <w:t>2.</w:t>
      </w:r>
      <w:r>
        <w:rPr>
          <w:rFonts w:ascii="Times New Roman" w:hAnsi="Times New Roman"/>
          <w:color w:val="191919"/>
          <w:sz w:val="20"/>
          <w:szCs w:val="20"/>
        </w:rPr>
        <w:tab/>
        <w:t>If a person is under 18 years of age, he or she may register as a resident student only upon showing that his or her supporting parent or guardian has been a legal resident of Geo</w:t>
      </w:r>
      <w:r>
        <w:rPr>
          <w:rFonts w:ascii="Times New Roman" w:hAnsi="Times New Roman"/>
          <w:color w:val="191919"/>
          <w:spacing w:val="-4"/>
          <w:sz w:val="20"/>
          <w:szCs w:val="20"/>
        </w:rPr>
        <w:t>r</w:t>
      </w:r>
      <w:r>
        <w:rPr>
          <w:rFonts w:ascii="Times New Roman" w:hAnsi="Times New Roman"/>
          <w:color w:val="191919"/>
          <w:sz w:val="20"/>
          <w:szCs w:val="20"/>
        </w:rPr>
        <w:t>gia for a period of at least 12 months immediately preceding the date of registration.</w:t>
      </w:r>
    </w:p>
    <w:p w:rsidR="00807398"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sz w:val="20"/>
          <w:szCs w:val="20"/>
        </w:rPr>
      </w:pPr>
      <w:r>
        <w:rPr>
          <w:rFonts w:ascii="Times New Roman" w:hAnsi="Times New Roman"/>
          <w:color w:val="191919"/>
          <w:sz w:val="20"/>
          <w:szCs w:val="20"/>
        </w:rPr>
        <w:t>3.</w:t>
      </w:r>
      <w:r>
        <w:rPr>
          <w:rFonts w:ascii="Times New Roman" w:hAnsi="Times New Roman"/>
          <w:color w:val="191919"/>
          <w:sz w:val="20"/>
          <w:szCs w:val="20"/>
        </w:rPr>
        <w:tab/>
        <w:t>If a parent or legal guardian of a minor changes his or her legal residence to another state following a period of legal residence in Geo</w:t>
      </w:r>
      <w:r>
        <w:rPr>
          <w:rFonts w:ascii="Times New Roman" w:hAnsi="Times New Roman"/>
          <w:color w:val="191919"/>
          <w:spacing w:val="-4"/>
          <w:sz w:val="20"/>
          <w:szCs w:val="20"/>
        </w:rPr>
        <w:t>r</w:t>
      </w:r>
      <w:r>
        <w:rPr>
          <w:rFonts w:ascii="Times New Roman" w:hAnsi="Times New Roman"/>
          <w:color w:val="191919"/>
          <w:sz w:val="20"/>
          <w:szCs w:val="20"/>
        </w:rPr>
        <w:t>gia, the minor may continue to take courses for a period of 12 consecutive months on the payment of in-state tuition.</w:t>
      </w:r>
      <w:r>
        <w:rPr>
          <w:rFonts w:ascii="Times New Roman" w:hAnsi="Times New Roman"/>
          <w:color w:val="191919"/>
          <w:spacing w:val="-11"/>
          <w:sz w:val="20"/>
          <w:szCs w:val="20"/>
        </w:rPr>
        <w:t xml:space="preserve"> </w:t>
      </w:r>
      <w:r>
        <w:rPr>
          <w:rFonts w:ascii="Times New Roman" w:hAnsi="Times New Roman"/>
          <w:color w:val="191919"/>
          <w:sz w:val="20"/>
          <w:szCs w:val="20"/>
        </w:rPr>
        <w:t>After the expiration of the twelve-month period, the student may continue his or her registration only upon the payment of fees at the out-of-state rate.</w:t>
      </w:r>
    </w:p>
    <w:p w:rsidR="00807398" w:rsidRDefault="00807398" w:rsidP="00807398">
      <w:pPr>
        <w:widowControl w:val="0"/>
        <w:tabs>
          <w:tab w:val="left" w:pos="1580"/>
        </w:tabs>
        <w:autoSpaceDE w:val="0"/>
        <w:autoSpaceDN w:val="0"/>
        <w:adjustRightInd w:val="0"/>
        <w:spacing w:after="0" w:line="250" w:lineRule="auto"/>
        <w:ind w:left="1080" w:right="180" w:hanging="360"/>
        <w:jc w:val="both"/>
        <w:rPr>
          <w:rFonts w:ascii="Times New Roman" w:hAnsi="Times New Roman"/>
          <w:color w:val="000000"/>
          <w:sz w:val="20"/>
          <w:szCs w:val="20"/>
        </w:rPr>
      </w:pPr>
      <w:r>
        <w:rPr>
          <w:rFonts w:ascii="Times New Roman" w:hAnsi="Times New Roman"/>
          <w:color w:val="191919"/>
          <w:sz w:val="20"/>
          <w:szCs w:val="20"/>
        </w:rPr>
        <w:t>4.</w:t>
      </w:r>
      <w:r>
        <w:rPr>
          <w:rFonts w:ascii="Times New Roman" w:hAnsi="Times New Roman"/>
          <w:color w:val="191919"/>
          <w:sz w:val="20"/>
          <w:szCs w:val="20"/>
        </w:rPr>
        <w:tab/>
        <w:t>In the event that a legal resident of Geo</w:t>
      </w:r>
      <w:r>
        <w:rPr>
          <w:rFonts w:ascii="Times New Roman" w:hAnsi="Times New Roman"/>
          <w:color w:val="191919"/>
          <w:spacing w:val="-4"/>
          <w:sz w:val="20"/>
          <w:szCs w:val="20"/>
        </w:rPr>
        <w:t>r</w:t>
      </w:r>
      <w:r>
        <w:rPr>
          <w:rFonts w:ascii="Times New Roman" w:hAnsi="Times New Roman"/>
          <w:color w:val="191919"/>
          <w:sz w:val="20"/>
          <w:szCs w:val="20"/>
        </w:rPr>
        <w:t>gia is appointed as guardian of a nonresident mino</w:t>
      </w:r>
      <w:r>
        <w:rPr>
          <w:rFonts w:ascii="Times New Roman" w:hAnsi="Times New Roman"/>
          <w:color w:val="191919"/>
          <w:spacing w:val="-8"/>
          <w:sz w:val="20"/>
          <w:szCs w:val="20"/>
        </w:rPr>
        <w:t>r</w:t>
      </w:r>
      <w:r>
        <w:rPr>
          <w:rFonts w:ascii="Times New Roman" w:hAnsi="Times New Roman"/>
          <w:color w:val="191919"/>
          <w:sz w:val="20"/>
          <w:szCs w:val="20"/>
        </w:rPr>
        <w:t xml:space="preserve">, such minor will not be permitted to register as an in-state student until the expiration of one year from the date of court appointment and then only upon a proper showing that such appointment was not made to avoid payment of </w:t>
      </w:r>
      <w:r>
        <w:rPr>
          <w:rFonts w:ascii="Times New Roman" w:hAnsi="Times New Roman"/>
          <w:color w:val="191919"/>
          <w:sz w:val="20"/>
          <w:szCs w:val="20"/>
        </w:rPr>
        <w:lastRenderedPageBreak/>
        <w:t>the out-of-state fees.</w:t>
      </w:r>
    </w:p>
    <w:p w:rsidR="00807398" w:rsidRDefault="00807398" w:rsidP="00807398">
      <w:pPr>
        <w:widowControl w:val="0"/>
        <w:autoSpaceDE w:val="0"/>
        <w:autoSpaceDN w:val="0"/>
        <w:adjustRightInd w:val="0"/>
        <w:spacing w:after="0" w:line="250" w:lineRule="auto"/>
        <w:ind w:left="1080" w:right="180" w:hanging="360"/>
        <w:jc w:val="both"/>
        <w:rPr>
          <w:rFonts w:ascii="Times New Roman" w:hAnsi="Times New Roman"/>
          <w:color w:val="000000"/>
          <w:sz w:val="20"/>
          <w:szCs w:val="20"/>
        </w:rPr>
      </w:pPr>
      <w:r>
        <w:rPr>
          <w:rFonts w:ascii="Times New Roman" w:hAnsi="Times New Roman"/>
          <w:color w:val="191919"/>
          <w:sz w:val="20"/>
          <w:szCs w:val="20"/>
        </w:rPr>
        <w:t xml:space="preserve">5.  </w:t>
      </w:r>
      <w:r>
        <w:rPr>
          <w:rFonts w:ascii="Times New Roman" w:hAnsi="Times New Roman"/>
          <w:color w:val="191919"/>
          <w:spacing w:val="39"/>
          <w:sz w:val="20"/>
          <w:szCs w:val="20"/>
        </w:rPr>
        <w:t xml:space="preserve"> </w:t>
      </w:r>
      <w:r>
        <w:rPr>
          <w:rFonts w:ascii="Times New Roman" w:hAnsi="Times New Roman"/>
          <w:color w:val="191919"/>
          <w:sz w:val="20"/>
          <w:szCs w:val="20"/>
        </w:rPr>
        <w:t>Aliens shall be classified as nonresident students; provided, howeve</w:t>
      </w:r>
      <w:r>
        <w:rPr>
          <w:rFonts w:ascii="Times New Roman" w:hAnsi="Times New Roman"/>
          <w:color w:val="191919"/>
          <w:spacing w:val="-8"/>
          <w:sz w:val="20"/>
          <w:szCs w:val="20"/>
        </w:rPr>
        <w:t>r</w:t>
      </w:r>
      <w:r>
        <w:rPr>
          <w:rFonts w:ascii="Times New Roman" w:hAnsi="Times New Roman"/>
          <w:color w:val="191919"/>
          <w:sz w:val="20"/>
          <w:szCs w:val="20"/>
        </w:rPr>
        <w:t>, that an alien who is living in this country under an immigration document permitting indefinite or permanent residence shall have the same privilege of qualifying for in-state tuition as a citizen of the United States.</w:t>
      </w:r>
    </w:p>
    <w:p w:rsidR="00807398" w:rsidRDefault="00807398" w:rsidP="00807398">
      <w:pPr>
        <w:widowControl w:val="0"/>
        <w:autoSpaceDE w:val="0"/>
        <w:autoSpaceDN w:val="0"/>
        <w:adjustRightInd w:val="0"/>
        <w:spacing w:after="0"/>
        <w:ind w:left="1080" w:right="180" w:hanging="270"/>
        <w:jc w:val="both"/>
        <w:rPr>
          <w:rFonts w:ascii="Times New Roman" w:hAnsi="Times New Roman"/>
          <w:color w:val="000000"/>
          <w:sz w:val="20"/>
          <w:szCs w:val="20"/>
        </w:rPr>
      </w:pPr>
      <w:r>
        <w:rPr>
          <w:rFonts w:ascii="Times New Roman" w:hAnsi="Times New Roman"/>
          <w:color w:val="191919"/>
          <w:sz w:val="20"/>
          <w:szCs w:val="20"/>
        </w:rPr>
        <w:t xml:space="preserve">6.  </w:t>
      </w:r>
      <w:r>
        <w:rPr>
          <w:rFonts w:ascii="Times New Roman" w:hAnsi="Times New Roman"/>
          <w:color w:val="191919"/>
          <w:spacing w:val="-16"/>
          <w:sz w:val="20"/>
          <w:szCs w:val="20"/>
        </w:rPr>
        <w:t>W</w:t>
      </w:r>
      <w:r>
        <w:rPr>
          <w:rFonts w:ascii="Times New Roman" w:hAnsi="Times New Roman"/>
          <w:color w:val="191919"/>
          <w:sz w:val="20"/>
          <w:szCs w:val="20"/>
        </w:rPr>
        <w:t>aivers:</w:t>
      </w:r>
      <w:r>
        <w:rPr>
          <w:rFonts w:ascii="Times New Roman" w:hAnsi="Times New Roman"/>
          <w:color w:val="191919"/>
          <w:spacing w:val="-11"/>
          <w:sz w:val="20"/>
          <w:szCs w:val="20"/>
        </w:rPr>
        <w:t xml:space="preserve"> </w:t>
      </w:r>
      <w:r>
        <w:rPr>
          <w:rFonts w:ascii="Times New Roman" w:hAnsi="Times New Roman"/>
          <w:color w:val="191919"/>
          <w:sz w:val="20"/>
          <w:szCs w:val="20"/>
        </w:rPr>
        <w:t>An institution may waive out-of-state tuition for:</w:t>
      </w:r>
    </w:p>
    <w:p w:rsidR="00807398" w:rsidRPr="00807398" w:rsidRDefault="00807398" w:rsidP="00F56BDC">
      <w:pPr>
        <w:pStyle w:val="ListParagraph"/>
        <w:widowControl w:val="0"/>
        <w:numPr>
          <w:ilvl w:val="0"/>
          <w:numId w:val="43"/>
        </w:numPr>
        <w:autoSpaceDE w:val="0"/>
        <w:autoSpaceDN w:val="0"/>
        <w:adjustRightInd w:val="0"/>
        <w:spacing w:before="10" w:after="0" w:line="250" w:lineRule="auto"/>
        <w:ind w:right="180"/>
        <w:jc w:val="both"/>
        <w:rPr>
          <w:rFonts w:ascii="Times New Roman" w:hAnsi="Times New Roman"/>
          <w:color w:val="000000"/>
          <w:sz w:val="20"/>
          <w:szCs w:val="20"/>
        </w:rPr>
      </w:pPr>
      <w:r w:rsidRPr="00807398">
        <w:rPr>
          <w:rFonts w:ascii="Times New Roman" w:hAnsi="Times New Roman"/>
          <w:color w:val="191919"/>
          <w:sz w:val="20"/>
          <w:szCs w:val="20"/>
        </w:rPr>
        <w:t>nonresident students who are financially dependent upon a parent, parents or spouse who has been a legal resident of Geo</w:t>
      </w:r>
      <w:r w:rsidRPr="00807398">
        <w:rPr>
          <w:rFonts w:ascii="Times New Roman" w:hAnsi="Times New Roman"/>
          <w:color w:val="191919"/>
          <w:spacing w:val="-4"/>
          <w:sz w:val="20"/>
          <w:szCs w:val="20"/>
        </w:rPr>
        <w:t>r</w:t>
      </w:r>
      <w:r w:rsidRPr="00807398">
        <w:rPr>
          <w:rFonts w:ascii="Times New Roman" w:hAnsi="Times New Roman"/>
          <w:color w:val="191919"/>
          <w:sz w:val="20"/>
          <w:szCs w:val="20"/>
        </w:rPr>
        <w:t>gia for at least 12 consecutive months immediately preceding the date of registration; provided, howeve</w:t>
      </w:r>
      <w:r w:rsidRPr="00807398">
        <w:rPr>
          <w:rFonts w:ascii="Times New Roman" w:hAnsi="Times New Roman"/>
          <w:color w:val="191919"/>
          <w:spacing w:val="-8"/>
          <w:sz w:val="20"/>
          <w:szCs w:val="20"/>
        </w:rPr>
        <w:t>r</w:t>
      </w:r>
      <w:r w:rsidRPr="00807398">
        <w:rPr>
          <w:rFonts w:ascii="Times New Roman" w:hAnsi="Times New Roman"/>
          <w:color w:val="191919"/>
          <w:sz w:val="20"/>
          <w:szCs w:val="20"/>
        </w:rPr>
        <w:t>, that such financial dependence shall have existed for at least 12 consecutive months immediately preceding the date of registration;</w:t>
      </w:r>
    </w:p>
    <w:p w:rsidR="00807398" w:rsidRDefault="00807398" w:rsidP="00F56BDC">
      <w:pPr>
        <w:pStyle w:val="ListParagraph"/>
        <w:widowControl w:val="0"/>
        <w:numPr>
          <w:ilvl w:val="0"/>
          <w:numId w:val="43"/>
        </w:numPr>
        <w:autoSpaceDE w:val="0"/>
        <w:autoSpaceDN w:val="0"/>
        <w:adjustRightInd w:val="0"/>
        <w:spacing w:after="0" w:line="250" w:lineRule="auto"/>
        <w:ind w:right="180"/>
        <w:jc w:val="both"/>
        <w:rPr>
          <w:rFonts w:ascii="Times New Roman" w:hAnsi="Times New Roman"/>
          <w:color w:val="191919"/>
          <w:sz w:val="20"/>
          <w:szCs w:val="20"/>
        </w:rPr>
      </w:pPr>
      <w:r w:rsidRPr="00807398">
        <w:rPr>
          <w:rFonts w:ascii="Times New Roman" w:hAnsi="Times New Roman"/>
          <w:color w:val="191919"/>
          <w:sz w:val="20"/>
          <w:szCs w:val="20"/>
        </w:rPr>
        <w:t>international students, selected by the institutional president or his or her authorized representative, provided that the number of such waivers in e</w:t>
      </w:r>
      <w:r w:rsidRPr="00807398">
        <w:rPr>
          <w:rFonts w:ascii="Times New Roman" w:hAnsi="Times New Roman"/>
          <w:color w:val="191919"/>
          <w:spacing w:val="-4"/>
          <w:sz w:val="20"/>
          <w:szCs w:val="20"/>
        </w:rPr>
        <w:t>f</w:t>
      </w:r>
      <w:r w:rsidRPr="00807398">
        <w:rPr>
          <w:rFonts w:ascii="Times New Roman" w:hAnsi="Times New Roman"/>
          <w:color w:val="191919"/>
          <w:sz w:val="20"/>
          <w:szCs w:val="20"/>
        </w:rPr>
        <w:t>fect does not exceed one percent of the equivalent full-time students enrolled at the institution in the fall semester immediately preceding the semester for which the out-of-state tuition is to be waived;</w:t>
      </w:r>
    </w:p>
    <w:p w:rsidR="00807398" w:rsidRPr="00807398" w:rsidRDefault="00807398" w:rsidP="00F56BDC">
      <w:pPr>
        <w:pStyle w:val="ListParagraph"/>
        <w:widowControl w:val="0"/>
        <w:numPr>
          <w:ilvl w:val="0"/>
          <w:numId w:val="43"/>
        </w:numPr>
        <w:autoSpaceDE w:val="0"/>
        <w:autoSpaceDN w:val="0"/>
        <w:adjustRightInd w:val="0"/>
        <w:spacing w:after="0" w:line="250" w:lineRule="auto"/>
        <w:ind w:right="180"/>
        <w:jc w:val="both"/>
        <w:rPr>
          <w:rFonts w:ascii="Times New Roman" w:hAnsi="Times New Roman"/>
          <w:color w:val="191919"/>
          <w:sz w:val="20"/>
          <w:szCs w:val="20"/>
        </w:rPr>
      </w:pPr>
      <w:r w:rsidRPr="00807398">
        <w:rPr>
          <w:rFonts w:ascii="Times New Roman" w:hAnsi="Times New Roman"/>
          <w:color w:val="191919"/>
          <w:sz w:val="20"/>
          <w:szCs w:val="20"/>
        </w:rPr>
        <w:t>full-time employees of the University System, their spouses and their dependent children;</w:t>
      </w:r>
    </w:p>
    <w:p w:rsidR="00807398" w:rsidRPr="00807398" w:rsidRDefault="00807398" w:rsidP="00F56BDC">
      <w:pPr>
        <w:pStyle w:val="ListParagraph"/>
        <w:widowControl w:val="0"/>
        <w:numPr>
          <w:ilvl w:val="0"/>
          <w:numId w:val="43"/>
        </w:numPr>
        <w:autoSpaceDE w:val="0"/>
        <w:autoSpaceDN w:val="0"/>
        <w:adjustRightInd w:val="0"/>
        <w:spacing w:after="0"/>
        <w:ind w:right="180"/>
        <w:jc w:val="both"/>
        <w:rPr>
          <w:rFonts w:ascii="Times New Roman" w:hAnsi="Times New Roman"/>
          <w:color w:val="191919"/>
          <w:sz w:val="20"/>
          <w:szCs w:val="20"/>
        </w:rPr>
      </w:pPr>
      <w:r w:rsidRPr="00807398">
        <w:rPr>
          <w:rFonts w:ascii="Times New Roman" w:hAnsi="Times New Roman"/>
          <w:color w:val="191919"/>
          <w:sz w:val="20"/>
          <w:szCs w:val="20"/>
        </w:rPr>
        <w:t>medical and dental residents and medical and dental interns at the Medical College of Geo</w:t>
      </w:r>
      <w:r w:rsidRPr="00807398">
        <w:rPr>
          <w:rFonts w:ascii="Times New Roman" w:hAnsi="Times New Roman"/>
          <w:color w:val="191919"/>
          <w:spacing w:val="-4"/>
          <w:sz w:val="20"/>
          <w:szCs w:val="20"/>
        </w:rPr>
        <w:t>r</w:t>
      </w:r>
      <w:r w:rsidRPr="00807398">
        <w:rPr>
          <w:rFonts w:ascii="Times New Roman" w:hAnsi="Times New Roman"/>
          <w:color w:val="191919"/>
          <w:sz w:val="20"/>
          <w:szCs w:val="20"/>
        </w:rPr>
        <w:t>gia.</w:t>
      </w:r>
    </w:p>
    <w:p w:rsidR="00807398" w:rsidRPr="00807398" w:rsidRDefault="00807398" w:rsidP="00F56BDC">
      <w:pPr>
        <w:pStyle w:val="ListParagraph"/>
        <w:widowControl w:val="0"/>
        <w:numPr>
          <w:ilvl w:val="0"/>
          <w:numId w:val="43"/>
        </w:numPr>
        <w:autoSpaceDE w:val="0"/>
        <w:autoSpaceDN w:val="0"/>
        <w:adjustRightInd w:val="0"/>
        <w:spacing w:before="26" w:after="0" w:line="250" w:lineRule="auto"/>
        <w:ind w:right="180"/>
        <w:jc w:val="both"/>
        <w:rPr>
          <w:rFonts w:ascii="Times New Roman" w:hAnsi="Times New Roman"/>
          <w:color w:val="000000"/>
          <w:sz w:val="20"/>
          <w:szCs w:val="20"/>
        </w:rPr>
      </w:pPr>
      <w:r w:rsidRPr="00807398">
        <w:rPr>
          <w:rFonts w:ascii="Times New Roman" w:hAnsi="Times New Roman"/>
          <w:color w:val="191919"/>
          <w:sz w:val="20"/>
          <w:szCs w:val="20"/>
        </w:rPr>
        <w:t>full-time teachers in the public schools of Geo</w:t>
      </w:r>
      <w:r w:rsidRPr="00807398">
        <w:rPr>
          <w:rFonts w:ascii="Times New Roman" w:hAnsi="Times New Roman"/>
          <w:color w:val="191919"/>
          <w:spacing w:val="-4"/>
          <w:sz w:val="20"/>
          <w:szCs w:val="20"/>
        </w:rPr>
        <w:t>r</w:t>
      </w:r>
      <w:r w:rsidRPr="00807398">
        <w:rPr>
          <w:rFonts w:ascii="Times New Roman" w:hAnsi="Times New Roman"/>
          <w:color w:val="191919"/>
          <w:sz w:val="20"/>
          <w:szCs w:val="20"/>
        </w:rPr>
        <w:t>gia or in the programs of the State Board of</w:t>
      </w:r>
      <w:r w:rsidRPr="00807398">
        <w:rPr>
          <w:rFonts w:ascii="Times New Roman" w:hAnsi="Times New Roman"/>
          <w:color w:val="191919"/>
          <w:spacing w:val="-4"/>
          <w:sz w:val="20"/>
          <w:szCs w:val="20"/>
        </w:rPr>
        <w:t xml:space="preserve"> </w:t>
      </w:r>
      <w:r w:rsidRPr="00807398">
        <w:rPr>
          <w:rFonts w:ascii="Times New Roman" w:hAnsi="Times New Roman"/>
          <w:color w:val="191919"/>
          <w:spacing w:val="-14"/>
          <w:sz w:val="20"/>
          <w:szCs w:val="20"/>
        </w:rPr>
        <w:t>T</w:t>
      </w:r>
      <w:r w:rsidRPr="00807398">
        <w:rPr>
          <w:rFonts w:ascii="Times New Roman" w:hAnsi="Times New Roman"/>
          <w:color w:val="191919"/>
          <w:sz w:val="20"/>
          <w:szCs w:val="20"/>
        </w:rPr>
        <w:t>echnical and</w:t>
      </w:r>
      <w:r w:rsidRPr="00807398">
        <w:rPr>
          <w:rFonts w:ascii="Times New Roman" w:hAnsi="Times New Roman"/>
          <w:color w:val="191919"/>
          <w:spacing w:val="-11"/>
          <w:sz w:val="20"/>
          <w:szCs w:val="20"/>
        </w:rPr>
        <w:t xml:space="preserve"> </w:t>
      </w:r>
      <w:r w:rsidRPr="00807398">
        <w:rPr>
          <w:rFonts w:ascii="Times New Roman" w:hAnsi="Times New Roman"/>
          <w:color w:val="191919"/>
          <w:sz w:val="20"/>
          <w:szCs w:val="20"/>
        </w:rPr>
        <w:t>Adult Education and their dependent children.</w:t>
      </w:r>
      <w:r w:rsidRPr="00807398">
        <w:rPr>
          <w:rFonts w:ascii="Times New Roman" w:hAnsi="Times New Roman"/>
          <w:color w:val="191919"/>
          <w:spacing w:val="-3"/>
          <w:sz w:val="20"/>
          <w:szCs w:val="20"/>
        </w:rPr>
        <w:t xml:space="preserve"> </w:t>
      </w:r>
      <w:r w:rsidRPr="00807398">
        <w:rPr>
          <w:rFonts w:ascii="Times New Roman" w:hAnsi="Times New Roman"/>
          <w:color w:val="191919"/>
          <w:spacing w:val="-14"/>
          <w:sz w:val="20"/>
          <w:szCs w:val="20"/>
        </w:rPr>
        <w:t>T</w:t>
      </w:r>
      <w:r w:rsidRPr="00807398">
        <w:rPr>
          <w:rFonts w:ascii="Times New Roman" w:hAnsi="Times New Roman"/>
          <w:color w:val="191919"/>
          <w:sz w:val="20"/>
          <w:szCs w:val="20"/>
        </w:rPr>
        <w:t>eachers employed full-time on military bases in Geo</w:t>
      </w:r>
      <w:r w:rsidRPr="00807398">
        <w:rPr>
          <w:rFonts w:ascii="Times New Roman" w:hAnsi="Times New Roman"/>
          <w:color w:val="191919"/>
          <w:spacing w:val="-4"/>
          <w:sz w:val="20"/>
          <w:szCs w:val="20"/>
        </w:rPr>
        <w:t>r</w:t>
      </w:r>
      <w:r w:rsidRPr="00807398">
        <w:rPr>
          <w:rFonts w:ascii="Times New Roman" w:hAnsi="Times New Roman"/>
          <w:color w:val="191919"/>
          <w:sz w:val="20"/>
          <w:szCs w:val="20"/>
        </w:rPr>
        <w:t>gia shall also qualify for this waiver;</w:t>
      </w:r>
    </w:p>
    <w:p w:rsidR="00807398" w:rsidRPr="00807398" w:rsidRDefault="00807398" w:rsidP="00F56BDC">
      <w:pPr>
        <w:pStyle w:val="ListParagraph"/>
        <w:widowControl w:val="0"/>
        <w:numPr>
          <w:ilvl w:val="0"/>
          <w:numId w:val="43"/>
        </w:numPr>
        <w:autoSpaceDE w:val="0"/>
        <w:autoSpaceDN w:val="0"/>
        <w:adjustRightInd w:val="0"/>
        <w:spacing w:after="0" w:line="250" w:lineRule="auto"/>
        <w:ind w:right="180"/>
        <w:jc w:val="both"/>
        <w:rPr>
          <w:rFonts w:ascii="Times New Roman" w:hAnsi="Times New Roman"/>
          <w:color w:val="000000"/>
          <w:sz w:val="20"/>
          <w:szCs w:val="20"/>
        </w:rPr>
      </w:pPr>
      <w:r w:rsidRPr="00807398">
        <w:rPr>
          <w:rFonts w:ascii="Times New Roman" w:hAnsi="Times New Roman"/>
          <w:color w:val="191919"/>
          <w:sz w:val="20"/>
          <w:szCs w:val="20"/>
        </w:rPr>
        <w:t>career consular o</w:t>
      </w:r>
      <w:r w:rsidRPr="00807398">
        <w:rPr>
          <w:rFonts w:ascii="Times New Roman" w:hAnsi="Times New Roman"/>
          <w:color w:val="191919"/>
          <w:spacing w:val="-4"/>
          <w:sz w:val="20"/>
          <w:szCs w:val="20"/>
        </w:rPr>
        <w:t>f</w:t>
      </w:r>
      <w:r w:rsidRPr="00807398">
        <w:rPr>
          <w:rFonts w:ascii="Times New Roman" w:hAnsi="Times New Roman"/>
          <w:color w:val="191919"/>
          <w:sz w:val="20"/>
          <w:szCs w:val="20"/>
        </w:rPr>
        <w:t>ficers and their dependents who are citizens of the foreign nation which their consular o</w:t>
      </w:r>
      <w:r w:rsidRPr="00807398">
        <w:rPr>
          <w:rFonts w:ascii="Times New Roman" w:hAnsi="Times New Roman"/>
          <w:color w:val="191919"/>
          <w:spacing w:val="-4"/>
          <w:sz w:val="20"/>
          <w:szCs w:val="20"/>
        </w:rPr>
        <w:t>f</w:t>
      </w:r>
      <w:r w:rsidRPr="00807398">
        <w:rPr>
          <w:rFonts w:ascii="Times New Roman" w:hAnsi="Times New Roman"/>
          <w:color w:val="191919"/>
          <w:sz w:val="20"/>
          <w:szCs w:val="20"/>
        </w:rPr>
        <w:t>ficer represents, and who are stationed and living in Geo</w:t>
      </w:r>
      <w:r w:rsidRPr="00807398">
        <w:rPr>
          <w:rFonts w:ascii="Times New Roman" w:hAnsi="Times New Roman"/>
          <w:color w:val="191919"/>
          <w:spacing w:val="-4"/>
          <w:sz w:val="20"/>
          <w:szCs w:val="20"/>
        </w:rPr>
        <w:t>r</w:t>
      </w:r>
      <w:r w:rsidRPr="00807398">
        <w:rPr>
          <w:rFonts w:ascii="Times New Roman" w:hAnsi="Times New Roman"/>
          <w:color w:val="191919"/>
          <w:sz w:val="20"/>
          <w:szCs w:val="20"/>
        </w:rPr>
        <w:t>gia under orders of their respective governments.</w:t>
      </w:r>
      <w:r w:rsidRPr="00807398">
        <w:rPr>
          <w:rFonts w:ascii="Times New Roman" w:hAnsi="Times New Roman"/>
          <w:color w:val="191919"/>
          <w:spacing w:val="-4"/>
          <w:sz w:val="20"/>
          <w:szCs w:val="20"/>
        </w:rPr>
        <w:t xml:space="preserve"> </w:t>
      </w:r>
      <w:r w:rsidRPr="00807398">
        <w:rPr>
          <w:rFonts w:ascii="Times New Roman" w:hAnsi="Times New Roman"/>
          <w:color w:val="191919"/>
          <w:sz w:val="20"/>
          <w:szCs w:val="20"/>
        </w:rPr>
        <w:t>This waiver shall apply only to those consular o</w:t>
      </w:r>
      <w:r w:rsidRPr="00807398">
        <w:rPr>
          <w:rFonts w:ascii="Times New Roman" w:hAnsi="Times New Roman"/>
          <w:color w:val="191919"/>
          <w:spacing w:val="-4"/>
          <w:sz w:val="20"/>
          <w:szCs w:val="20"/>
        </w:rPr>
        <w:t>f</w:t>
      </w:r>
      <w:r w:rsidRPr="00807398">
        <w:rPr>
          <w:rFonts w:ascii="Times New Roman" w:hAnsi="Times New Roman"/>
          <w:color w:val="191919"/>
          <w:sz w:val="20"/>
          <w:szCs w:val="20"/>
        </w:rPr>
        <w:t>ficers whose nations operate on the principle of educational reciprocity with the United States;</w:t>
      </w:r>
    </w:p>
    <w:p w:rsidR="00807398" w:rsidRPr="00807398" w:rsidRDefault="00807398" w:rsidP="00F56BDC">
      <w:pPr>
        <w:pStyle w:val="ListParagraph"/>
        <w:widowControl w:val="0"/>
        <w:numPr>
          <w:ilvl w:val="0"/>
          <w:numId w:val="43"/>
        </w:numPr>
        <w:autoSpaceDE w:val="0"/>
        <w:autoSpaceDN w:val="0"/>
        <w:adjustRightInd w:val="0"/>
        <w:spacing w:after="0" w:line="250" w:lineRule="auto"/>
        <w:ind w:right="180"/>
        <w:jc w:val="both"/>
        <w:rPr>
          <w:rFonts w:ascii="Times New Roman" w:hAnsi="Times New Roman"/>
          <w:color w:val="000000"/>
          <w:sz w:val="20"/>
          <w:szCs w:val="20"/>
        </w:rPr>
      </w:pPr>
      <w:r w:rsidRPr="00807398">
        <w:rPr>
          <w:rFonts w:ascii="Times New Roman" w:hAnsi="Times New Roman"/>
          <w:color w:val="191919"/>
          <w:sz w:val="20"/>
          <w:szCs w:val="20"/>
        </w:rPr>
        <w:t>military personnel and their dependents stationed in Geo</w:t>
      </w:r>
      <w:r w:rsidRPr="00807398">
        <w:rPr>
          <w:rFonts w:ascii="Times New Roman" w:hAnsi="Times New Roman"/>
          <w:color w:val="191919"/>
          <w:spacing w:val="-4"/>
          <w:sz w:val="20"/>
          <w:szCs w:val="20"/>
        </w:rPr>
        <w:t>r</w:t>
      </w:r>
      <w:r w:rsidRPr="00807398">
        <w:rPr>
          <w:rFonts w:ascii="Times New Roman" w:hAnsi="Times New Roman"/>
          <w:color w:val="191919"/>
          <w:sz w:val="20"/>
          <w:szCs w:val="20"/>
        </w:rPr>
        <w:t>gia and on active duty un- less such military personnel are assigned as students to system institutions for educational purposes.</w:t>
      </w:r>
    </w:p>
    <w:p w:rsidR="00807398" w:rsidRPr="00807398" w:rsidRDefault="00807398" w:rsidP="00F56BDC">
      <w:pPr>
        <w:pStyle w:val="ListParagraph"/>
        <w:widowControl w:val="0"/>
        <w:numPr>
          <w:ilvl w:val="0"/>
          <w:numId w:val="43"/>
        </w:numPr>
        <w:autoSpaceDE w:val="0"/>
        <w:autoSpaceDN w:val="0"/>
        <w:adjustRightInd w:val="0"/>
        <w:spacing w:after="0"/>
        <w:ind w:right="180"/>
        <w:jc w:val="both"/>
        <w:rPr>
          <w:rFonts w:ascii="Times New Roman" w:hAnsi="Times New Roman"/>
          <w:color w:val="000000"/>
          <w:sz w:val="20"/>
          <w:szCs w:val="20"/>
        </w:rPr>
      </w:pPr>
      <w:r w:rsidRPr="00807398">
        <w:rPr>
          <w:rFonts w:ascii="Times New Roman" w:hAnsi="Times New Roman"/>
          <w:color w:val="191919"/>
          <w:sz w:val="20"/>
          <w:szCs w:val="20"/>
        </w:rPr>
        <w:t>selected graduate students at university-level institutions.</w:t>
      </w:r>
    </w:p>
    <w:p w:rsidR="00807398" w:rsidRPr="00807398" w:rsidRDefault="00807398" w:rsidP="00F56BDC">
      <w:pPr>
        <w:pStyle w:val="ListParagraph"/>
        <w:widowControl w:val="0"/>
        <w:numPr>
          <w:ilvl w:val="0"/>
          <w:numId w:val="43"/>
        </w:numPr>
        <w:autoSpaceDE w:val="0"/>
        <w:autoSpaceDN w:val="0"/>
        <w:adjustRightInd w:val="0"/>
        <w:spacing w:before="10" w:after="0" w:line="250" w:lineRule="auto"/>
        <w:ind w:right="180"/>
        <w:jc w:val="both"/>
        <w:rPr>
          <w:rFonts w:ascii="Times New Roman" w:hAnsi="Times New Roman"/>
          <w:color w:val="000000"/>
          <w:sz w:val="20"/>
          <w:szCs w:val="20"/>
        </w:rPr>
      </w:pPr>
      <w:r w:rsidRPr="00807398">
        <w:rPr>
          <w:rFonts w:ascii="Times New Roman" w:hAnsi="Times New Roman"/>
          <w:color w:val="191919"/>
          <w:sz w:val="20"/>
          <w:szCs w:val="20"/>
        </w:rPr>
        <w:t>students who are legal residents of out-of-state counties bordering on Geo</w:t>
      </w:r>
      <w:r w:rsidRPr="00807398">
        <w:rPr>
          <w:rFonts w:ascii="Times New Roman" w:hAnsi="Times New Roman"/>
          <w:color w:val="191919"/>
          <w:spacing w:val="-4"/>
          <w:sz w:val="20"/>
          <w:szCs w:val="20"/>
        </w:rPr>
        <w:t>r</w:t>
      </w:r>
      <w:r w:rsidRPr="00807398">
        <w:rPr>
          <w:rFonts w:ascii="Times New Roman" w:hAnsi="Times New Roman"/>
          <w:color w:val="191919"/>
          <w:sz w:val="20"/>
          <w:szCs w:val="20"/>
        </w:rPr>
        <w:t>gia counties in which an institution of the University System is located and who are enrolled in said institution.</w:t>
      </w:r>
    </w:p>
    <w:p w:rsidR="00807398" w:rsidRDefault="00807398" w:rsidP="00807398">
      <w:pPr>
        <w:widowControl w:val="0"/>
        <w:autoSpaceDE w:val="0"/>
        <w:autoSpaceDN w:val="0"/>
        <w:adjustRightInd w:val="0"/>
        <w:spacing w:after="0" w:line="250" w:lineRule="auto"/>
        <w:ind w:left="1925" w:right="1000" w:firstLine="360"/>
        <w:rPr>
          <w:rFonts w:ascii="Times New Roman" w:hAnsi="Times New Roman"/>
          <w:color w:val="191919"/>
          <w:sz w:val="20"/>
          <w:szCs w:val="20"/>
        </w:rPr>
      </w:pPr>
    </w:p>
    <w:p w:rsidR="0080739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student who is classified as a resident of Geo</w:t>
      </w:r>
      <w:r>
        <w:rPr>
          <w:rFonts w:ascii="Times New Roman" w:hAnsi="Times New Roman"/>
          <w:color w:val="191919"/>
          <w:spacing w:val="-4"/>
          <w:sz w:val="20"/>
          <w:szCs w:val="20"/>
        </w:rPr>
        <w:t>r</w:t>
      </w:r>
      <w:r>
        <w:rPr>
          <w:rFonts w:ascii="Times New Roman" w:hAnsi="Times New Roman"/>
          <w:color w:val="191919"/>
          <w:sz w:val="20"/>
          <w:szCs w:val="20"/>
        </w:rPr>
        <w:t>gia must notify the Registrar immediately of any change in residence status. If it is determined that the student has misrepresented or omitted facts which result in classification or reclassification as a resident student, retroactive cha</w:t>
      </w:r>
      <w:r>
        <w:rPr>
          <w:rFonts w:ascii="Times New Roman" w:hAnsi="Times New Roman"/>
          <w:color w:val="191919"/>
          <w:spacing w:val="-4"/>
          <w:sz w:val="20"/>
          <w:szCs w:val="20"/>
        </w:rPr>
        <w:t>r</w:t>
      </w:r>
      <w:r>
        <w:rPr>
          <w:rFonts w:ascii="Times New Roman" w:hAnsi="Times New Roman"/>
          <w:color w:val="191919"/>
          <w:sz w:val="20"/>
          <w:szCs w:val="20"/>
        </w:rPr>
        <w:t>ges for non-resident fees will be made by the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o</w:t>
      </w:r>
      <w:r>
        <w:rPr>
          <w:rFonts w:ascii="Times New Roman" w:hAnsi="Times New Roman"/>
          <w:color w:val="191919"/>
          <w:spacing w:val="-4"/>
          <w:sz w:val="20"/>
          <w:szCs w:val="20"/>
        </w:rPr>
        <w:t>f</w:t>
      </w:r>
      <w:r>
        <w:rPr>
          <w:rFonts w:ascii="Times New Roman" w:hAnsi="Times New Roman"/>
          <w:color w:val="191919"/>
          <w:sz w:val="20"/>
          <w:szCs w:val="20"/>
        </w:rPr>
        <w:t>fice</w:t>
      </w:r>
      <w:r>
        <w:rPr>
          <w:rFonts w:ascii="Times New Roman" w:hAnsi="Times New Roman"/>
          <w:color w:val="191919"/>
          <w:spacing w:val="-11"/>
          <w:sz w:val="20"/>
          <w:szCs w:val="20"/>
        </w:rPr>
        <w:t>r</w:t>
      </w:r>
      <w:r>
        <w:rPr>
          <w:rFonts w:ascii="Times New Roman" w:hAnsi="Times New Roman"/>
          <w:color w:val="191919"/>
          <w:sz w:val="20"/>
          <w:szCs w:val="20"/>
        </w:rPr>
        <w:t>.</w:t>
      </w:r>
    </w:p>
    <w:p w:rsidR="00807398" w:rsidRDefault="00807398" w:rsidP="00807398">
      <w:pPr>
        <w:widowControl w:val="0"/>
        <w:autoSpaceDE w:val="0"/>
        <w:autoSpaceDN w:val="0"/>
        <w:adjustRightInd w:val="0"/>
        <w:spacing w:after="0" w:line="240" w:lineRule="exact"/>
        <w:ind w:left="360" w:right="180"/>
        <w:jc w:val="both"/>
        <w:rPr>
          <w:rFonts w:ascii="Times New Roman" w:hAnsi="Times New Roman"/>
          <w:color w:val="000000"/>
          <w:sz w:val="24"/>
          <w:szCs w:val="24"/>
        </w:rPr>
      </w:pPr>
    </w:p>
    <w:p w:rsidR="0080739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PLEASE NOTE: In order to avoid delay and inconvenience upon arrival for registration, prospective students should seek clarification of all questions concerning residence status at the time of admission. Questions for clarification should be addressed to</w:t>
      </w:r>
      <w:r>
        <w:rPr>
          <w:rFonts w:ascii="Times New Roman" w:hAnsi="Times New Roman"/>
          <w:color w:val="191919"/>
          <w:spacing w:val="-4"/>
          <w:sz w:val="20"/>
          <w:szCs w:val="20"/>
        </w:rPr>
        <w:t xml:space="preserve"> </w:t>
      </w:r>
      <w:r>
        <w:rPr>
          <w:rFonts w:ascii="Times New Roman" w:hAnsi="Times New Roman"/>
          <w:color w:val="191919"/>
          <w:sz w:val="20"/>
          <w:szCs w:val="20"/>
        </w:rPr>
        <w:t>The Registra</w:t>
      </w:r>
      <w:r>
        <w:rPr>
          <w:rFonts w:ascii="Times New Roman" w:hAnsi="Times New Roman"/>
          <w:color w:val="191919"/>
          <w:spacing w:val="-8"/>
          <w:sz w:val="20"/>
          <w:szCs w:val="20"/>
        </w:rPr>
        <w:t>r</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Alban</w:t>
      </w:r>
      <w:r>
        <w:rPr>
          <w:rFonts w:ascii="Times New Roman" w:hAnsi="Times New Roman"/>
          <w:color w:val="191919"/>
          <w:spacing w:val="-13"/>
          <w:sz w:val="20"/>
          <w:szCs w:val="20"/>
        </w:rPr>
        <w:t>y</w:t>
      </w:r>
      <w:r>
        <w:rPr>
          <w:rFonts w:ascii="Times New Roman" w:hAnsi="Times New Roman"/>
          <w:color w:val="191919"/>
          <w:sz w:val="20"/>
          <w:szCs w:val="20"/>
        </w:rPr>
        <w:t>, Geo</w:t>
      </w:r>
      <w:r>
        <w:rPr>
          <w:rFonts w:ascii="Times New Roman" w:hAnsi="Times New Roman"/>
          <w:color w:val="191919"/>
          <w:spacing w:val="-4"/>
          <w:sz w:val="20"/>
          <w:szCs w:val="20"/>
        </w:rPr>
        <w:t>r</w:t>
      </w:r>
      <w:r>
        <w:rPr>
          <w:rFonts w:ascii="Times New Roman" w:hAnsi="Times New Roman"/>
          <w:color w:val="191919"/>
          <w:sz w:val="20"/>
          <w:szCs w:val="20"/>
        </w:rPr>
        <w:t>gia 31705.</w:t>
      </w:r>
    </w:p>
    <w:p w:rsidR="00EA4995" w:rsidRDefault="00EA4995" w:rsidP="00EA4995">
      <w:pPr>
        <w:widowControl w:val="0"/>
        <w:autoSpaceDE w:val="0"/>
        <w:autoSpaceDN w:val="0"/>
        <w:adjustRightInd w:val="0"/>
        <w:spacing w:after="0" w:line="160" w:lineRule="exact"/>
        <w:ind w:left="360" w:right="180" w:firstLine="0"/>
        <w:jc w:val="both"/>
        <w:rPr>
          <w:rFonts w:ascii="Times New Roman" w:hAnsi="Times New Roman"/>
          <w:color w:val="000000"/>
          <w:sz w:val="16"/>
          <w:szCs w:val="16"/>
        </w:rPr>
      </w:pPr>
    </w:p>
    <w:p w:rsidR="00C80343" w:rsidRDefault="00C80343" w:rsidP="00EA4995">
      <w:pPr>
        <w:widowControl w:val="0"/>
        <w:autoSpaceDE w:val="0"/>
        <w:autoSpaceDN w:val="0"/>
        <w:adjustRightInd w:val="0"/>
        <w:spacing w:after="0" w:line="160" w:lineRule="exact"/>
        <w:ind w:left="360" w:right="180" w:firstLine="0"/>
        <w:jc w:val="both"/>
        <w:rPr>
          <w:rFonts w:ascii="Times New Roman" w:hAnsi="Times New Roman"/>
          <w:color w:val="000000"/>
          <w:sz w:val="16"/>
          <w:szCs w:val="16"/>
        </w:rPr>
      </w:pPr>
    </w:p>
    <w:p w:rsidR="00C80343" w:rsidRPr="00EF6E73" w:rsidRDefault="00EF6E73" w:rsidP="00EF6E73">
      <w:pPr>
        <w:pStyle w:val="Heading2"/>
        <w:jc w:val="center"/>
        <w:rPr>
          <w:rFonts w:ascii="Impact" w:hAnsi="Impact"/>
          <w:color w:val="595959" w:themeColor="text1" w:themeTint="A6"/>
          <w:sz w:val="36"/>
          <w:szCs w:val="36"/>
        </w:rPr>
      </w:pPr>
      <w:bookmarkStart w:id="42" w:name="_Toc295508194"/>
      <w:r w:rsidRPr="00EF6E73">
        <w:rPr>
          <w:rFonts w:ascii="Impact" w:hAnsi="Impact"/>
          <w:color w:val="595959" w:themeColor="text1" w:themeTint="A6"/>
          <w:sz w:val="48"/>
          <w:szCs w:val="48"/>
        </w:rPr>
        <w:t>G</w:t>
      </w:r>
      <w:r w:rsidRPr="00EF6E73">
        <w:rPr>
          <w:rFonts w:ascii="Impact" w:hAnsi="Impact"/>
          <w:color w:val="595959" w:themeColor="text1" w:themeTint="A6"/>
          <w:sz w:val="36"/>
          <w:szCs w:val="36"/>
        </w:rPr>
        <w:t xml:space="preserve">ENERAL </w:t>
      </w:r>
      <w:r w:rsidRPr="00EF6E73">
        <w:rPr>
          <w:rFonts w:ascii="Impact" w:hAnsi="Impact"/>
          <w:color w:val="595959" w:themeColor="text1" w:themeTint="A6"/>
          <w:sz w:val="48"/>
          <w:szCs w:val="48"/>
        </w:rPr>
        <w:t>P</w:t>
      </w:r>
      <w:r w:rsidRPr="00EF6E73">
        <w:rPr>
          <w:rFonts w:ascii="Impact" w:hAnsi="Impact"/>
          <w:color w:val="595959" w:themeColor="text1" w:themeTint="A6"/>
          <w:sz w:val="36"/>
          <w:szCs w:val="36"/>
        </w:rPr>
        <w:t>OLICIES</w:t>
      </w:r>
      <w:bookmarkEnd w:id="42"/>
    </w:p>
    <w:p w:rsidR="00807398" w:rsidRDefault="00807398" w:rsidP="00807398">
      <w:pPr>
        <w:widowControl w:val="0"/>
        <w:autoSpaceDE w:val="0"/>
        <w:autoSpaceDN w:val="0"/>
        <w:adjustRightInd w:val="0"/>
        <w:spacing w:after="0"/>
        <w:ind w:left="360" w:right="180" w:firstLine="0"/>
        <w:jc w:val="both"/>
        <w:rPr>
          <w:rFonts w:ascii="Times New Roman" w:hAnsi="Times New Roman"/>
          <w:color w:val="000000"/>
          <w:sz w:val="20"/>
          <w:szCs w:val="20"/>
        </w:rPr>
      </w:pPr>
      <w:bookmarkStart w:id="43" w:name="_Toc294969646"/>
      <w:r>
        <w:rPr>
          <w:rFonts w:ascii="Times New Roman" w:hAnsi="Times New Roman"/>
          <w:b/>
          <w:bCs/>
          <w:color w:val="191919"/>
          <w:sz w:val="20"/>
          <w:szCs w:val="20"/>
        </w:rPr>
        <w:t>Attendance Policy</w:t>
      </w:r>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structure of graduate courses and programs normally require full class attendance by students enrolled.</w:t>
      </w:r>
      <w:r>
        <w:rPr>
          <w:rFonts w:ascii="Times New Roman" w:hAnsi="Times New Roman"/>
          <w:color w:val="191919"/>
          <w:spacing w:val="-11"/>
          <w:sz w:val="20"/>
          <w:szCs w:val="20"/>
        </w:rPr>
        <w:t xml:space="preserve"> </w:t>
      </w:r>
      <w:r>
        <w:rPr>
          <w:rFonts w:ascii="Times New Roman" w:hAnsi="Times New Roman"/>
          <w:color w:val="191919"/>
          <w:sz w:val="20"/>
          <w:szCs w:val="20"/>
        </w:rPr>
        <w:t>All matters related to the student</w:t>
      </w:r>
      <w:r>
        <w:rPr>
          <w:rFonts w:ascii="Times New Roman" w:hAnsi="Times New Roman"/>
          <w:color w:val="191919"/>
          <w:spacing w:val="-11"/>
          <w:sz w:val="20"/>
          <w:szCs w:val="20"/>
        </w:rPr>
        <w:t>’</w:t>
      </w:r>
      <w:r>
        <w:rPr>
          <w:rFonts w:ascii="Times New Roman" w:hAnsi="Times New Roman"/>
          <w:color w:val="191919"/>
          <w:sz w:val="20"/>
          <w:szCs w:val="20"/>
        </w:rPr>
        <w:t>s absence, including making up work missed, are to be arranged between the student and the instructo</w:t>
      </w:r>
      <w:r>
        <w:rPr>
          <w:rFonts w:ascii="Times New Roman" w:hAnsi="Times New Roman"/>
          <w:color w:val="191919"/>
          <w:spacing w:val="-11"/>
          <w:sz w:val="20"/>
          <w:szCs w:val="20"/>
        </w:rPr>
        <w:t>r</w:t>
      </w:r>
      <w:r>
        <w:rPr>
          <w:rFonts w:ascii="Times New Roman" w:hAnsi="Times New Roman"/>
          <w:color w:val="191919"/>
          <w:sz w:val="20"/>
          <w:szCs w:val="20"/>
        </w:rPr>
        <w:t>. Class attendance is important to successful academic performance.</w:t>
      </w:r>
    </w:p>
    <w:p w:rsidR="00807398" w:rsidRDefault="00807398" w:rsidP="00807398">
      <w:pPr>
        <w:widowControl w:val="0"/>
        <w:autoSpaceDE w:val="0"/>
        <w:autoSpaceDN w:val="0"/>
        <w:adjustRightInd w:val="0"/>
        <w:spacing w:after="0" w:line="240" w:lineRule="exact"/>
        <w:ind w:left="360" w:right="180" w:firstLine="360"/>
        <w:jc w:val="both"/>
        <w:rPr>
          <w:rFonts w:ascii="Times New Roman" w:hAnsi="Times New Roman"/>
          <w:color w:val="000000"/>
          <w:sz w:val="24"/>
          <w:szCs w:val="24"/>
        </w:rPr>
      </w:pPr>
    </w:p>
    <w:p w:rsidR="00807398" w:rsidRDefault="00807398" w:rsidP="00807398">
      <w:pPr>
        <w:widowControl w:val="0"/>
        <w:autoSpaceDE w:val="0"/>
        <w:autoSpaceDN w:val="0"/>
        <w:adjustRightInd w:val="0"/>
        <w:spacing w:after="0"/>
        <w:ind w:left="360" w:right="180" w:firstLine="0"/>
        <w:jc w:val="both"/>
        <w:rPr>
          <w:rFonts w:ascii="Times New Roman" w:hAnsi="Times New Roman"/>
          <w:color w:val="000000"/>
          <w:sz w:val="20"/>
          <w:szCs w:val="20"/>
        </w:rPr>
      </w:pPr>
      <w:r>
        <w:rPr>
          <w:rFonts w:ascii="Times New Roman" w:hAnsi="Times New Roman"/>
          <w:b/>
          <w:bCs/>
          <w:color w:val="191919"/>
          <w:sz w:val="20"/>
          <w:szCs w:val="20"/>
        </w:rPr>
        <w:t>Cheating and Plagiarism</w:t>
      </w:r>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Cheating and plagiarism are non-academic grounds for expulsion from the Graduate School at</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 No student shall give or receive any assistance not authorized by the professor in the   preparation of any assignment, report, project or examination to be submitted as a requirement for academic credit.</w:t>
      </w:r>
    </w:p>
    <w:p w:rsidR="00807398" w:rsidRPr="00703096" w:rsidRDefault="00807398" w:rsidP="00703096">
      <w:pPr>
        <w:pStyle w:val="Heading2"/>
        <w:ind w:firstLine="360"/>
        <w:rPr>
          <w:rFonts w:ascii="Times New Roman" w:hAnsi="Times New Roman"/>
          <w:color w:val="000000"/>
          <w:sz w:val="20"/>
          <w:szCs w:val="20"/>
        </w:rPr>
      </w:pPr>
      <w:bookmarkStart w:id="44" w:name="_Toc295508195"/>
      <w:r w:rsidRPr="00703096">
        <w:rPr>
          <w:rFonts w:ascii="Times New Roman" w:hAnsi="Times New Roman"/>
          <w:bCs w:val="0"/>
          <w:color w:val="191919"/>
          <w:sz w:val="20"/>
          <w:szCs w:val="20"/>
        </w:rPr>
        <w:t>Commencement Exe</w:t>
      </w:r>
      <w:r w:rsidRPr="00703096">
        <w:rPr>
          <w:rFonts w:ascii="Times New Roman" w:hAnsi="Times New Roman"/>
          <w:bCs w:val="0"/>
          <w:color w:val="191919"/>
          <w:spacing w:val="-4"/>
          <w:sz w:val="20"/>
          <w:szCs w:val="20"/>
        </w:rPr>
        <w:t>r</w:t>
      </w:r>
      <w:r w:rsidRPr="00703096">
        <w:rPr>
          <w:rFonts w:ascii="Times New Roman" w:hAnsi="Times New Roman"/>
          <w:bCs w:val="0"/>
          <w:color w:val="191919"/>
          <w:sz w:val="20"/>
          <w:szCs w:val="20"/>
        </w:rPr>
        <w:t>cises</w:t>
      </w:r>
      <w:bookmarkEnd w:id="44"/>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candidate for graduation must participate in commencement exercises unless the</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ice President for</w:t>
      </w:r>
      <w:r>
        <w:rPr>
          <w:rFonts w:ascii="Times New Roman" w:hAnsi="Times New Roman"/>
          <w:color w:val="191919"/>
          <w:spacing w:val="-11"/>
          <w:sz w:val="20"/>
          <w:szCs w:val="20"/>
        </w:rPr>
        <w:t xml:space="preserve"> </w:t>
      </w:r>
      <w:r>
        <w:rPr>
          <w:rFonts w:ascii="Times New Roman" w:hAnsi="Times New Roman"/>
          <w:color w:val="191919"/>
          <w:sz w:val="20"/>
          <w:szCs w:val="20"/>
        </w:rPr>
        <w:t>Academic</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fairs grants an o</w:t>
      </w:r>
      <w:r>
        <w:rPr>
          <w:rFonts w:ascii="Times New Roman" w:hAnsi="Times New Roman"/>
          <w:color w:val="191919"/>
          <w:spacing w:val="-4"/>
          <w:sz w:val="20"/>
          <w:szCs w:val="20"/>
        </w:rPr>
        <w:t>f</w:t>
      </w:r>
      <w:r>
        <w:rPr>
          <w:rFonts w:ascii="Times New Roman" w:hAnsi="Times New Roman"/>
          <w:color w:val="191919"/>
          <w:sz w:val="20"/>
          <w:szCs w:val="20"/>
        </w:rPr>
        <w:t>ficial excuse.</w:t>
      </w:r>
    </w:p>
    <w:p w:rsidR="00807398" w:rsidRPr="00703096" w:rsidRDefault="00807398" w:rsidP="00703096">
      <w:pPr>
        <w:pStyle w:val="Heading2"/>
        <w:ind w:firstLine="360"/>
        <w:rPr>
          <w:rFonts w:ascii="Times New Roman" w:hAnsi="Times New Roman"/>
          <w:color w:val="000000"/>
          <w:sz w:val="20"/>
          <w:szCs w:val="20"/>
        </w:rPr>
      </w:pPr>
      <w:bookmarkStart w:id="45" w:name="_Toc295508196"/>
      <w:r w:rsidRPr="00703096">
        <w:rPr>
          <w:rFonts w:ascii="Times New Roman" w:hAnsi="Times New Roman"/>
          <w:bCs w:val="0"/>
          <w:color w:val="191919"/>
          <w:sz w:val="20"/>
          <w:szCs w:val="20"/>
        </w:rPr>
        <w:t>Comp</w:t>
      </w:r>
      <w:r w:rsidRPr="00703096">
        <w:rPr>
          <w:rFonts w:ascii="Times New Roman" w:hAnsi="Times New Roman"/>
          <w:bCs w:val="0"/>
          <w:color w:val="191919"/>
          <w:spacing w:val="-4"/>
          <w:sz w:val="20"/>
          <w:szCs w:val="20"/>
        </w:rPr>
        <w:t>r</w:t>
      </w:r>
      <w:r w:rsidRPr="00703096">
        <w:rPr>
          <w:rFonts w:ascii="Times New Roman" w:hAnsi="Times New Roman"/>
          <w:bCs w:val="0"/>
          <w:color w:val="191919"/>
          <w:sz w:val="20"/>
          <w:szCs w:val="20"/>
        </w:rPr>
        <w:t>ehensive Examination</w:t>
      </w:r>
      <w:bookmarkEnd w:id="45"/>
    </w:p>
    <w:p w:rsidR="00807398" w:rsidRDefault="00807398" w:rsidP="00807398">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Successful completion of a comprehensive examination is required in all degree programs. Students must apply to take their examination one semester in advance of the semester in which the examination is to be taken.</w:t>
      </w:r>
    </w:p>
    <w:p w:rsidR="00807398" w:rsidRDefault="00807398" w:rsidP="00807398">
      <w:pPr>
        <w:widowControl w:val="0"/>
        <w:autoSpaceDE w:val="0"/>
        <w:autoSpaceDN w:val="0"/>
        <w:adjustRightInd w:val="0"/>
        <w:spacing w:after="0" w:line="250" w:lineRule="auto"/>
        <w:ind w:left="360" w:right="180" w:firstLine="360"/>
        <w:jc w:val="both"/>
        <w:rPr>
          <w:rFonts w:ascii="Times New Roman" w:hAnsi="Times New Roman"/>
          <w:color w:val="191919"/>
          <w:sz w:val="20"/>
          <w:szCs w:val="20"/>
        </w:rPr>
      </w:pPr>
      <w:r>
        <w:rPr>
          <w:rFonts w:ascii="Times New Roman" w:hAnsi="Times New Roman"/>
          <w:color w:val="191919"/>
          <w:sz w:val="20"/>
          <w:szCs w:val="20"/>
        </w:rPr>
        <w:t>Comprehensive examinations cover all work prescribed by the student's program of stud</w:t>
      </w:r>
      <w:r>
        <w:rPr>
          <w:rFonts w:ascii="Times New Roman" w:hAnsi="Times New Roman"/>
          <w:color w:val="191919"/>
          <w:spacing w:val="-13"/>
          <w:sz w:val="20"/>
          <w:szCs w:val="20"/>
        </w:rPr>
        <w:t>y</w:t>
      </w:r>
      <w:r>
        <w:rPr>
          <w:rFonts w:ascii="Times New Roman" w:hAnsi="Times New Roman"/>
          <w:color w:val="191919"/>
          <w:sz w:val="20"/>
          <w:szCs w:val="20"/>
        </w:rPr>
        <w:t>, including transferred credits and research projects, if applicable.</w:t>
      </w:r>
      <w:r>
        <w:rPr>
          <w:rFonts w:ascii="Times New Roman" w:hAnsi="Times New Roman"/>
          <w:color w:val="191919"/>
          <w:spacing w:val="-3"/>
          <w:sz w:val="20"/>
          <w:szCs w:val="20"/>
        </w:rPr>
        <w:t xml:space="preserve"> </w:t>
      </w:r>
      <w:r>
        <w:rPr>
          <w:rFonts w:ascii="Times New Roman" w:hAnsi="Times New Roman"/>
          <w:color w:val="191919"/>
          <w:sz w:val="20"/>
          <w:szCs w:val="20"/>
        </w:rPr>
        <w:t>This examination is constructed and administered by the major department.</w:t>
      </w:r>
    </w:p>
    <w:p w:rsidR="00807398" w:rsidRDefault="00807398" w:rsidP="003E2973">
      <w:pPr>
        <w:widowControl w:val="0"/>
        <w:autoSpaceDE w:val="0"/>
        <w:autoSpaceDN w:val="0"/>
        <w:adjustRightInd w:val="0"/>
        <w:spacing w:after="0" w:line="250" w:lineRule="auto"/>
        <w:ind w:left="360" w:right="180" w:firstLine="360"/>
        <w:jc w:val="both"/>
        <w:rPr>
          <w:rFonts w:ascii="Times New Roman" w:hAnsi="Times New Roman"/>
          <w:color w:val="191919"/>
          <w:sz w:val="20"/>
          <w:szCs w:val="20"/>
        </w:rPr>
      </w:pPr>
      <w:r>
        <w:rPr>
          <w:rFonts w:ascii="Times New Roman" w:hAnsi="Times New Roman"/>
          <w:color w:val="191919"/>
          <w:sz w:val="20"/>
          <w:szCs w:val="20"/>
        </w:rPr>
        <w:lastRenderedPageBreak/>
        <w:t>A</w:t>
      </w:r>
      <w:r w:rsidRPr="003E2973">
        <w:rPr>
          <w:rFonts w:ascii="Times New Roman" w:hAnsi="Times New Roman"/>
          <w:color w:val="191919"/>
          <w:sz w:val="20"/>
          <w:szCs w:val="20"/>
        </w:rPr>
        <w:t xml:space="preserve"> </w:t>
      </w:r>
      <w:r>
        <w:rPr>
          <w:rFonts w:ascii="Times New Roman" w:hAnsi="Times New Roman"/>
          <w:color w:val="191919"/>
          <w:sz w:val="20"/>
          <w:szCs w:val="20"/>
        </w:rPr>
        <w:t>student must be registered during the semester in which the comprehensive examination is taken.</w:t>
      </w:r>
      <w:r w:rsidRPr="003E2973">
        <w:rPr>
          <w:rFonts w:ascii="Times New Roman" w:hAnsi="Times New Roman"/>
          <w:color w:val="191919"/>
          <w:sz w:val="20"/>
          <w:szCs w:val="20"/>
        </w:rPr>
        <w:t xml:space="preserve"> </w:t>
      </w:r>
      <w:r>
        <w:rPr>
          <w:rFonts w:ascii="Times New Roman" w:hAnsi="Times New Roman"/>
          <w:color w:val="191919"/>
          <w:sz w:val="20"/>
          <w:szCs w:val="20"/>
        </w:rPr>
        <w:t>The comprehensive examination can be taken only once in a given semester with a maxi- mum of three attempts permitted.</w:t>
      </w:r>
    </w:p>
    <w:p w:rsidR="003E2973" w:rsidRDefault="003E2973" w:rsidP="00703096">
      <w:pPr>
        <w:pStyle w:val="Heading2"/>
        <w:ind w:firstLine="360"/>
        <w:rPr>
          <w:rFonts w:ascii="Times New Roman" w:hAnsi="Times New Roman"/>
          <w:color w:val="000000"/>
          <w:sz w:val="20"/>
          <w:szCs w:val="20"/>
        </w:rPr>
      </w:pPr>
      <w:bookmarkStart w:id="46" w:name="_Toc294969655"/>
      <w:bookmarkStart w:id="47" w:name="_Toc295508197"/>
      <w:bookmarkEnd w:id="43"/>
      <w:r>
        <w:rPr>
          <w:rFonts w:ascii="Times New Roman" w:hAnsi="Times New Roman"/>
          <w:color w:val="191919"/>
          <w:sz w:val="20"/>
          <w:szCs w:val="20"/>
        </w:rPr>
        <w:t>Cor</w:t>
      </w:r>
      <w:r>
        <w:rPr>
          <w:rFonts w:ascii="Times New Roman" w:hAnsi="Times New Roman"/>
          <w:color w:val="191919"/>
          <w:spacing w:val="-4"/>
          <w:sz w:val="20"/>
          <w:szCs w:val="20"/>
        </w:rPr>
        <w:t>r</w:t>
      </w:r>
      <w:r>
        <w:rPr>
          <w:rFonts w:ascii="Times New Roman" w:hAnsi="Times New Roman"/>
          <w:color w:val="191919"/>
          <w:sz w:val="20"/>
          <w:szCs w:val="20"/>
        </w:rPr>
        <w:t>espondence C</w:t>
      </w:r>
      <w:r>
        <w:rPr>
          <w:rFonts w:ascii="Times New Roman" w:hAnsi="Times New Roman"/>
          <w:color w:val="191919"/>
          <w:spacing w:val="-4"/>
          <w:sz w:val="20"/>
          <w:szCs w:val="20"/>
        </w:rPr>
        <w:t>r</w:t>
      </w:r>
      <w:r>
        <w:rPr>
          <w:rFonts w:ascii="Times New Roman" w:hAnsi="Times New Roman"/>
          <w:color w:val="191919"/>
          <w:sz w:val="20"/>
          <w:szCs w:val="20"/>
        </w:rPr>
        <w:t>edit</w:t>
      </w:r>
      <w:bookmarkEnd w:id="47"/>
    </w:p>
    <w:p w:rsid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 xml:space="preserve">Under no circumstances may credit earned through correspondence work be applied toward satisfaction </w:t>
      </w:r>
      <w:r w:rsidR="00703096">
        <w:rPr>
          <w:rFonts w:ascii="Times New Roman" w:hAnsi="Times New Roman"/>
          <w:color w:val="191919"/>
          <w:sz w:val="20"/>
          <w:szCs w:val="20"/>
        </w:rPr>
        <w:t>of Master’s degree requirements</w:t>
      </w:r>
      <w:r>
        <w:rPr>
          <w:rFonts w:ascii="Times New Roman" w:hAnsi="Times New Roman"/>
          <w:color w:val="191919"/>
          <w:sz w:val="20"/>
          <w:szCs w:val="20"/>
        </w:rPr>
        <w:t>.</w:t>
      </w:r>
      <w:r>
        <w:rPr>
          <w:rFonts w:ascii="Times New Roman" w:hAnsi="Times New Roman"/>
          <w:color w:val="191919"/>
          <w:spacing w:val="-3"/>
          <w:sz w:val="20"/>
          <w:szCs w:val="20"/>
        </w:rPr>
        <w:t xml:space="preserve"> </w:t>
      </w:r>
      <w:r>
        <w:rPr>
          <w:rFonts w:ascii="Times New Roman" w:hAnsi="Times New Roman"/>
          <w:color w:val="191919"/>
          <w:sz w:val="20"/>
          <w:szCs w:val="20"/>
        </w:rPr>
        <w:t>This may or may not apply to distance learning courses or to courses taken over the Internet. Credit for such courses is evaluated on a course-by- course basis.</w:t>
      </w:r>
    </w:p>
    <w:p w:rsidR="003E2973" w:rsidRDefault="003E2973" w:rsidP="00703096">
      <w:pPr>
        <w:pStyle w:val="Heading2"/>
        <w:ind w:firstLine="360"/>
        <w:rPr>
          <w:rFonts w:ascii="Times New Roman" w:hAnsi="Times New Roman"/>
          <w:color w:val="000000"/>
          <w:sz w:val="20"/>
          <w:szCs w:val="20"/>
        </w:rPr>
      </w:pPr>
      <w:bookmarkStart w:id="48" w:name="_Toc295508198"/>
      <w:r>
        <w:rPr>
          <w:rFonts w:ascii="Times New Roman" w:hAnsi="Times New Roman"/>
          <w:color w:val="191919"/>
          <w:sz w:val="20"/>
          <w:szCs w:val="20"/>
        </w:rPr>
        <w:t>C</w:t>
      </w:r>
      <w:r>
        <w:rPr>
          <w:rFonts w:ascii="Times New Roman" w:hAnsi="Times New Roman"/>
          <w:color w:val="191919"/>
          <w:spacing w:val="-4"/>
          <w:sz w:val="20"/>
          <w:szCs w:val="20"/>
        </w:rPr>
        <w:t>r</w:t>
      </w:r>
      <w:r>
        <w:rPr>
          <w:rFonts w:ascii="Times New Roman" w:hAnsi="Times New Roman"/>
          <w:color w:val="191919"/>
          <w:sz w:val="20"/>
          <w:szCs w:val="20"/>
        </w:rPr>
        <w:t>edit Load</w:t>
      </w:r>
      <w:bookmarkEnd w:id="48"/>
    </w:p>
    <w:p w:rsid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normal full load for a graduate student who is not on a graduate assistantship is 9-13 hours (assistantship, 9 hours). Overload must be approved by the department chair and Dean of the Graduate School. In no case shall overloads exceed 16 graduate hours.</w:t>
      </w:r>
    </w:p>
    <w:p w:rsidR="003E2973" w:rsidRDefault="003E2973" w:rsidP="00703096">
      <w:pPr>
        <w:pStyle w:val="Heading2"/>
        <w:ind w:firstLine="360"/>
        <w:rPr>
          <w:rFonts w:ascii="Times New Roman" w:hAnsi="Times New Roman"/>
          <w:color w:val="000000"/>
          <w:sz w:val="20"/>
          <w:szCs w:val="20"/>
        </w:rPr>
      </w:pPr>
      <w:bookmarkStart w:id="49" w:name="_Toc295508199"/>
      <w:r>
        <w:rPr>
          <w:rFonts w:ascii="Times New Roman" w:hAnsi="Times New Roman"/>
          <w:color w:val="191919"/>
          <w:sz w:val="20"/>
          <w:szCs w:val="20"/>
        </w:rPr>
        <w:t>Diploma or</w:t>
      </w:r>
      <w:r>
        <w:rPr>
          <w:rFonts w:ascii="Times New Roman" w:hAnsi="Times New Roman"/>
          <w:color w:val="191919"/>
          <w:spacing w:val="-7"/>
          <w:sz w:val="20"/>
          <w:szCs w:val="20"/>
        </w:rPr>
        <w:t xml:space="preserve"> </w:t>
      </w:r>
      <w:r>
        <w:rPr>
          <w:rFonts w:ascii="Times New Roman" w:hAnsi="Times New Roman"/>
          <w:color w:val="191919"/>
          <w:spacing w:val="-15"/>
          <w:sz w:val="20"/>
          <w:szCs w:val="20"/>
        </w:rPr>
        <w:t>T</w:t>
      </w:r>
      <w:r>
        <w:rPr>
          <w:rFonts w:ascii="Times New Roman" w:hAnsi="Times New Roman"/>
          <w:color w:val="191919"/>
          <w:sz w:val="20"/>
          <w:szCs w:val="20"/>
        </w:rPr>
        <w:t>ranscript Issuance</w:t>
      </w:r>
      <w:bookmarkEnd w:id="49"/>
    </w:p>
    <w:p w:rsid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pacing w:val="-7"/>
          <w:sz w:val="20"/>
          <w:szCs w:val="20"/>
        </w:rPr>
        <w:t>T</w:t>
      </w:r>
      <w:r>
        <w:rPr>
          <w:rFonts w:ascii="Times New Roman" w:hAnsi="Times New Roman"/>
          <w:color w:val="191919"/>
          <w:sz w:val="20"/>
          <w:szCs w:val="20"/>
        </w:rPr>
        <w:t>ranscripts of academic credits are available upon request of the Registra</w:t>
      </w:r>
      <w:r>
        <w:rPr>
          <w:rFonts w:ascii="Times New Roman" w:hAnsi="Times New Roman"/>
          <w:color w:val="191919"/>
          <w:spacing w:val="-11"/>
          <w:sz w:val="20"/>
          <w:szCs w:val="20"/>
        </w:rPr>
        <w:t>r</w:t>
      </w:r>
      <w:r>
        <w:rPr>
          <w:rFonts w:ascii="Times New Roman" w:hAnsi="Times New Roman"/>
          <w:color w:val="191919"/>
          <w:sz w:val="20"/>
          <w:szCs w:val="20"/>
        </w:rPr>
        <w:t>. Students with no financial obligations to the University shall be issued a diploma or transcript of academic credits.</w:t>
      </w:r>
    </w:p>
    <w:p w:rsidR="003E2973" w:rsidRDefault="003E2973" w:rsidP="00703096">
      <w:pPr>
        <w:pStyle w:val="Heading2"/>
        <w:ind w:firstLine="360"/>
        <w:rPr>
          <w:rFonts w:ascii="Times New Roman" w:hAnsi="Times New Roman"/>
          <w:color w:val="000000"/>
          <w:sz w:val="20"/>
          <w:szCs w:val="20"/>
        </w:rPr>
      </w:pPr>
      <w:bookmarkStart w:id="50" w:name="_Toc295508200"/>
      <w:r>
        <w:rPr>
          <w:rFonts w:ascii="Times New Roman" w:hAnsi="Times New Roman"/>
          <w:color w:val="191919"/>
          <w:sz w:val="20"/>
          <w:szCs w:val="20"/>
        </w:rPr>
        <w:t>Di</w:t>
      </w:r>
      <w:r>
        <w:rPr>
          <w:rFonts w:ascii="Times New Roman" w:hAnsi="Times New Roman"/>
          <w:color w:val="191919"/>
          <w:spacing w:val="-4"/>
          <w:sz w:val="20"/>
          <w:szCs w:val="20"/>
        </w:rPr>
        <w:t>r</w:t>
      </w:r>
      <w:r>
        <w:rPr>
          <w:rFonts w:ascii="Times New Roman" w:hAnsi="Times New Roman"/>
          <w:color w:val="191919"/>
          <w:sz w:val="20"/>
          <w:szCs w:val="20"/>
        </w:rPr>
        <w:t>ected or</w:t>
      </w:r>
      <w:r>
        <w:rPr>
          <w:rFonts w:ascii="Times New Roman" w:hAnsi="Times New Roman"/>
          <w:color w:val="191919"/>
          <w:spacing w:val="-4"/>
          <w:sz w:val="20"/>
          <w:szCs w:val="20"/>
        </w:rPr>
        <w:t xml:space="preserve"> </w:t>
      </w:r>
      <w:r>
        <w:rPr>
          <w:rFonts w:ascii="Times New Roman" w:hAnsi="Times New Roman"/>
          <w:color w:val="191919"/>
          <w:sz w:val="20"/>
          <w:szCs w:val="20"/>
        </w:rPr>
        <w:t>Individual Study C</w:t>
      </w:r>
      <w:r>
        <w:rPr>
          <w:rFonts w:ascii="Times New Roman" w:hAnsi="Times New Roman"/>
          <w:color w:val="191919"/>
          <w:spacing w:val="-4"/>
          <w:sz w:val="20"/>
          <w:szCs w:val="20"/>
        </w:rPr>
        <w:t>r</w:t>
      </w:r>
      <w:r>
        <w:rPr>
          <w:rFonts w:ascii="Times New Roman" w:hAnsi="Times New Roman"/>
          <w:color w:val="191919"/>
          <w:sz w:val="20"/>
          <w:szCs w:val="20"/>
        </w:rPr>
        <w:t>edit Limits</w:t>
      </w:r>
      <w:bookmarkEnd w:id="50"/>
    </w:p>
    <w:p w:rsid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Graduate students are permitted to include a maximum of nine semester credit hours of directed or individual study credits in a Master's degree-planned program. Each such inclusion must be approved by the student's departmental chairperson and his or her academic adviso</w:t>
      </w:r>
      <w:r>
        <w:rPr>
          <w:rFonts w:ascii="Times New Roman" w:hAnsi="Times New Roman"/>
          <w:color w:val="191919"/>
          <w:spacing w:val="-11"/>
          <w:sz w:val="20"/>
          <w:szCs w:val="20"/>
        </w:rPr>
        <w:t>r</w:t>
      </w:r>
      <w:r>
        <w:rPr>
          <w:rFonts w:ascii="Times New Roman" w:hAnsi="Times New Roman"/>
          <w:color w:val="191919"/>
          <w:sz w:val="20"/>
          <w:szCs w:val="20"/>
        </w:rPr>
        <w:t>.</w:t>
      </w:r>
    </w:p>
    <w:p w:rsidR="003E2973" w:rsidRDefault="003E2973" w:rsidP="00703096">
      <w:pPr>
        <w:pStyle w:val="Heading2"/>
        <w:ind w:firstLine="360"/>
        <w:rPr>
          <w:rFonts w:ascii="Times New Roman" w:hAnsi="Times New Roman"/>
          <w:color w:val="000000"/>
          <w:sz w:val="20"/>
          <w:szCs w:val="20"/>
        </w:rPr>
      </w:pPr>
      <w:bookmarkStart w:id="51" w:name="_Toc295508201"/>
      <w:r>
        <w:rPr>
          <w:rFonts w:ascii="Times New Roman" w:hAnsi="Times New Roman"/>
          <w:color w:val="191919"/>
          <w:sz w:val="20"/>
          <w:szCs w:val="20"/>
        </w:rPr>
        <w:t>Disruptive and Obstructive Behavior</w:t>
      </w:r>
      <w:bookmarkEnd w:id="51"/>
    </w:p>
    <w:p w:rsid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Board of Regents of the University System of Geo</w:t>
      </w:r>
      <w:r>
        <w:rPr>
          <w:rFonts w:ascii="Times New Roman" w:hAnsi="Times New Roman"/>
          <w:color w:val="191919"/>
          <w:spacing w:val="-4"/>
          <w:sz w:val="20"/>
          <w:szCs w:val="20"/>
        </w:rPr>
        <w:t>r</w:t>
      </w:r>
      <w:r>
        <w:rPr>
          <w:rFonts w:ascii="Times New Roman" w:hAnsi="Times New Roman"/>
          <w:color w:val="191919"/>
          <w:sz w:val="20"/>
          <w:szCs w:val="20"/>
        </w:rPr>
        <w:t>gia rea</w:t>
      </w:r>
      <w:r>
        <w:rPr>
          <w:rFonts w:ascii="Times New Roman" w:hAnsi="Times New Roman"/>
          <w:color w:val="191919"/>
          <w:spacing w:val="-4"/>
          <w:sz w:val="20"/>
          <w:szCs w:val="20"/>
        </w:rPr>
        <w:t>f</w:t>
      </w:r>
      <w:r>
        <w:rPr>
          <w:rFonts w:ascii="Times New Roman" w:hAnsi="Times New Roman"/>
          <w:color w:val="191919"/>
          <w:sz w:val="20"/>
          <w:szCs w:val="20"/>
        </w:rPr>
        <w:t>firms its policies to support fully freedom of expression by each member of the academic community and to preserve and protect the rights of freedom of its faculty members and students to engage in debate, discussion and peaceful and non-disruptive protest and dissent.</w:t>
      </w:r>
      <w:r>
        <w:rPr>
          <w:rFonts w:ascii="Times New Roman" w:hAnsi="Times New Roman"/>
          <w:color w:val="191919"/>
          <w:spacing w:val="-4"/>
          <w:sz w:val="20"/>
          <w:szCs w:val="20"/>
        </w:rPr>
        <w:t xml:space="preserve"> </w:t>
      </w:r>
      <w:r>
        <w:rPr>
          <w:rFonts w:ascii="Times New Roman" w:hAnsi="Times New Roman"/>
          <w:color w:val="191919"/>
          <w:sz w:val="20"/>
          <w:szCs w:val="20"/>
        </w:rPr>
        <w:t>The following statement does not change or in any way infringe upon the Board's existing policies and practices in support of freedom of expression and action. Rathe</w:t>
      </w:r>
      <w:r>
        <w:rPr>
          <w:rFonts w:ascii="Times New Roman" w:hAnsi="Times New Roman"/>
          <w:color w:val="191919"/>
          <w:spacing w:val="-8"/>
          <w:sz w:val="20"/>
          <w:szCs w:val="20"/>
        </w:rPr>
        <w:t>r</w:t>
      </w:r>
      <w:r>
        <w:rPr>
          <w:rFonts w:ascii="Times New Roman" w:hAnsi="Times New Roman"/>
          <w:color w:val="191919"/>
          <w:sz w:val="20"/>
          <w:szCs w:val="20"/>
        </w:rPr>
        <w:t>, it is considered necessary to combat the ultimate e</w:t>
      </w:r>
      <w:r>
        <w:rPr>
          <w:rFonts w:ascii="Times New Roman" w:hAnsi="Times New Roman"/>
          <w:color w:val="191919"/>
          <w:spacing w:val="-4"/>
          <w:sz w:val="20"/>
          <w:szCs w:val="20"/>
        </w:rPr>
        <w:t>f</w:t>
      </w:r>
      <w:r>
        <w:rPr>
          <w:rFonts w:ascii="Times New Roman" w:hAnsi="Times New Roman"/>
          <w:color w:val="191919"/>
          <w:sz w:val="20"/>
          <w:szCs w:val="20"/>
        </w:rPr>
        <w:t>fect of irresponsible, disruptive and obstructive actions by students and facult</w:t>
      </w:r>
      <w:r>
        <w:rPr>
          <w:rFonts w:ascii="Times New Roman" w:hAnsi="Times New Roman"/>
          <w:color w:val="191919"/>
          <w:spacing w:val="-13"/>
          <w:sz w:val="20"/>
          <w:szCs w:val="20"/>
        </w:rPr>
        <w:t>y</w:t>
      </w:r>
      <w:r>
        <w:rPr>
          <w:rFonts w:ascii="Times New Roman" w:hAnsi="Times New Roman"/>
          <w:color w:val="191919"/>
          <w:sz w:val="20"/>
          <w:szCs w:val="20"/>
        </w:rPr>
        <w:t>, which destroy academic freedom and the institutional structures through which the University operates.</w:t>
      </w:r>
    </w:p>
    <w:p w:rsidR="003E2973" w:rsidRDefault="003E2973" w:rsidP="003E2973">
      <w:pPr>
        <w:widowControl w:val="0"/>
        <w:autoSpaceDE w:val="0"/>
        <w:autoSpaceDN w:val="0"/>
        <w:adjustRightInd w:val="0"/>
        <w:spacing w:after="0" w:line="227" w:lineRule="exact"/>
        <w:ind w:left="360" w:right="180" w:firstLine="360"/>
        <w:jc w:val="both"/>
        <w:rPr>
          <w:rFonts w:ascii="Times New Roman" w:hAnsi="Times New Roman"/>
          <w:color w:val="000000"/>
          <w:sz w:val="20"/>
          <w:szCs w:val="20"/>
        </w:rPr>
      </w:pPr>
      <w:r>
        <w:rPr>
          <w:rFonts w:ascii="Times New Roman" w:hAnsi="Times New Roman"/>
          <w:b/>
          <w:bCs/>
          <w:i/>
          <w:iCs/>
          <w:color w:val="191919"/>
          <w:sz w:val="20"/>
          <w:szCs w:val="20"/>
        </w:rPr>
        <w:t>The Board of Regents stipulates that any student, faculty membe</w:t>
      </w:r>
      <w:r>
        <w:rPr>
          <w:rFonts w:ascii="Times New Roman" w:hAnsi="Times New Roman"/>
          <w:b/>
          <w:bCs/>
          <w:i/>
          <w:iCs/>
          <w:color w:val="191919"/>
          <w:spacing w:val="-11"/>
          <w:sz w:val="20"/>
          <w:szCs w:val="20"/>
        </w:rPr>
        <w:t>r</w:t>
      </w:r>
      <w:r>
        <w:rPr>
          <w:rFonts w:ascii="Times New Roman" w:hAnsi="Times New Roman"/>
          <w:b/>
          <w:bCs/>
          <w:i/>
          <w:iCs/>
          <w:color w:val="191919"/>
          <w:sz w:val="20"/>
          <w:szCs w:val="20"/>
        </w:rPr>
        <w:t>, administrator or employee, acting individually or in concert with others, who clearly obstructs or disrupts, or at- tempts to obstruct or disrupt any teaching, research, administrative, disciplinary or public service activit</w:t>
      </w:r>
      <w:r>
        <w:rPr>
          <w:rFonts w:ascii="Times New Roman" w:hAnsi="Times New Roman"/>
          <w:b/>
          <w:bCs/>
          <w:i/>
          <w:iCs/>
          <w:color w:val="191919"/>
          <w:spacing w:val="-7"/>
          <w:sz w:val="20"/>
          <w:szCs w:val="20"/>
        </w:rPr>
        <w:t>y</w:t>
      </w:r>
      <w:r>
        <w:rPr>
          <w:rFonts w:ascii="Times New Roman" w:hAnsi="Times New Roman"/>
          <w:b/>
          <w:bCs/>
          <w:i/>
          <w:iCs/>
          <w:color w:val="191919"/>
          <w:sz w:val="20"/>
          <w:szCs w:val="20"/>
        </w:rPr>
        <w:t>, or any other activity authorized to be discharged or held on any campus of the University System of Georgia, is considered by the Board to have committed an act of gross irresponsibility and shall be subject to disciplinary procedures, possibly resulting in dismissal or termination of employment.</w:t>
      </w:r>
    </w:p>
    <w:p w:rsidR="003E2973" w:rsidRDefault="003E2973" w:rsidP="00703096">
      <w:pPr>
        <w:pStyle w:val="Heading2"/>
        <w:ind w:firstLine="360"/>
        <w:rPr>
          <w:rFonts w:ascii="Times New Roman" w:hAnsi="Times New Roman"/>
          <w:color w:val="000000"/>
          <w:sz w:val="20"/>
          <w:szCs w:val="20"/>
        </w:rPr>
      </w:pPr>
      <w:bookmarkStart w:id="52" w:name="_Toc295508202"/>
      <w:r>
        <w:rPr>
          <w:rFonts w:ascii="Times New Roman" w:hAnsi="Times New Roman"/>
          <w:color w:val="191919"/>
          <w:sz w:val="20"/>
          <w:szCs w:val="20"/>
        </w:rPr>
        <w:t>Family Educational Rights and Privacy</w:t>
      </w:r>
      <w:r>
        <w:rPr>
          <w:rFonts w:ascii="Times New Roman" w:hAnsi="Times New Roman"/>
          <w:color w:val="191919"/>
          <w:spacing w:val="-11"/>
          <w:sz w:val="20"/>
          <w:szCs w:val="20"/>
        </w:rPr>
        <w:t xml:space="preserve"> </w:t>
      </w:r>
      <w:r>
        <w:rPr>
          <w:rFonts w:ascii="Times New Roman" w:hAnsi="Times New Roman"/>
          <w:color w:val="191919"/>
          <w:sz w:val="20"/>
          <w:szCs w:val="20"/>
        </w:rPr>
        <w:t>Act of 1974 Compliance</w:t>
      </w:r>
      <w:bookmarkEnd w:id="52"/>
    </w:p>
    <w:p w:rsid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Albany State University is in full compliance with the Family Educational Rights and Privacy Act of 1974.</w:t>
      </w:r>
      <w:r>
        <w:rPr>
          <w:rFonts w:ascii="Times New Roman" w:hAnsi="Times New Roman"/>
          <w:color w:val="191919"/>
          <w:spacing w:val="-4"/>
          <w:sz w:val="20"/>
          <w:szCs w:val="20"/>
        </w:rPr>
        <w:t xml:space="preserve"> </w:t>
      </w:r>
      <w:r>
        <w:rPr>
          <w:rFonts w:ascii="Times New Roman" w:hAnsi="Times New Roman"/>
          <w:color w:val="191919"/>
          <w:sz w:val="20"/>
          <w:szCs w:val="20"/>
        </w:rPr>
        <w:t>This</w:t>
      </w:r>
      <w:r>
        <w:rPr>
          <w:rFonts w:ascii="Times New Roman" w:hAnsi="Times New Roman"/>
          <w:color w:val="191919"/>
          <w:spacing w:val="-11"/>
          <w:sz w:val="20"/>
          <w:szCs w:val="20"/>
        </w:rPr>
        <w:t xml:space="preserve"> </w:t>
      </w:r>
      <w:r>
        <w:rPr>
          <w:rFonts w:ascii="Times New Roman" w:hAnsi="Times New Roman"/>
          <w:color w:val="191919"/>
          <w:sz w:val="20"/>
          <w:szCs w:val="20"/>
        </w:rPr>
        <w:t>Act was designed to protect the privacy of educational records and to provide guidelines for the correction of inaccurate or misleading data through informal and formal hea</w:t>
      </w:r>
      <w:r>
        <w:rPr>
          <w:rFonts w:ascii="Times New Roman" w:hAnsi="Times New Roman"/>
          <w:color w:val="191919"/>
          <w:spacing w:val="-4"/>
          <w:sz w:val="20"/>
          <w:szCs w:val="20"/>
        </w:rPr>
        <w:t>r</w:t>
      </w:r>
      <w:r>
        <w:rPr>
          <w:rFonts w:ascii="Times New Roman" w:hAnsi="Times New Roman"/>
          <w:color w:val="191919"/>
          <w:sz w:val="20"/>
          <w:szCs w:val="20"/>
        </w:rPr>
        <w:t>ings.</w:t>
      </w:r>
    </w:p>
    <w:p w:rsidR="003E2973" w:rsidRDefault="003E2973" w:rsidP="00703096">
      <w:pPr>
        <w:pStyle w:val="Heading2"/>
        <w:ind w:firstLine="360"/>
        <w:rPr>
          <w:rFonts w:ascii="Times New Roman" w:hAnsi="Times New Roman"/>
          <w:color w:val="000000"/>
          <w:sz w:val="20"/>
          <w:szCs w:val="20"/>
        </w:rPr>
      </w:pPr>
      <w:bookmarkStart w:id="53" w:name="_Toc295508203"/>
      <w:r>
        <w:rPr>
          <w:rFonts w:ascii="Times New Roman" w:hAnsi="Times New Roman"/>
          <w:color w:val="191919"/>
          <w:sz w:val="20"/>
          <w:szCs w:val="20"/>
        </w:rPr>
        <w:t>Full-</w:t>
      </w:r>
      <w:r>
        <w:rPr>
          <w:rFonts w:ascii="Times New Roman" w:hAnsi="Times New Roman"/>
          <w:color w:val="191919"/>
          <w:spacing w:val="-4"/>
          <w:sz w:val="20"/>
          <w:szCs w:val="20"/>
        </w:rPr>
        <w:t>T</w:t>
      </w:r>
      <w:r>
        <w:rPr>
          <w:rFonts w:ascii="Times New Roman" w:hAnsi="Times New Roman"/>
          <w:color w:val="191919"/>
          <w:sz w:val="20"/>
          <w:szCs w:val="20"/>
        </w:rPr>
        <w:t>ime Status</w:t>
      </w:r>
      <w:bookmarkEnd w:id="53"/>
    </w:p>
    <w:p w:rsid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graduate student enrolled in nine semester hours of course work in a term is considered a full-time student.</w:t>
      </w:r>
    </w:p>
    <w:p w:rsidR="003E2973" w:rsidRDefault="003E2973" w:rsidP="00703096">
      <w:pPr>
        <w:pStyle w:val="Heading2"/>
        <w:tabs>
          <w:tab w:val="left" w:pos="360"/>
        </w:tabs>
        <w:ind w:firstLine="360"/>
        <w:rPr>
          <w:rFonts w:ascii="Times New Roman" w:hAnsi="Times New Roman"/>
          <w:color w:val="000000"/>
          <w:sz w:val="20"/>
          <w:szCs w:val="20"/>
        </w:rPr>
      </w:pPr>
      <w:bookmarkStart w:id="54" w:name="_Toc295508204"/>
      <w:r>
        <w:rPr>
          <w:rFonts w:ascii="Times New Roman" w:hAnsi="Times New Roman"/>
          <w:color w:val="191919"/>
          <w:sz w:val="20"/>
          <w:szCs w:val="20"/>
        </w:rPr>
        <w:t>Grades</w:t>
      </w:r>
      <w:bookmarkEnd w:id="54"/>
    </w:p>
    <w:p w:rsidR="003E2973" w:rsidRDefault="003E2973" w:rsidP="003E2973">
      <w:pPr>
        <w:widowControl w:val="0"/>
        <w:autoSpaceDE w:val="0"/>
        <w:autoSpaceDN w:val="0"/>
        <w:adjustRightInd w:val="0"/>
        <w:spacing w:before="10" w:after="0"/>
        <w:ind w:left="360" w:right="180" w:firstLine="360"/>
        <w:jc w:val="both"/>
        <w:rPr>
          <w:rFonts w:ascii="Times New Roman" w:hAnsi="Times New Roman"/>
          <w:color w:val="000000"/>
          <w:sz w:val="20"/>
          <w:szCs w:val="20"/>
        </w:rPr>
      </w:pPr>
      <w:r>
        <w:rPr>
          <w:rFonts w:ascii="Times New Roman" w:hAnsi="Times New Roman"/>
          <w:color w:val="191919"/>
          <w:sz w:val="20"/>
          <w:szCs w:val="20"/>
        </w:rPr>
        <w:t>O</w:t>
      </w:r>
      <w:r>
        <w:rPr>
          <w:rFonts w:ascii="Times New Roman" w:hAnsi="Times New Roman"/>
          <w:color w:val="191919"/>
          <w:spacing w:val="-4"/>
          <w:sz w:val="20"/>
          <w:szCs w:val="20"/>
        </w:rPr>
        <w:t>f</w:t>
      </w:r>
      <w:r>
        <w:rPr>
          <w:rFonts w:ascii="Times New Roman" w:hAnsi="Times New Roman"/>
          <w:color w:val="191919"/>
          <w:sz w:val="20"/>
          <w:szCs w:val="20"/>
        </w:rPr>
        <w:t>ficial course grades are transmitted to students only by the University's Registra</w:t>
      </w:r>
      <w:r>
        <w:rPr>
          <w:rFonts w:ascii="Times New Roman" w:hAnsi="Times New Roman"/>
          <w:color w:val="191919"/>
          <w:spacing w:val="-11"/>
          <w:sz w:val="20"/>
          <w:szCs w:val="20"/>
        </w:rPr>
        <w:t>r</w:t>
      </w:r>
      <w:r>
        <w:rPr>
          <w:rFonts w:ascii="Times New Roman" w:hAnsi="Times New Roman"/>
          <w:color w:val="191919"/>
          <w:sz w:val="20"/>
          <w:szCs w:val="20"/>
        </w:rPr>
        <w:t>.</w:t>
      </w:r>
    </w:p>
    <w:p w:rsidR="003E2973" w:rsidRDefault="003E2973" w:rsidP="00703096">
      <w:pPr>
        <w:pStyle w:val="Heading2"/>
        <w:ind w:firstLine="360"/>
        <w:rPr>
          <w:rFonts w:ascii="Times New Roman" w:hAnsi="Times New Roman"/>
          <w:color w:val="000000"/>
          <w:sz w:val="20"/>
          <w:szCs w:val="20"/>
        </w:rPr>
      </w:pPr>
      <w:bookmarkStart w:id="55" w:name="_Toc295508205"/>
      <w:r>
        <w:rPr>
          <w:rFonts w:ascii="Times New Roman" w:hAnsi="Times New Roman"/>
          <w:color w:val="191919"/>
          <w:sz w:val="20"/>
          <w:szCs w:val="20"/>
        </w:rPr>
        <w:t>Graduation Requi</w:t>
      </w:r>
      <w:r>
        <w:rPr>
          <w:rFonts w:ascii="Times New Roman" w:hAnsi="Times New Roman"/>
          <w:color w:val="191919"/>
          <w:spacing w:val="-4"/>
          <w:sz w:val="20"/>
          <w:szCs w:val="20"/>
        </w:rPr>
        <w:t>r</w:t>
      </w:r>
      <w:r>
        <w:rPr>
          <w:rFonts w:ascii="Times New Roman" w:hAnsi="Times New Roman"/>
          <w:color w:val="191919"/>
          <w:sz w:val="20"/>
          <w:szCs w:val="20"/>
        </w:rPr>
        <w:t>ements</w:t>
      </w:r>
      <w:bookmarkEnd w:id="55"/>
    </w:p>
    <w:p w:rsid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191919"/>
          <w:sz w:val="20"/>
          <w:szCs w:val="20"/>
        </w:rPr>
      </w:pPr>
      <w:r>
        <w:rPr>
          <w:rFonts w:ascii="Times New Roman" w:hAnsi="Times New Roman"/>
          <w:color w:val="191919"/>
          <w:sz w:val="20"/>
          <w:szCs w:val="20"/>
        </w:rPr>
        <w:t>Application for graduation must be completed one semester in advance of the anticipated date of graduation.</w:t>
      </w:r>
      <w:r>
        <w:rPr>
          <w:rFonts w:ascii="Times New Roman" w:hAnsi="Times New Roman"/>
          <w:color w:val="191919"/>
          <w:spacing w:val="-3"/>
          <w:sz w:val="20"/>
          <w:szCs w:val="20"/>
        </w:rPr>
        <w:t xml:space="preserve"> </w:t>
      </w:r>
      <w:r>
        <w:rPr>
          <w:rFonts w:ascii="Times New Roman" w:hAnsi="Times New Roman"/>
          <w:color w:val="191919"/>
          <w:sz w:val="20"/>
          <w:szCs w:val="20"/>
        </w:rPr>
        <w:t>This form may be obtained from the Graduate O</w:t>
      </w:r>
      <w:r>
        <w:rPr>
          <w:rFonts w:ascii="Times New Roman" w:hAnsi="Times New Roman"/>
          <w:color w:val="191919"/>
          <w:spacing w:val="-4"/>
          <w:sz w:val="20"/>
          <w:szCs w:val="20"/>
        </w:rPr>
        <w:t>f</w:t>
      </w:r>
      <w:r>
        <w:rPr>
          <w:rFonts w:ascii="Times New Roman" w:hAnsi="Times New Roman"/>
          <w:color w:val="191919"/>
          <w:sz w:val="20"/>
          <w:szCs w:val="20"/>
        </w:rPr>
        <w:t>fice and must be accompanied by a Final Planned Program of Stud</w:t>
      </w:r>
      <w:r>
        <w:rPr>
          <w:rFonts w:ascii="Times New Roman" w:hAnsi="Times New Roman"/>
          <w:color w:val="191919"/>
          <w:spacing w:val="-13"/>
          <w:sz w:val="20"/>
          <w:szCs w:val="20"/>
        </w:rPr>
        <w:t>y</w:t>
      </w:r>
      <w:r>
        <w:rPr>
          <w:rFonts w:ascii="Times New Roman" w:hAnsi="Times New Roman"/>
          <w:color w:val="191919"/>
          <w:sz w:val="20"/>
          <w:szCs w:val="20"/>
        </w:rPr>
        <w:t>.</w:t>
      </w:r>
    </w:p>
    <w:p w:rsidR="003E2973" w:rsidRDefault="003E2973" w:rsidP="00703096">
      <w:pPr>
        <w:pStyle w:val="Heading2"/>
        <w:ind w:firstLine="360"/>
        <w:rPr>
          <w:rFonts w:ascii="Times New Roman" w:hAnsi="Times New Roman"/>
          <w:color w:val="000000"/>
          <w:sz w:val="20"/>
          <w:szCs w:val="20"/>
        </w:rPr>
      </w:pPr>
      <w:bookmarkStart w:id="56" w:name="_Toc295508206"/>
      <w:bookmarkEnd w:id="46"/>
      <w:r>
        <w:rPr>
          <w:rFonts w:ascii="Times New Roman" w:hAnsi="Times New Roman"/>
          <w:color w:val="191919"/>
          <w:sz w:val="20"/>
          <w:szCs w:val="20"/>
        </w:rPr>
        <w:t>Residence Requi</w:t>
      </w:r>
      <w:r>
        <w:rPr>
          <w:rFonts w:ascii="Times New Roman" w:hAnsi="Times New Roman"/>
          <w:color w:val="191919"/>
          <w:spacing w:val="-4"/>
          <w:sz w:val="20"/>
          <w:szCs w:val="20"/>
        </w:rPr>
        <w:t>r</w:t>
      </w:r>
      <w:r>
        <w:rPr>
          <w:rFonts w:ascii="Times New Roman" w:hAnsi="Times New Roman"/>
          <w:color w:val="191919"/>
          <w:sz w:val="20"/>
          <w:szCs w:val="20"/>
        </w:rPr>
        <w:t>ements</w:t>
      </w:r>
      <w:bookmarkEnd w:id="56"/>
    </w:p>
    <w:p w:rsidR="00EA4995" w:rsidRDefault="003E2973" w:rsidP="003E2973">
      <w:pPr>
        <w:widowControl w:val="0"/>
        <w:autoSpaceDE w:val="0"/>
        <w:autoSpaceDN w:val="0"/>
        <w:adjustRightInd w:val="0"/>
        <w:spacing w:before="10" w:after="0" w:line="250" w:lineRule="auto"/>
        <w:ind w:left="360" w:right="973" w:firstLine="360"/>
        <w:rPr>
          <w:rFonts w:ascii="Times New Roman" w:hAnsi="Times New Roman"/>
          <w:color w:val="191919"/>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minimum of 27 semester hours of the Master's degree program must be earned in course work o</w:t>
      </w:r>
      <w:r>
        <w:rPr>
          <w:rFonts w:ascii="Times New Roman" w:hAnsi="Times New Roman"/>
          <w:color w:val="191919"/>
          <w:spacing w:val="-4"/>
          <w:sz w:val="20"/>
          <w:szCs w:val="20"/>
        </w:rPr>
        <w:t>f</w:t>
      </w:r>
      <w:r>
        <w:rPr>
          <w:rFonts w:ascii="Times New Roman" w:hAnsi="Times New Roman"/>
          <w:color w:val="191919"/>
          <w:sz w:val="20"/>
          <w:szCs w:val="20"/>
        </w:rPr>
        <w:t>fered by</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1"/>
          <w:sz w:val="20"/>
          <w:szCs w:val="20"/>
        </w:rPr>
        <w:t xml:space="preserve"> </w:t>
      </w:r>
      <w:r>
        <w:rPr>
          <w:rFonts w:ascii="Times New Roman" w:hAnsi="Times New Roman"/>
          <w:color w:val="191919"/>
          <w:sz w:val="20"/>
          <w:szCs w:val="20"/>
        </w:rPr>
        <w:t>All graduate programs require a minimum of 30 semester hours. Individual programs may require more than 30 semester hours.</w:t>
      </w:r>
    </w:p>
    <w:p w:rsidR="003E2973" w:rsidRDefault="003E2973" w:rsidP="003E2973">
      <w:pPr>
        <w:widowControl w:val="0"/>
        <w:autoSpaceDE w:val="0"/>
        <w:autoSpaceDN w:val="0"/>
        <w:adjustRightInd w:val="0"/>
        <w:spacing w:before="10" w:after="0" w:line="250" w:lineRule="auto"/>
        <w:ind w:left="360" w:right="973" w:firstLine="360"/>
        <w:rPr>
          <w:rFonts w:ascii="Times New Roman" w:hAnsi="Times New Roman"/>
          <w:color w:val="191919"/>
          <w:sz w:val="20"/>
          <w:szCs w:val="20"/>
        </w:rPr>
      </w:pPr>
    </w:p>
    <w:p w:rsidR="003E2973" w:rsidRDefault="003E2973" w:rsidP="003E2973">
      <w:pPr>
        <w:widowControl w:val="0"/>
        <w:autoSpaceDE w:val="0"/>
        <w:autoSpaceDN w:val="0"/>
        <w:adjustRightInd w:val="0"/>
        <w:spacing w:before="10" w:after="0" w:line="250" w:lineRule="auto"/>
        <w:ind w:left="360" w:right="973" w:firstLine="360"/>
        <w:rPr>
          <w:rFonts w:ascii="Times New Roman" w:hAnsi="Times New Roman"/>
          <w:color w:val="000000"/>
          <w:sz w:val="20"/>
          <w:szCs w:val="20"/>
        </w:rPr>
      </w:pPr>
    </w:p>
    <w:p w:rsidR="00EA4995" w:rsidRDefault="00EA4995" w:rsidP="00EA4995">
      <w:pPr>
        <w:widowControl w:val="0"/>
        <w:autoSpaceDE w:val="0"/>
        <w:autoSpaceDN w:val="0"/>
        <w:adjustRightInd w:val="0"/>
        <w:spacing w:after="0" w:line="200" w:lineRule="exact"/>
        <w:ind w:left="360" w:right="180" w:firstLine="0"/>
        <w:jc w:val="both"/>
        <w:rPr>
          <w:rFonts w:ascii="Times New Roman" w:hAnsi="Times New Roman"/>
          <w:color w:val="000000"/>
          <w:sz w:val="20"/>
          <w:szCs w:val="20"/>
        </w:rPr>
      </w:pPr>
    </w:p>
    <w:p w:rsidR="00872727" w:rsidRPr="00872727" w:rsidRDefault="00872727" w:rsidP="00EA4995">
      <w:pPr>
        <w:pStyle w:val="Heading2"/>
        <w:spacing w:before="0"/>
        <w:ind w:left="360" w:right="180" w:firstLine="0"/>
        <w:jc w:val="center"/>
        <w:rPr>
          <w:rFonts w:ascii="Impact" w:hAnsi="Impact" w:cs="Impact"/>
          <w:color w:val="666666"/>
          <w:spacing w:val="14"/>
          <w:sz w:val="48"/>
          <w:szCs w:val="48"/>
        </w:rPr>
        <w:sectPr w:rsidR="00872727" w:rsidRPr="00872727" w:rsidSect="00872727">
          <w:headerReference w:type="even" r:id="rId26"/>
          <w:pgSz w:w="12240" w:h="15840" w:code="1"/>
          <w:pgMar w:top="720" w:right="720" w:bottom="288" w:left="1440" w:header="720" w:footer="288" w:gutter="0"/>
          <w:cols w:space="720"/>
          <w:docGrid w:linePitch="360"/>
        </w:sectPr>
      </w:pPr>
      <w:bookmarkStart w:id="57" w:name="_Toc294969656"/>
      <w:bookmarkStart w:id="58" w:name="_Toc295508207"/>
    </w:p>
    <w:p w:rsidR="00EA4995" w:rsidRPr="00AE34B4" w:rsidRDefault="00EA4995" w:rsidP="00EA4995">
      <w:pPr>
        <w:pStyle w:val="Heading2"/>
        <w:spacing w:before="0"/>
        <w:ind w:left="360" w:right="180" w:firstLine="0"/>
        <w:jc w:val="center"/>
        <w:rPr>
          <w:rFonts w:ascii="Times New Roman" w:hAnsi="Times New Roman"/>
          <w:b w:val="0"/>
          <w:bCs w:val="0"/>
          <w:color w:val="FFFFFF" w:themeColor="background1"/>
          <w:sz w:val="20"/>
          <w:szCs w:val="20"/>
        </w:rPr>
      </w:pPr>
      <w:r w:rsidRPr="00872727">
        <w:rPr>
          <w:rFonts w:ascii="Impact" w:hAnsi="Impact" w:cs="Impact"/>
          <w:color w:val="666666"/>
          <w:spacing w:val="14"/>
          <w:sz w:val="48"/>
          <w:szCs w:val="48"/>
          <w:fitText w:val="4176" w:id="-161863168"/>
        </w:rPr>
        <w:lastRenderedPageBreak/>
        <w:t>F</w:t>
      </w:r>
      <w:r w:rsidRPr="00872727">
        <w:rPr>
          <w:rFonts w:ascii="Impact" w:hAnsi="Impact" w:cs="Impact"/>
          <w:color w:val="666666"/>
          <w:spacing w:val="14"/>
          <w:sz w:val="40"/>
          <w:szCs w:val="40"/>
          <w:fitText w:val="4176" w:id="-161863168"/>
        </w:rPr>
        <w:t xml:space="preserve">INANCIAL </w:t>
      </w:r>
      <w:r w:rsidRPr="00872727">
        <w:rPr>
          <w:rFonts w:ascii="Impact" w:hAnsi="Impact" w:cs="Impact"/>
          <w:color w:val="666666"/>
          <w:spacing w:val="14"/>
          <w:sz w:val="48"/>
          <w:szCs w:val="48"/>
          <w:fitText w:val="4176" w:id="-161863168"/>
        </w:rPr>
        <w:t>I</w:t>
      </w:r>
      <w:r w:rsidRPr="00872727">
        <w:rPr>
          <w:rFonts w:ascii="Impact" w:hAnsi="Impact" w:cs="Impact"/>
          <w:color w:val="666666"/>
          <w:spacing w:val="14"/>
          <w:sz w:val="40"/>
          <w:szCs w:val="40"/>
          <w:fitText w:val="4176" w:id="-161863168"/>
        </w:rPr>
        <w:t>NFORMATION</w:t>
      </w:r>
      <w:bookmarkEnd w:id="57"/>
      <w:bookmarkEnd w:id="58"/>
    </w:p>
    <w:p w:rsidR="00EA4995" w:rsidRPr="00AE34B4" w:rsidRDefault="00EA4995" w:rsidP="00EA4995">
      <w:pPr>
        <w:pStyle w:val="Heading2"/>
        <w:spacing w:before="0"/>
        <w:ind w:left="360" w:right="180" w:firstLine="0"/>
        <w:rPr>
          <w:rFonts w:ascii="Times New Roman" w:hAnsi="Times New Roman"/>
          <w:color w:val="000000"/>
          <w:sz w:val="20"/>
          <w:szCs w:val="20"/>
        </w:rPr>
      </w:pPr>
      <w:bookmarkStart w:id="59" w:name="_Toc294969657"/>
      <w:bookmarkStart w:id="60" w:name="_Toc295508208"/>
      <w:r w:rsidRPr="00AE34B4">
        <w:rPr>
          <w:rFonts w:ascii="Times New Roman" w:hAnsi="Times New Roman"/>
          <w:bCs w:val="0"/>
          <w:color w:val="191919"/>
          <w:sz w:val="20"/>
          <w:szCs w:val="20"/>
        </w:rPr>
        <w:t>Fee Payment Policy</w:t>
      </w:r>
      <w:bookmarkEnd w:id="59"/>
      <w:bookmarkEnd w:id="60"/>
    </w:p>
    <w:p w:rsid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191919"/>
          <w:sz w:val="20"/>
          <w:szCs w:val="20"/>
        </w:rPr>
      </w:pPr>
      <w:r>
        <w:rPr>
          <w:rFonts w:ascii="Times New Roman" w:hAnsi="Times New Roman"/>
          <w:color w:val="191919"/>
          <w:sz w:val="20"/>
          <w:szCs w:val="20"/>
        </w:rPr>
        <w:t>All fees are payable by the registration deadline published for each semeste</w:t>
      </w:r>
      <w:r>
        <w:rPr>
          <w:rFonts w:ascii="Times New Roman" w:hAnsi="Times New Roman"/>
          <w:color w:val="191919"/>
          <w:spacing w:val="-11"/>
          <w:sz w:val="20"/>
          <w:szCs w:val="20"/>
        </w:rPr>
        <w:t>r</w:t>
      </w:r>
      <w:r>
        <w:rPr>
          <w:rFonts w:ascii="Times New Roman" w:hAnsi="Times New Roman"/>
          <w:color w:val="191919"/>
          <w:sz w:val="20"/>
          <w:szCs w:val="20"/>
        </w:rPr>
        <w:t>.   Payments may be made in cash or by check payable in U.S. currency and drawn on a financial institution located in the State of Geo</w:t>
      </w:r>
      <w:r>
        <w:rPr>
          <w:rFonts w:ascii="Times New Roman" w:hAnsi="Times New Roman"/>
          <w:color w:val="191919"/>
          <w:spacing w:val="-4"/>
          <w:sz w:val="20"/>
          <w:szCs w:val="20"/>
        </w:rPr>
        <w:t>r</w:t>
      </w:r>
      <w:r>
        <w:rPr>
          <w:rFonts w:ascii="Times New Roman" w:hAnsi="Times New Roman"/>
          <w:color w:val="191919"/>
          <w:sz w:val="20"/>
          <w:szCs w:val="20"/>
        </w:rPr>
        <w:t xml:space="preserve">gia. </w:t>
      </w:r>
      <w:r>
        <w:rPr>
          <w:rFonts w:ascii="Times New Roman" w:hAnsi="Times New Roman"/>
          <w:color w:val="191919"/>
          <w:spacing w:val="39"/>
          <w:sz w:val="20"/>
          <w:szCs w:val="20"/>
        </w:rPr>
        <w:t xml:space="preserve"> </w:t>
      </w:r>
      <w:r>
        <w:rPr>
          <w:rFonts w:ascii="Times New Roman" w:hAnsi="Times New Roman"/>
          <w:color w:val="191919"/>
          <w:sz w:val="20"/>
          <w:szCs w:val="20"/>
        </w:rPr>
        <w:t>Albany State reserves the right to determine the acceptability of checks, and all checks not drawn as above will be returned to the remitte</w:t>
      </w:r>
      <w:r>
        <w:rPr>
          <w:rFonts w:ascii="Times New Roman" w:hAnsi="Times New Roman"/>
          <w:color w:val="191919"/>
          <w:spacing w:val="-11"/>
          <w:sz w:val="20"/>
          <w:szCs w:val="20"/>
        </w:rPr>
        <w:t>r</w:t>
      </w:r>
      <w:r>
        <w:rPr>
          <w:rFonts w:ascii="Times New Roman" w:hAnsi="Times New Roman"/>
          <w:color w:val="191919"/>
          <w:sz w:val="20"/>
          <w:szCs w:val="20"/>
        </w:rPr>
        <w:t>.   Money orders, certified checks, traveler's checks, MasterCard,</w:t>
      </w:r>
      <w:r>
        <w:rPr>
          <w:rFonts w:ascii="Times New Roman" w:hAnsi="Times New Roman"/>
          <w:color w:val="191919"/>
          <w:spacing w:val="-4"/>
          <w:sz w:val="20"/>
          <w:szCs w:val="20"/>
        </w:rPr>
        <w:t xml:space="preserve"> </w:t>
      </w:r>
      <w:r>
        <w:rPr>
          <w:rFonts w:ascii="Times New Roman" w:hAnsi="Times New Roman"/>
          <w:color w:val="191919"/>
          <w:spacing w:val="-12"/>
          <w:sz w:val="20"/>
          <w:szCs w:val="20"/>
        </w:rPr>
        <w:t>V</w:t>
      </w:r>
      <w:r>
        <w:rPr>
          <w:rFonts w:ascii="Times New Roman" w:hAnsi="Times New Roman"/>
          <w:color w:val="191919"/>
          <w:sz w:val="20"/>
          <w:szCs w:val="20"/>
        </w:rPr>
        <w:t>isa and personal checks will be accepted, provided that the check is presented with acceptable identification. If a check given in payment of a student's fees, books or supplies is not paid when presented to the bank or financial institution upon which it is drawn, the student will be cha</w:t>
      </w:r>
      <w:r>
        <w:rPr>
          <w:rFonts w:ascii="Times New Roman" w:hAnsi="Times New Roman"/>
          <w:color w:val="191919"/>
          <w:spacing w:val="-4"/>
          <w:sz w:val="20"/>
          <w:szCs w:val="20"/>
        </w:rPr>
        <w:t>r</w:t>
      </w:r>
      <w:r>
        <w:rPr>
          <w:rFonts w:ascii="Times New Roman" w:hAnsi="Times New Roman"/>
          <w:color w:val="191919"/>
          <w:sz w:val="20"/>
          <w:szCs w:val="20"/>
        </w:rPr>
        <w:t>ged a return check fee of $20 or five percent (5%) of the face amount of the check, whichever is greate</w:t>
      </w:r>
      <w:r>
        <w:rPr>
          <w:rFonts w:ascii="Times New Roman" w:hAnsi="Times New Roman"/>
          <w:color w:val="191919"/>
          <w:spacing w:val="-11"/>
          <w:sz w:val="20"/>
          <w:szCs w:val="20"/>
        </w:rPr>
        <w:t>r</w:t>
      </w:r>
      <w:r>
        <w:rPr>
          <w:rFonts w:ascii="Times New Roman" w:hAnsi="Times New Roman"/>
          <w:color w:val="191919"/>
          <w:sz w:val="20"/>
          <w:szCs w:val="20"/>
        </w:rPr>
        <w:t xml:space="preserve">. </w:t>
      </w:r>
      <w:r>
        <w:rPr>
          <w:rFonts w:ascii="Times New Roman" w:hAnsi="Times New Roman"/>
          <w:color w:val="191919"/>
          <w:spacing w:val="39"/>
          <w:sz w:val="20"/>
          <w:szCs w:val="20"/>
        </w:rPr>
        <w:t xml:space="preserve"> </w:t>
      </w:r>
      <w:r>
        <w:rPr>
          <w:rFonts w:ascii="Times New Roman" w:hAnsi="Times New Roman"/>
          <w:color w:val="191919"/>
          <w:sz w:val="20"/>
          <w:szCs w:val="20"/>
        </w:rPr>
        <w:t>Any person who submits an "insu</w:t>
      </w:r>
      <w:r>
        <w:rPr>
          <w:rFonts w:ascii="Times New Roman" w:hAnsi="Times New Roman"/>
          <w:color w:val="191919"/>
          <w:spacing w:val="-4"/>
          <w:sz w:val="20"/>
          <w:szCs w:val="20"/>
        </w:rPr>
        <w:t>f</w:t>
      </w:r>
      <w:r>
        <w:rPr>
          <w:rFonts w:ascii="Times New Roman" w:hAnsi="Times New Roman"/>
          <w:color w:val="191919"/>
          <w:sz w:val="20"/>
          <w:szCs w:val="20"/>
        </w:rPr>
        <w:t xml:space="preserve">ficient funds" or </w:t>
      </w:r>
      <w:r w:rsidR="00703096">
        <w:rPr>
          <w:rFonts w:ascii="Times New Roman" w:hAnsi="Times New Roman"/>
          <w:color w:val="191919"/>
          <w:sz w:val="20"/>
          <w:szCs w:val="20"/>
        </w:rPr>
        <w:t>“</w:t>
      </w:r>
      <w:r>
        <w:rPr>
          <w:rFonts w:ascii="Times New Roman" w:hAnsi="Times New Roman"/>
          <w:color w:val="191919"/>
          <w:sz w:val="20"/>
          <w:szCs w:val="20"/>
        </w:rPr>
        <w:t>no account</w:t>
      </w:r>
      <w:r w:rsidR="00703096">
        <w:rPr>
          <w:rFonts w:ascii="Times New Roman" w:hAnsi="Times New Roman"/>
          <w:color w:val="191919"/>
          <w:sz w:val="20"/>
          <w:szCs w:val="20"/>
        </w:rPr>
        <w:t>”</w:t>
      </w:r>
      <w:r>
        <w:rPr>
          <w:rFonts w:ascii="Times New Roman" w:hAnsi="Times New Roman"/>
          <w:color w:val="191919"/>
          <w:sz w:val="20"/>
          <w:szCs w:val="20"/>
        </w:rPr>
        <w:t xml:space="preserve"> check may not only be suspended from the University but may also face legal prosecution.   No transmittal of credits in any form will be made by the University or its personnel for a student with outstanding financial obligations to the Universit</w:t>
      </w:r>
      <w:r>
        <w:rPr>
          <w:rFonts w:ascii="Times New Roman" w:hAnsi="Times New Roman"/>
          <w:color w:val="191919"/>
          <w:spacing w:val="-13"/>
          <w:sz w:val="20"/>
          <w:szCs w:val="20"/>
        </w:rPr>
        <w:t>y</w:t>
      </w:r>
      <w:r>
        <w:rPr>
          <w:rFonts w:ascii="Times New Roman" w:hAnsi="Times New Roman"/>
          <w:color w:val="191919"/>
          <w:sz w:val="20"/>
          <w:szCs w:val="20"/>
        </w:rPr>
        <w:t>.</w:t>
      </w:r>
    </w:p>
    <w:p w:rsid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p>
    <w:p w:rsidR="003E2973"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University reserves the right to change without previous notice its fees, cha</w:t>
      </w:r>
      <w:r>
        <w:rPr>
          <w:rFonts w:ascii="Times New Roman" w:hAnsi="Times New Roman"/>
          <w:color w:val="191919"/>
          <w:spacing w:val="-4"/>
          <w:sz w:val="20"/>
          <w:szCs w:val="20"/>
        </w:rPr>
        <w:t>r</w:t>
      </w:r>
      <w:r>
        <w:rPr>
          <w:rFonts w:ascii="Times New Roman" w:hAnsi="Times New Roman"/>
          <w:color w:val="191919"/>
          <w:sz w:val="20"/>
          <w:szCs w:val="20"/>
        </w:rPr>
        <w:t>ges, rules and regulations at the beginning of each semester; howeve</w:t>
      </w:r>
      <w:r>
        <w:rPr>
          <w:rFonts w:ascii="Times New Roman" w:hAnsi="Times New Roman"/>
          <w:color w:val="191919"/>
          <w:spacing w:val="-8"/>
          <w:sz w:val="20"/>
          <w:szCs w:val="20"/>
        </w:rPr>
        <w:t>r</w:t>
      </w:r>
      <w:r>
        <w:rPr>
          <w:rFonts w:ascii="Times New Roman" w:hAnsi="Times New Roman"/>
          <w:color w:val="191919"/>
          <w:sz w:val="20"/>
          <w:szCs w:val="20"/>
        </w:rPr>
        <w:t>, this right is exercised cautiously and reluctantl</w:t>
      </w:r>
      <w:r>
        <w:rPr>
          <w:rFonts w:ascii="Times New Roman" w:hAnsi="Times New Roman"/>
          <w:color w:val="191919"/>
          <w:spacing w:val="-13"/>
          <w:sz w:val="20"/>
          <w:szCs w:val="20"/>
        </w:rPr>
        <w:t>y</w:t>
      </w:r>
      <w:r>
        <w:rPr>
          <w:rFonts w:ascii="Times New Roman" w:hAnsi="Times New Roman"/>
          <w:color w:val="191919"/>
          <w:sz w:val="20"/>
          <w:szCs w:val="20"/>
        </w:rPr>
        <w:t>.</w:t>
      </w:r>
    </w:p>
    <w:p w:rsidR="003E2973" w:rsidRDefault="003E2973" w:rsidP="003E2973">
      <w:pPr>
        <w:widowControl w:val="0"/>
        <w:autoSpaceDE w:val="0"/>
        <w:autoSpaceDN w:val="0"/>
        <w:adjustRightInd w:val="0"/>
        <w:spacing w:before="3" w:after="0" w:line="220" w:lineRule="exact"/>
        <w:ind w:left="360" w:right="180"/>
        <w:jc w:val="both"/>
        <w:rPr>
          <w:rFonts w:ascii="Times New Roman" w:hAnsi="Times New Roman"/>
          <w:color w:val="000000"/>
        </w:rPr>
      </w:pPr>
    </w:p>
    <w:p w:rsidR="003E2973" w:rsidRDefault="003E2973" w:rsidP="00EA4995">
      <w:pPr>
        <w:pStyle w:val="Heading2"/>
        <w:spacing w:before="0"/>
        <w:ind w:left="360" w:right="180" w:firstLine="0"/>
        <w:rPr>
          <w:rFonts w:ascii="Times New Roman" w:hAnsi="Times New Roman" w:cs="Times New Roman"/>
          <w:color w:val="191919"/>
          <w:sz w:val="20"/>
          <w:szCs w:val="20"/>
        </w:rPr>
      </w:pPr>
      <w:bookmarkStart w:id="61" w:name="_Toc294969658"/>
    </w:p>
    <w:p w:rsidR="00EA4995" w:rsidRPr="00AE34B4" w:rsidRDefault="00EA4995" w:rsidP="00EA4995">
      <w:pPr>
        <w:pStyle w:val="Heading2"/>
        <w:spacing w:before="0"/>
        <w:ind w:left="360" w:right="180" w:firstLine="0"/>
        <w:rPr>
          <w:rFonts w:ascii="Times New Roman" w:hAnsi="Times New Roman" w:cs="Times New Roman"/>
          <w:color w:val="000000"/>
          <w:sz w:val="20"/>
          <w:szCs w:val="20"/>
        </w:rPr>
      </w:pPr>
      <w:bookmarkStart w:id="62" w:name="_Toc295508209"/>
      <w:r w:rsidRPr="00AE34B4">
        <w:rPr>
          <w:rFonts w:ascii="Times New Roman" w:hAnsi="Times New Roman" w:cs="Times New Roman"/>
          <w:color w:val="191919"/>
          <w:sz w:val="20"/>
          <w:szCs w:val="20"/>
        </w:rPr>
        <w:t>Gradu</w:t>
      </w:r>
      <w:r w:rsidRPr="00AE34B4">
        <w:rPr>
          <w:rFonts w:ascii="Times New Roman" w:hAnsi="Times New Roman" w:cs="Times New Roman"/>
          <w:color w:val="191919"/>
          <w:spacing w:val="-16"/>
          <w:sz w:val="20"/>
          <w:szCs w:val="20"/>
        </w:rPr>
        <w:t>a</w:t>
      </w:r>
      <w:r w:rsidRPr="00AE34B4">
        <w:rPr>
          <w:rFonts w:ascii="Times New Roman" w:hAnsi="Times New Roman" w:cs="Times New Roman"/>
          <w:color w:val="191919"/>
          <w:sz w:val="20"/>
          <w:szCs w:val="20"/>
        </w:rPr>
        <w:t>te Student Fees</w:t>
      </w:r>
      <w:bookmarkEnd w:id="61"/>
      <w:bookmarkEnd w:id="62"/>
    </w:p>
    <w:p w:rsidR="00EA4995" w:rsidRDefault="00EA4995" w:rsidP="00EA4995">
      <w:pPr>
        <w:widowControl w:val="0"/>
        <w:autoSpaceDE w:val="0"/>
        <w:autoSpaceDN w:val="0"/>
        <w:adjustRightInd w:val="0"/>
        <w:spacing w:before="21" w:after="0"/>
        <w:ind w:left="360" w:right="180" w:firstLine="0"/>
        <w:jc w:val="both"/>
        <w:rPr>
          <w:rFonts w:ascii="Times New Roman" w:hAnsi="Times New Roman"/>
          <w:color w:val="191919"/>
          <w:sz w:val="20"/>
          <w:szCs w:val="20"/>
        </w:rPr>
      </w:pPr>
    </w:p>
    <w:p w:rsidR="00EA4995" w:rsidRDefault="00EA4995" w:rsidP="00EA4995">
      <w:pPr>
        <w:widowControl w:val="0"/>
        <w:autoSpaceDE w:val="0"/>
        <w:autoSpaceDN w:val="0"/>
        <w:adjustRightInd w:val="0"/>
        <w:spacing w:before="21" w:after="0"/>
        <w:ind w:left="360" w:right="180" w:firstLine="0"/>
        <w:jc w:val="both"/>
        <w:rPr>
          <w:rFonts w:ascii="Times New Roman" w:hAnsi="Times New Roman"/>
          <w:color w:val="000000"/>
          <w:sz w:val="20"/>
          <w:szCs w:val="20"/>
        </w:rPr>
      </w:pPr>
      <w:r>
        <w:rPr>
          <w:rFonts w:ascii="Times New Roman" w:hAnsi="Times New Roman"/>
          <w:color w:val="191919"/>
          <w:sz w:val="20"/>
          <w:szCs w:val="20"/>
        </w:rPr>
        <w:t>Matriculation</w:t>
      </w:r>
      <w:r>
        <w:rPr>
          <w:rFonts w:ascii="Times New Roman" w:hAnsi="Times New Roman"/>
          <w:color w:val="191919"/>
          <w:spacing w:val="3"/>
          <w:sz w:val="20"/>
          <w:szCs w:val="20"/>
        </w:rPr>
        <w:t xml:space="preserve"> </w:t>
      </w:r>
      <w:r>
        <w:rPr>
          <w:rFonts w:ascii="Times New Roman" w:hAnsi="Times New Roman"/>
          <w:color w:val="191919"/>
          <w:sz w:val="20"/>
          <w:szCs w:val="20"/>
        </w:rPr>
        <w:t>(Fewer</w:t>
      </w:r>
      <w:r>
        <w:rPr>
          <w:rFonts w:ascii="Times New Roman" w:hAnsi="Times New Roman"/>
          <w:color w:val="191919"/>
          <w:spacing w:val="3"/>
          <w:sz w:val="20"/>
          <w:szCs w:val="20"/>
        </w:rPr>
        <w:t xml:space="preserve"> </w:t>
      </w:r>
      <w:r>
        <w:rPr>
          <w:rFonts w:ascii="Times New Roman" w:hAnsi="Times New Roman"/>
          <w:color w:val="191919"/>
          <w:sz w:val="20"/>
          <w:szCs w:val="20"/>
        </w:rPr>
        <w:t>than</w:t>
      </w:r>
      <w:r>
        <w:rPr>
          <w:rFonts w:ascii="Times New Roman" w:hAnsi="Times New Roman"/>
          <w:color w:val="191919"/>
          <w:spacing w:val="3"/>
          <w:sz w:val="20"/>
          <w:szCs w:val="20"/>
        </w:rPr>
        <w:t xml:space="preserve"> </w:t>
      </w:r>
      <w:r>
        <w:rPr>
          <w:rFonts w:ascii="Times New Roman" w:hAnsi="Times New Roman"/>
          <w:color w:val="191919"/>
          <w:sz w:val="20"/>
          <w:szCs w:val="20"/>
        </w:rPr>
        <w:t>9</w:t>
      </w:r>
      <w:r>
        <w:rPr>
          <w:rFonts w:ascii="Times New Roman" w:hAnsi="Times New Roman"/>
          <w:color w:val="191919"/>
          <w:spacing w:val="3"/>
          <w:sz w:val="20"/>
          <w:szCs w:val="20"/>
        </w:rPr>
        <w:t xml:space="preserve"> </w:t>
      </w:r>
      <w:r>
        <w:rPr>
          <w:rFonts w:ascii="Times New Roman" w:hAnsi="Times New Roman"/>
          <w:color w:val="191919"/>
          <w:sz w:val="20"/>
          <w:szCs w:val="20"/>
        </w:rPr>
        <w:t>hours</w:t>
      </w:r>
      <w:r>
        <w:rPr>
          <w:rFonts w:ascii="Times New Roman" w:hAnsi="Times New Roman"/>
          <w:color w:val="191919"/>
          <w:spacing w:val="3"/>
          <w:sz w:val="20"/>
          <w:szCs w:val="20"/>
        </w:rPr>
        <w:t xml:space="preserve"> </w:t>
      </w:r>
      <w:r>
        <w:rPr>
          <w:rFonts w:ascii="Times New Roman" w:hAnsi="Times New Roman"/>
          <w:color w:val="191919"/>
          <w:sz w:val="20"/>
          <w:szCs w:val="20"/>
        </w:rPr>
        <w:t>per</w:t>
      </w:r>
      <w:r>
        <w:rPr>
          <w:rFonts w:ascii="Times New Roman" w:hAnsi="Times New Roman"/>
          <w:color w:val="191919"/>
          <w:spacing w:val="3"/>
          <w:sz w:val="20"/>
          <w:szCs w:val="20"/>
        </w:rPr>
        <w:t xml:space="preserve"> </w:t>
      </w:r>
      <w:r>
        <w:rPr>
          <w:rFonts w:ascii="Times New Roman" w:hAnsi="Times New Roman"/>
          <w:color w:val="191919"/>
          <w:sz w:val="20"/>
          <w:szCs w:val="20"/>
        </w:rPr>
        <w:t>semester</w:t>
      </w:r>
      <w:r>
        <w:rPr>
          <w:rFonts w:ascii="Times New Roman" w:hAnsi="Times New Roman"/>
          <w:color w:val="191919"/>
          <w:spacing w:val="3"/>
          <w:sz w:val="20"/>
          <w:szCs w:val="20"/>
        </w:rPr>
        <w:t xml:space="preserve"> </w:t>
      </w:r>
      <w:r>
        <w:rPr>
          <w:rFonts w:ascii="Times New Roman" w:hAnsi="Times New Roman"/>
          <w:color w:val="191919"/>
          <w:sz w:val="20"/>
          <w:szCs w:val="20"/>
        </w:rPr>
        <w:t>credit</w:t>
      </w:r>
      <w:r>
        <w:rPr>
          <w:rFonts w:ascii="Times New Roman" w:hAnsi="Times New Roman"/>
          <w:color w:val="191919"/>
          <w:spacing w:val="3"/>
          <w:sz w:val="20"/>
          <w:szCs w:val="20"/>
        </w:rPr>
        <w:t xml:space="preserve"> </w:t>
      </w:r>
      <w:r>
        <w:rPr>
          <w:rFonts w:ascii="Times New Roman" w:hAnsi="Times New Roman"/>
          <w:color w:val="191919"/>
          <w:sz w:val="20"/>
          <w:szCs w:val="20"/>
        </w:rPr>
        <w:t>hour)...........................$154.00</w:t>
      </w:r>
      <w:r>
        <w:rPr>
          <w:rFonts w:ascii="Times New Roman" w:hAnsi="Times New Roman"/>
          <w:color w:val="191919"/>
          <w:spacing w:val="3"/>
          <w:sz w:val="20"/>
          <w:szCs w:val="20"/>
        </w:rPr>
        <w:t xml:space="preserve"> </w:t>
      </w:r>
      <w:r>
        <w:rPr>
          <w:rFonts w:ascii="Times New Roman" w:hAnsi="Times New Roman"/>
          <w:color w:val="191919"/>
          <w:sz w:val="20"/>
          <w:szCs w:val="20"/>
        </w:rPr>
        <w:t>per</w:t>
      </w:r>
      <w:r>
        <w:rPr>
          <w:rFonts w:ascii="Times New Roman" w:hAnsi="Times New Roman"/>
          <w:color w:val="191919"/>
          <w:spacing w:val="3"/>
          <w:sz w:val="20"/>
          <w:szCs w:val="20"/>
        </w:rPr>
        <w:t xml:space="preserve"> </w:t>
      </w:r>
      <w:r>
        <w:rPr>
          <w:rFonts w:ascii="Times New Roman" w:hAnsi="Times New Roman"/>
          <w:color w:val="191919"/>
          <w:sz w:val="20"/>
          <w:szCs w:val="20"/>
        </w:rPr>
        <w:t>hour</w:t>
      </w:r>
    </w:p>
    <w:p w:rsidR="00EA4995" w:rsidRDefault="00EA4995" w:rsidP="00EA4995">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z w:val="20"/>
          <w:szCs w:val="20"/>
        </w:rPr>
        <w:t>Non-Resident</w:t>
      </w:r>
      <w:r>
        <w:rPr>
          <w:rFonts w:ascii="Times New Roman" w:hAnsi="Times New Roman"/>
          <w:color w:val="191919"/>
          <w:spacing w:val="-1"/>
          <w:sz w:val="20"/>
          <w:szCs w:val="20"/>
        </w:rPr>
        <w:t xml:space="preserve"> </w:t>
      </w:r>
      <w:r>
        <w:rPr>
          <w:rFonts w:ascii="Times New Roman" w:hAnsi="Times New Roman"/>
          <w:color w:val="191919"/>
          <w:spacing w:val="-7"/>
          <w:sz w:val="20"/>
          <w:szCs w:val="20"/>
        </w:rPr>
        <w:t>T</w:t>
      </w:r>
      <w:r>
        <w:rPr>
          <w:rFonts w:ascii="Times New Roman" w:hAnsi="Times New Roman"/>
          <w:color w:val="191919"/>
          <w:sz w:val="20"/>
          <w:szCs w:val="20"/>
        </w:rPr>
        <w:t>uition</w:t>
      </w:r>
      <w:r>
        <w:rPr>
          <w:rFonts w:ascii="Times New Roman" w:hAnsi="Times New Roman"/>
          <w:color w:val="191919"/>
          <w:spacing w:val="2"/>
          <w:sz w:val="20"/>
          <w:szCs w:val="20"/>
        </w:rPr>
        <w:t xml:space="preserve"> </w:t>
      </w:r>
      <w:r>
        <w:rPr>
          <w:rFonts w:ascii="Times New Roman" w:hAnsi="Times New Roman"/>
          <w:color w:val="191919"/>
          <w:sz w:val="20"/>
          <w:szCs w:val="20"/>
        </w:rPr>
        <w:t>(Fewer</w:t>
      </w:r>
      <w:r>
        <w:rPr>
          <w:rFonts w:ascii="Times New Roman" w:hAnsi="Times New Roman"/>
          <w:color w:val="191919"/>
          <w:spacing w:val="2"/>
          <w:sz w:val="20"/>
          <w:szCs w:val="20"/>
        </w:rPr>
        <w:t xml:space="preserve"> </w:t>
      </w:r>
      <w:r>
        <w:rPr>
          <w:rFonts w:ascii="Times New Roman" w:hAnsi="Times New Roman"/>
          <w:color w:val="191919"/>
          <w:sz w:val="20"/>
          <w:szCs w:val="20"/>
        </w:rPr>
        <w:t>than</w:t>
      </w:r>
      <w:r>
        <w:rPr>
          <w:rFonts w:ascii="Times New Roman" w:hAnsi="Times New Roman"/>
          <w:color w:val="191919"/>
          <w:spacing w:val="2"/>
          <w:sz w:val="20"/>
          <w:szCs w:val="20"/>
        </w:rPr>
        <w:t xml:space="preserve"> </w:t>
      </w:r>
      <w:r>
        <w:rPr>
          <w:rFonts w:ascii="Times New Roman" w:hAnsi="Times New Roman"/>
          <w:color w:val="191919"/>
          <w:sz w:val="20"/>
          <w:szCs w:val="20"/>
        </w:rPr>
        <w:t>9</w:t>
      </w:r>
      <w:r>
        <w:rPr>
          <w:rFonts w:ascii="Times New Roman" w:hAnsi="Times New Roman"/>
          <w:color w:val="191919"/>
          <w:spacing w:val="2"/>
          <w:sz w:val="20"/>
          <w:szCs w:val="20"/>
        </w:rPr>
        <w:t xml:space="preserve"> </w:t>
      </w:r>
      <w:r>
        <w:rPr>
          <w:rFonts w:ascii="Times New Roman" w:hAnsi="Times New Roman"/>
          <w:color w:val="191919"/>
          <w:sz w:val="20"/>
          <w:szCs w:val="20"/>
        </w:rPr>
        <w:t>hours</w:t>
      </w:r>
      <w:r>
        <w:rPr>
          <w:rFonts w:ascii="Times New Roman" w:hAnsi="Times New Roman"/>
          <w:color w:val="191919"/>
          <w:spacing w:val="2"/>
          <w:sz w:val="20"/>
          <w:szCs w:val="20"/>
        </w:rPr>
        <w:t xml:space="preserve"> </w:t>
      </w:r>
      <w:r>
        <w:rPr>
          <w:rFonts w:ascii="Times New Roman" w:hAnsi="Times New Roman"/>
          <w:color w:val="191919"/>
          <w:sz w:val="20"/>
          <w:szCs w:val="20"/>
        </w:rPr>
        <w:t>per</w:t>
      </w:r>
      <w:r>
        <w:rPr>
          <w:rFonts w:ascii="Times New Roman" w:hAnsi="Times New Roman"/>
          <w:color w:val="191919"/>
          <w:spacing w:val="2"/>
          <w:sz w:val="20"/>
          <w:szCs w:val="20"/>
        </w:rPr>
        <w:t xml:space="preserve"> </w:t>
      </w:r>
      <w:r>
        <w:rPr>
          <w:rFonts w:ascii="Times New Roman" w:hAnsi="Times New Roman"/>
          <w:color w:val="191919"/>
          <w:sz w:val="20"/>
          <w:szCs w:val="20"/>
        </w:rPr>
        <w:t>semester</w:t>
      </w:r>
      <w:r>
        <w:rPr>
          <w:rFonts w:ascii="Times New Roman" w:hAnsi="Times New Roman"/>
          <w:color w:val="191919"/>
          <w:spacing w:val="2"/>
          <w:sz w:val="20"/>
          <w:szCs w:val="20"/>
        </w:rPr>
        <w:t xml:space="preserve"> </w:t>
      </w:r>
      <w:r>
        <w:rPr>
          <w:rFonts w:ascii="Times New Roman" w:hAnsi="Times New Roman"/>
          <w:color w:val="191919"/>
          <w:sz w:val="20"/>
          <w:szCs w:val="20"/>
        </w:rPr>
        <w:t>credit</w:t>
      </w:r>
      <w:r>
        <w:rPr>
          <w:rFonts w:ascii="Times New Roman" w:hAnsi="Times New Roman"/>
          <w:color w:val="191919"/>
          <w:spacing w:val="2"/>
          <w:sz w:val="20"/>
          <w:szCs w:val="20"/>
        </w:rPr>
        <w:t xml:space="preserve"> </w:t>
      </w:r>
      <w:r>
        <w:rPr>
          <w:rFonts w:ascii="Times New Roman" w:hAnsi="Times New Roman"/>
          <w:color w:val="191919"/>
          <w:sz w:val="20"/>
          <w:szCs w:val="20"/>
        </w:rPr>
        <w:t>hour)..............$614.00</w:t>
      </w:r>
      <w:r>
        <w:rPr>
          <w:rFonts w:ascii="Times New Roman" w:hAnsi="Times New Roman"/>
          <w:color w:val="191919"/>
          <w:spacing w:val="2"/>
          <w:sz w:val="20"/>
          <w:szCs w:val="20"/>
        </w:rPr>
        <w:t xml:space="preserve"> </w:t>
      </w:r>
      <w:r>
        <w:rPr>
          <w:rFonts w:ascii="Times New Roman" w:hAnsi="Times New Roman"/>
          <w:color w:val="191919"/>
          <w:sz w:val="20"/>
          <w:szCs w:val="20"/>
        </w:rPr>
        <w:t>per</w:t>
      </w:r>
      <w:r>
        <w:rPr>
          <w:rFonts w:ascii="Times New Roman" w:hAnsi="Times New Roman"/>
          <w:color w:val="191919"/>
          <w:spacing w:val="2"/>
          <w:sz w:val="20"/>
          <w:szCs w:val="20"/>
        </w:rPr>
        <w:t xml:space="preserve"> </w:t>
      </w:r>
      <w:r>
        <w:rPr>
          <w:rFonts w:ascii="Times New Roman" w:hAnsi="Times New Roman"/>
          <w:color w:val="191919"/>
          <w:sz w:val="20"/>
          <w:szCs w:val="20"/>
        </w:rPr>
        <w:t>hour</w:t>
      </w:r>
    </w:p>
    <w:p w:rsidR="00EA4995" w:rsidRDefault="00EA4995" w:rsidP="00EA4995">
      <w:pPr>
        <w:widowControl w:val="0"/>
        <w:autoSpaceDE w:val="0"/>
        <w:autoSpaceDN w:val="0"/>
        <w:adjustRightInd w:val="0"/>
        <w:spacing w:before="10" w:after="0"/>
        <w:ind w:left="360" w:right="180" w:firstLine="0"/>
        <w:jc w:val="both"/>
        <w:rPr>
          <w:rFonts w:ascii="Times New Roman" w:hAnsi="Times New Roman"/>
          <w:b/>
          <w:bCs/>
          <w:color w:val="191919"/>
          <w:sz w:val="20"/>
          <w:szCs w:val="20"/>
        </w:rPr>
      </w:pPr>
    </w:p>
    <w:p w:rsidR="00EA4995" w:rsidRPr="00AE34B4" w:rsidRDefault="00EA4995" w:rsidP="00EA4995">
      <w:pPr>
        <w:pStyle w:val="Heading2"/>
        <w:spacing w:before="0"/>
        <w:ind w:left="360" w:right="180" w:firstLine="0"/>
        <w:rPr>
          <w:rFonts w:ascii="Times New Roman" w:hAnsi="Times New Roman"/>
          <w:color w:val="000000"/>
          <w:sz w:val="20"/>
          <w:szCs w:val="20"/>
        </w:rPr>
      </w:pPr>
      <w:bookmarkStart w:id="63" w:name="_Toc294969659"/>
      <w:bookmarkStart w:id="64" w:name="_Toc295508210"/>
      <w:r w:rsidRPr="00AE34B4">
        <w:rPr>
          <w:rFonts w:ascii="Times New Roman" w:hAnsi="Times New Roman"/>
          <w:bCs w:val="0"/>
          <w:color w:val="191919"/>
          <w:sz w:val="20"/>
          <w:szCs w:val="20"/>
        </w:rPr>
        <w:t>Fees and Expenses Beyond Matriculation Fees</w:t>
      </w:r>
      <w:bookmarkEnd w:id="63"/>
      <w:bookmarkEnd w:id="64"/>
    </w:p>
    <w:p w:rsidR="00EA4995" w:rsidRDefault="00EA4995" w:rsidP="00EA4995">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z w:val="20"/>
          <w:szCs w:val="20"/>
        </w:rPr>
        <w:t>Parking</w:t>
      </w:r>
      <w:r>
        <w:rPr>
          <w:rFonts w:ascii="Times New Roman" w:hAnsi="Times New Roman"/>
          <w:color w:val="191919"/>
          <w:spacing w:val="13"/>
          <w:sz w:val="20"/>
          <w:szCs w:val="20"/>
        </w:rPr>
        <w:t xml:space="preserve"> </w:t>
      </w:r>
      <w:r>
        <w:rPr>
          <w:rFonts w:ascii="Times New Roman" w:hAnsi="Times New Roman"/>
          <w:color w:val="191919"/>
          <w:sz w:val="20"/>
          <w:szCs w:val="20"/>
        </w:rPr>
        <w:t>(Motor</w:t>
      </w:r>
      <w:r>
        <w:rPr>
          <w:rFonts w:ascii="Times New Roman" w:hAnsi="Times New Roman"/>
          <w:color w:val="191919"/>
          <w:spacing w:val="9"/>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ehicle)</w:t>
      </w:r>
      <w:r>
        <w:rPr>
          <w:rFonts w:ascii="Times New Roman" w:hAnsi="Times New Roman"/>
          <w:color w:val="191919"/>
          <w:spacing w:val="13"/>
          <w:sz w:val="20"/>
          <w:szCs w:val="20"/>
        </w:rPr>
        <w:t xml:space="preserve"> </w:t>
      </w:r>
      <w:r>
        <w:rPr>
          <w:rFonts w:ascii="Times New Roman" w:hAnsi="Times New Roman"/>
          <w:color w:val="191919"/>
          <w:sz w:val="20"/>
          <w:szCs w:val="20"/>
        </w:rPr>
        <w:t>Fee...............................................................................................$8.00</w:t>
      </w:r>
    </w:p>
    <w:p w:rsidR="00EA4995" w:rsidRDefault="00EA4995" w:rsidP="00EA4995">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z w:val="20"/>
          <w:szCs w:val="20"/>
        </w:rPr>
        <w:t>Graduation</w:t>
      </w:r>
      <w:r>
        <w:rPr>
          <w:rFonts w:ascii="Times New Roman" w:hAnsi="Times New Roman"/>
          <w:color w:val="191919"/>
          <w:spacing w:val="12"/>
          <w:sz w:val="20"/>
          <w:szCs w:val="20"/>
        </w:rPr>
        <w:t xml:space="preserve"> </w:t>
      </w:r>
      <w:r>
        <w:rPr>
          <w:rFonts w:ascii="Times New Roman" w:hAnsi="Times New Roman"/>
          <w:color w:val="191919"/>
          <w:sz w:val="20"/>
          <w:szCs w:val="20"/>
        </w:rPr>
        <w:t>Fee.................................................................................................................$</w:t>
      </w:r>
      <w:r>
        <w:rPr>
          <w:rFonts w:ascii="Times New Roman" w:hAnsi="Times New Roman"/>
          <w:color w:val="191919"/>
          <w:spacing w:val="-7"/>
          <w:sz w:val="20"/>
          <w:szCs w:val="20"/>
        </w:rPr>
        <w:t>11</w:t>
      </w:r>
      <w:r>
        <w:rPr>
          <w:rFonts w:ascii="Times New Roman" w:hAnsi="Times New Roman"/>
          <w:color w:val="191919"/>
          <w:sz w:val="20"/>
          <w:szCs w:val="20"/>
        </w:rPr>
        <w:t>1.00</w:t>
      </w:r>
    </w:p>
    <w:p w:rsidR="00EA4995" w:rsidRDefault="00EA4995" w:rsidP="00EA4995">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z w:val="20"/>
          <w:szCs w:val="20"/>
        </w:rPr>
        <w:t>Applied Music (per course) Fee........................................................................................$65.00</w:t>
      </w:r>
    </w:p>
    <w:p w:rsidR="00EA4995" w:rsidRDefault="00EA4995" w:rsidP="00EA4995">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pacing w:val="-7"/>
          <w:sz w:val="20"/>
          <w:szCs w:val="20"/>
        </w:rPr>
        <w:t>T</w:t>
      </w:r>
      <w:r>
        <w:rPr>
          <w:rFonts w:ascii="Times New Roman" w:hAnsi="Times New Roman"/>
          <w:color w:val="191919"/>
          <w:sz w:val="20"/>
          <w:szCs w:val="20"/>
        </w:rPr>
        <w:t>ranscript Fee......................................................................................................................$3.00</w:t>
      </w:r>
    </w:p>
    <w:p w:rsidR="00EA4995" w:rsidRDefault="00EA4995" w:rsidP="00EA4995">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z w:val="20"/>
          <w:szCs w:val="20"/>
        </w:rPr>
        <w:t>Health Service Fee.............................................................................................................$45.00</w:t>
      </w:r>
    </w:p>
    <w:p w:rsidR="00EA4995" w:rsidRDefault="00EA4995" w:rsidP="00EA4995">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z w:val="20"/>
          <w:szCs w:val="20"/>
        </w:rPr>
        <w:t>Student</w:t>
      </w:r>
      <w:r>
        <w:rPr>
          <w:rFonts w:ascii="Times New Roman" w:hAnsi="Times New Roman"/>
          <w:color w:val="191919"/>
          <w:spacing w:val="-11"/>
          <w:sz w:val="20"/>
          <w:szCs w:val="20"/>
        </w:rPr>
        <w:t xml:space="preserve"> </w:t>
      </w:r>
      <w:r>
        <w:rPr>
          <w:rFonts w:ascii="Times New Roman" w:hAnsi="Times New Roman"/>
          <w:color w:val="191919"/>
          <w:sz w:val="20"/>
          <w:szCs w:val="20"/>
        </w:rPr>
        <w:t>Activity Fee..........................................................................................................$46.00</w:t>
      </w:r>
    </w:p>
    <w:p w:rsidR="00EA4995" w:rsidRDefault="00EA4995" w:rsidP="00EA4995">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z w:val="20"/>
          <w:szCs w:val="20"/>
        </w:rPr>
        <w:t>Student</w:t>
      </w:r>
      <w:r>
        <w:rPr>
          <w:rFonts w:ascii="Times New Roman" w:hAnsi="Times New Roman"/>
          <w:color w:val="191919"/>
          <w:spacing w:val="-11"/>
          <w:sz w:val="20"/>
          <w:szCs w:val="20"/>
        </w:rPr>
        <w:t xml:space="preserve"> </w:t>
      </w:r>
      <w:r>
        <w:rPr>
          <w:rFonts w:ascii="Times New Roman" w:hAnsi="Times New Roman"/>
          <w:color w:val="191919"/>
          <w:sz w:val="20"/>
          <w:szCs w:val="20"/>
        </w:rPr>
        <w:t>Athletic Fee.........................................................................................................$152.00</w:t>
      </w:r>
    </w:p>
    <w:p w:rsidR="00EA4995" w:rsidRDefault="00EA4995" w:rsidP="00EA4995">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echnology Fee..................................................................................................................$38.00</w:t>
      </w:r>
    </w:p>
    <w:p w:rsidR="00EA4995" w:rsidRDefault="00EA4995" w:rsidP="00EA4995">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z w:val="20"/>
          <w:szCs w:val="20"/>
        </w:rPr>
        <w:t>Late Registration Penalty Fee (Failure to register within the dates set) first day</w:t>
      </w:r>
    </w:p>
    <w:p w:rsidR="00EA4995" w:rsidRDefault="00EA4995" w:rsidP="00EA4995">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z w:val="20"/>
          <w:szCs w:val="20"/>
        </w:rPr>
        <w:t>(Thereafte</w:t>
      </w:r>
      <w:r>
        <w:rPr>
          <w:rFonts w:ascii="Times New Roman" w:hAnsi="Times New Roman"/>
          <w:color w:val="191919"/>
          <w:spacing w:val="-8"/>
          <w:sz w:val="20"/>
          <w:szCs w:val="20"/>
        </w:rPr>
        <w:t>r</w:t>
      </w:r>
      <w:r>
        <w:rPr>
          <w:rFonts w:ascii="Times New Roman" w:hAnsi="Times New Roman"/>
          <w:color w:val="191919"/>
          <w:sz w:val="20"/>
          <w:szCs w:val="20"/>
        </w:rPr>
        <w:t>,</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late</w:t>
      </w:r>
      <w:r>
        <w:rPr>
          <w:rFonts w:ascii="Times New Roman" w:hAnsi="Times New Roman"/>
          <w:color w:val="191919"/>
          <w:spacing w:val="1"/>
          <w:sz w:val="20"/>
          <w:szCs w:val="20"/>
        </w:rPr>
        <w:t xml:space="preserve"> </w:t>
      </w:r>
      <w:r>
        <w:rPr>
          <w:rFonts w:ascii="Times New Roman" w:hAnsi="Times New Roman"/>
          <w:color w:val="191919"/>
          <w:sz w:val="20"/>
          <w:szCs w:val="20"/>
        </w:rPr>
        <w:t>fee</w:t>
      </w:r>
      <w:r>
        <w:rPr>
          <w:rFonts w:ascii="Times New Roman" w:hAnsi="Times New Roman"/>
          <w:color w:val="191919"/>
          <w:spacing w:val="1"/>
          <w:sz w:val="20"/>
          <w:szCs w:val="20"/>
        </w:rPr>
        <w:t xml:space="preserve"> </w:t>
      </w:r>
      <w:r>
        <w:rPr>
          <w:rFonts w:ascii="Times New Roman" w:hAnsi="Times New Roman"/>
          <w:color w:val="191919"/>
          <w:sz w:val="20"/>
          <w:szCs w:val="20"/>
        </w:rPr>
        <w:t>increases</w:t>
      </w:r>
      <w:r>
        <w:rPr>
          <w:rFonts w:ascii="Times New Roman" w:hAnsi="Times New Roman"/>
          <w:color w:val="191919"/>
          <w:spacing w:val="1"/>
          <w:sz w:val="20"/>
          <w:szCs w:val="20"/>
        </w:rPr>
        <w:t xml:space="preserve"> </w:t>
      </w:r>
      <w:r>
        <w:rPr>
          <w:rFonts w:ascii="Times New Roman" w:hAnsi="Times New Roman"/>
          <w:color w:val="191919"/>
          <w:sz w:val="20"/>
          <w:szCs w:val="20"/>
        </w:rPr>
        <w:t>$5</w:t>
      </w:r>
      <w:r>
        <w:rPr>
          <w:rFonts w:ascii="Times New Roman" w:hAnsi="Times New Roman"/>
          <w:color w:val="191919"/>
          <w:spacing w:val="1"/>
          <w:sz w:val="20"/>
          <w:szCs w:val="20"/>
        </w:rPr>
        <w:t xml:space="preserve"> </w:t>
      </w:r>
      <w:r>
        <w:rPr>
          <w:rFonts w:ascii="Times New Roman" w:hAnsi="Times New Roman"/>
          <w:color w:val="191919"/>
          <w:sz w:val="20"/>
          <w:szCs w:val="20"/>
        </w:rPr>
        <w:t>each</w:t>
      </w:r>
      <w:r>
        <w:rPr>
          <w:rFonts w:ascii="Times New Roman" w:hAnsi="Times New Roman"/>
          <w:color w:val="191919"/>
          <w:spacing w:val="1"/>
          <w:sz w:val="20"/>
          <w:szCs w:val="20"/>
        </w:rPr>
        <w:t xml:space="preserve"> </w:t>
      </w:r>
      <w:r>
        <w:rPr>
          <w:rFonts w:ascii="Times New Roman" w:hAnsi="Times New Roman"/>
          <w:color w:val="191919"/>
          <w:sz w:val="20"/>
          <w:szCs w:val="20"/>
        </w:rPr>
        <w:t>subsequent</w:t>
      </w:r>
      <w:r>
        <w:rPr>
          <w:rFonts w:ascii="Times New Roman" w:hAnsi="Times New Roman"/>
          <w:color w:val="191919"/>
          <w:spacing w:val="1"/>
          <w:sz w:val="20"/>
          <w:szCs w:val="20"/>
        </w:rPr>
        <w:t xml:space="preserve"> </w:t>
      </w:r>
      <w:r>
        <w:rPr>
          <w:rFonts w:ascii="Times New Roman" w:hAnsi="Times New Roman"/>
          <w:color w:val="191919"/>
          <w:sz w:val="20"/>
          <w:szCs w:val="20"/>
        </w:rPr>
        <w:t>day</w:t>
      </w:r>
      <w:r>
        <w:rPr>
          <w:rFonts w:ascii="Times New Roman" w:hAnsi="Times New Roman"/>
          <w:color w:val="191919"/>
          <w:spacing w:val="1"/>
          <w:sz w:val="20"/>
          <w:szCs w:val="20"/>
        </w:rPr>
        <w:t xml:space="preserve"> </w:t>
      </w:r>
      <w:r>
        <w:rPr>
          <w:rFonts w:ascii="Times New Roman" w:hAnsi="Times New Roman"/>
          <w:color w:val="191919"/>
          <w:sz w:val="20"/>
          <w:szCs w:val="20"/>
        </w:rPr>
        <w:t>to</w:t>
      </w:r>
      <w:r>
        <w:rPr>
          <w:rFonts w:ascii="Times New Roman" w:hAnsi="Times New Roman"/>
          <w:color w:val="191919"/>
          <w:spacing w:val="1"/>
          <w:sz w:val="20"/>
          <w:szCs w:val="20"/>
        </w:rPr>
        <w:t xml:space="preserve"> </w:t>
      </w:r>
      <w:r>
        <w:rPr>
          <w:rFonts w:ascii="Times New Roman" w:hAnsi="Times New Roman"/>
          <w:color w:val="191919"/>
          <w:sz w:val="20"/>
          <w:szCs w:val="20"/>
        </w:rPr>
        <w:t>deadline</w:t>
      </w:r>
      <w:r>
        <w:rPr>
          <w:rFonts w:ascii="Times New Roman" w:hAnsi="Times New Roman"/>
          <w:color w:val="191919"/>
          <w:spacing w:val="1"/>
          <w:sz w:val="20"/>
          <w:szCs w:val="20"/>
        </w:rPr>
        <w:t xml:space="preserve"> </w:t>
      </w:r>
      <w:r>
        <w:rPr>
          <w:rFonts w:ascii="Times New Roman" w:hAnsi="Times New Roman"/>
          <w:color w:val="191919"/>
          <w:sz w:val="20"/>
          <w:szCs w:val="20"/>
        </w:rPr>
        <w:t>date)....................$35.00</w:t>
      </w:r>
    </w:p>
    <w:p w:rsidR="00EA4995" w:rsidRDefault="00EA4995" w:rsidP="00EA4995">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z w:val="20"/>
          <w:szCs w:val="20"/>
        </w:rPr>
        <w:t>Returned</w:t>
      </w:r>
      <w:r>
        <w:rPr>
          <w:rFonts w:ascii="Times New Roman" w:hAnsi="Times New Roman"/>
          <w:color w:val="191919"/>
          <w:spacing w:val="3"/>
          <w:sz w:val="20"/>
          <w:szCs w:val="20"/>
        </w:rPr>
        <w:t xml:space="preserve"> </w:t>
      </w:r>
      <w:r>
        <w:rPr>
          <w:rFonts w:ascii="Times New Roman" w:hAnsi="Times New Roman"/>
          <w:color w:val="191919"/>
          <w:sz w:val="20"/>
          <w:szCs w:val="20"/>
        </w:rPr>
        <w:t>Check</w:t>
      </w:r>
      <w:r>
        <w:rPr>
          <w:rFonts w:ascii="Times New Roman" w:hAnsi="Times New Roman"/>
          <w:color w:val="191919"/>
          <w:spacing w:val="3"/>
          <w:sz w:val="20"/>
          <w:szCs w:val="20"/>
        </w:rPr>
        <w:t xml:space="preserve"> </w:t>
      </w:r>
      <w:r>
        <w:rPr>
          <w:rFonts w:ascii="Times New Roman" w:hAnsi="Times New Roman"/>
          <w:color w:val="191919"/>
          <w:sz w:val="20"/>
          <w:szCs w:val="20"/>
        </w:rPr>
        <w:t>Fee</w:t>
      </w:r>
      <w:r>
        <w:rPr>
          <w:rFonts w:ascii="Times New Roman" w:hAnsi="Times New Roman"/>
          <w:color w:val="191919"/>
          <w:spacing w:val="3"/>
          <w:sz w:val="20"/>
          <w:szCs w:val="20"/>
        </w:rPr>
        <w:t xml:space="preserve"> </w:t>
      </w:r>
      <w:r>
        <w:rPr>
          <w:rFonts w:ascii="Times New Roman" w:hAnsi="Times New Roman"/>
          <w:color w:val="191919"/>
          <w:sz w:val="20"/>
          <w:szCs w:val="20"/>
        </w:rPr>
        <w:t>(Or</w:t>
      </w:r>
      <w:r>
        <w:rPr>
          <w:rFonts w:ascii="Times New Roman" w:hAnsi="Times New Roman"/>
          <w:color w:val="191919"/>
          <w:spacing w:val="3"/>
          <w:sz w:val="20"/>
          <w:szCs w:val="20"/>
        </w:rPr>
        <w:t xml:space="preserve"> </w:t>
      </w:r>
      <w:r>
        <w:rPr>
          <w:rFonts w:ascii="Times New Roman" w:hAnsi="Times New Roman"/>
          <w:color w:val="191919"/>
          <w:sz w:val="20"/>
          <w:szCs w:val="20"/>
        </w:rPr>
        <w:t>5%</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face</w:t>
      </w:r>
      <w:r>
        <w:rPr>
          <w:rFonts w:ascii="Times New Roman" w:hAnsi="Times New Roman"/>
          <w:color w:val="191919"/>
          <w:spacing w:val="3"/>
          <w:sz w:val="20"/>
          <w:szCs w:val="20"/>
        </w:rPr>
        <w:t xml:space="preserve"> </w:t>
      </w:r>
      <w:r>
        <w:rPr>
          <w:rFonts w:ascii="Times New Roman" w:hAnsi="Times New Roman"/>
          <w:color w:val="191919"/>
          <w:sz w:val="20"/>
          <w:szCs w:val="20"/>
        </w:rPr>
        <w:t>amount</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check,</w:t>
      </w:r>
      <w:r>
        <w:rPr>
          <w:rFonts w:ascii="Times New Roman" w:hAnsi="Times New Roman"/>
          <w:color w:val="191919"/>
          <w:spacing w:val="3"/>
          <w:sz w:val="20"/>
          <w:szCs w:val="20"/>
        </w:rPr>
        <w:t xml:space="preserve"> </w:t>
      </w:r>
      <w:r>
        <w:rPr>
          <w:rFonts w:ascii="Times New Roman" w:hAnsi="Times New Roman"/>
          <w:color w:val="191919"/>
          <w:sz w:val="20"/>
          <w:szCs w:val="20"/>
        </w:rPr>
        <w:t>whichever</w:t>
      </w:r>
      <w:r>
        <w:rPr>
          <w:rFonts w:ascii="Times New Roman" w:hAnsi="Times New Roman"/>
          <w:color w:val="191919"/>
          <w:spacing w:val="3"/>
          <w:sz w:val="20"/>
          <w:szCs w:val="20"/>
        </w:rPr>
        <w:t xml:space="preserve"> </w:t>
      </w:r>
      <w:r>
        <w:rPr>
          <w:rFonts w:ascii="Times New Roman" w:hAnsi="Times New Roman"/>
          <w:color w:val="191919"/>
          <w:sz w:val="20"/>
          <w:szCs w:val="20"/>
        </w:rPr>
        <w:t>is</w:t>
      </w:r>
      <w:r>
        <w:rPr>
          <w:rFonts w:ascii="Times New Roman" w:hAnsi="Times New Roman"/>
          <w:color w:val="191919"/>
          <w:spacing w:val="3"/>
          <w:sz w:val="20"/>
          <w:szCs w:val="20"/>
        </w:rPr>
        <w:t xml:space="preserve"> </w:t>
      </w:r>
      <w:r>
        <w:rPr>
          <w:rFonts w:ascii="Times New Roman" w:hAnsi="Times New Roman"/>
          <w:color w:val="191919"/>
          <w:sz w:val="20"/>
          <w:szCs w:val="20"/>
        </w:rPr>
        <w:t>greater)..................$20.00</w:t>
      </w:r>
    </w:p>
    <w:p w:rsidR="00EA4995" w:rsidRDefault="00EA4995" w:rsidP="00EA4995">
      <w:pPr>
        <w:widowControl w:val="0"/>
        <w:autoSpaceDE w:val="0"/>
        <w:autoSpaceDN w:val="0"/>
        <w:adjustRightInd w:val="0"/>
        <w:spacing w:before="10" w:after="0" w:line="250" w:lineRule="auto"/>
        <w:ind w:left="360" w:right="180" w:firstLine="0"/>
        <w:jc w:val="both"/>
        <w:rPr>
          <w:rFonts w:ascii="Times New Roman" w:hAnsi="Times New Roman"/>
          <w:color w:val="191919"/>
          <w:sz w:val="20"/>
          <w:szCs w:val="20"/>
        </w:rPr>
      </w:pPr>
    </w:p>
    <w:p w:rsidR="00EA4995" w:rsidRDefault="00EA4995" w:rsidP="00EA4995">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All fees and cha</w:t>
      </w:r>
      <w:r>
        <w:rPr>
          <w:rFonts w:ascii="Times New Roman" w:hAnsi="Times New Roman"/>
          <w:color w:val="191919"/>
          <w:spacing w:val="-4"/>
          <w:sz w:val="20"/>
          <w:szCs w:val="20"/>
        </w:rPr>
        <w:t>r</w:t>
      </w:r>
      <w:r>
        <w:rPr>
          <w:rFonts w:ascii="Times New Roman" w:hAnsi="Times New Roman"/>
          <w:color w:val="191919"/>
          <w:sz w:val="20"/>
          <w:szCs w:val="20"/>
        </w:rPr>
        <w:t>ges are payable at the time of registration. Remittance should be made payable to</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Albany State University and addressed as follows: </w:t>
      </w:r>
    </w:p>
    <w:p w:rsidR="00EA4995"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191919"/>
          <w:sz w:val="20"/>
          <w:szCs w:val="20"/>
        </w:rPr>
      </w:pPr>
      <w:r>
        <w:rPr>
          <w:rFonts w:ascii="Times New Roman" w:hAnsi="Times New Roman"/>
          <w:color w:val="191919"/>
          <w:sz w:val="20"/>
          <w:szCs w:val="20"/>
        </w:rPr>
        <w:t>O</w:t>
      </w:r>
      <w:r>
        <w:rPr>
          <w:rFonts w:ascii="Times New Roman" w:hAnsi="Times New Roman"/>
          <w:color w:val="191919"/>
          <w:spacing w:val="-4"/>
          <w:sz w:val="20"/>
          <w:szCs w:val="20"/>
        </w:rPr>
        <w:t>f</w:t>
      </w:r>
      <w:r>
        <w:rPr>
          <w:rFonts w:ascii="Times New Roman" w:hAnsi="Times New Roman"/>
          <w:color w:val="191919"/>
          <w:sz w:val="20"/>
          <w:szCs w:val="20"/>
        </w:rPr>
        <w:t>fice of Fiscal</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 xml:space="preserve">fairs </w:t>
      </w:r>
    </w:p>
    <w:p w:rsidR="00EA4995"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191919"/>
          <w:sz w:val="20"/>
          <w:szCs w:val="20"/>
        </w:rPr>
      </w:pPr>
      <w:r>
        <w:rPr>
          <w:rFonts w:ascii="Times New Roman" w:hAnsi="Times New Roman"/>
          <w:color w:val="191919"/>
          <w:sz w:val="20"/>
          <w:szCs w:val="20"/>
        </w:rPr>
        <w:t xml:space="preserve">Albany State University </w:t>
      </w:r>
    </w:p>
    <w:p w:rsidR="00EA4995" w:rsidRDefault="00EA4995" w:rsidP="00EA4995">
      <w:pPr>
        <w:widowControl w:val="0"/>
        <w:autoSpaceDE w:val="0"/>
        <w:autoSpaceDN w:val="0"/>
        <w:adjustRightInd w:val="0"/>
        <w:spacing w:after="0" w:line="250" w:lineRule="auto"/>
        <w:ind w:left="2250" w:right="180" w:firstLine="0"/>
        <w:jc w:val="both"/>
        <w:rPr>
          <w:rFonts w:ascii="Times New Roman" w:hAnsi="Times New Roman"/>
          <w:color w:val="000000"/>
          <w:sz w:val="20"/>
          <w:szCs w:val="20"/>
        </w:rPr>
      </w:pPr>
      <w:r>
        <w:rPr>
          <w:rFonts w:ascii="Times New Roman" w:hAnsi="Times New Roman"/>
          <w:color w:val="191919"/>
          <w:sz w:val="20"/>
          <w:szCs w:val="20"/>
        </w:rPr>
        <w:t>Alban</w:t>
      </w:r>
      <w:r>
        <w:rPr>
          <w:rFonts w:ascii="Times New Roman" w:hAnsi="Times New Roman"/>
          <w:color w:val="191919"/>
          <w:spacing w:val="-13"/>
          <w:sz w:val="20"/>
          <w:szCs w:val="20"/>
        </w:rPr>
        <w:t>y</w:t>
      </w:r>
      <w:r>
        <w:rPr>
          <w:rFonts w:ascii="Times New Roman" w:hAnsi="Times New Roman"/>
          <w:color w:val="191919"/>
          <w:sz w:val="20"/>
          <w:szCs w:val="20"/>
        </w:rPr>
        <w:t>, Geo</w:t>
      </w:r>
      <w:r>
        <w:rPr>
          <w:rFonts w:ascii="Times New Roman" w:hAnsi="Times New Roman"/>
          <w:color w:val="191919"/>
          <w:spacing w:val="-4"/>
          <w:sz w:val="20"/>
          <w:szCs w:val="20"/>
        </w:rPr>
        <w:t>r</w:t>
      </w:r>
      <w:r>
        <w:rPr>
          <w:rFonts w:ascii="Times New Roman" w:hAnsi="Times New Roman"/>
          <w:color w:val="191919"/>
          <w:sz w:val="20"/>
          <w:szCs w:val="20"/>
        </w:rPr>
        <w:t>gia 31705</w:t>
      </w:r>
    </w:p>
    <w:p w:rsidR="00EA4995" w:rsidRDefault="00EA4995" w:rsidP="00EA4995">
      <w:pPr>
        <w:widowControl w:val="0"/>
        <w:autoSpaceDE w:val="0"/>
        <w:autoSpaceDN w:val="0"/>
        <w:adjustRightInd w:val="0"/>
        <w:spacing w:after="0" w:line="250" w:lineRule="auto"/>
        <w:ind w:left="360" w:right="180" w:firstLine="0"/>
        <w:jc w:val="both"/>
        <w:rPr>
          <w:rFonts w:ascii="Times New Roman" w:hAnsi="Times New Roman"/>
          <w:color w:val="191919"/>
          <w:sz w:val="20"/>
          <w:szCs w:val="20"/>
        </w:rPr>
      </w:pPr>
    </w:p>
    <w:p w:rsidR="00EA4995" w:rsidRDefault="00EA4995" w:rsidP="00EA4995">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Please include the name and social security number of the student for whom payment is intended when fees are sent by mail.</w:t>
      </w:r>
    </w:p>
    <w:p w:rsidR="00EA4995" w:rsidRDefault="00EA4995" w:rsidP="00EA4995">
      <w:pPr>
        <w:widowControl w:val="0"/>
        <w:autoSpaceDE w:val="0"/>
        <w:autoSpaceDN w:val="0"/>
        <w:adjustRightInd w:val="0"/>
        <w:spacing w:before="10" w:after="0" w:line="250" w:lineRule="auto"/>
        <w:ind w:left="360" w:right="180" w:firstLine="0"/>
        <w:jc w:val="both"/>
      </w:pPr>
    </w:p>
    <w:p w:rsidR="00EA4995" w:rsidRDefault="00EA4995" w:rsidP="00EA4995">
      <w:pPr>
        <w:widowControl w:val="0"/>
        <w:autoSpaceDE w:val="0"/>
        <w:autoSpaceDN w:val="0"/>
        <w:adjustRightInd w:val="0"/>
        <w:spacing w:before="10" w:after="0" w:line="250" w:lineRule="auto"/>
        <w:ind w:left="360" w:right="180" w:firstLine="0"/>
        <w:jc w:val="both"/>
      </w:pPr>
    </w:p>
    <w:p w:rsidR="00EA4995" w:rsidRPr="00F06FB0" w:rsidRDefault="00EA4995" w:rsidP="00EA4995">
      <w:pPr>
        <w:pStyle w:val="Heading2"/>
        <w:spacing w:before="0"/>
        <w:ind w:left="360" w:right="180" w:firstLine="0"/>
        <w:rPr>
          <w:rFonts w:ascii="Impact" w:hAnsi="Impact" w:cs="Impact"/>
          <w:b w:val="0"/>
          <w:color w:val="808080" w:themeColor="background1" w:themeShade="80"/>
          <w:sz w:val="28"/>
          <w:szCs w:val="28"/>
        </w:rPr>
      </w:pPr>
      <w:bookmarkStart w:id="65" w:name="_Toc294969660"/>
      <w:bookmarkStart w:id="66" w:name="_Toc295508211"/>
      <w:r w:rsidRPr="003E2973">
        <w:rPr>
          <w:rFonts w:ascii="Impact" w:hAnsi="Impact" w:cs="Impact"/>
          <w:b w:val="0"/>
          <w:color w:val="808080" w:themeColor="background1" w:themeShade="80"/>
          <w:spacing w:val="44"/>
          <w:position w:val="-1"/>
          <w:sz w:val="28"/>
          <w:szCs w:val="28"/>
          <w:fitText w:val="2592" w:id="-162761472"/>
        </w:rPr>
        <w:t>GENERAL REFUND</w:t>
      </w:r>
      <w:r w:rsidRPr="003E2973">
        <w:rPr>
          <w:rFonts w:ascii="Impact" w:hAnsi="Impact" w:cs="Impact"/>
          <w:b w:val="0"/>
          <w:color w:val="808080" w:themeColor="background1" w:themeShade="80"/>
          <w:spacing w:val="6"/>
          <w:position w:val="-1"/>
          <w:sz w:val="28"/>
          <w:szCs w:val="28"/>
          <w:fitText w:val="2592" w:id="-162761472"/>
        </w:rPr>
        <w:t>S</w:t>
      </w:r>
      <w:bookmarkEnd w:id="65"/>
      <w:bookmarkEnd w:id="66"/>
    </w:p>
    <w:p w:rsidR="003E2973" w:rsidRPr="003E2973" w:rsidRDefault="003E2973" w:rsidP="003E2973">
      <w:pPr>
        <w:widowControl w:val="0"/>
        <w:autoSpaceDE w:val="0"/>
        <w:autoSpaceDN w:val="0"/>
        <w:adjustRightInd w:val="0"/>
        <w:spacing w:before="26"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In accordance with the refund policy of the Board of Regents, refunds will be made on institutional cha</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ges and other mandatory fees upon a student</w:t>
      </w:r>
      <w:r w:rsidRPr="003E2973">
        <w:rPr>
          <w:rFonts w:ascii="Times New Roman" w:hAnsi="Times New Roman"/>
          <w:color w:val="000000" w:themeColor="text1"/>
          <w:spacing w:val="-11"/>
          <w:sz w:val="20"/>
          <w:szCs w:val="20"/>
        </w:rPr>
        <w:t>’</w:t>
      </w:r>
      <w:r w:rsidRPr="003E2973">
        <w:rPr>
          <w:rFonts w:ascii="Times New Roman" w:hAnsi="Times New Roman"/>
          <w:color w:val="000000" w:themeColor="text1"/>
          <w:sz w:val="20"/>
          <w:szCs w:val="20"/>
        </w:rPr>
        <w:t>s total withdrawal from the institution. The refund amount for a student withdrawing from the institution shall be based on a pro rate pe</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centage, determined by dividing the number of calendar days in the semester that the student completed by the total calendar days in the semeste</w:t>
      </w:r>
      <w:r w:rsidRPr="003E2973">
        <w:rPr>
          <w:rFonts w:ascii="Times New Roman" w:hAnsi="Times New Roman"/>
          <w:color w:val="000000" w:themeColor="text1"/>
          <w:spacing w:val="-11"/>
          <w:sz w:val="20"/>
          <w:szCs w:val="20"/>
        </w:rPr>
        <w:t>r</w:t>
      </w:r>
      <w:r w:rsidRPr="003E2973">
        <w:rPr>
          <w:rFonts w:ascii="Times New Roman" w:hAnsi="Times New Roman"/>
          <w:color w:val="000000" w:themeColor="text1"/>
          <w:sz w:val="20"/>
          <w:szCs w:val="20"/>
        </w:rPr>
        <w:t>.</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The total calendar days in a semester will include the weekends but will exclude scheduled breaks of five or more days in which a student was on an approved leave of absence.</w:t>
      </w:r>
    </w:p>
    <w:p w:rsidR="00872727"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sectPr w:rsidR="00872727" w:rsidSect="00872727">
          <w:headerReference w:type="default" r:id="rId27"/>
          <w:pgSz w:w="12240" w:h="15840" w:code="1"/>
          <w:pgMar w:top="720" w:right="720" w:bottom="288" w:left="1440" w:header="720" w:footer="288" w:gutter="0"/>
          <w:cols w:space="720"/>
          <w:docGrid w:linePitch="360"/>
        </w:sectPr>
      </w:pP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student is eligible to retain only the percentage of</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7"/>
          <w:sz w:val="20"/>
          <w:szCs w:val="20"/>
        </w:rPr>
        <w:t>T</w:t>
      </w:r>
      <w:r w:rsidRPr="003E2973">
        <w:rPr>
          <w:rFonts w:ascii="Times New Roman" w:hAnsi="Times New Roman"/>
          <w:color w:val="000000" w:themeColor="text1"/>
          <w:sz w:val="20"/>
          <w:szCs w:val="20"/>
        </w:rPr>
        <w:t>itle IV</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aid disbursed that is equal to the percentage of the enrollment period completed by the student.</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The unearned</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7"/>
          <w:sz w:val="20"/>
          <w:szCs w:val="20"/>
        </w:rPr>
        <w:t>T</w:t>
      </w:r>
      <w:r w:rsidRPr="003E2973">
        <w:rPr>
          <w:rFonts w:ascii="Times New Roman" w:hAnsi="Times New Roman"/>
          <w:color w:val="000000" w:themeColor="text1"/>
          <w:sz w:val="20"/>
          <w:szCs w:val="20"/>
        </w:rPr>
        <w:t>itle IV</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aid must be returned to the appropriate federal aid program(s). Students who withdraw from the institution when the calculated percentage of completion is greater than 60 percent are not entitled to a re- fund of any proportion of institutional cha</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ges, and no</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7"/>
          <w:sz w:val="20"/>
          <w:szCs w:val="20"/>
        </w:rPr>
        <w:t>T</w:t>
      </w:r>
      <w:r w:rsidRPr="003E2973">
        <w:rPr>
          <w:rFonts w:ascii="Times New Roman" w:hAnsi="Times New Roman"/>
          <w:color w:val="000000" w:themeColor="text1"/>
          <w:sz w:val="20"/>
          <w:szCs w:val="20"/>
        </w:rPr>
        <w:t>itle IV</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 xml:space="preserve">aid needs to be </w:t>
      </w:r>
    </w:p>
    <w:p w:rsidR="003E2973" w:rsidRPr="003E2973"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lastRenderedPageBreak/>
        <w:t>returned.</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When one withdraws prior to the first day of class, he/she is entitled to a 100 percent refund.</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refund of all tuition and other mandatory fees shall be made in the event of death of a student at any time du</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ing the academic yea</w:t>
      </w:r>
      <w:r w:rsidRPr="003E2973">
        <w:rPr>
          <w:rFonts w:ascii="Times New Roman" w:hAnsi="Times New Roman"/>
          <w:color w:val="000000" w:themeColor="text1"/>
          <w:spacing w:val="-11"/>
          <w:sz w:val="20"/>
          <w:szCs w:val="20"/>
        </w:rPr>
        <w:t>r</w:t>
      </w:r>
      <w:r w:rsidRPr="003E2973">
        <w:rPr>
          <w:rFonts w:ascii="Times New Roman" w:hAnsi="Times New Roman"/>
          <w:color w:val="000000" w:themeColor="text1"/>
          <w:sz w:val="20"/>
          <w:szCs w:val="20"/>
        </w:rPr>
        <w:t>.</w:t>
      </w:r>
    </w:p>
    <w:p w:rsidR="003E2973" w:rsidRPr="003E2973"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The student is responsible for returning the unearned</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7"/>
          <w:sz w:val="20"/>
          <w:szCs w:val="20"/>
        </w:rPr>
        <w:t>T</w:t>
      </w:r>
      <w:r w:rsidRPr="003E2973">
        <w:rPr>
          <w:rFonts w:ascii="Times New Roman" w:hAnsi="Times New Roman"/>
          <w:color w:val="000000" w:themeColor="text1"/>
          <w:sz w:val="20"/>
          <w:szCs w:val="20"/>
        </w:rPr>
        <w:t>itle IV</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Program assistance for which the school is not required to return.</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The amount to be returned is the net amount disbursed from each source in the same order required by the school  (Unsubsidized FFEL/Direct Sta</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ford Loan, Subsidized FFEL/Direct Sta</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ford Loan, Perkins Loan, FFEL/Direct PLUS, Pell Grant, FSEOG and other</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7"/>
          <w:sz w:val="20"/>
          <w:szCs w:val="20"/>
        </w:rPr>
        <w:t>T</w:t>
      </w:r>
      <w:r w:rsidRPr="003E2973">
        <w:rPr>
          <w:rFonts w:ascii="Times New Roman" w:hAnsi="Times New Roman"/>
          <w:color w:val="000000" w:themeColor="text1"/>
          <w:sz w:val="20"/>
          <w:szCs w:val="20"/>
        </w:rPr>
        <w:t>itle IV</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programs) less the portion returned to the respective source(s) by the school. Loan proceeds are returned in accordance with the terms of the promissory note.</w:t>
      </w:r>
    </w:p>
    <w:p w:rsidR="003E2973" w:rsidRDefault="003E2973" w:rsidP="00703096">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Any student who wishes to withdraw from the University must secure a withdrawal form from the Registra</w:t>
      </w:r>
      <w:r w:rsidRPr="003E2973">
        <w:rPr>
          <w:rFonts w:ascii="Times New Roman" w:hAnsi="Times New Roman"/>
          <w:color w:val="000000" w:themeColor="text1"/>
          <w:spacing w:val="8"/>
          <w:sz w:val="20"/>
          <w:szCs w:val="20"/>
        </w:rPr>
        <w:t>r</w:t>
      </w:r>
      <w:r w:rsidRPr="003E2973">
        <w:rPr>
          <w:rFonts w:ascii="Times New Roman" w:hAnsi="Times New Roman"/>
          <w:color w:val="000000" w:themeColor="text1"/>
          <w:spacing w:val="-11"/>
          <w:sz w:val="20"/>
          <w:szCs w:val="20"/>
        </w:rPr>
        <w:t>’</w:t>
      </w:r>
      <w:r w:rsidRPr="003E2973">
        <w:rPr>
          <w:rFonts w:ascii="Times New Roman" w:hAnsi="Times New Roman"/>
          <w:color w:val="000000" w:themeColor="text1"/>
          <w:sz w:val="20"/>
          <w:szCs w:val="20"/>
        </w:rPr>
        <w:t>s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fice, complete it and have it approved by the Registra</w:t>
      </w:r>
      <w:r w:rsidRPr="003E2973">
        <w:rPr>
          <w:rFonts w:ascii="Times New Roman" w:hAnsi="Times New Roman"/>
          <w:color w:val="000000" w:themeColor="text1"/>
          <w:spacing w:val="-8"/>
          <w:sz w:val="20"/>
          <w:szCs w:val="20"/>
        </w:rPr>
        <w:t>r</w:t>
      </w:r>
      <w:r w:rsidRPr="003E2973">
        <w:rPr>
          <w:rFonts w:ascii="Times New Roman" w:hAnsi="Times New Roman"/>
          <w:color w:val="000000" w:themeColor="text1"/>
          <w:sz w:val="20"/>
          <w:szCs w:val="20"/>
        </w:rPr>
        <w:t>, Director of Financial Operations,</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12"/>
          <w:sz w:val="20"/>
          <w:szCs w:val="20"/>
        </w:rPr>
        <w:t>V</w:t>
      </w:r>
      <w:r w:rsidRPr="003E2973">
        <w:rPr>
          <w:rFonts w:ascii="Times New Roman" w:hAnsi="Times New Roman"/>
          <w:color w:val="000000" w:themeColor="text1"/>
          <w:sz w:val="20"/>
          <w:szCs w:val="20"/>
        </w:rPr>
        <w:t>ice President for Student</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fairs and Director of Financial</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Aid.</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The student</w:t>
      </w:r>
      <w:r w:rsidR="00703096">
        <w:rPr>
          <w:rFonts w:ascii="Times New Roman" w:hAnsi="Times New Roman"/>
          <w:color w:val="000000" w:themeColor="text1"/>
          <w:sz w:val="20"/>
          <w:szCs w:val="20"/>
        </w:rPr>
        <w:t xml:space="preserve"> </w:t>
      </w:r>
      <w:r w:rsidRPr="003E2973">
        <w:rPr>
          <w:rFonts w:ascii="Times New Roman" w:hAnsi="Times New Roman"/>
          <w:color w:val="000000" w:themeColor="text1"/>
          <w:sz w:val="20"/>
          <w:szCs w:val="20"/>
        </w:rPr>
        <w:t>must file a copy in each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fice and will then be eligible for a refund of fees in accordance with the above polic</w:t>
      </w:r>
      <w:r w:rsidRPr="003E2973">
        <w:rPr>
          <w:rFonts w:ascii="Times New Roman" w:hAnsi="Times New Roman"/>
          <w:color w:val="000000" w:themeColor="text1"/>
          <w:spacing w:val="-13"/>
          <w:sz w:val="20"/>
          <w:szCs w:val="20"/>
        </w:rPr>
        <w:t>y</w:t>
      </w:r>
      <w:r w:rsidRPr="003E2973">
        <w:rPr>
          <w:rFonts w:ascii="Times New Roman" w:hAnsi="Times New Roman"/>
          <w:color w:val="000000" w:themeColor="text1"/>
          <w:sz w:val="20"/>
          <w:szCs w:val="20"/>
        </w:rPr>
        <w:t>.</w:t>
      </w:r>
    </w:p>
    <w:p w:rsidR="00080D93" w:rsidRPr="003E2973" w:rsidRDefault="00080D93" w:rsidP="00703096">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EA4995" w:rsidRDefault="00EA4995" w:rsidP="00EA4995">
      <w:pPr>
        <w:widowControl w:val="0"/>
        <w:autoSpaceDE w:val="0"/>
        <w:autoSpaceDN w:val="0"/>
        <w:adjustRightInd w:val="0"/>
        <w:spacing w:after="0"/>
        <w:ind w:left="360" w:right="180" w:firstLine="0"/>
        <w:jc w:val="both"/>
        <w:rPr>
          <w:rFonts w:ascii="Times New Roman" w:hAnsi="Times New Roman"/>
          <w:color w:val="000000"/>
          <w:sz w:val="20"/>
          <w:szCs w:val="20"/>
        </w:rPr>
      </w:pPr>
      <w:r>
        <w:rPr>
          <w:rFonts w:ascii="Times New Roman" w:hAnsi="Times New Roman"/>
          <w:b/>
          <w:bCs/>
          <w:color w:val="191919"/>
          <w:sz w:val="20"/>
          <w:szCs w:val="20"/>
        </w:rPr>
        <w:t>Non -Refundable Fees</w:t>
      </w:r>
    </w:p>
    <w:p w:rsidR="00EA4995" w:rsidRDefault="00EA4995" w:rsidP="00EA4995">
      <w:pPr>
        <w:widowControl w:val="0"/>
        <w:autoSpaceDE w:val="0"/>
        <w:autoSpaceDN w:val="0"/>
        <w:adjustRightInd w:val="0"/>
        <w:spacing w:before="10" w:after="0" w:line="250" w:lineRule="auto"/>
        <w:ind w:left="720" w:right="180" w:firstLine="0"/>
        <w:jc w:val="both"/>
        <w:rPr>
          <w:rFonts w:ascii="Times New Roman" w:hAnsi="Times New Roman"/>
          <w:color w:val="191919"/>
          <w:sz w:val="20"/>
          <w:szCs w:val="20"/>
        </w:rPr>
      </w:pPr>
      <w:r>
        <w:rPr>
          <w:rFonts w:ascii="Times New Roman" w:hAnsi="Times New Roman"/>
          <w:color w:val="191919"/>
          <w:sz w:val="20"/>
          <w:szCs w:val="20"/>
        </w:rPr>
        <w:t xml:space="preserve">The following fees are non-refundable: </w:t>
      </w:r>
    </w:p>
    <w:p w:rsidR="00EA4995" w:rsidRDefault="00EA4995" w:rsidP="00EA4995">
      <w:pPr>
        <w:widowControl w:val="0"/>
        <w:autoSpaceDE w:val="0"/>
        <w:autoSpaceDN w:val="0"/>
        <w:adjustRightInd w:val="0"/>
        <w:spacing w:before="10" w:after="0" w:line="250" w:lineRule="auto"/>
        <w:ind w:left="720" w:right="180" w:firstLine="0"/>
        <w:jc w:val="both"/>
        <w:rPr>
          <w:rFonts w:ascii="Times New Roman" w:hAnsi="Times New Roman"/>
          <w:color w:val="000000"/>
          <w:sz w:val="20"/>
          <w:szCs w:val="20"/>
        </w:rPr>
      </w:pPr>
      <w:r>
        <w:rPr>
          <w:rFonts w:ascii="Times New Roman" w:hAnsi="Times New Roman"/>
          <w:color w:val="191919"/>
          <w:sz w:val="20"/>
          <w:szCs w:val="20"/>
        </w:rPr>
        <w:t>Admission Fee</w:t>
      </w:r>
    </w:p>
    <w:p w:rsidR="00EA4995"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191919"/>
          <w:sz w:val="20"/>
          <w:szCs w:val="20"/>
        </w:rPr>
      </w:pPr>
      <w:r>
        <w:rPr>
          <w:rFonts w:ascii="Times New Roman" w:hAnsi="Times New Roman"/>
          <w:color w:val="191919"/>
          <w:sz w:val="20"/>
          <w:szCs w:val="20"/>
        </w:rPr>
        <w:t xml:space="preserve">Graduation Fee </w:t>
      </w:r>
    </w:p>
    <w:p w:rsidR="00EA4995"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191919"/>
          <w:sz w:val="20"/>
          <w:szCs w:val="20"/>
        </w:rPr>
      </w:pPr>
      <w:r>
        <w:rPr>
          <w:rFonts w:ascii="Times New Roman" w:hAnsi="Times New Roman"/>
          <w:color w:val="191919"/>
          <w:sz w:val="20"/>
          <w:szCs w:val="20"/>
        </w:rPr>
        <w:t xml:space="preserve">Music Fee </w:t>
      </w:r>
    </w:p>
    <w:p w:rsidR="00EA4995"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sz w:val="20"/>
          <w:szCs w:val="20"/>
        </w:rPr>
      </w:pPr>
      <w:r>
        <w:rPr>
          <w:rFonts w:ascii="Times New Roman" w:hAnsi="Times New Roman"/>
          <w:color w:val="191919"/>
          <w:sz w:val="20"/>
          <w:szCs w:val="20"/>
        </w:rPr>
        <w:t>Parking Fee</w:t>
      </w:r>
    </w:p>
    <w:p w:rsidR="00EA4995" w:rsidRDefault="00EA4995" w:rsidP="00EA4995">
      <w:pPr>
        <w:widowControl w:val="0"/>
        <w:autoSpaceDE w:val="0"/>
        <w:autoSpaceDN w:val="0"/>
        <w:adjustRightInd w:val="0"/>
        <w:spacing w:after="0" w:line="250" w:lineRule="auto"/>
        <w:ind w:left="720" w:right="180" w:firstLine="0"/>
        <w:jc w:val="both"/>
        <w:rPr>
          <w:rFonts w:ascii="Times New Roman" w:hAnsi="Times New Roman"/>
          <w:color w:val="000000"/>
          <w:sz w:val="20"/>
          <w:szCs w:val="20"/>
        </w:rPr>
      </w:pPr>
      <w:r>
        <w:rPr>
          <w:rFonts w:ascii="Times New Roman" w:hAnsi="Times New Roman"/>
          <w:color w:val="191919"/>
          <w:sz w:val="20"/>
          <w:szCs w:val="20"/>
        </w:rPr>
        <w:t>Dormitory Deposits are refundable after four years or upon graduation, minus any applied cha</w:t>
      </w:r>
      <w:r>
        <w:rPr>
          <w:rFonts w:ascii="Times New Roman" w:hAnsi="Times New Roman"/>
          <w:color w:val="191919"/>
          <w:spacing w:val="-4"/>
          <w:sz w:val="20"/>
          <w:szCs w:val="20"/>
        </w:rPr>
        <w:t>r</w:t>
      </w:r>
      <w:r>
        <w:rPr>
          <w:rFonts w:ascii="Times New Roman" w:hAnsi="Times New Roman"/>
          <w:color w:val="191919"/>
          <w:sz w:val="20"/>
          <w:szCs w:val="20"/>
        </w:rPr>
        <w:t>ges such as dormitory damage.</w:t>
      </w:r>
    </w:p>
    <w:p w:rsidR="00EA4995" w:rsidRDefault="00EA4995" w:rsidP="00EA4995">
      <w:pPr>
        <w:widowControl w:val="0"/>
        <w:autoSpaceDE w:val="0"/>
        <w:autoSpaceDN w:val="0"/>
        <w:adjustRightInd w:val="0"/>
        <w:spacing w:after="0"/>
        <w:ind w:left="720" w:right="180" w:firstLine="0"/>
        <w:jc w:val="both"/>
        <w:rPr>
          <w:rFonts w:ascii="Times New Roman" w:hAnsi="Times New Roman"/>
          <w:color w:val="191919"/>
          <w:sz w:val="20"/>
          <w:szCs w:val="20"/>
        </w:rPr>
      </w:pPr>
      <w:r>
        <w:rPr>
          <w:rFonts w:ascii="Times New Roman" w:hAnsi="Times New Roman"/>
          <w:color w:val="191919"/>
          <w:sz w:val="20"/>
          <w:szCs w:val="20"/>
        </w:rPr>
        <w:t>Application Processing Fee</w:t>
      </w:r>
    </w:p>
    <w:p w:rsidR="00EA4995" w:rsidRDefault="00EA4995" w:rsidP="00EA4995">
      <w:pPr>
        <w:widowControl w:val="0"/>
        <w:autoSpaceDE w:val="0"/>
        <w:autoSpaceDN w:val="0"/>
        <w:adjustRightInd w:val="0"/>
        <w:spacing w:after="0"/>
        <w:ind w:left="720" w:right="180" w:firstLine="0"/>
        <w:jc w:val="both"/>
        <w:rPr>
          <w:rFonts w:ascii="Times New Roman" w:hAnsi="Times New Roman"/>
          <w:color w:val="000000"/>
          <w:sz w:val="20"/>
          <w:szCs w:val="20"/>
        </w:rPr>
      </w:pPr>
    </w:p>
    <w:p w:rsidR="00EA4995" w:rsidRDefault="00EA4995" w:rsidP="003E2973">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 xml:space="preserve">Upon application to a graduate program or for certification, an applicant to the Graduate School must submit a non-refundable application fee of twenty dollars ($20). </w:t>
      </w:r>
      <w:r>
        <w:rPr>
          <w:rFonts w:ascii="Times New Roman" w:hAnsi="Times New Roman"/>
          <w:color w:val="191919"/>
          <w:spacing w:val="46"/>
          <w:sz w:val="20"/>
          <w:szCs w:val="20"/>
        </w:rPr>
        <w:t xml:space="preserve"> </w:t>
      </w:r>
      <w:r>
        <w:rPr>
          <w:rFonts w:ascii="Times New Roman" w:hAnsi="Times New Roman"/>
          <w:color w:val="191919"/>
          <w:sz w:val="20"/>
          <w:szCs w:val="20"/>
        </w:rPr>
        <w:t>The application fee does not apply toward registration fees.</w:t>
      </w:r>
    </w:p>
    <w:p w:rsidR="00EA4995" w:rsidRDefault="00EA4995" w:rsidP="00EA4995">
      <w:pPr>
        <w:widowControl w:val="0"/>
        <w:autoSpaceDE w:val="0"/>
        <w:autoSpaceDN w:val="0"/>
        <w:adjustRightInd w:val="0"/>
        <w:spacing w:after="0" w:line="240" w:lineRule="exact"/>
        <w:ind w:left="360" w:right="180" w:firstLine="360"/>
        <w:jc w:val="both"/>
        <w:rPr>
          <w:rFonts w:ascii="Times New Roman" w:hAnsi="Times New Roman"/>
          <w:color w:val="000000"/>
          <w:sz w:val="24"/>
          <w:szCs w:val="24"/>
        </w:rPr>
      </w:pPr>
    </w:p>
    <w:p w:rsidR="003E2973" w:rsidRPr="003E2973" w:rsidRDefault="003E2973" w:rsidP="00703096">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3E2973">
        <w:rPr>
          <w:rFonts w:ascii="Times New Roman" w:hAnsi="Times New Roman"/>
          <w:b/>
          <w:bCs/>
          <w:color w:val="000000" w:themeColor="text1"/>
          <w:sz w:val="20"/>
          <w:szCs w:val="20"/>
        </w:rPr>
        <w:t>Graduation Fee</w:t>
      </w:r>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All candidates for graduation must file a formal application for graduation ONE SEMESTER IN</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AD</w:t>
      </w:r>
      <w:r w:rsidRPr="003E2973">
        <w:rPr>
          <w:rFonts w:ascii="Times New Roman" w:hAnsi="Times New Roman"/>
          <w:color w:val="000000" w:themeColor="text1"/>
          <w:spacing w:val="-26"/>
          <w:sz w:val="20"/>
          <w:szCs w:val="20"/>
        </w:rPr>
        <w:t>V</w:t>
      </w:r>
      <w:r w:rsidRPr="003E2973">
        <w:rPr>
          <w:rFonts w:ascii="Times New Roman" w:hAnsi="Times New Roman"/>
          <w:color w:val="000000" w:themeColor="text1"/>
          <w:sz w:val="20"/>
          <w:szCs w:val="20"/>
        </w:rPr>
        <w:t>ANCE OF</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THEIR EXPECTED COMPLETION D</w:t>
      </w:r>
      <w:r w:rsidRPr="003E2973">
        <w:rPr>
          <w:rFonts w:ascii="Times New Roman" w:hAnsi="Times New Roman"/>
          <w:color w:val="000000" w:themeColor="text1"/>
          <w:spacing w:val="-22"/>
          <w:sz w:val="20"/>
          <w:szCs w:val="20"/>
        </w:rPr>
        <w:t>A</w:t>
      </w:r>
      <w:r w:rsidRPr="003E2973">
        <w:rPr>
          <w:rFonts w:ascii="Times New Roman" w:hAnsi="Times New Roman"/>
          <w:color w:val="000000" w:themeColor="text1"/>
          <w:sz w:val="20"/>
          <w:szCs w:val="20"/>
        </w:rPr>
        <w:t>TE. Graduation fees are subject to change each yea</w:t>
      </w:r>
      <w:r w:rsidRPr="003E2973">
        <w:rPr>
          <w:rFonts w:ascii="Times New Roman" w:hAnsi="Times New Roman"/>
          <w:color w:val="000000" w:themeColor="text1"/>
          <w:spacing w:val="-11"/>
          <w:sz w:val="20"/>
          <w:szCs w:val="20"/>
        </w:rPr>
        <w:t>r</w:t>
      </w:r>
      <w:r w:rsidRPr="003E2973">
        <w:rPr>
          <w:rFonts w:ascii="Times New Roman" w:hAnsi="Times New Roman"/>
          <w:color w:val="000000" w:themeColor="text1"/>
          <w:sz w:val="20"/>
          <w:szCs w:val="20"/>
        </w:rPr>
        <w:t>. Information about current fees can be obtained from the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fice of Fiscal</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fairs, Academic Building, Room 284, or from the Graduate School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fice, 192</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ACAD Building.</w:t>
      </w:r>
    </w:p>
    <w:p w:rsidR="003E2973" w:rsidRPr="003E2973"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080D93" w:rsidRDefault="003E2973" w:rsidP="00080D93">
      <w:pPr>
        <w:pStyle w:val="Heading2"/>
        <w:ind w:firstLine="360"/>
        <w:rPr>
          <w:rFonts w:ascii="Times New Roman" w:hAnsi="Times New Roman"/>
          <w:color w:val="000000" w:themeColor="text1"/>
          <w:sz w:val="20"/>
          <w:szCs w:val="20"/>
        </w:rPr>
      </w:pPr>
      <w:bookmarkStart w:id="67" w:name="_Toc295508212"/>
      <w:r w:rsidRPr="00080D93">
        <w:rPr>
          <w:rFonts w:ascii="Times New Roman" w:hAnsi="Times New Roman"/>
          <w:bCs w:val="0"/>
          <w:color w:val="000000" w:themeColor="text1"/>
          <w:sz w:val="20"/>
          <w:szCs w:val="20"/>
        </w:rPr>
        <w:t>Matriculation Fee</w:t>
      </w:r>
      <w:bookmarkEnd w:id="67"/>
    </w:p>
    <w:p w:rsidR="003E2973" w:rsidRDefault="003E2973" w:rsidP="003E2973">
      <w:pPr>
        <w:widowControl w:val="0"/>
        <w:autoSpaceDE w:val="0"/>
        <w:autoSpaceDN w:val="0"/>
        <w:adjustRightInd w:val="0"/>
        <w:spacing w:before="27" w:after="0"/>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The tuition cha</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ge is $</w:t>
      </w:r>
      <w:r w:rsidRPr="003E2973">
        <w:rPr>
          <w:rFonts w:ascii="Times New Roman" w:hAnsi="Times New Roman"/>
          <w:color w:val="000000" w:themeColor="text1"/>
          <w:spacing w:val="-7"/>
          <w:sz w:val="20"/>
          <w:szCs w:val="20"/>
        </w:rPr>
        <w:t>11</w:t>
      </w:r>
      <w:r w:rsidRPr="003E2973">
        <w:rPr>
          <w:rFonts w:ascii="Times New Roman" w:hAnsi="Times New Roman"/>
          <w:color w:val="000000" w:themeColor="text1"/>
          <w:sz w:val="20"/>
          <w:szCs w:val="20"/>
        </w:rPr>
        <w:t xml:space="preserve">1 per semester hour of credit. </w:t>
      </w:r>
      <w:r w:rsidRPr="003E2973">
        <w:rPr>
          <w:rFonts w:ascii="Times New Roman" w:hAnsi="Times New Roman"/>
          <w:color w:val="000000" w:themeColor="text1"/>
          <w:spacing w:val="47"/>
          <w:sz w:val="20"/>
          <w:szCs w:val="20"/>
        </w:rPr>
        <w:t xml:space="preserve"> </w:t>
      </w:r>
      <w:r w:rsidRPr="003E2973">
        <w:rPr>
          <w:rFonts w:ascii="Times New Roman" w:hAnsi="Times New Roman"/>
          <w:color w:val="000000" w:themeColor="text1"/>
          <w:sz w:val="20"/>
          <w:szCs w:val="20"/>
        </w:rPr>
        <w:t>The cost to audit a course is the same as that for credit.</w:t>
      </w:r>
    </w:p>
    <w:p w:rsidR="003E2973" w:rsidRDefault="003E2973" w:rsidP="003E2973">
      <w:pPr>
        <w:widowControl w:val="0"/>
        <w:autoSpaceDE w:val="0"/>
        <w:autoSpaceDN w:val="0"/>
        <w:adjustRightInd w:val="0"/>
        <w:spacing w:before="27" w:after="0"/>
        <w:ind w:left="360" w:right="180" w:firstLine="360"/>
        <w:jc w:val="both"/>
        <w:rPr>
          <w:rFonts w:ascii="Times New Roman" w:hAnsi="Times New Roman"/>
          <w:color w:val="000000" w:themeColor="text1"/>
          <w:sz w:val="20"/>
          <w:szCs w:val="20"/>
        </w:rPr>
      </w:pPr>
    </w:p>
    <w:p w:rsidR="003E2973" w:rsidRPr="003E2973" w:rsidRDefault="003E2973" w:rsidP="003E2973">
      <w:pPr>
        <w:widowControl w:val="0"/>
        <w:autoSpaceDE w:val="0"/>
        <w:autoSpaceDN w:val="0"/>
        <w:adjustRightInd w:val="0"/>
        <w:spacing w:before="27" w:after="0"/>
        <w:ind w:left="360" w:right="180" w:firstLine="0"/>
        <w:jc w:val="both"/>
        <w:rPr>
          <w:rFonts w:ascii="Times New Roman" w:hAnsi="Times New Roman"/>
          <w:color w:val="000000" w:themeColor="text1"/>
          <w:sz w:val="20"/>
          <w:szCs w:val="20"/>
        </w:rPr>
      </w:pPr>
      <w:r w:rsidRPr="003E2973">
        <w:rPr>
          <w:rFonts w:ascii="Times New Roman" w:hAnsi="Times New Roman"/>
          <w:b/>
          <w:bCs/>
          <w:color w:val="000000" w:themeColor="text1"/>
          <w:sz w:val="20"/>
          <w:szCs w:val="20"/>
        </w:rPr>
        <w:t>Student Motor</w:t>
      </w:r>
      <w:r w:rsidRPr="003E2973">
        <w:rPr>
          <w:rFonts w:ascii="Times New Roman" w:hAnsi="Times New Roman"/>
          <w:b/>
          <w:bCs/>
          <w:color w:val="000000" w:themeColor="text1"/>
          <w:spacing w:val="-7"/>
          <w:sz w:val="20"/>
          <w:szCs w:val="20"/>
        </w:rPr>
        <w:t xml:space="preserve"> </w:t>
      </w:r>
      <w:r w:rsidRPr="003E2973">
        <w:rPr>
          <w:rFonts w:ascii="Times New Roman" w:hAnsi="Times New Roman"/>
          <w:b/>
          <w:bCs/>
          <w:color w:val="000000" w:themeColor="text1"/>
          <w:spacing w:val="-18"/>
          <w:sz w:val="20"/>
          <w:szCs w:val="20"/>
        </w:rPr>
        <w:t>V</w:t>
      </w:r>
      <w:r w:rsidRPr="003E2973">
        <w:rPr>
          <w:rFonts w:ascii="Times New Roman" w:hAnsi="Times New Roman"/>
          <w:b/>
          <w:bCs/>
          <w:color w:val="000000" w:themeColor="text1"/>
          <w:sz w:val="20"/>
          <w:szCs w:val="20"/>
        </w:rPr>
        <w:t>ehicle Parking Fee</w:t>
      </w:r>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All motor vehicles operated on the campus must be registered with the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fice of Public Safet</w:t>
      </w:r>
      <w:r w:rsidRPr="003E2973">
        <w:rPr>
          <w:rFonts w:ascii="Times New Roman" w:hAnsi="Times New Roman"/>
          <w:color w:val="000000" w:themeColor="text1"/>
          <w:spacing w:val="-13"/>
          <w:sz w:val="20"/>
          <w:szCs w:val="20"/>
        </w:rPr>
        <w:t>y</w:t>
      </w:r>
      <w:r w:rsidRPr="003E2973">
        <w:rPr>
          <w:rFonts w:ascii="Times New Roman" w:hAnsi="Times New Roman"/>
          <w:color w:val="000000" w:themeColor="text1"/>
          <w:sz w:val="20"/>
          <w:szCs w:val="20"/>
        </w:rPr>
        <w:t xml:space="preserve">. </w:t>
      </w:r>
      <w:r w:rsidRPr="003E2973">
        <w:rPr>
          <w:rFonts w:ascii="Times New Roman" w:hAnsi="Times New Roman"/>
          <w:color w:val="000000" w:themeColor="text1"/>
          <w:spacing w:val="39"/>
          <w:sz w:val="20"/>
          <w:szCs w:val="20"/>
        </w:rPr>
        <w:t xml:space="preserve"> </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valid insurance card is required to register a vehicle, and an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ficial permit and parking decal must be assigned before the vehicle may be operated on campus.  Decals must be displayed on the vehicle.</w:t>
      </w:r>
    </w:p>
    <w:p w:rsidR="003E2973" w:rsidRPr="003E2973"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parking vehicles in unauthorized areas, visitors' spaces or reserved spaces will be subject to fines and/or removal of the vehicle at the students’</w:t>
      </w:r>
      <w:r w:rsidRPr="003E2973">
        <w:rPr>
          <w:rFonts w:ascii="Times New Roman" w:hAnsi="Times New Roman"/>
          <w:color w:val="000000" w:themeColor="text1"/>
          <w:spacing w:val="-15"/>
          <w:sz w:val="20"/>
          <w:szCs w:val="20"/>
        </w:rPr>
        <w:t xml:space="preserve"> </w:t>
      </w:r>
      <w:r w:rsidRPr="003E2973">
        <w:rPr>
          <w:rFonts w:ascii="Times New Roman" w:hAnsi="Times New Roman"/>
          <w:color w:val="000000" w:themeColor="text1"/>
          <w:sz w:val="20"/>
          <w:szCs w:val="20"/>
        </w:rPr>
        <w:t>expense.</w:t>
      </w:r>
    </w:p>
    <w:p w:rsidR="003E2973" w:rsidRPr="003E2973"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student parking permit costs $15 annually and must be purchased by the deadline posted by the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fice of Public Safet</w:t>
      </w:r>
      <w:r w:rsidRPr="003E2973">
        <w:rPr>
          <w:rFonts w:ascii="Times New Roman" w:hAnsi="Times New Roman"/>
          <w:color w:val="000000" w:themeColor="text1"/>
          <w:spacing w:val="-13"/>
          <w:sz w:val="20"/>
          <w:szCs w:val="20"/>
        </w:rPr>
        <w:t>y</w:t>
      </w:r>
      <w:r w:rsidRPr="003E2973">
        <w:rPr>
          <w:rFonts w:ascii="Times New Roman" w:hAnsi="Times New Roman"/>
          <w:color w:val="000000" w:themeColor="text1"/>
          <w:sz w:val="20"/>
          <w:szCs w:val="20"/>
        </w:rPr>
        <w:t>.   Payment should be by cash or check pre-approved by the Business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fice.</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14"/>
          <w:sz w:val="20"/>
          <w:szCs w:val="20"/>
        </w:rPr>
        <w:t>T</w:t>
      </w:r>
      <w:r w:rsidRPr="003E2973">
        <w:rPr>
          <w:rFonts w:ascii="Times New Roman" w:hAnsi="Times New Roman"/>
          <w:color w:val="000000" w:themeColor="text1"/>
          <w:sz w:val="20"/>
          <w:szCs w:val="20"/>
        </w:rPr>
        <w:t>emporary permits are available for persons having previously purchased permits or occasionally driving other vehicles.</w:t>
      </w:r>
    </w:p>
    <w:p w:rsidR="003E2973" w:rsidRPr="003E2973"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3E2973"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3E2973">
        <w:rPr>
          <w:rFonts w:ascii="Times New Roman" w:hAnsi="Times New Roman"/>
          <w:b/>
          <w:bCs/>
          <w:color w:val="000000" w:themeColor="text1"/>
          <w:sz w:val="20"/>
          <w:szCs w:val="20"/>
        </w:rPr>
        <w:t>Out-of-State Fee</w:t>
      </w:r>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who are not residents of Geo</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 xml:space="preserve">gia must pay an out-of-state tuition fee in addition to all other fees. </w:t>
      </w:r>
      <w:r w:rsidRPr="003E2973">
        <w:rPr>
          <w:rFonts w:ascii="Times New Roman" w:hAnsi="Times New Roman"/>
          <w:color w:val="000000" w:themeColor="text1"/>
          <w:spacing w:val="46"/>
          <w:sz w:val="20"/>
          <w:szCs w:val="20"/>
        </w:rPr>
        <w:t xml:space="preserve"> </w:t>
      </w:r>
      <w:r w:rsidRPr="003E2973">
        <w:rPr>
          <w:rFonts w:ascii="Times New Roman" w:hAnsi="Times New Roman"/>
          <w:color w:val="000000" w:themeColor="text1"/>
          <w:sz w:val="20"/>
          <w:szCs w:val="20"/>
        </w:rPr>
        <w:t>The out-of-state fee cha</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ge is $614 per semester hour or $7,669 maximum tuition cha</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ge per semeste</w:t>
      </w:r>
      <w:r w:rsidRPr="003E2973">
        <w:rPr>
          <w:rFonts w:ascii="Times New Roman" w:hAnsi="Times New Roman"/>
          <w:color w:val="000000" w:themeColor="text1"/>
          <w:spacing w:val="-11"/>
          <w:sz w:val="20"/>
          <w:szCs w:val="20"/>
        </w:rPr>
        <w:t>r</w:t>
      </w:r>
      <w:r w:rsidRPr="003E2973">
        <w:rPr>
          <w:rFonts w:ascii="Times New Roman" w:hAnsi="Times New Roman"/>
          <w:color w:val="000000" w:themeColor="text1"/>
          <w:sz w:val="20"/>
          <w:szCs w:val="20"/>
        </w:rPr>
        <w:t>.</w:t>
      </w:r>
    </w:p>
    <w:p w:rsidR="003E2973" w:rsidRPr="003E2973"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3E2973"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3E2973">
        <w:rPr>
          <w:rFonts w:ascii="Times New Roman" w:hAnsi="Times New Roman"/>
          <w:b/>
          <w:bCs/>
          <w:color w:val="000000" w:themeColor="text1"/>
          <w:sz w:val="20"/>
          <w:szCs w:val="20"/>
        </w:rPr>
        <w:t>Student</w:t>
      </w:r>
      <w:r w:rsidRPr="003E2973">
        <w:rPr>
          <w:rFonts w:ascii="Times New Roman" w:hAnsi="Times New Roman"/>
          <w:b/>
          <w:bCs/>
          <w:color w:val="000000" w:themeColor="text1"/>
          <w:spacing w:val="-11"/>
          <w:sz w:val="20"/>
          <w:szCs w:val="20"/>
        </w:rPr>
        <w:t xml:space="preserve"> </w:t>
      </w:r>
      <w:r w:rsidRPr="003E2973">
        <w:rPr>
          <w:rFonts w:ascii="Times New Roman" w:hAnsi="Times New Roman"/>
          <w:b/>
          <w:bCs/>
          <w:color w:val="000000" w:themeColor="text1"/>
          <w:sz w:val="20"/>
          <w:szCs w:val="20"/>
        </w:rPr>
        <w:t>Activity Fee</w:t>
      </w:r>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 xml:space="preserve">comprehensive fee of $281 is required of any student enrolled for six or more semester hours. </w:t>
      </w:r>
      <w:r w:rsidRPr="003E2973">
        <w:rPr>
          <w:rFonts w:ascii="Times New Roman" w:hAnsi="Times New Roman"/>
          <w:color w:val="000000" w:themeColor="text1"/>
          <w:spacing w:val="46"/>
          <w:sz w:val="20"/>
          <w:szCs w:val="20"/>
        </w:rPr>
        <w:t xml:space="preserve"> </w:t>
      </w:r>
      <w:r w:rsidRPr="003E2973">
        <w:rPr>
          <w:rFonts w:ascii="Times New Roman" w:hAnsi="Times New Roman"/>
          <w:color w:val="000000" w:themeColor="text1"/>
          <w:sz w:val="20"/>
          <w:szCs w:val="20"/>
        </w:rPr>
        <w:t>This fee entitles the student to special admission rates to lyceum features, athletic events, etc., as well as use of the University Health Services.</w:t>
      </w:r>
    </w:p>
    <w:p w:rsidR="003E2973" w:rsidRPr="003E2973"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3E2973" w:rsidRDefault="003E2973" w:rsidP="003E2973">
      <w:pPr>
        <w:widowControl w:val="0"/>
        <w:autoSpaceDE w:val="0"/>
        <w:autoSpaceDN w:val="0"/>
        <w:adjustRightInd w:val="0"/>
        <w:spacing w:after="0"/>
        <w:ind w:left="360" w:right="180" w:firstLine="0"/>
        <w:jc w:val="both"/>
        <w:rPr>
          <w:rFonts w:ascii="Times New Roman" w:hAnsi="Times New Roman"/>
          <w:color w:val="000000" w:themeColor="text1"/>
          <w:sz w:val="20"/>
          <w:szCs w:val="20"/>
        </w:rPr>
      </w:pPr>
      <w:r w:rsidRPr="003E2973">
        <w:rPr>
          <w:rFonts w:ascii="Times New Roman" w:hAnsi="Times New Roman"/>
          <w:b/>
          <w:bCs/>
          <w:color w:val="000000" w:themeColor="text1"/>
          <w:spacing w:val="-15"/>
          <w:sz w:val="20"/>
          <w:szCs w:val="20"/>
        </w:rPr>
        <w:t>T</w:t>
      </w:r>
      <w:r w:rsidRPr="003E2973">
        <w:rPr>
          <w:rFonts w:ascii="Times New Roman" w:hAnsi="Times New Roman"/>
          <w:b/>
          <w:bCs/>
          <w:color w:val="000000" w:themeColor="text1"/>
          <w:sz w:val="20"/>
          <w:szCs w:val="20"/>
        </w:rPr>
        <w:t>ranscript Fee</w:t>
      </w:r>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may request "student copies" or "transmittal of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fice copies" of their permanent academic listing of credits (transcripts) at the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fice of the Registra</w:t>
      </w:r>
      <w:r w:rsidRPr="003E2973">
        <w:rPr>
          <w:rFonts w:ascii="Times New Roman" w:hAnsi="Times New Roman"/>
          <w:color w:val="000000" w:themeColor="text1"/>
          <w:spacing w:val="-11"/>
          <w:sz w:val="20"/>
          <w:szCs w:val="20"/>
        </w:rPr>
        <w:t>r</w:t>
      </w:r>
      <w:r w:rsidRPr="003E2973">
        <w:rPr>
          <w:rFonts w:ascii="Times New Roman" w:hAnsi="Times New Roman"/>
          <w:color w:val="000000" w:themeColor="text1"/>
          <w:sz w:val="20"/>
          <w:szCs w:val="20"/>
        </w:rPr>
        <w:t>.   No fee is cha</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ged for the first cop</w:t>
      </w:r>
      <w:r w:rsidRPr="003E2973">
        <w:rPr>
          <w:rFonts w:ascii="Times New Roman" w:hAnsi="Times New Roman"/>
          <w:color w:val="000000" w:themeColor="text1"/>
          <w:spacing w:val="-13"/>
          <w:sz w:val="20"/>
          <w:szCs w:val="20"/>
        </w:rPr>
        <w:t>y</w:t>
      </w:r>
      <w:r w:rsidRPr="003E2973">
        <w:rPr>
          <w:rFonts w:ascii="Times New Roman" w:hAnsi="Times New Roman"/>
          <w:color w:val="000000" w:themeColor="text1"/>
          <w:sz w:val="20"/>
          <w:szCs w:val="20"/>
        </w:rPr>
        <w:t xml:space="preserve">. </w:t>
      </w:r>
      <w:r w:rsidRPr="003E2973">
        <w:rPr>
          <w:rFonts w:ascii="Times New Roman" w:hAnsi="Times New Roman"/>
          <w:color w:val="000000" w:themeColor="text1"/>
          <w:spacing w:val="39"/>
          <w:sz w:val="20"/>
          <w:szCs w:val="20"/>
        </w:rPr>
        <w:t xml:space="preserve"> </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 xml:space="preserve">fee of $3 (three dollars) is </w:t>
      </w:r>
      <w:r w:rsidRPr="003E2973">
        <w:rPr>
          <w:rFonts w:ascii="Times New Roman" w:hAnsi="Times New Roman"/>
          <w:color w:val="000000" w:themeColor="text1"/>
          <w:sz w:val="20"/>
          <w:szCs w:val="20"/>
        </w:rPr>
        <w:lastRenderedPageBreak/>
        <w:t>cha</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ged for each additional transcript. Five to seven working days should be allowed for the processing of an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 xml:space="preserve">ficial" transcript. </w:t>
      </w:r>
      <w:r w:rsidRPr="003E2973">
        <w:rPr>
          <w:rFonts w:ascii="Times New Roman" w:hAnsi="Times New Roman"/>
          <w:color w:val="000000" w:themeColor="text1"/>
          <w:spacing w:val="39"/>
          <w:sz w:val="20"/>
          <w:szCs w:val="20"/>
        </w:rPr>
        <w:t xml:space="preserve"> </w:t>
      </w:r>
      <w:r w:rsidRPr="003E2973">
        <w:rPr>
          <w:rFonts w:ascii="Times New Roman" w:hAnsi="Times New Roman"/>
          <w:color w:val="000000" w:themeColor="text1"/>
          <w:sz w:val="20"/>
          <w:szCs w:val="20"/>
        </w:rPr>
        <w:t>ASU transcripts may be o</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dered for the student's Graduate School file through the Graduate School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fice at no cha</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ge.)</w:t>
      </w:r>
    </w:p>
    <w:p w:rsidR="003E2973" w:rsidRDefault="003E2973" w:rsidP="003E2973">
      <w:pPr>
        <w:widowControl w:val="0"/>
        <w:autoSpaceDE w:val="0"/>
        <w:autoSpaceDN w:val="0"/>
        <w:adjustRightInd w:val="0"/>
        <w:spacing w:after="0" w:line="160" w:lineRule="exact"/>
        <w:rPr>
          <w:rFonts w:ascii="Times New Roman" w:hAnsi="Times New Roman"/>
          <w:color w:val="FF0000"/>
          <w:sz w:val="16"/>
          <w:szCs w:val="16"/>
        </w:rPr>
      </w:pPr>
    </w:p>
    <w:p w:rsidR="003E2973" w:rsidRDefault="003E2973" w:rsidP="003E2973">
      <w:pPr>
        <w:widowControl w:val="0"/>
        <w:autoSpaceDE w:val="0"/>
        <w:autoSpaceDN w:val="0"/>
        <w:adjustRightInd w:val="0"/>
        <w:spacing w:after="0" w:line="160" w:lineRule="exact"/>
        <w:rPr>
          <w:rFonts w:ascii="Times New Roman" w:hAnsi="Times New Roman"/>
          <w:color w:val="FF0000"/>
          <w:sz w:val="16"/>
          <w:szCs w:val="16"/>
        </w:rPr>
      </w:pPr>
      <w:r>
        <w:rPr>
          <w:rFonts w:ascii="Times New Roman" w:hAnsi="Times New Roman"/>
          <w:color w:val="FF0000"/>
          <w:sz w:val="16"/>
          <w:szCs w:val="16"/>
        </w:rPr>
        <w:t>\</w:t>
      </w:r>
    </w:p>
    <w:p w:rsidR="00EA4995" w:rsidRPr="00AE34B4" w:rsidRDefault="00EA4995" w:rsidP="00EA4995">
      <w:pPr>
        <w:pStyle w:val="Heading2"/>
        <w:spacing w:before="0"/>
        <w:ind w:left="360" w:right="180" w:firstLine="0"/>
        <w:jc w:val="center"/>
        <w:rPr>
          <w:rFonts w:ascii="Times New Roman" w:hAnsi="Times New Roman"/>
          <w:color w:val="FFFFFF" w:themeColor="background1"/>
          <w:sz w:val="20"/>
          <w:szCs w:val="20"/>
        </w:rPr>
      </w:pPr>
      <w:bookmarkStart w:id="68" w:name="_Toc294969661"/>
      <w:bookmarkStart w:id="69" w:name="_Toc295508213"/>
      <w:r w:rsidRPr="003E2973">
        <w:rPr>
          <w:rFonts w:ascii="Impact" w:hAnsi="Impact" w:cs="Impact"/>
          <w:color w:val="666666"/>
          <w:spacing w:val="1"/>
          <w:w w:val="93"/>
          <w:sz w:val="48"/>
          <w:szCs w:val="48"/>
          <w:fitText w:val="3456" w:id="-162761216"/>
        </w:rPr>
        <w:t>F</w:t>
      </w:r>
      <w:r w:rsidRPr="003E2973">
        <w:rPr>
          <w:rFonts w:ascii="Impact" w:hAnsi="Impact" w:cs="Impact"/>
          <w:color w:val="666666"/>
          <w:spacing w:val="1"/>
          <w:w w:val="93"/>
          <w:sz w:val="40"/>
          <w:szCs w:val="40"/>
          <w:fitText w:val="3456" w:id="-162761216"/>
        </w:rPr>
        <w:t xml:space="preserve">INANCIAL </w:t>
      </w:r>
      <w:r w:rsidRPr="003E2973">
        <w:rPr>
          <w:rFonts w:ascii="Impact" w:hAnsi="Impact" w:cs="Impact"/>
          <w:color w:val="666666"/>
          <w:spacing w:val="1"/>
          <w:w w:val="93"/>
          <w:sz w:val="48"/>
          <w:szCs w:val="48"/>
          <w:fitText w:val="3456" w:id="-162761216"/>
        </w:rPr>
        <w:t>A</w:t>
      </w:r>
      <w:r w:rsidRPr="003E2973">
        <w:rPr>
          <w:rFonts w:ascii="Impact" w:hAnsi="Impact" w:cs="Impact"/>
          <w:color w:val="666666"/>
          <w:spacing w:val="1"/>
          <w:w w:val="93"/>
          <w:sz w:val="40"/>
          <w:szCs w:val="40"/>
          <w:fitText w:val="3456" w:id="-162761216"/>
        </w:rPr>
        <w:t>SSISTANC</w:t>
      </w:r>
      <w:r w:rsidRPr="003E2973">
        <w:rPr>
          <w:rFonts w:ascii="Impact" w:hAnsi="Impact" w:cs="Impact"/>
          <w:color w:val="666666"/>
          <w:spacing w:val="10"/>
          <w:w w:val="93"/>
          <w:sz w:val="40"/>
          <w:szCs w:val="40"/>
          <w:fitText w:val="3456" w:id="-162761216"/>
        </w:rPr>
        <w:t>E</w:t>
      </w:r>
      <w:bookmarkEnd w:id="68"/>
      <w:bookmarkEnd w:id="69"/>
    </w:p>
    <w:p w:rsidR="003E2973" w:rsidRPr="003E2973"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Albany State University provides financial assistance for promising students who, without such help, would be unable to attend.</w:t>
      </w:r>
      <w:r w:rsidRPr="003E2973">
        <w:rPr>
          <w:rFonts w:ascii="Times New Roman" w:hAnsi="Times New Roman"/>
          <w:color w:val="000000" w:themeColor="text1"/>
          <w:spacing w:val="-3"/>
          <w:sz w:val="20"/>
          <w:szCs w:val="20"/>
        </w:rPr>
        <w:t xml:space="preserve"> </w:t>
      </w:r>
      <w:r w:rsidRPr="003E2973">
        <w:rPr>
          <w:rFonts w:ascii="Times New Roman" w:hAnsi="Times New Roman"/>
          <w:color w:val="000000" w:themeColor="text1"/>
          <w:sz w:val="20"/>
          <w:szCs w:val="20"/>
        </w:rPr>
        <w:t>The University believes, howeve</w:t>
      </w:r>
      <w:r w:rsidRPr="003E2973">
        <w:rPr>
          <w:rFonts w:ascii="Times New Roman" w:hAnsi="Times New Roman"/>
          <w:color w:val="000000" w:themeColor="text1"/>
          <w:spacing w:val="-8"/>
          <w:sz w:val="20"/>
          <w:szCs w:val="20"/>
        </w:rPr>
        <w:t>r</w:t>
      </w:r>
      <w:r w:rsidRPr="003E2973">
        <w:rPr>
          <w:rFonts w:ascii="Times New Roman" w:hAnsi="Times New Roman"/>
          <w:color w:val="000000" w:themeColor="text1"/>
          <w:sz w:val="20"/>
          <w:szCs w:val="20"/>
        </w:rPr>
        <w:t>, that the student is, first and foremost, responsible for financing his or her education.</w:t>
      </w:r>
    </w:p>
    <w:p w:rsidR="003E2973" w:rsidRPr="003E2973"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The financial aid program is based on the financial need of the student. Need is the di</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ference between the cost of education at</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Albany State University and the amount the applicant is expected to contribute toward the cost of education.</w:t>
      </w:r>
    </w:p>
    <w:p w:rsidR="00EA4995" w:rsidRPr="003E2973" w:rsidRDefault="00EA4995" w:rsidP="003E2973">
      <w:pPr>
        <w:pStyle w:val="Heading2"/>
        <w:ind w:firstLine="360"/>
        <w:rPr>
          <w:rFonts w:ascii="Times New Roman" w:hAnsi="Times New Roman"/>
          <w:color w:val="000000"/>
          <w:sz w:val="20"/>
          <w:szCs w:val="20"/>
        </w:rPr>
      </w:pPr>
      <w:bookmarkStart w:id="70" w:name="_Toc295508214"/>
      <w:r w:rsidRPr="003E2973">
        <w:rPr>
          <w:rFonts w:ascii="Times New Roman" w:hAnsi="Times New Roman"/>
          <w:bCs w:val="0"/>
          <w:color w:val="191919"/>
          <w:sz w:val="20"/>
          <w:szCs w:val="20"/>
        </w:rPr>
        <w:t>Financial</w:t>
      </w:r>
      <w:r w:rsidRPr="003E2973">
        <w:rPr>
          <w:rFonts w:ascii="Times New Roman" w:hAnsi="Times New Roman"/>
          <w:bCs w:val="0"/>
          <w:color w:val="191919"/>
          <w:spacing w:val="-11"/>
          <w:sz w:val="20"/>
          <w:szCs w:val="20"/>
        </w:rPr>
        <w:t xml:space="preserve"> </w:t>
      </w:r>
      <w:r w:rsidRPr="003E2973">
        <w:rPr>
          <w:rFonts w:ascii="Times New Roman" w:hAnsi="Times New Roman"/>
          <w:bCs w:val="0"/>
          <w:color w:val="191919"/>
          <w:sz w:val="20"/>
          <w:szCs w:val="20"/>
        </w:rPr>
        <w:t>Aid</w:t>
      </w:r>
      <w:r w:rsidRPr="003E2973">
        <w:rPr>
          <w:rFonts w:ascii="Times New Roman" w:hAnsi="Times New Roman"/>
          <w:bCs w:val="0"/>
          <w:color w:val="191919"/>
          <w:spacing w:val="-11"/>
          <w:sz w:val="20"/>
          <w:szCs w:val="20"/>
        </w:rPr>
        <w:t xml:space="preserve"> </w:t>
      </w:r>
      <w:r w:rsidRPr="003E2973">
        <w:rPr>
          <w:rFonts w:ascii="Times New Roman" w:hAnsi="Times New Roman"/>
          <w:bCs w:val="0"/>
          <w:color w:val="191919"/>
          <w:sz w:val="20"/>
          <w:szCs w:val="20"/>
        </w:rPr>
        <w:t>Application P</w:t>
      </w:r>
      <w:r w:rsidRPr="003E2973">
        <w:rPr>
          <w:rFonts w:ascii="Times New Roman" w:hAnsi="Times New Roman"/>
          <w:bCs w:val="0"/>
          <w:color w:val="191919"/>
          <w:spacing w:val="-4"/>
          <w:sz w:val="20"/>
          <w:szCs w:val="20"/>
        </w:rPr>
        <w:t>r</w:t>
      </w:r>
      <w:r w:rsidRPr="003E2973">
        <w:rPr>
          <w:rFonts w:ascii="Times New Roman" w:hAnsi="Times New Roman"/>
          <w:bCs w:val="0"/>
          <w:color w:val="191919"/>
          <w:sz w:val="20"/>
          <w:szCs w:val="20"/>
        </w:rPr>
        <w:t>ocedu</w:t>
      </w:r>
      <w:r w:rsidRPr="003E2973">
        <w:rPr>
          <w:rFonts w:ascii="Times New Roman" w:hAnsi="Times New Roman"/>
          <w:bCs w:val="0"/>
          <w:color w:val="191919"/>
          <w:spacing w:val="-4"/>
          <w:sz w:val="20"/>
          <w:szCs w:val="20"/>
        </w:rPr>
        <w:t>r</w:t>
      </w:r>
      <w:r w:rsidRPr="003E2973">
        <w:rPr>
          <w:rFonts w:ascii="Times New Roman" w:hAnsi="Times New Roman"/>
          <w:bCs w:val="0"/>
          <w:color w:val="191919"/>
          <w:sz w:val="20"/>
          <w:szCs w:val="20"/>
        </w:rPr>
        <w:t>es</w:t>
      </w:r>
      <w:bookmarkEnd w:id="70"/>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Complete the Free</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Application for Federal Student</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Aid (</w:t>
      </w:r>
      <w:r w:rsidRPr="003E2973">
        <w:rPr>
          <w:rFonts w:ascii="Times New Roman" w:hAnsi="Times New Roman"/>
          <w:color w:val="000000" w:themeColor="text1"/>
          <w:spacing w:val="-15"/>
          <w:sz w:val="20"/>
          <w:szCs w:val="20"/>
        </w:rPr>
        <w:t>F</w:t>
      </w:r>
      <w:r w:rsidRPr="003E2973">
        <w:rPr>
          <w:rFonts w:ascii="Times New Roman" w:hAnsi="Times New Roman"/>
          <w:color w:val="000000" w:themeColor="text1"/>
          <w:sz w:val="20"/>
          <w:szCs w:val="20"/>
        </w:rPr>
        <w:t xml:space="preserve">AFSA). </w:t>
      </w:r>
      <w:r w:rsidRPr="003E2973">
        <w:rPr>
          <w:rFonts w:ascii="Times New Roman" w:hAnsi="Times New Roman"/>
          <w:color w:val="000000" w:themeColor="text1"/>
          <w:spacing w:val="46"/>
          <w:sz w:val="20"/>
          <w:szCs w:val="20"/>
        </w:rPr>
        <w:t xml:space="preserve"> </w:t>
      </w:r>
      <w:r w:rsidRPr="003E2973">
        <w:rPr>
          <w:rFonts w:ascii="Times New Roman" w:hAnsi="Times New Roman"/>
          <w:color w:val="000000" w:themeColor="text1"/>
          <w:sz w:val="20"/>
          <w:szCs w:val="20"/>
        </w:rPr>
        <w:t xml:space="preserve">The </w:t>
      </w:r>
      <w:r w:rsidRPr="003E2973">
        <w:rPr>
          <w:rFonts w:ascii="Times New Roman" w:hAnsi="Times New Roman"/>
          <w:color w:val="000000" w:themeColor="text1"/>
          <w:spacing w:val="-15"/>
          <w:sz w:val="20"/>
          <w:szCs w:val="20"/>
        </w:rPr>
        <w:t>F</w:t>
      </w:r>
      <w:r w:rsidRPr="003E2973">
        <w:rPr>
          <w:rFonts w:ascii="Times New Roman" w:hAnsi="Times New Roman"/>
          <w:color w:val="000000" w:themeColor="text1"/>
          <w:sz w:val="20"/>
          <w:szCs w:val="20"/>
        </w:rPr>
        <w:t>AFSA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can be completed on the</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16"/>
          <w:sz w:val="20"/>
          <w:szCs w:val="20"/>
        </w:rPr>
        <w:t>W</w:t>
      </w:r>
      <w:hyperlink r:id="rId28" w:history="1">
        <w:r w:rsidRPr="003E2973">
          <w:rPr>
            <w:rFonts w:ascii="Times New Roman" w:hAnsi="Times New Roman"/>
            <w:color w:val="000000" w:themeColor="text1"/>
            <w:sz w:val="20"/>
            <w:szCs w:val="20"/>
          </w:rPr>
          <w:t>eb at ww</w:t>
        </w:r>
        <w:r w:rsidRPr="003E2973">
          <w:rPr>
            <w:rFonts w:ascii="Times New Roman" w:hAnsi="Times New Roman"/>
            <w:color w:val="000000" w:themeColor="text1"/>
            <w:spacing w:val="-13"/>
            <w:sz w:val="20"/>
            <w:szCs w:val="20"/>
          </w:rPr>
          <w:t>w</w:t>
        </w:r>
        <w:r w:rsidRPr="003E2973">
          <w:rPr>
            <w:rFonts w:ascii="Times New Roman" w:hAnsi="Times New Roman"/>
            <w:color w:val="000000" w:themeColor="text1"/>
            <w:sz w:val="20"/>
            <w:szCs w:val="20"/>
          </w:rPr>
          <w:t>.fafsa.ed.gov</w:t>
        </w:r>
      </w:hyperlink>
      <w:r w:rsidRPr="003E2973">
        <w:rPr>
          <w:rFonts w:ascii="Times New Roman" w:hAnsi="Times New Roman"/>
          <w:color w:val="000000" w:themeColor="text1"/>
          <w:sz w:val="20"/>
          <w:szCs w:val="20"/>
        </w:rPr>
        <w:t xml:space="preserve"> or by completing the paper </w:t>
      </w:r>
      <w:r w:rsidRPr="003E2973">
        <w:rPr>
          <w:rFonts w:ascii="Times New Roman" w:hAnsi="Times New Roman"/>
          <w:color w:val="000000" w:themeColor="text1"/>
          <w:spacing w:val="-15"/>
          <w:sz w:val="20"/>
          <w:szCs w:val="20"/>
        </w:rPr>
        <w:t>F</w:t>
      </w:r>
      <w:r w:rsidRPr="003E2973">
        <w:rPr>
          <w:rFonts w:ascii="Times New Roman" w:hAnsi="Times New Roman"/>
          <w:color w:val="000000" w:themeColor="text1"/>
          <w:sz w:val="20"/>
          <w:szCs w:val="20"/>
        </w:rPr>
        <w:t>AFSA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application, which is available in the Financial</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Aid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fice.</w:t>
      </w:r>
    </w:p>
    <w:p w:rsidR="00EA4995" w:rsidRPr="003E2973" w:rsidRDefault="00EA4995" w:rsidP="003E2973">
      <w:pPr>
        <w:widowControl w:val="0"/>
        <w:autoSpaceDE w:val="0"/>
        <w:autoSpaceDN w:val="0"/>
        <w:adjustRightInd w:val="0"/>
        <w:spacing w:before="7" w:after="0" w:line="220" w:lineRule="exact"/>
        <w:ind w:left="360" w:right="180"/>
        <w:jc w:val="both"/>
        <w:rPr>
          <w:rFonts w:ascii="Times New Roman" w:hAnsi="Times New Roman"/>
          <w:color w:val="000000" w:themeColor="text1"/>
        </w:rPr>
      </w:pPr>
    </w:p>
    <w:p w:rsidR="00874FA6" w:rsidRPr="00AE34B4" w:rsidRDefault="00874FA6" w:rsidP="00874FA6">
      <w:pPr>
        <w:pStyle w:val="Heading2"/>
        <w:spacing w:before="0"/>
        <w:ind w:left="360" w:right="180" w:firstLine="0"/>
        <w:rPr>
          <w:rFonts w:ascii="Times New Roman" w:hAnsi="Times New Roman" w:cs="Times New Roman"/>
          <w:color w:val="191919"/>
          <w:sz w:val="28"/>
          <w:szCs w:val="28"/>
        </w:rPr>
      </w:pPr>
      <w:bookmarkStart w:id="71" w:name="_Toc294969662"/>
      <w:bookmarkStart w:id="72" w:name="_Toc295508215"/>
      <w:r w:rsidRPr="00AE34B4">
        <w:rPr>
          <w:rFonts w:ascii="Times New Roman" w:hAnsi="Times New Roman" w:cs="Times New Roman"/>
          <w:color w:val="191919"/>
          <w:sz w:val="28"/>
          <w:szCs w:val="28"/>
        </w:rPr>
        <w:t>SOURCES OF FINANCIAL AID</w:t>
      </w:r>
      <w:bookmarkEnd w:id="71"/>
      <w:bookmarkEnd w:id="72"/>
    </w:p>
    <w:p w:rsidR="003E2973" w:rsidRPr="00080D93" w:rsidRDefault="003E2973" w:rsidP="003E2973">
      <w:pPr>
        <w:pStyle w:val="Heading2"/>
        <w:ind w:firstLine="360"/>
        <w:rPr>
          <w:rFonts w:ascii="Times New Roman" w:hAnsi="Times New Roman"/>
          <w:bCs w:val="0"/>
          <w:color w:val="000000" w:themeColor="text1"/>
          <w:sz w:val="20"/>
          <w:szCs w:val="20"/>
        </w:rPr>
      </w:pPr>
      <w:bookmarkStart w:id="73" w:name="_Toc295508216"/>
      <w:bookmarkStart w:id="74" w:name="_Toc294969663"/>
      <w:r w:rsidRPr="00080D93">
        <w:rPr>
          <w:rFonts w:ascii="Times New Roman" w:hAnsi="Times New Roman"/>
          <w:bCs w:val="0"/>
          <w:color w:val="000000" w:themeColor="text1"/>
          <w:sz w:val="20"/>
          <w:szCs w:val="20"/>
        </w:rPr>
        <w:t>Graduate</w:t>
      </w:r>
      <w:r w:rsidRPr="00080D93">
        <w:rPr>
          <w:rFonts w:ascii="Times New Roman" w:hAnsi="Times New Roman"/>
          <w:bCs w:val="0"/>
          <w:color w:val="000000" w:themeColor="text1"/>
          <w:spacing w:val="-11"/>
          <w:sz w:val="20"/>
          <w:szCs w:val="20"/>
        </w:rPr>
        <w:t xml:space="preserve"> </w:t>
      </w:r>
      <w:r w:rsidRPr="00080D93">
        <w:rPr>
          <w:rFonts w:ascii="Times New Roman" w:hAnsi="Times New Roman"/>
          <w:bCs w:val="0"/>
          <w:color w:val="000000" w:themeColor="text1"/>
          <w:sz w:val="20"/>
          <w:szCs w:val="20"/>
        </w:rPr>
        <w:t>Assistantship</w:t>
      </w:r>
      <w:bookmarkEnd w:id="73"/>
    </w:p>
    <w:p w:rsidR="003E2973" w:rsidRPr="003E2973" w:rsidRDefault="003E2973" w:rsidP="003E2973">
      <w:pPr>
        <w:widowControl w:val="0"/>
        <w:autoSpaceDE w:val="0"/>
        <w:autoSpaceDN w:val="0"/>
        <w:adjustRightInd w:val="0"/>
        <w:spacing w:before="19" w:after="0"/>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The University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fers a limited number of graduate assistantships worth $8,000 per yea</w:t>
      </w:r>
      <w:r w:rsidRPr="003E2973">
        <w:rPr>
          <w:rFonts w:ascii="Times New Roman" w:hAnsi="Times New Roman"/>
          <w:color w:val="000000" w:themeColor="text1"/>
          <w:spacing w:val="-11"/>
          <w:sz w:val="20"/>
          <w:szCs w:val="20"/>
        </w:rPr>
        <w:t>r</w:t>
      </w:r>
      <w:r w:rsidRPr="003E2973">
        <w:rPr>
          <w:rFonts w:ascii="Times New Roman" w:hAnsi="Times New Roman"/>
          <w:color w:val="000000" w:themeColor="text1"/>
          <w:sz w:val="20"/>
          <w:szCs w:val="20"/>
        </w:rPr>
        <w:t xml:space="preserve">. </w:t>
      </w:r>
      <w:r w:rsidRPr="003E2973">
        <w:rPr>
          <w:rFonts w:ascii="Times New Roman" w:hAnsi="Times New Roman"/>
          <w:color w:val="000000" w:themeColor="text1"/>
          <w:spacing w:val="39"/>
          <w:sz w:val="20"/>
          <w:szCs w:val="20"/>
        </w:rPr>
        <w:t xml:space="preserve"> </w:t>
      </w:r>
      <w:r w:rsidRPr="003E2973">
        <w:rPr>
          <w:rFonts w:ascii="Times New Roman" w:hAnsi="Times New Roman"/>
          <w:color w:val="000000" w:themeColor="text1"/>
          <w:sz w:val="20"/>
          <w:szCs w:val="20"/>
        </w:rPr>
        <w:t>A graduate assistant works 19 hours a week and receives in return a stipend of $4,000 per semeste</w:t>
      </w:r>
      <w:r w:rsidRPr="003E2973">
        <w:rPr>
          <w:rFonts w:ascii="Times New Roman" w:hAnsi="Times New Roman"/>
          <w:color w:val="000000" w:themeColor="text1"/>
          <w:spacing w:val="-8"/>
          <w:sz w:val="20"/>
          <w:szCs w:val="20"/>
        </w:rPr>
        <w:t>r</w:t>
      </w:r>
      <w:r w:rsidRPr="003E2973">
        <w:rPr>
          <w:rFonts w:ascii="Times New Roman" w:hAnsi="Times New Roman"/>
          <w:color w:val="000000" w:themeColor="text1"/>
          <w:sz w:val="20"/>
          <w:szCs w:val="20"/>
        </w:rPr>
        <w:t>, excluding summer semeste</w:t>
      </w:r>
      <w:r w:rsidRPr="003E2973">
        <w:rPr>
          <w:rFonts w:ascii="Times New Roman" w:hAnsi="Times New Roman"/>
          <w:color w:val="000000" w:themeColor="text1"/>
          <w:spacing w:val="-11"/>
          <w:sz w:val="20"/>
          <w:szCs w:val="20"/>
        </w:rPr>
        <w:t>r</w:t>
      </w:r>
      <w:r w:rsidRPr="003E2973">
        <w:rPr>
          <w:rFonts w:ascii="Times New Roman" w:hAnsi="Times New Roman"/>
          <w:color w:val="000000" w:themeColor="text1"/>
          <w:sz w:val="20"/>
          <w:szCs w:val="20"/>
        </w:rPr>
        <w:t>.</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The work performed should be of professional nature and involve re- search support of faculty as much as possible.</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7"/>
          <w:sz w:val="20"/>
          <w:szCs w:val="20"/>
        </w:rPr>
        <w:t>T</w:t>
      </w:r>
      <w:r w:rsidRPr="003E2973">
        <w:rPr>
          <w:rFonts w:ascii="Times New Roman" w:hAnsi="Times New Roman"/>
          <w:color w:val="000000" w:themeColor="text1"/>
          <w:sz w:val="20"/>
          <w:szCs w:val="20"/>
        </w:rPr>
        <w:t xml:space="preserve">uition and fees are deducted from the stipend, and the balance is paid to the assistant in monthly installments. </w:t>
      </w:r>
      <w:r w:rsidRPr="003E2973">
        <w:rPr>
          <w:rFonts w:ascii="Times New Roman" w:hAnsi="Times New Roman"/>
          <w:color w:val="000000" w:themeColor="text1"/>
          <w:spacing w:val="39"/>
          <w:sz w:val="20"/>
          <w:szCs w:val="20"/>
        </w:rPr>
        <w:t xml:space="preserve"> </w:t>
      </w:r>
      <w:r w:rsidRPr="003E2973">
        <w:rPr>
          <w:rFonts w:ascii="Times New Roman" w:hAnsi="Times New Roman"/>
          <w:color w:val="000000" w:themeColor="text1"/>
          <w:sz w:val="20"/>
          <w:szCs w:val="20"/>
        </w:rPr>
        <w:t>Application for all graduate assistant- ships should be made through the Graduate School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fice.</w:t>
      </w:r>
    </w:p>
    <w:bookmarkEnd w:id="74"/>
    <w:p w:rsidR="003E2973" w:rsidRDefault="003E2973" w:rsidP="003E2973">
      <w:pPr>
        <w:widowControl w:val="0"/>
        <w:autoSpaceDE w:val="0"/>
        <w:autoSpaceDN w:val="0"/>
        <w:adjustRightInd w:val="0"/>
        <w:spacing w:before="27" w:after="0"/>
        <w:ind w:left="360" w:right="180" w:firstLine="360"/>
        <w:jc w:val="both"/>
        <w:rPr>
          <w:rFonts w:ascii="Times New Roman" w:hAnsi="Times New Roman"/>
          <w:b/>
          <w:bCs/>
          <w:color w:val="000000" w:themeColor="text1"/>
          <w:sz w:val="20"/>
          <w:szCs w:val="20"/>
        </w:rPr>
      </w:pPr>
    </w:p>
    <w:p w:rsidR="003E2973" w:rsidRPr="003E2973" w:rsidRDefault="003E2973" w:rsidP="003E2973">
      <w:pPr>
        <w:pStyle w:val="Heading2"/>
        <w:ind w:firstLine="360"/>
        <w:rPr>
          <w:rFonts w:ascii="Times New Roman" w:hAnsi="Times New Roman"/>
          <w:color w:val="000000" w:themeColor="text1"/>
          <w:sz w:val="20"/>
          <w:szCs w:val="20"/>
        </w:rPr>
      </w:pPr>
      <w:bookmarkStart w:id="75" w:name="_Toc295508217"/>
      <w:r w:rsidRPr="003E2973">
        <w:rPr>
          <w:rFonts w:ascii="Times New Roman" w:hAnsi="Times New Roman"/>
          <w:bCs w:val="0"/>
          <w:color w:val="000000" w:themeColor="text1"/>
          <w:sz w:val="20"/>
          <w:szCs w:val="20"/>
        </w:rPr>
        <w:t>Regents’</w:t>
      </w:r>
      <w:r w:rsidRPr="003E2973">
        <w:rPr>
          <w:rFonts w:ascii="Times New Roman" w:hAnsi="Times New Roman"/>
          <w:bCs w:val="0"/>
          <w:color w:val="000000" w:themeColor="text1"/>
          <w:spacing w:val="-15"/>
          <w:sz w:val="20"/>
          <w:szCs w:val="20"/>
        </w:rPr>
        <w:t xml:space="preserve"> </w:t>
      </w:r>
      <w:r w:rsidRPr="003E2973">
        <w:rPr>
          <w:rFonts w:ascii="Times New Roman" w:hAnsi="Times New Roman"/>
          <w:bCs w:val="0"/>
          <w:color w:val="000000" w:themeColor="text1"/>
          <w:sz w:val="20"/>
          <w:szCs w:val="20"/>
        </w:rPr>
        <w:t>Opportunity Scholarship</w:t>
      </w:r>
      <w:bookmarkEnd w:id="75"/>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This scholarship is made possible by the Board of Regents of the University System of Geo</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 xml:space="preserve">gia. </w:t>
      </w:r>
      <w:r w:rsidRPr="003E2973">
        <w:rPr>
          <w:rFonts w:ascii="Times New Roman" w:hAnsi="Times New Roman"/>
          <w:color w:val="000000" w:themeColor="text1"/>
          <w:spacing w:val="39"/>
          <w:sz w:val="20"/>
          <w:szCs w:val="20"/>
        </w:rPr>
        <w:t xml:space="preserve"> </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limited number of awards are made by the institution each academic year to students who are residents of Geo</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gia and are enrolled in a graduate degree program.</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 xml:space="preserve">The students must demonstrate financial need. </w:t>
      </w:r>
      <w:r w:rsidRPr="003E2973">
        <w:rPr>
          <w:rFonts w:ascii="Times New Roman" w:hAnsi="Times New Roman"/>
          <w:color w:val="000000" w:themeColor="text1"/>
          <w:spacing w:val="46"/>
          <w:sz w:val="20"/>
          <w:szCs w:val="20"/>
        </w:rPr>
        <w:t xml:space="preserve"> </w:t>
      </w:r>
      <w:r w:rsidRPr="003E2973">
        <w:rPr>
          <w:rFonts w:ascii="Times New Roman" w:hAnsi="Times New Roman"/>
          <w:color w:val="000000" w:themeColor="text1"/>
          <w:sz w:val="20"/>
          <w:szCs w:val="20"/>
        </w:rPr>
        <w:t xml:space="preserve">The </w:t>
      </w:r>
      <w:r w:rsidRPr="003E2973">
        <w:rPr>
          <w:rFonts w:ascii="Times New Roman" w:hAnsi="Times New Roman"/>
          <w:color w:val="000000" w:themeColor="text1"/>
          <w:spacing w:val="-15"/>
          <w:sz w:val="20"/>
          <w:szCs w:val="20"/>
        </w:rPr>
        <w:t>F</w:t>
      </w:r>
      <w:r w:rsidRPr="003E2973">
        <w:rPr>
          <w:rFonts w:ascii="Times New Roman" w:hAnsi="Times New Roman"/>
          <w:color w:val="000000" w:themeColor="text1"/>
          <w:sz w:val="20"/>
          <w:szCs w:val="20"/>
        </w:rPr>
        <w:t>AFSA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is required for consideration of this scholarship.</w:t>
      </w:r>
    </w:p>
    <w:p w:rsidR="003E2973" w:rsidRPr="003E2973"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3E2973" w:rsidRDefault="003E2973" w:rsidP="003E2973">
      <w:pPr>
        <w:pStyle w:val="Heading2"/>
        <w:ind w:firstLine="360"/>
        <w:rPr>
          <w:rFonts w:ascii="Times New Roman" w:hAnsi="Times New Roman"/>
          <w:color w:val="000000" w:themeColor="text1"/>
          <w:sz w:val="20"/>
          <w:szCs w:val="20"/>
        </w:rPr>
      </w:pPr>
      <w:bookmarkStart w:id="76" w:name="_Toc295508218"/>
      <w:r w:rsidRPr="003E2973">
        <w:rPr>
          <w:rFonts w:ascii="Times New Roman" w:hAnsi="Times New Roman"/>
          <w:bCs w:val="0"/>
          <w:color w:val="000000" w:themeColor="text1"/>
          <w:sz w:val="20"/>
          <w:szCs w:val="20"/>
        </w:rPr>
        <w:t>HOPE</w:t>
      </w:r>
      <w:r w:rsidRPr="003E2973">
        <w:rPr>
          <w:rFonts w:ascii="Times New Roman" w:hAnsi="Times New Roman"/>
          <w:bCs w:val="0"/>
          <w:color w:val="000000" w:themeColor="text1"/>
          <w:spacing w:val="-4"/>
          <w:sz w:val="20"/>
          <w:szCs w:val="20"/>
        </w:rPr>
        <w:t xml:space="preserve"> </w:t>
      </w:r>
      <w:r w:rsidRPr="003E2973">
        <w:rPr>
          <w:rFonts w:ascii="Times New Roman" w:hAnsi="Times New Roman"/>
          <w:bCs w:val="0"/>
          <w:color w:val="000000" w:themeColor="text1"/>
          <w:spacing w:val="-18"/>
          <w:sz w:val="20"/>
          <w:szCs w:val="20"/>
        </w:rPr>
        <w:t>T</w:t>
      </w:r>
      <w:r w:rsidRPr="003E2973">
        <w:rPr>
          <w:rFonts w:ascii="Times New Roman" w:hAnsi="Times New Roman"/>
          <w:bCs w:val="0"/>
          <w:color w:val="000000" w:themeColor="text1"/>
          <w:sz w:val="20"/>
          <w:szCs w:val="20"/>
        </w:rPr>
        <w:t>eacher</w:t>
      </w:r>
      <w:r w:rsidRPr="003E2973">
        <w:rPr>
          <w:rFonts w:ascii="Times New Roman" w:hAnsi="Times New Roman"/>
          <w:bCs w:val="0"/>
          <w:color w:val="000000" w:themeColor="text1"/>
          <w:spacing w:val="-4"/>
          <w:sz w:val="20"/>
          <w:szCs w:val="20"/>
        </w:rPr>
        <w:t xml:space="preserve"> </w:t>
      </w:r>
      <w:r w:rsidRPr="003E2973">
        <w:rPr>
          <w:rFonts w:ascii="Times New Roman" w:hAnsi="Times New Roman"/>
          <w:bCs w:val="0"/>
          <w:color w:val="000000" w:themeColor="text1"/>
          <w:sz w:val="20"/>
          <w:szCs w:val="20"/>
        </w:rPr>
        <w:t>Scholarship P</w:t>
      </w:r>
      <w:r w:rsidRPr="003E2973">
        <w:rPr>
          <w:rFonts w:ascii="Times New Roman" w:hAnsi="Times New Roman"/>
          <w:bCs w:val="0"/>
          <w:color w:val="000000" w:themeColor="text1"/>
          <w:spacing w:val="-4"/>
          <w:sz w:val="20"/>
          <w:szCs w:val="20"/>
        </w:rPr>
        <w:t>r</w:t>
      </w:r>
      <w:r w:rsidRPr="003E2973">
        <w:rPr>
          <w:rFonts w:ascii="Times New Roman" w:hAnsi="Times New Roman"/>
          <w:bCs w:val="0"/>
          <w:color w:val="000000" w:themeColor="text1"/>
          <w:sz w:val="20"/>
          <w:szCs w:val="20"/>
        </w:rPr>
        <w:t>ogram</w:t>
      </w:r>
      <w:bookmarkEnd w:id="76"/>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This program assists students (teachers) who are seeking an advanced degree in a critical field of stud</w:t>
      </w:r>
      <w:r w:rsidRPr="003E2973">
        <w:rPr>
          <w:rFonts w:ascii="Times New Roman" w:hAnsi="Times New Roman"/>
          <w:color w:val="000000" w:themeColor="text1"/>
          <w:spacing w:val="-13"/>
          <w:sz w:val="20"/>
          <w:szCs w:val="20"/>
        </w:rPr>
        <w:t>y</w:t>
      </w:r>
      <w:r w:rsidRPr="003E2973">
        <w:rPr>
          <w:rFonts w:ascii="Times New Roman" w:hAnsi="Times New Roman"/>
          <w:color w:val="000000" w:themeColor="text1"/>
          <w:sz w:val="20"/>
          <w:szCs w:val="20"/>
        </w:rPr>
        <w:t>.   Financial assistance of up to $10,000 will be awarded toward the cost of attendance.</w:t>
      </w:r>
      <w:r>
        <w:rPr>
          <w:rFonts w:ascii="Times New Roman" w:hAnsi="Times New Roman"/>
          <w:color w:val="000000" w:themeColor="text1"/>
          <w:sz w:val="20"/>
          <w:szCs w:val="20"/>
        </w:rPr>
        <w:t xml:space="preserve"> </w:t>
      </w:r>
      <w:r w:rsidRPr="003E2973">
        <w:rPr>
          <w:rFonts w:ascii="Times New Roman" w:hAnsi="Times New Roman"/>
          <w:color w:val="000000" w:themeColor="text1"/>
          <w:sz w:val="20"/>
          <w:szCs w:val="20"/>
        </w:rPr>
        <w:t>The program operates as a fo</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givable loan that will be repaid by teaching in a Geo</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 xml:space="preserve">gia public school. </w:t>
      </w:r>
      <w:r w:rsidRPr="003E2973">
        <w:rPr>
          <w:rFonts w:ascii="Times New Roman" w:hAnsi="Times New Roman"/>
          <w:color w:val="000000" w:themeColor="text1"/>
          <w:spacing w:val="46"/>
          <w:sz w:val="20"/>
          <w:szCs w:val="20"/>
        </w:rPr>
        <w:t xml:space="preserve"> </w:t>
      </w:r>
      <w:r w:rsidRPr="003E2973">
        <w:rPr>
          <w:rFonts w:ascii="Times New Roman" w:hAnsi="Times New Roman"/>
          <w:color w:val="000000" w:themeColor="text1"/>
          <w:sz w:val="20"/>
          <w:szCs w:val="20"/>
        </w:rPr>
        <w:t>The HOPE</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14"/>
          <w:sz w:val="20"/>
          <w:szCs w:val="20"/>
        </w:rPr>
        <w:t>T</w:t>
      </w:r>
      <w:r w:rsidRPr="003E2973">
        <w:rPr>
          <w:rFonts w:ascii="Times New Roman" w:hAnsi="Times New Roman"/>
          <w:color w:val="000000" w:themeColor="text1"/>
          <w:sz w:val="20"/>
          <w:szCs w:val="20"/>
        </w:rPr>
        <w:t>eacher Scholarship Program addresses the following areas:</w:t>
      </w:r>
    </w:p>
    <w:p w:rsidR="003E2973" w:rsidRPr="003E2973" w:rsidRDefault="003E2973" w:rsidP="00F56BDC">
      <w:pPr>
        <w:pStyle w:val="ListParagraph"/>
        <w:widowControl w:val="0"/>
        <w:numPr>
          <w:ilvl w:val="0"/>
          <w:numId w:val="44"/>
        </w:numPr>
        <w:autoSpaceDE w:val="0"/>
        <w:autoSpaceDN w:val="0"/>
        <w:adjustRightInd w:val="0"/>
        <w:spacing w:after="0"/>
        <w:ind w:left="1080"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English Education (grades 7-12)</w:t>
      </w:r>
    </w:p>
    <w:p w:rsidR="003E2973" w:rsidRPr="003E2973" w:rsidRDefault="003E2973" w:rsidP="00F56BDC">
      <w:pPr>
        <w:pStyle w:val="ListParagraph"/>
        <w:widowControl w:val="0"/>
        <w:numPr>
          <w:ilvl w:val="0"/>
          <w:numId w:val="44"/>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Middle Grades Education (grades 4-8) with primary concentration in Math, Science or Math and Science. Mathematics Education (grades 7-12)</w:t>
      </w:r>
    </w:p>
    <w:p w:rsidR="003E2973" w:rsidRPr="003E2973" w:rsidRDefault="003E2973" w:rsidP="00F56BDC">
      <w:pPr>
        <w:pStyle w:val="ListParagraph"/>
        <w:widowControl w:val="0"/>
        <w:numPr>
          <w:ilvl w:val="0"/>
          <w:numId w:val="44"/>
        </w:numPr>
        <w:autoSpaceDE w:val="0"/>
        <w:autoSpaceDN w:val="0"/>
        <w:adjustRightInd w:val="0"/>
        <w:spacing w:before="10" w:after="0"/>
        <w:ind w:left="1080"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Science Education (grades 7-12): Broad Field Science, Biolog</w:t>
      </w:r>
      <w:r w:rsidRPr="003E2973">
        <w:rPr>
          <w:rFonts w:ascii="Times New Roman" w:hAnsi="Times New Roman"/>
          <w:color w:val="000000" w:themeColor="text1"/>
          <w:spacing w:val="-13"/>
          <w:sz w:val="20"/>
          <w:szCs w:val="20"/>
        </w:rPr>
        <w:t>y</w:t>
      </w:r>
      <w:r w:rsidRPr="003E2973">
        <w:rPr>
          <w:rFonts w:ascii="Times New Roman" w:hAnsi="Times New Roman"/>
          <w:color w:val="000000" w:themeColor="text1"/>
          <w:sz w:val="20"/>
          <w:szCs w:val="20"/>
        </w:rPr>
        <w:t>, Chemistr</w:t>
      </w:r>
      <w:r w:rsidRPr="003E2973">
        <w:rPr>
          <w:rFonts w:ascii="Times New Roman" w:hAnsi="Times New Roman"/>
          <w:color w:val="000000" w:themeColor="text1"/>
          <w:spacing w:val="-13"/>
          <w:sz w:val="20"/>
          <w:szCs w:val="20"/>
        </w:rPr>
        <w:t>y</w:t>
      </w:r>
      <w:r w:rsidRPr="003E2973">
        <w:rPr>
          <w:rFonts w:ascii="Times New Roman" w:hAnsi="Times New Roman"/>
          <w:color w:val="000000" w:themeColor="text1"/>
          <w:sz w:val="20"/>
          <w:szCs w:val="20"/>
        </w:rPr>
        <w:t>, Earth/Space or</w:t>
      </w:r>
      <w:r>
        <w:rPr>
          <w:rFonts w:ascii="Times New Roman" w:hAnsi="Times New Roman"/>
          <w:color w:val="000000" w:themeColor="text1"/>
          <w:sz w:val="20"/>
          <w:szCs w:val="20"/>
        </w:rPr>
        <w:t xml:space="preserve"> </w:t>
      </w:r>
      <w:r w:rsidRPr="003E2973">
        <w:rPr>
          <w:rFonts w:ascii="Times New Roman" w:hAnsi="Times New Roman"/>
          <w:color w:val="000000" w:themeColor="text1"/>
          <w:sz w:val="20"/>
          <w:szCs w:val="20"/>
        </w:rPr>
        <w:t>Physics Foreign Language Education (grades P-12)</w:t>
      </w:r>
    </w:p>
    <w:p w:rsidR="003E2973" w:rsidRPr="003E2973" w:rsidRDefault="003E2973" w:rsidP="00F56BDC">
      <w:pPr>
        <w:pStyle w:val="ListParagraph"/>
        <w:widowControl w:val="0"/>
        <w:numPr>
          <w:ilvl w:val="0"/>
          <w:numId w:val="44"/>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Education of Exceptional Children (grades P-12): Behavior Disorders, Hearing Impaired, Inte</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related Special Education, Learning Disabilities, Mental Retardation &amp; Orthopedically Impaired</w:t>
      </w:r>
    </w:p>
    <w:p w:rsidR="003E2973" w:rsidRPr="003E2973" w:rsidRDefault="003E2973" w:rsidP="00F56BDC">
      <w:pPr>
        <w:pStyle w:val="ListParagraph"/>
        <w:widowControl w:val="0"/>
        <w:numPr>
          <w:ilvl w:val="0"/>
          <w:numId w:val="44"/>
        </w:numPr>
        <w:autoSpaceDE w:val="0"/>
        <w:autoSpaceDN w:val="0"/>
        <w:adjustRightInd w:val="0"/>
        <w:spacing w:after="0"/>
        <w:ind w:left="1080"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Business Education (grades 7-12)</w:t>
      </w:r>
    </w:p>
    <w:p w:rsidR="003E2973" w:rsidRPr="003E2973" w:rsidRDefault="003E2973" w:rsidP="00F56BDC">
      <w:pPr>
        <w:pStyle w:val="ListParagraph"/>
        <w:widowControl w:val="0"/>
        <w:numPr>
          <w:ilvl w:val="0"/>
          <w:numId w:val="44"/>
        </w:numPr>
        <w:autoSpaceDE w:val="0"/>
        <w:autoSpaceDN w:val="0"/>
        <w:adjustRightInd w:val="0"/>
        <w:spacing w:before="10" w:after="0" w:line="250" w:lineRule="auto"/>
        <w:ind w:left="1080"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Early Childhood Education (grades P-5) (Contact the department for additional areas.)</w:t>
      </w:r>
    </w:p>
    <w:p w:rsidR="003E2973" w:rsidRPr="003E2973"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3E2973" w:rsidRDefault="003E2973" w:rsidP="003E2973">
      <w:pPr>
        <w:pStyle w:val="Heading2"/>
        <w:ind w:firstLine="360"/>
        <w:rPr>
          <w:rFonts w:ascii="Times New Roman" w:hAnsi="Times New Roman"/>
          <w:color w:val="000000" w:themeColor="text1"/>
          <w:sz w:val="20"/>
          <w:szCs w:val="20"/>
        </w:rPr>
      </w:pPr>
      <w:bookmarkStart w:id="77" w:name="_Toc295508219"/>
      <w:r w:rsidRPr="003E2973">
        <w:rPr>
          <w:rFonts w:ascii="Times New Roman" w:hAnsi="Times New Roman"/>
          <w:bCs w:val="0"/>
          <w:color w:val="000000" w:themeColor="text1"/>
          <w:sz w:val="20"/>
          <w:szCs w:val="20"/>
        </w:rPr>
        <w:t>Georgia Student Finance</w:t>
      </w:r>
      <w:r w:rsidRPr="003E2973">
        <w:rPr>
          <w:rFonts w:ascii="Times New Roman" w:hAnsi="Times New Roman"/>
          <w:bCs w:val="0"/>
          <w:color w:val="000000" w:themeColor="text1"/>
          <w:spacing w:val="-11"/>
          <w:sz w:val="20"/>
          <w:szCs w:val="20"/>
        </w:rPr>
        <w:t xml:space="preserve"> </w:t>
      </w:r>
      <w:r w:rsidRPr="003E2973">
        <w:rPr>
          <w:rFonts w:ascii="Times New Roman" w:hAnsi="Times New Roman"/>
          <w:bCs w:val="0"/>
          <w:color w:val="000000" w:themeColor="text1"/>
          <w:sz w:val="20"/>
          <w:szCs w:val="20"/>
        </w:rPr>
        <w:t>Authority (GS</w:t>
      </w:r>
      <w:r w:rsidRPr="003E2973">
        <w:rPr>
          <w:rFonts w:ascii="Times New Roman" w:hAnsi="Times New Roman"/>
          <w:bCs w:val="0"/>
          <w:color w:val="000000" w:themeColor="text1"/>
          <w:spacing w:val="-15"/>
          <w:sz w:val="20"/>
          <w:szCs w:val="20"/>
        </w:rPr>
        <w:t>F</w:t>
      </w:r>
      <w:r w:rsidRPr="003E2973">
        <w:rPr>
          <w:rFonts w:ascii="Times New Roman" w:hAnsi="Times New Roman"/>
          <w:bCs w:val="0"/>
          <w:color w:val="000000" w:themeColor="text1"/>
          <w:sz w:val="20"/>
          <w:szCs w:val="20"/>
        </w:rPr>
        <w:t>A</w:t>
      </w:r>
      <w:r w:rsidRPr="003E2973">
        <w:rPr>
          <w:rFonts w:ascii="Times New Roman" w:hAnsi="Times New Roman"/>
          <w:bCs w:val="0"/>
          <w:color w:val="000000" w:themeColor="text1"/>
          <w:spacing w:val="-11"/>
          <w:sz w:val="20"/>
          <w:szCs w:val="20"/>
        </w:rPr>
        <w:t xml:space="preserve"> </w:t>
      </w:r>
      <w:r w:rsidRPr="003E2973">
        <w:rPr>
          <w:rFonts w:ascii="Times New Roman" w:hAnsi="Times New Roman"/>
          <w:bCs w:val="0"/>
          <w:color w:val="000000" w:themeColor="text1"/>
          <w:sz w:val="20"/>
          <w:szCs w:val="20"/>
        </w:rPr>
        <w:t>) Di</w:t>
      </w:r>
      <w:r w:rsidRPr="003E2973">
        <w:rPr>
          <w:rFonts w:ascii="Times New Roman" w:hAnsi="Times New Roman"/>
          <w:bCs w:val="0"/>
          <w:color w:val="000000" w:themeColor="text1"/>
          <w:spacing w:val="-4"/>
          <w:sz w:val="20"/>
          <w:szCs w:val="20"/>
        </w:rPr>
        <w:t>r</w:t>
      </w:r>
      <w:r w:rsidRPr="003E2973">
        <w:rPr>
          <w:rFonts w:ascii="Times New Roman" w:hAnsi="Times New Roman"/>
          <w:bCs w:val="0"/>
          <w:color w:val="000000" w:themeColor="text1"/>
          <w:sz w:val="20"/>
          <w:szCs w:val="20"/>
        </w:rPr>
        <w:t>ect Student Loans</w:t>
      </w:r>
      <w:bookmarkEnd w:id="77"/>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Legal residents of Geo</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gia may apply for service cancelable loan assistance for professions in which there is a critical manpower shortage in Geo</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gia. Currently the area in which</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Albany State University participates is the health field - nursing (graduate and unde</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graduate).</w:t>
      </w:r>
      <w:r w:rsidRPr="003E2973">
        <w:rPr>
          <w:rFonts w:ascii="Times New Roman" w:hAnsi="Times New Roman"/>
          <w:color w:val="000000" w:themeColor="text1"/>
          <w:spacing w:val="-3"/>
          <w:sz w:val="20"/>
          <w:szCs w:val="20"/>
        </w:rPr>
        <w:t xml:space="preserve"> </w:t>
      </w:r>
      <w:r w:rsidRPr="003E2973">
        <w:rPr>
          <w:rFonts w:ascii="Times New Roman" w:hAnsi="Times New Roman"/>
          <w:color w:val="000000" w:themeColor="text1"/>
          <w:sz w:val="20"/>
          <w:szCs w:val="20"/>
        </w:rPr>
        <w:t>The maximum loan amount per academic year is $2,000.</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The Free</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Application for Federal Student</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Aid Form (</w:t>
      </w:r>
      <w:r w:rsidRPr="003E2973">
        <w:rPr>
          <w:rFonts w:ascii="Times New Roman" w:hAnsi="Times New Roman"/>
          <w:color w:val="000000" w:themeColor="text1"/>
          <w:spacing w:val="-15"/>
          <w:sz w:val="20"/>
          <w:szCs w:val="20"/>
        </w:rPr>
        <w:t>F</w:t>
      </w:r>
      <w:r w:rsidRPr="003E2973">
        <w:rPr>
          <w:rFonts w:ascii="Times New Roman" w:hAnsi="Times New Roman"/>
          <w:color w:val="000000" w:themeColor="text1"/>
          <w:sz w:val="20"/>
          <w:szCs w:val="20"/>
        </w:rPr>
        <w:t>AFSA) is required.</w:t>
      </w:r>
    </w:p>
    <w:p w:rsidR="003E2973" w:rsidRPr="003E2973"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3E2973" w:rsidRDefault="003E2973" w:rsidP="003E2973">
      <w:pPr>
        <w:pStyle w:val="Heading2"/>
        <w:ind w:firstLine="360"/>
        <w:rPr>
          <w:rFonts w:ascii="Times New Roman" w:hAnsi="Times New Roman"/>
          <w:color w:val="000000" w:themeColor="text1"/>
          <w:sz w:val="20"/>
          <w:szCs w:val="20"/>
        </w:rPr>
      </w:pPr>
      <w:bookmarkStart w:id="78" w:name="_Toc295508220"/>
      <w:r w:rsidRPr="003E2973">
        <w:rPr>
          <w:rFonts w:ascii="Times New Roman" w:hAnsi="Times New Roman"/>
          <w:bCs w:val="0"/>
          <w:color w:val="000000" w:themeColor="text1"/>
          <w:sz w:val="20"/>
          <w:szCs w:val="20"/>
        </w:rPr>
        <w:lastRenderedPageBreak/>
        <w:t>Federal Perkins Loans</w:t>
      </w:r>
      <w:bookmarkEnd w:id="78"/>
    </w:p>
    <w:p w:rsidR="003E2973" w:rsidRPr="003E2973" w:rsidRDefault="003E2973" w:rsidP="003E2973">
      <w:pPr>
        <w:widowControl w:val="0"/>
        <w:autoSpaceDE w:val="0"/>
        <w:autoSpaceDN w:val="0"/>
        <w:adjustRightInd w:val="0"/>
        <w:spacing w:before="10" w:after="0" w:line="250" w:lineRule="auto"/>
        <w:ind w:left="360" w:right="180" w:firstLine="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Funds are provided to the University for the purpose of making low-interest, long-term loans available to students who demonstrate need.  Loans are available to both graduate and unde</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grad</w:t>
      </w:r>
      <w:r w:rsidRPr="003E2973">
        <w:rPr>
          <w:rFonts w:ascii="Times New Roman" w:hAnsi="Times New Roman"/>
          <w:color w:val="000000" w:themeColor="text1"/>
          <w:spacing w:val="-4"/>
          <w:sz w:val="20"/>
          <w:szCs w:val="20"/>
        </w:rPr>
        <w:t>u</w:t>
      </w:r>
      <w:r w:rsidRPr="003E2973">
        <w:rPr>
          <w:rFonts w:ascii="Times New Roman" w:hAnsi="Times New Roman"/>
          <w:color w:val="000000" w:themeColor="text1"/>
          <w:sz w:val="20"/>
          <w:szCs w:val="20"/>
        </w:rPr>
        <w:t xml:space="preserve">ate students.   Repayment of Perkins Loans begins nine months after the student leaves college, graduates or drops below halftime. </w:t>
      </w:r>
      <w:r w:rsidRPr="003E2973">
        <w:rPr>
          <w:rFonts w:ascii="Times New Roman" w:hAnsi="Times New Roman"/>
          <w:color w:val="000000" w:themeColor="text1"/>
          <w:spacing w:val="47"/>
          <w:sz w:val="20"/>
          <w:szCs w:val="20"/>
        </w:rPr>
        <w:t xml:space="preserve"> </w:t>
      </w:r>
      <w:r w:rsidRPr="003E2973">
        <w:rPr>
          <w:rFonts w:ascii="Times New Roman" w:hAnsi="Times New Roman"/>
          <w:color w:val="000000" w:themeColor="text1"/>
          <w:sz w:val="20"/>
          <w:szCs w:val="20"/>
        </w:rPr>
        <w:t>The interest rate is five percent.</w:t>
      </w:r>
      <w:r w:rsidRPr="003E2973">
        <w:rPr>
          <w:rFonts w:ascii="Times New Roman" w:hAnsi="Times New Roman"/>
          <w:color w:val="000000" w:themeColor="text1"/>
          <w:spacing w:val="-3"/>
          <w:sz w:val="20"/>
          <w:szCs w:val="20"/>
        </w:rPr>
        <w:t xml:space="preserve"> </w:t>
      </w:r>
      <w:r w:rsidRPr="003E2973">
        <w:rPr>
          <w:rFonts w:ascii="Times New Roman" w:hAnsi="Times New Roman"/>
          <w:color w:val="000000" w:themeColor="text1"/>
          <w:sz w:val="20"/>
          <w:szCs w:val="20"/>
        </w:rPr>
        <w:t>The Free</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Application for Federal Student</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Aid Form (</w:t>
      </w:r>
      <w:r w:rsidRPr="003E2973">
        <w:rPr>
          <w:rFonts w:ascii="Times New Roman" w:hAnsi="Times New Roman"/>
          <w:color w:val="000000" w:themeColor="text1"/>
          <w:spacing w:val="-15"/>
          <w:sz w:val="20"/>
          <w:szCs w:val="20"/>
        </w:rPr>
        <w:t>F</w:t>
      </w:r>
      <w:r w:rsidRPr="003E2973">
        <w:rPr>
          <w:rFonts w:ascii="Times New Roman" w:hAnsi="Times New Roman"/>
          <w:color w:val="000000" w:themeColor="text1"/>
          <w:sz w:val="20"/>
          <w:szCs w:val="20"/>
        </w:rPr>
        <w:t>AFSA) is required.</w:t>
      </w:r>
    </w:p>
    <w:p w:rsidR="003E2973" w:rsidRPr="003E2973"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3E2973" w:rsidRDefault="003E2973" w:rsidP="003E2973">
      <w:pPr>
        <w:pStyle w:val="Heading2"/>
        <w:ind w:firstLine="360"/>
        <w:rPr>
          <w:rFonts w:ascii="Times New Roman" w:hAnsi="Times New Roman"/>
          <w:color w:val="000000" w:themeColor="text1"/>
          <w:sz w:val="20"/>
          <w:szCs w:val="20"/>
        </w:rPr>
      </w:pPr>
      <w:bookmarkStart w:id="79" w:name="_Toc295508221"/>
      <w:r w:rsidRPr="003E2973">
        <w:rPr>
          <w:rFonts w:ascii="Times New Roman" w:hAnsi="Times New Roman"/>
          <w:bCs w:val="0"/>
          <w:color w:val="000000" w:themeColor="text1"/>
          <w:sz w:val="20"/>
          <w:szCs w:val="20"/>
        </w:rPr>
        <w:t>Federal Di</w:t>
      </w:r>
      <w:r w:rsidRPr="003E2973">
        <w:rPr>
          <w:rFonts w:ascii="Times New Roman" w:hAnsi="Times New Roman"/>
          <w:bCs w:val="0"/>
          <w:color w:val="000000" w:themeColor="text1"/>
          <w:spacing w:val="-4"/>
          <w:sz w:val="20"/>
          <w:szCs w:val="20"/>
        </w:rPr>
        <w:t>r</w:t>
      </w:r>
      <w:r w:rsidRPr="003E2973">
        <w:rPr>
          <w:rFonts w:ascii="Times New Roman" w:hAnsi="Times New Roman"/>
          <w:bCs w:val="0"/>
          <w:color w:val="000000" w:themeColor="text1"/>
          <w:sz w:val="20"/>
          <w:szCs w:val="20"/>
        </w:rPr>
        <w:t>ect Subsidized Stafford/Ford Loans (Di</w:t>
      </w:r>
      <w:r w:rsidRPr="003E2973">
        <w:rPr>
          <w:rFonts w:ascii="Times New Roman" w:hAnsi="Times New Roman"/>
          <w:bCs w:val="0"/>
          <w:color w:val="000000" w:themeColor="text1"/>
          <w:spacing w:val="-4"/>
          <w:sz w:val="20"/>
          <w:szCs w:val="20"/>
        </w:rPr>
        <w:t>r</w:t>
      </w:r>
      <w:r w:rsidRPr="003E2973">
        <w:rPr>
          <w:rFonts w:ascii="Times New Roman" w:hAnsi="Times New Roman"/>
          <w:bCs w:val="0"/>
          <w:color w:val="000000" w:themeColor="text1"/>
          <w:sz w:val="20"/>
          <w:szCs w:val="20"/>
        </w:rPr>
        <w:t>ect Subsidized Loans)</w:t>
      </w:r>
      <w:bookmarkEnd w:id="79"/>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The federal government will pay the interest on these loans while students are in school and during deferments (postponements of repayment).  Students must demonstrate financial need to receive this loan.</w:t>
      </w:r>
      <w:r w:rsidRPr="003E2973">
        <w:rPr>
          <w:rFonts w:ascii="Times New Roman" w:hAnsi="Times New Roman"/>
          <w:color w:val="000000" w:themeColor="text1"/>
          <w:spacing w:val="46"/>
          <w:sz w:val="20"/>
          <w:szCs w:val="20"/>
        </w:rPr>
        <w:t xml:space="preserve"> </w:t>
      </w:r>
      <w:r w:rsidRPr="003E2973">
        <w:rPr>
          <w:rFonts w:ascii="Times New Roman" w:hAnsi="Times New Roman"/>
          <w:color w:val="000000" w:themeColor="text1"/>
          <w:sz w:val="20"/>
          <w:szCs w:val="20"/>
        </w:rPr>
        <w:t>The Free</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Application for Federal Student</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Aid Form (</w:t>
      </w:r>
      <w:r w:rsidRPr="003E2973">
        <w:rPr>
          <w:rFonts w:ascii="Times New Roman" w:hAnsi="Times New Roman"/>
          <w:color w:val="000000" w:themeColor="text1"/>
          <w:spacing w:val="-15"/>
          <w:sz w:val="20"/>
          <w:szCs w:val="20"/>
        </w:rPr>
        <w:t>F</w:t>
      </w:r>
      <w:r w:rsidRPr="003E2973">
        <w:rPr>
          <w:rFonts w:ascii="Times New Roman" w:hAnsi="Times New Roman"/>
          <w:color w:val="000000" w:themeColor="text1"/>
          <w:sz w:val="20"/>
          <w:szCs w:val="20"/>
        </w:rPr>
        <w:t>AFSA) is required.</w:t>
      </w:r>
    </w:p>
    <w:p w:rsidR="003E2973" w:rsidRPr="003E2973"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3E2973" w:rsidRDefault="003E2973" w:rsidP="003E2973">
      <w:pPr>
        <w:pStyle w:val="Heading2"/>
        <w:ind w:firstLine="360"/>
        <w:rPr>
          <w:rFonts w:ascii="Times New Roman" w:hAnsi="Times New Roman"/>
          <w:color w:val="000000" w:themeColor="text1"/>
          <w:sz w:val="20"/>
          <w:szCs w:val="20"/>
        </w:rPr>
      </w:pPr>
      <w:bookmarkStart w:id="80" w:name="_Toc295508222"/>
      <w:r w:rsidRPr="003E2973">
        <w:rPr>
          <w:rFonts w:ascii="Times New Roman" w:hAnsi="Times New Roman"/>
          <w:bCs w:val="0"/>
          <w:color w:val="000000" w:themeColor="text1"/>
          <w:sz w:val="20"/>
          <w:szCs w:val="20"/>
        </w:rPr>
        <w:t>Federal Di</w:t>
      </w:r>
      <w:r w:rsidRPr="003E2973">
        <w:rPr>
          <w:rFonts w:ascii="Times New Roman" w:hAnsi="Times New Roman"/>
          <w:bCs w:val="0"/>
          <w:color w:val="000000" w:themeColor="text1"/>
          <w:spacing w:val="-4"/>
          <w:sz w:val="20"/>
          <w:szCs w:val="20"/>
        </w:rPr>
        <w:t>r</w:t>
      </w:r>
      <w:r w:rsidRPr="003E2973">
        <w:rPr>
          <w:rFonts w:ascii="Times New Roman" w:hAnsi="Times New Roman"/>
          <w:bCs w:val="0"/>
          <w:color w:val="000000" w:themeColor="text1"/>
          <w:sz w:val="20"/>
          <w:szCs w:val="20"/>
        </w:rPr>
        <w:t>ect Unsubsidized Stafford/Ford Loans (Di</w:t>
      </w:r>
      <w:r w:rsidRPr="003E2973">
        <w:rPr>
          <w:rFonts w:ascii="Times New Roman" w:hAnsi="Times New Roman"/>
          <w:bCs w:val="0"/>
          <w:color w:val="000000" w:themeColor="text1"/>
          <w:spacing w:val="-4"/>
          <w:sz w:val="20"/>
          <w:szCs w:val="20"/>
        </w:rPr>
        <w:t>r</w:t>
      </w:r>
      <w:r w:rsidRPr="003E2973">
        <w:rPr>
          <w:rFonts w:ascii="Times New Roman" w:hAnsi="Times New Roman"/>
          <w:bCs w:val="0"/>
          <w:color w:val="000000" w:themeColor="text1"/>
          <w:sz w:val="20"/>
          <w:szCs w:val="20"/>
        </w:rPr>
        <w:t>ect Unsubsidized Loans)</w:t>
      </w:r>
      <w:bookmarkEnd w:id="80"/>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can get these loans regardless of financial need but will have to pay all interest cha</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ges, including the interest that accumulates during deferments.</w:t>
      </w:r>
      <w:r w:rsidRPr="003E2973">
        <w:rPr>
          <w:rFonts w:ascii="Times New Roman" w:hAnsi="Times New Roman"/>
          <w:color w:val="000000" w:themeColor="text1"/>
          <w:spacing w:val="-3"/>
          <w:sz w:val="20"/>
          <w:szCs w:val="20"/>
        </w:rPr>
        <w:t xml:space="preserve"> </w:t>
      </w:r>
      <w:r w:rsidRPr="003E2973">
        <w:rPr>
          <w:rFonts w:ascii="Times New Roman" w:hAnsi="Times New Roman"/>
          <w:color w:val="000000" w:themeColor="text1"/>
          <w:sz w:val="20"/>
          <w:szCs w:val="20"/>
        </w:rPr>
        <w:t>The Free</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Application for Federal Student</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Aid Form (</w:t>
      </w:r>
      <w:r w:rsidRPr="003E2973">
        <w:rPr>
          <w:rFonts w:ascii="Times New Roman" w:hAnsi="Times New Roman"/>
          <w:color w:val="000000" w:themeColor="text1"/>
          <w:spacing w:val="-15"/>
          <w:sz w:val="20"/>
          <w:szCs w:val="20"/>
        </w:rPr>
        <w:t>F</w:t>
      </w:r>
      <w:r w:rsidRPr="003E2973">
        <w:rPr>
          <w:rFonts w:ascii="Times New Roman" w:hAnsi="Times New Roman"/>
          <w:color w:val="000000" w:themeColor="text1"/>
          <w:sz w:val="20"/>
          <w:szCs w:val="20"/>
        </w:rPr>
        <w:t>AFSA) is required.</w:t>
      </w:r>
    </w:p>
    <w:p w:rsidR="003E2973" w:rsidRPr="003E2973"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The interest rates are variable and adjusted each Jul</w:t>
      </w:r>
      <w:r w:rsidRPr="003E2973">
        <w:rPr>
          <w:rFonts w:ascii="Times New Roman" w:hAnsi="Times New Roman"/>
          <w:color w:val="000000" w:themeColor="text1"/>
          <w:spacing w:val="-13"/>
          <w:sz w:val="20"/>
          <w:szCs w:val="20"/>
        </w:rPr>
        <w:t>y</w:t>
      </w:r>
      <w:r w:rsidRPr="003E2973">
        <w:rPr>
          <w:rFonts w:ascii="Times New Roman" w:hAnsi="Times New Roman"/>
          <w:color w:val="000000" w:themeColor="text1"/>
          <w:sz w:val="20"/>
          <w:szCs w:val="20"/>
        </w:rPr>
        <w:t>.</w:t>
      </w:r>
      <w:r w:rsidRPr="003E2973">
        <w:rPr>
          <w:rFonts w:ascii="Times New Roman" w:hAnsi="Times New Roman"/>
          <w:color w:val="000000" w:themeColor="text1"/>
          <w:spacing w:val="46"/>
          <w:sz w:val="20"/>
          <w:szCs w:val="20"/>
        </w:rPr>
        <w:t xml:space="preserve"> </w:t>
      </w:r>
      <w:r w:rsidRPr="003E2973">
        <w:rPr>
          <w:rFonts w:ascii="Times New Roman" w:hAnsi="Times New Roman"/>
          <w:color w:val="000000" w:themeColor="text1"/>
          <w:sz w:val="20"/>
          <w:szCs w:val="20"/>
        </w:rPr>
        <w:t>The maximum rate for the Direct Subsidized and Unsubsidized Loan is 8.25 percent.</w:t>
      </w:r>
    </w:p>
    <w:p w:rsidR="003E2973"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3E2973" w:rsidRDefault="003E2973" w:rsidP="003E2973">
      <w:pPr>
        <w:pStyle w:val="Heading2"/>
        <w:ind w:firstLine="360"/>
        <w:rPr>
          <w:rFonts w:ascii="Times New Roman" w:hAnsi="Times New Roman"/>
          <w:color w:val="000000" w:themeColor="text1"/>
          <w:sz w:val="22"/>
          <w:szCs w:val="22"/>
        </w:rPr>
      </w:pPr>
      <w:bookmarkStart w:id="81" w:name="_Toc295508223"/>
      <w:r w:rsidRPr="003E2973">
        <w:rPr>
          <w:rFonts w:ascii="Times New Roman" w:hAnsi="Times New Roman"/>
          <w:bCs w:val="0"/>
          <w:color w:val="000000" w:themeColor="text1"/>
          <w:spacing w:val="-18"/>
          <w:sz w:val="22"/>
          <w:szCs w:val="22"/>
        </w:rPr>
        <w:t>V</w:t>
      </w:r>
      <w:r w:rsidRPr="003E2973">
        <w:rPr>
          <w:rFonts w:ascii="Times New Roman" w:hAnsi="Times New Roman"/>
          <w:bCs w:val="0"/>
          <w:color w:val="000000" w:themeColor="text1"/>
          <w:sz w:val="22"/>
          <w:szCs w:val="22"/>
        </w:rPr>
        <w:t>eterans</w:t>
      </w:r>
      <w:r w:rsidRPr="003E2973">
        <w:rPr>
          <w:rFonts w:ascii="Times New Roman" w:hAnsi="Times New Roman"/>
          <w:bCs w:val="0"/>
          <w:color w:val="000000" w:themeColor="text1"/>
          <w:spacing w:val="-11"/>
          <w:sz w:val="22"/>
          <w:szCs w:val="22"/>
        </w:rPr>
        <w:t xml:space="preserve"> </w:t>
      </w:r>
      <w:r w:rsidRPr="003E2973">
        <w:rPr>
          <w:rFonts w:ascii="Times New Roman" w:hAnsi="Times New Roman"/>
          <w:bCs w:val="0"/>
          <w:color w:val="000000" w:themeColor="text1"/>
          <w:sz w:val="22"/>
          <w:szCs w:val="22"/>
        </w:rPr>
        <w:t>Assistance P</w:t>
      </w:r>
      <w:r w:rsidRPr="003E2973">
        <w:rPr>
          <w:rFonts w:ascii="Times New Roman" w:hAnsi="Times New Roman"/>
          <w:bCs w:val="0"/>
          <w:color w:val="000000" w:themeColor="text1"/>
          <w:spacing w:val="-4"/>
          <w:sz w:val="22"/>
          <w:szCs w:val="22"/>
        </w:rPr>
        <w:t>r</w:t>
      </w:r>
      <w:r w:rsidRPr="003E2973">
        <w:rPr>
          <w:rFonts w:ascii="Times New Roman" w:hAnsi="Times New Roman"/>
          <w:bCs w:val="0"/>
          <w:color w:val="000000" w:themeColor="text1"/>
          <w:sz w:val="22"/>
          <w:szCs w:val="22"/>
        </w:rPr>
        <w:t>ogram</w:t>
      </w:r>
      <w:bookmarkEnd w:id="81"/>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pacing w:val="-22"/>
          <w:sz w:val="20"/>
          <w:szCs w:val="20"/>
        </w:rPr>
        <w:t>V</w:t>
      </w:r>
      <w:r w:rsidRPr="003E2973">
        <w:rPr>
          <w:rFonts w:ascii="Times New Roman" w:hAnsi="Times New Roman"/>
          <w:color w:val="000000" w:themeColor="text1"/>
          <w:sz w:val="20"/>
          <w:szCs w:val="20"/>
        </w:rPr>
        <w:t>eterans, active duty personnel and eligible dependents are encouraged to take full advantage of benefits available through the</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22"/>
          <w:sz w:val="20"/>
          <w:szCs w:val="20"/>
        </w:rPr>
        <w:t>V</w:t>
      </w:r>
      <w:r w:rsidRPr="003E2973">
        <w:rPr>
          <w:rFonts w:ascii="Times New Roman" w:hAnsi="Times New Roman"/>
          <w:color w:val="000000" w:themeColor="text1"/>
          <w:sz w:val="20"/>
          <w:szCs w:val="20"/>
        </w:rPr>
        <w:t>eterans</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 xml:space="preserve">Administration. </w:t>
      </w:r>
      <w:r w:rsidRPr="003E2973">
        <w:rPr>
          <w:rFonts w:ascii="Times New Roman" w:hAnsi="Times New Roman"/>
          <w:color w:val="000000" w:themeColor="text1"/>
          <w:spacing w:val="47"/>
          <w:sz w:val="20"/>
          <w:szCs w:val="20"/>
        </w:rPr>
        <w:t xml:space="preserve"> </w:t>
      </w:r>
      <w:r w:rsidRPr="003E2973">
        <w:rPr>
          <w:rFonts w:ascii="Times New Roman" w:hAnsi="Times New Roman"/>
          <w:color w:val="000000" w:themeColor="text1"/>
          <w:sz w:val="20"/>
          <w:szCs w:val="20"/>
        </w:rPr>
        <w:t xml:space="preserve">Those students eligible for benefits should apply for admission to the University and complete the admission process. </w:t>
      </w:r>
      <w:r w:rsidRPr="003E2973">
        <w:rPr>
          <w:rFonts w:ascii="Times New Roman" w:hAnsi="Times New Roman"/>
          <w:color w:val="000000" w:themeColor="text1"/>
          <w:spacing w:val="39"/>
          <w:sz w:val="20"/>
          <w:szCs w:val="20"/>
        </w:rPr>
        <w:t xml:space="preserve"> </w:t>
      </w:r>
      <w:r w:rsidRPr="003E2973">
        <w:rPr>
          <w:rFonts w:ascii="Times New Roman" w:hAnsi="Times New Roman"/>
          <w:color w:val="000000" w:themeColor="text1"/>
          <w:sz w:val="20"/>
          <w:szCs w:val="20"/>
        </w:rPr>
        <w:t>An application for</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26"/>
          <w:sz w:val="20"/>
          <w:szCs w:val="20"/>
        </w:rPr>
        <w:t>V</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Educational Benefits should be completed prior to</w:t>
      </w:r>
      <w:r>
        <w:rPr>
          <w:rFonts w:ascii="Times New Roman" w:hAnsi="Times New Roman"/>
          <w:color w:val="000000" w:themeColor="text1"/>
          <w:sz w:val="20"/>
          <w:szCs w:val="20"/>
        </w:rPr>
        <w:t xml:space="preserve"> </w:t>
      </w:r>
      <w:r w:rsidRPr="003E2973">
        <w:rPr>
          <w:rFonts w:ascii="Times New Roman" w:hAnsi="Times New Roman"/>
          <w:color w:val="000000" w:themeColor="text1"/>
          <w:sz w:val="20"/>
          <w:szCs w:val="20"/>
        </w:rPr>
        <w:t>entering the institution.</w:t>
      </w:r>
    </w:p>
    <w:p w:rsidR="003E2973" w:rsidRPr="003E2973" w:rsidRDefault="003E2973" w:rsidP="003E2973">
      <w:pPr>
        <w:widowControl w:val="0"/>
        <w:autoSpaceDE w:val="0"/>
        <w:autoSpaceDN w:val="0"/>
        <w:adjustRightInd w:val="0"/>
        <w:spacing w:before="26" w:after="0"/>
        <w:ind w:left="360" w:right="180" w:firstLine="360"/>
        <w:rPr>
          <w:rFonts w:ascii="Times New Roman" w:hAnsi="Times New Roman"/>
          <w:color w:val="000000" w:themeColor="text1"/>
          <w:sz w:val="20"/>
          <w:szCs w:val="20"/>
        </w:rPr>
      </w:pPr>
      <w:r w:rsidRPr="003E2973">
        <w:rPr>
          <w:rFonts w:ascii="Times New Roman" w:hAnsi="Times New Roman"/>
          <w:color w:val="000000" w:themeColor="text1"/>
          <w:sz w:val="20"/>
          <w:szCs w:val="20"/>
        </w:rPr>
        <w:t>The veteran or other eligible persons are advised to have money available to cover his or her in advanced payment with the</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26"/>
          <w:sz w:val="20"/>
          <w:szCs w:val="20"/>
        </w:rPr>
        <w:t>V</w:t>
      </w:r>
      <w:r w:rsidRPr="003E2973">
        <w:rPr>
          <w:rFonts w:ascii="Times New Roman" w:hAnsi="Times New Roman"/>
          <w:color w:val="000000" w:themeColor="text1"/>
          <w:sz w:val="20"/>
          <w:szCs w:val="20"/>
        </w:rPr>
        <w:t>A.</w:t>
      </w:r>
    </w:p>
    <w:p w:rsidR="003E2973" w:rsidRPr="003E2973" w:rsidRDefault="003E2973" w:rsidP="003E2973">
      <w:pPr>
        <w:widowControl w:val="0"/>
        <w:autoSpaceDE w:val="0"/>
        <w:autoSpaceDN w:val="0"/>
        <w:adjustRightInd w:val="0"/>
        <w:spacing w:before="10" w:after="0" w:line="250" w:lineRule="auto"/>
        <w:ind w:left="360" w:right="180" w:firstLine="360"/>
        <w:rPr>
          <w:rFonts w:ascii="Times New Roman" w:hAnsi="Times New Roman"/>
          <w:color w:val="000000" w:themeColor="text1"/>
          <w:sz w:val="20"/>
          <w:szCs w:val="20"/>
        </w:rPr>
      </w:pPr>
      <w:r w:rsidRPr="003E2973">
        <w:rPr>
          <w:rFonts w:ascii="Times New Roman" w:hAnsi="Times New Roman"/>
          <w:color w:val="000000" w:themeColor="text1"/>
          <w:sz w:val="20"/>
          <w:szCs w:val="20"/>
        </w:rPr>
        <w:t>Interested persons should contact the Registrar's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fice for information and assistance pe</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taining to eligibility and application for</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22"/>
          <w:sz w:val="20"/>
          <w:szCs w:val="20"/>
        </w:rPr>
        <w:t>V</w:t>
      </w:r>
      <w:r w:rsidRPr="003E2973">
        <w:rPr>
          <w:rFonts w:ascii="Times New Roman" w:hAnsi="Times New Roman"/>
          <w:color w:val="000000" w:themeColor="text1"/>
          <w:sz w:val="20"/>
          <w:szCs w:val="20"/>
        </w:rPr>
        <w:t>eterans Educational Benefits.</w:t>
      </w:r>
    </w:p>
    <w:p w:rsidR="003E2973" w:rsidRPr="003E2973" w:rsidRDefault="003E2973" w:rsidP="003E2973">
      <w:pPr>
        <w:widowControl w:val="0"/>
        <w:autoSpaceDE w:val="0"/>
        <w:autoSpaceDN w:val="0"/>
        <w:adjustRightInd w:val="0"/>
        <w:spacing w:after="0" w:line="240" w:lineRule="exact"/>
        <w:ind w:left="360" w:right="180" w:firstLine="360"/>
        <w:jc w:val="both"/>
        <w:rPr>
          <w:rFonts w:ascii="Times New Roman" w:hAnsi="Times New Roman"/>
          <w:color w:val="000000" w:themeColor="text1"/>
          <w:sz w:val="24"/>
          <w:szCs w:val="24"/>
        </w:rPr>
      </w:pPr>
    </w:p>
    <w:p w:rsidR="003E2973" w:rsidRPr="003E2973" w:rsidRDefault="003E2973" w:rsidP="003E2973">
      <w:pPr>
        <w:pStyle w:val="Heading2"/>
        <w:ind w:firstLine="360"/>
        <w:rPr>
          <w:rFonts w:ascii="Times New Roman" w:hAnsi="Times New Roman"/>
          <w:color w:val="000000" w:themeColor="text1"/>
          <w:sz w:val="22"/>
          <w:szCs w:val="22"/>
        </w:rPr>
      </w:pPr>
      <w:bookmarkStart w:id="82" w:name="_Toc295508224"/>
      <w:r w:rsidRPr="003E2973">
        <w:rPr>
          <w:rFonts w:ascii="Times New Roman" w:hAnsi="Times New Roman"/>
          <w:bCs w:val="0"/>
          <w:color w:val="000000" w:themeColor="text1"/>
          <w:sz w:val="22"/>
          <w:szCs w:val="22"/>
        </w:rPr>
        <w:t>Satisfactory</w:t>
      </w:r>
      <w:r w:rsidRPr="003E2973">
        <w:rPr>
          <w:rFonts w:ascii="Times New Roman" w:hAnsi="Times New Roman"/>
          <w:bCs w:val="0"/>
          <w:color w:val="000000" w:themeColor="text1"/>
          <w:spacing w:val="-11"/>
          <w:sz w:val="22"/>
          <w:szCs w:val="22"/>
        </w:rPr>
        <w:t xml:space="preserve"> </w:t>
      </w:r>
      <w:r w:rsidRPr="003E2973">
        <w:rPr>
          <w:rFonts w:ascii="Times New Roman" w:hAnsi="Times New Roman"/>
          <w:bCs w:val="0"/>
          <w:color w:val="000000" w:themeColor="text1"/>
          <w:sz w:val="22"/>
          <w:szCs w:val="22"/>
        </w:rPr>
        <w:t>Academic P</w:t>
      </w:r>
      <w:r w:rsidRPr="003E2973">
        <w:rPr>
          <w:rFonts w:ascii="Times New Roman" w:hAnsi="Times New Roman"/>
          <w:bCs w:val="0"/>
          <w:color w:val="000000" w:themeColor="text1"/>
          <w:spacing w:val="-4"/>
          <w:sz w:val="22"/>
          <w:szCs w:val="22"/>
        </w:rPr>
        <w:t>r</w:t>
      </w:r>
      <w:r w:rsidRPr="003E2973">
        <w:rPr>
          <w:rFonts w:ascii="Times New Roman" w:hAnsi="Times New Roman"/>
          <w:bCs w:val="0"/>
          <w:color w:val="000000" w:themeColor="text1"/>
          <w:sz w:val="22"/>
          <w:szCs w:val="22"/>
        </w:rPr>
        <w:t>og</w:t>
      </w:r>
      <w:r w:rsidRPr="003E2973">
        <w:rPr>
          <w:rFonts w:ascii="Times New Roman" w:hAnsi="Times New Roman"/>
          <w:bCs w:val="0"/>
          <w:color w:val="000000" w:themeColor="text1"/>
          <w:spacing w:val="-4"/>
          <w:sz w:val="22"/>
          <w:szCs w:val="22"/>
        </w:rPr>
        <w:t>r</w:t>
      </w:r>
      <w:r w:rsidRPr="003E2973">
        <w:rPr>
          <w:rFonts w:ascii="Times New Roman" w:hAnsi="Times New Roman"/>
          <w:bCs w:val="0"/>
          <w:color w:val="000000" w:themeColor="text1"/>
          <w:sz w:val="22"/>
          <w:szCs w:val="22"/>
        </w:rPr>
        <w:t>ess</w:t>
      </w:r>
      <w:bookmarkEnd w:id="82"/>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Federal regulations require that all students receiving any form of financial assistance make and maintain satisfactory academic progress toward the completion of their degrees in order to re- main eligible to receive assistance.   Students are evaluated on the basis of G</w:t>
      </w:r>
      <w:r w:rsidRPr="003E2973">
        <w:rPr>
          <w:rFonts w:ascii="Times New Roman" w:hAnsi="Times New Roman"/>
          <w:color w:val="000000" w:themeColor="text1"/>
          <w:spacing w:val="-18"/>
          <w:sz w:val="20"/>
          <w:szCs w:val="20"/>
        </w:rPr>
        <w:t>P</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(Grade-Point</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pacing w:val="-15"/>
          <w:sz w:val="20"/>
          <w:szCs w:val="20"/>
        </w:rPr>
        <w:t>A</w:t>
      </w:r>
      <w:r w:rsidRPr="003E2973">
        <w:rPr>
          <w:rFonts w:ascii="Times New Roman" w:hAnsi="Times New Roman"/>
          <w:color w:val="000000" w:themeColor="text1"/>
          <w:sz w:val="20"/>
          <w:szCs w:val="20"/>
        </w:rPr>
        <w:t>verage), credit hour completion and maximum time-frame limitation.</w:t>
      </w:r>
      <w:r w:rsidRPr="003E2973">
        <w:rPr>
          <w:rFonts w:ascii="Times New Roman" w:hAnsi="Times New Roman"/>
          <w:color w:val="000000" w:themeColor="text1"/>
          <w:spacing w:val="47"/>
          <w:sz w:val="20"/>
          <w:szCs w:val="20"/>
        </w:rPr>
        <w:t xml:space="preserve"> </w:t>
      </w:r>
      <w:r w:rsidRPr="003E2973">
        <w:rPr>
          <w:rFonts w:ascii="Times New Roman" w:hAnsi="Times New Roman"/>
          <w:color w:val="000000" w:themeColor="text1"/>
          <w:sz w:val="20"/>
          <w:szCs w:val="20"/>
        </w:rPr>
        <w:t>The Financial</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Aid Department is responsible for evaluating satisfactory academic progress of students receiving financial assistance.   Students are considered to be making satisfactory academic progress if they meet the two standards of measurement (Qualitative and Quantitative).</w:t>
      </w:r>
    </w:p>
    <w:p w:rsidR="003E2973" w:rsidRPr="003E2973" w:rsidRDefault="003E2973" w:rsidP="003E2973">
      <w:pPr>
        <w:pStyle w:val="Heading2"/>
        <w:ind w:firstLine="360"/>
        <w:rPr>
          <w:rFonts w:ascii="Times New Roman" w:hAnsi="Times New Roman"/>
          <w:color w:val="000000" w:themeColor="text1"/>
          <w:sz w:val="22"/>
          <w:szCs w:val="22"/>
        </w:rPr>
      </w:pPr>
      <w:bookmarkStart w:id="83" w:name="_Toc295508225"/>
      <w:r w:rsidRPr="003E2973">
        <w:rPr>
          <w:rFonts w:ascii="Times New Roman" w:hAnsi="Times New Roman"/>
          <w:bCs w:val="0"/>
          <w:color w:val="000000" w:themeColor="text1"/>
          <w:sz w:val="22"/>
          <w:szCs w:val="22"/>
        </w:rPr>
        <w:t>Qualitative Measu</w:t>
      </w:r>
      <w:r w:rsidRPr="003E2973">
        <w:rPr>
          <w:rFonts w:ascii="Times New Roman" w:hAnsi="Times New Roman"/>
          <w:bCs w:val="0"/>
          <w:color w:val="000000" w:themeColor="text1"/>
          <w:spacing w:val="-4"/>
          <w:sz w:val="22"/>
          <w:szCs w:val="22"/>
        </w:rPr>
        <w:t>r</w:t>
      </w:r>
      <w:r w:rsidRPr="003E2973">
        <w:rPr>
          <w:rFonts w:ascii="Times New Roman" w:hAnsi="Times New Roman"/>
          <w:bCs w:val="0"/>
          <w:color w:val="000000" w:themeColor="text1"/>
          <w:sz w:val="22"/>
          <w:szCs w:val="22"/>
        </w:rPr>
        <w:t>ement</w:t>
      </w:r>
      <w:bookmarkEnd w:id="83"/>
    </w:p>
    <w:p w:rsid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All students are expected to maintain the same academic standards as outlined in the o</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ficial catalog of</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Albany State Universit</w:t>
      </w:r>
      <w:r w:rsidRPr="003E2973">
        <w:rPr>
          <w:rFonts w:ascii="Times New Roman" w:hAnsi="Times New Roman"/>
          <w:color w:val="000000" w:themeColor="text1"/>
          <w:spacing w:val="-13"/>
          <w:sz w:val="20"/>
          <w:szCs w:val="20"/>
        </w:rPr>
        <w:t>y</w:t>
      </w:r>
      <w:r w:rsidRPr="003E2973">
        <w:rPr>
          <w:rFonts w:ascii="Times New Roman" w:hAnsi="Times New Roman"/>
          <w:color w:val="000000" w:themeColor="text1"/>
          <w:sz w:val="20"/>
          <w:szCs w:val="20"/>
        </w:rPr>
        <w:t>.</w:t>
      </w:r>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p>
    <w:p w:rsidR="003E2973"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receiving financial aid must meet the minimum academic standards. Unde</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graduates and post baccalaureate students must maintain a 2.0 minimum cumulative G</w:t>
      </w:r>
      <w:r w:rsidRPr="003E2973">
        <w:rPr>
          <w:rFonts w:ascii="Times New Roman" w:hAnsi="Times New Roman"/>
          <w:color w:val="000000" w:themeColor="text1"/>
          <w:spacing w:val="-18"/>
          <w:sz w:val="20"/>
          <w:szCs w:val="20"/>
        </w:rPr>
        <w:t>P</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to remain in good academic standing for financial aid.   Graduate students must maintain a 3.0 minimum cumulative G</w:t>
      </w:r>
      <w:r w:rsidRPr="003E2973">
        <w:rPr>
          <w:rFonts w:ascii="Times New Roman" w:hAnsi="Times New Roman"/>
          <w:color w:val="000000" w:themeColor="text1"/>
          <w:spacing w:val="-18"/>
          <w:sz w:val="20"/>
          <w:szCs w:val="20"/>
        </w:rPr>
        <w:t>P</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to remain in good academic standing for financial aid.</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The G</w:t>
      </w:r>
      <w:r w:rsidRPr="003E2973">
        <w:rPr>
          <w:rFonts w:ascii="Times New Roman" w:hAnsi="Times New Roman"/>
          <w:color w:val="000000" w:themeColor="text1"/>
          <w:spacing w:val="-18"/>
          <w:sz w:val="20"/>
          <w:szCs w:val="20"/>
        </w:rPr>
        <w:t>P</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is evaluated based on the student</w:t>
      </w:r>
      <w:r w:rsidRPr="003E2973">
        <w:rPr>
          <w:rFonts w:ascii="Times New Roman" w:hAnsi="Times New Roman"/>
          <w:color w:val="000000" w:themeColor="text1"/>
          <w:spacing w:val="-11"/>
          <w:sz w:val="20"/>
          <w:szCs w:val="20"/>
        </w:rPr>
        <w:t>’</w:t>
      </w:r>
      <w:r w:rsidRPr="003E2973">
        <w:rPr>
          <w:rFonts w:ascii="Times New Roman" w:hAnsi="Times New Roman"/>
          <w:color w:val="000000" w:themeColor="text1"/>
          <w:sz w:val="20"/>
          <w:szCs w:val="20"/>
        </w:rPr>
        <w:t>s last two semesters of enrollment at the end of spring term or at the end of summer term before the aid year that the student is applying for financial aid.</w:t>
      </w:r>
    </w:p>
    <w:p w:rsidR="003E2973" w:rsidRPr="003E2973"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3E2973"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whose academic standings fall below the minimum prescribed standards will be governed by the following for receiving financial aid:</w:t>
      </w:r>
    </w:p>
    <w:p w:rsidR="003E2973" w:rsidRPr="003E2973" w:rsidRDefault="003E2973" w:rsidP="003E2973">
      <w:pPr>
        <w:widowControl w:val="0"/>
        <w:autoSpaceDE w:val="0"/>
        <w:autoSpaceDN w:val="0"/>
        <w:adjustRightInd w:val="0"/>
        <w:spacing w:after="0" w:line="250" w:lineRule="auto"/>
        <w:ind w:left="360" w:right="180" w:firstLine="360"/>
        <w:jc w:val="both"/>
        <w:rPr>
          <w:rFonts w:ascii="Times New Roman" w:hAnsi="Times New Roman"/>
          <w:color w:val="000000" w:themeColor="text1"/>
          <w:sz w:val="20"/>
          <w:szCs w:val="20"/>
        </w:rPr>
      </w:pPr>
    </w:p>
    <w:p w:rsidR="003E2973" w:rsidRPr="003E2973"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u w:val="single"/>
        </w:rPr>
        <w:t xml:space="preserve">Graduate Status </w:t>
      </w:r>
    </w:p>
    <w:p w:rsidR="003E2973" w:rsidRDefault="003E2973" w:rsidP="00F56BDC">
      <w:pPr>
        <w:pStyle w:val="ListParagraph"/>
        <w:widowControl w:val="0"/>
        <w:numPr>
          <w:ilvl w:val="1"/>
          <w:numId w:val="42"/>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Financial</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Aid Probation status will exist if the student</w:t>
      </w:r>
      <w:r w:rsidRPr="003E2973">
        <w:rPr>
          <w:rFonts w:ascii="Times New Roman" w:hAnsi="Times New Roman"/>
          <w:color w:val="000000" w:themeColor="text1"/>
          <w:spacing w:val="-11"/>
          <w:sz w:val="20"/>
          <w:szCs w:val="20"/>
        </w:rPr>
        <w:t>’</w:t>
      </w:r>
      <w:r w:rsidRPr="003E2973">
        <w:rPr>
          <w:rFonts w:ascii="Times New Roman" w:hAnsi="Times New Roman"/>
          <w:color w:val="000000" w:themeColor="text1"/>
          <w:sz w:val="20"/>
          <w:szCs w:val="20"/>
        </w:rPr>
        <w:t>s last semeste</w:t>
      </w:r>
      <w:r w:rsidRPr="003E2973">
        <w:rPr>
          <w:rFonts w:ascii="Times New Roman" w:hAnsi="Times New Roman"/>
          <w:color w:val="000000" w:themeColor="text1"/>
          <w:spacing w:val="8"/>
          <w:sz w:val="20"/>
          <w:szCs w:val="20"/>
        </w:rPr>
        <w:t>r</w:t>
      </w:r>
      <w:r w:rsidRPr="003E2973">
        <w:rPr>
          <w:rFonts w:ascii="Times New Roman" w:hAnsi="Times New Roman"/>
          <w:color w:val="000000" w:themeColor="text1"/>
          <w:spacing w:val="-11"/>
          <w:sz w:val="20"/>
          <w:szCs w:val="20"/>
        </w:rPr>
        <w:t>’</w:t>
      </w:r>
      <w:r w:rsidRPr="003E2973">
        <w:rPr>
          <w:rFonts w:ascii="Times New Roman" w:hAnsi="Times New Roman"/>
          <w:color w:val="000000" w:themeColor="text1"/>
          <w:sz w:val="20"/>
          <w:szCs w:val="20"/>
        </w:rPr>
        <w:t>s cumulative G</w:t>
      </w:r>
      <w:r w:rsidRPr="003E2973">
        <w:rPr>
          <w:rFonts w:ascii="Times New Roman" w:hAnsi="Times New Roman"/>
          <w:color w:val="000000" w:themeColor="text1"/>
          <w:spacing w:val="-18"/>
          <w:sz w:val="20"/>
          <w:szCs w:val="20"/>
        </w:rPr>
        <w:t>P</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is below a 3.00 and the previous semeste</w:t>
      </w:r>
      <w:r w:rsidRPr="003E2973">
        <w:rPr>
          <w:rFonts w:ascii="Times New Roman" w:hAnsi="Times New Roman"/>
          <w:color w:val="000000" w:themeColor="text1"/>
          <w:spacing w:val="8"/>
          <w:sz w:val="20"/>
          <w:szCs w:val="20"/>
        </w:rPr>
        <w:t>r</w:t>
      </w:r>
      <w:r w:rsidRPr="003E2973">
        <w:rPr>
          <w:rFonts w:ascii="Times New Roman" w:hAnsi="Times New Roman"/>
          <w:color w:val="000000" w:themeColor="text1"/>
          <w:spacing w:val="-11"/>
          <w:sz w:val="20"/>
          <w:szCs w:val="20"/>
        </w:rPr>
        <w:t>’</w:t>
      </w:r>
      <w:r w:rsidRPr="003E2973">
        <w:rPr>
          <w:rFonts w:ascii="Times New Roman" w:hAnsi="Times New Roman"/>
          <w:color w:val="000000" w:themeColor="text1"/>
          <w:sz w:val="20"/>
          <w:szCs w:val="20"/>
        </w:rPr>
        <w:t>s cumulative G</w:t>
      </w:r>
      <w:r w:rsidRPr="003E2973">
        <w:rPr>
          <w:rFonts w:ascii="Times New Roman" w:hAnsi="Times New Roman"/>
          <w:color w:val="000000" w:themeColor="text1"/>
          <w:spacing w:val="-18"/>
          <w:sz w:val="20"/>
          <w:szCs w:val="20"/>
        </w:rPr>
        <w:t>P</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 xml:space="preserve">is above a 3.00. </w:t>
      </w:r>
    </w:p>
    <w:p w:rsidR="003E2973" w:rsidRPr="003E2973" w:rsidRDefault="003E2973" w:rsidP="00F56BDC">
      <w:pPr>
        <w:pStyle w:val="ListParagraph"/>
        <w:widowControl w:val="0"/>
        <w:numPr>
          <w:ilvl w:val="1"/>
          <w:numId w:val="42"/>
        </w:numPr>
        <w:autoSpaceDE w:val="0"/>
        <w:autoSpaceDN w:val="0"/>
        <w:adjustRightInd w:val="0"/>
        <w:spacing w:before="10" w:after="0" w:line="250" w:lineRule="auto"/>
        <w:ind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Financial</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Aid Suspension status will exist if the student</w:t>
      </w:r>
      <w:r w:rsidRPr="003E2973">
        <w:rPr>
          <w:rFonts w:ascii="Times New Roman" w:hAnsi="Times New Roman"/>
          <w:color w:val="000000" w:themeColor="text1"/>
          <w:spacing w:val="-11"/>
          <w:sz w:val="20"/>
          <w:szCs w:val="20"/>
        </w:rPr>
        <w:t>’</w:t>
      </w:r>
      <w:r w:rsidRPr="003E2973">
        <w:rPr>
          <w:rFonts w:ascii="Times New Roman" w:hAnsi="Times New Roman"/>
          <w:color w:val="000000" w:themeColor="text1"/>
          <w:sz w:val="20"/>
          <w:szCs w:val="20"/>
        </w:rPr>
        <w:t>s last semester G</w:t>
      </w:r>
      <w:r w:rsidRPr="003E2973">
        <w:rPr>
          <w:rFonts w:ascii="Times New Roman" w:hAnsi="Times New Roman"/>
          <w:color w:val="000000" w:themeColor="text1"/>
          <w:spacing w:val="-18"/>
          <w:sz w:val="20"/>
          <w:szCs w:val="20"/>
        </w:rPr>
        <w:t>P</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is below aand the previous semeste</w:t>
      </w:r>
      <w:r w:rsidRPr="003E2973">
        <w:rPr>
          <w:rFonts w:ascii="Times New Roman" w:hAnsi="Times New Roman"/>
          <w:color w:val="000000" w:themeColor="text1"/>
          <w:spacing w:val="8"/>
          <w:sz w:val="20"/>
          <w:szCs w:val="20"/>
        </w:rPr>
        <w:t>r</w:t>
      </w:r>
      <w:r w:rsidRPr="003E2973">
        <w:rPr>
          <w:rFonts w:ascii="Times New Roman" w:hAnsi="Times New Roman"/>
          <w:color w:val="000000" w:themeColor="text1"/>
          <w:spacing w:val="-11"/>
          <w:sz w:val="20"/>
          <w:szCs w:val="20"/>
        </w:rPr>
        <w:t>’</w:t>
      </w:r>
      <w:r w:rsidRPr="003E2973">
        <w:rPr>
          <w:rFonts w:ascii="Times New Roman" w:hAnsi="Times New Roman"/>
          <w:color w:val="000000" w:themeColor="text1"/>
          <w:sz w:val="20"/>
          <w:szCs w:val="20"/>
        </w:rPr>
        <w:t>s cumulative G</w:t>
      </w:r>
      <w:r w:rsidRPr="003E2973">
        <w:rPr>
          <w:rFonts w:ascii="Times New Roman" w:hAnsi="Times New Roman"/>
          <w:color w:val="000000" w:themeColor="text1"/>
          <w:spacing w:val="-18"/>
          <w:sz w:val="20"/>
          <w:szCs w:val="20"/>
        </w:rPr>
        <w:t>P</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 xml:space="preserve">is below a 3.00. </w:t>
      </w:r>
    </w:p>
    <w:p w:rsidR="003E2973" w:rsidRPr="003E2973" w:rsidRDefault="003E2973" w:rsidP="003E2973">
      <w:pPr>
        <w:widowControl w:val="0"/>
        <w:autoSpaceDE w:val="0"/>
        <w:autoSpaceDN w:val="0"/>
        <w:adjustRightInd w:val="0"/>
        <w:spacing w:before="10" w:after="0" w:line="250" w:lineRule="auto"/>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u w:val="single"/>
        </w:rPr>
        <w:t xml:space="preserve">Quantitative Measurement </w:t>
      </w:r>
    </w:p>
    <w:p w:rsidR="003E2973" w:rsidRPr="003E2973" w:rsidRDefault="003E2973" w:rsidP="003E2973">
      <w:pPr>
        <w:widowControl w:val="0"/>
        <w:autoSpaceDE w:val="0"/>
        <w:autoSpaceDN w:val="0"/>
        <w:adjustRightInd w:val="0"/>
        <w:spacing w:after="0" w:line="250" w:lineRule="auto"/>
        <w:ind w:left="720" w:right="180" w:firstLine="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In addition to maintaining the required academic standards (grade-point average), students’</w:t>
      </w:r>
      <w:r w:rsidRPr="003E2973">
        <w:rPr>
          <w:rFonts w:ascii="Times New Roman" w:hAnsi="Times New Roman"/>
          <w:color w:val="000000" w:themeColor="text1"/>
          <w:spacing w:val="-15"/>
          <w:sz w:val="20"/>
          <w:szCs w:val="20"/>
        </w:rPr>
        <w:t xml:space="preserve"> </w:t>
      </w:r>
      <w:r w:rsidRPr="003E2973">
        <w:rPr>
          <w:rFonts w:ascii="Times New Roman" w:hAnsi="Times New Roman"/>
          <w:color w:val="000000" w:themeColor="text1"/>
          <w:sz w:val="20"/>
          <w:szCs w:val="20"/>
        </w:rPr>
        <w:t xml:space="preserve">progress toward </w:t>
      </w:r>
      <w:r w:rsidRPr="003E2973">
        <w:rPr>
          <w:rFonts w:ascii="Times New Roman" w:hAnsi="Times New Roman"/>
          <w:color w:val="000000" w:themeColor="text1"/>
          <w:sz w:val="20"/>
          <w:szCs w:val="20"/>
        </w:rPr>
        <w:lastRenderedPageBreak/>
        <w:t>completion of an academic degree is measured by three criteria:</w:t>
      </w:r>
    </w:p>
    <w:p w:rsidR="003E2973" w:rsidRPr="003E2973" w:rsidRDefault="003E2973" w:rsidP="00F56BDC">
      <w:pPr>
        <w:pStyle w:val="ListParagraph"/>
        <w:widowControl w:val="0"/>
        <w:numPr>
          <w:ilvl w:val="0"/>
          <w:numId w:val="45"/>
        </w:numPr>
        <w:autoSpaceDE w:val="0"/>
        <w:autoSpaceDN w:val="0"/>
        <w:adjustRightInd w:val="0"/>
        <w:spacing w:after="0" w:line="250" w:lineRule="auto"/>
        <w:ind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completing a minimum percentage of credit hours attempted each academic year (If a student only has 1 semester of attendance for the current academic yea</w:t>
      </w:r>
      <w:r w:rsidRPr="003E2973">
        <w:rPr>
          <w:rFonts w:ascii="Times New Roman" w:hAnsi="Times New Roman"/>
          <w:color w:val="000000" w:themeColor="text1"/>
          <w:spacing w:val="-8"/>
          <w:sz w:val="20"/>
          <w:szCs w:val="20"/>
        </w:rPr>
        <w:t>r</w:t>
      </w:r>
      <w:r w:rsidRPr="003E2973">
        <w:rPr>
          <w:rFonts w:ascii="Times New Roman" w:hAnsi="Times New Roman"/>
          <w:color w:val="000000" w:themeColor="text1"/>
          <w:sz w:val="20"/>
          <w:szCs w:val="20"/>
        </w:rPr>
        <w:t>, then the prior semester of attendance will be used to calculate the minimum percentage).</w:t>
      </w:r>
    </w:p>
    <w:p w:rsidR="003E2973" w:rsidRPr="003E2973" w:rsidRDefault="003E2973" w:rsidP="00F56BDC">
      <w:pPr>
        <w:pStyle w:val="ListParagraph"/>
        <w:widowControl w:val="0"/>
        <w:numPr>
          <w:ilvl w:val="0"/>
          <w:numId w:val="45"/>
        </w:numPr>
        <w:autoSpaceDE w:val="0"/>
        <w:autoSpaceDN w:val="0"/>
        <w:adjustRightInd w:val="0"/>
        <w:spacing w:after="0" w:line="250" w:lineRule="auto"/>
        <w:ind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 completing the requirements for their degree within a maximum number of hours.</w:t>
      </w:r>
    </w:p>
    <w:p w:rsidR="003E2973" w:rsidRPr="003E2973" w:rsidRDefault="003E2973" w:rsidP="00F56BDC">
      <w:pPr>
        <w:pStyle w:val="ListParagraph"/>
        <w:widowControl w:val="0"/>
        <w:numPr>
          <w:ilvl w:val="0"/>
          <w:numId w:val="45"/>
        </w:numPr>
        <w:autoSpaceDE w:val="0"/>
        <w:autoSpaceDN w:val="0"/>
        <w:adjustRightInd w:val="0"/>
        <w:spacing w:after="0" w:line="250" w:lineRule="auto"/>
        <w:ind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completing mandatory academic remediation coursework within a maximum of 30 attempted hours.</w:t>
      </w:r>
    </w:p>
    <w:p w:rsidR="003E2973" w:rsidRPr="003E2973"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u w:val="single"/>
        </w:rPr>
        <w:t xml:space="preserve">Minimum Percentage of Credit Hours Completion </w:t>
      </w:r>
    </w:p>
    <w:p w:rsidR="003E2973" w:rsidRPr="003E2973"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must successfully complete 67 percent of the courses for which they register each academic yea</w:t>
      </w:r>
      <w:r w:rsidRPr="003E2973">
        <w:rPr>
          <w:rFonts w:ascii="Times New Roman" w:hAnsi="Times New Roman"/>
          <w:color w:val="000000" w:themeColor="text1"/>
          <w:spacing w:val="-11"/>
          <w:sz w:val="20"/>
          <w:szCs w:val="20"/>
        </w:rPr>
        <w:t>r</w:t>
      </w:r>
      <w:r w:rsidRPr="003E2973">
        <w:rPr>
          <w:rFonts w:ascii="Times New Roman" w:hAnsi="Times New Roman"/>
          <w:color w:val="000000" w:themeColor="text1"/>
          <w:sz w:val="20"/>
          <w:szCs w:val="20"/>
        </w:rPr>
        <w:t>.</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The grades of</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 B, C, D and S count as successful completion of coursework. Students’</w:t>
      </w:r>
      <w:r w:rsidRPr="003E2973">
        <w:rPr>
          <w:rFonts w:ascii="Times New Roman" w:hAnsi="Times New Roman"/>
          <w:color w:val="000000" w:themeColor="text1"/>
          <w:spacing w:val="-15"/>
          <w:sz w:val="20"/>
          <w:szCs w:val="20"/>
        </w:rPr>
        <w:t xml:space="preserve"> </w:t>
      </w:r>
      <w:r w:rsidRPr="003E2973">
        <w:rPr>
          <w:rFonts w:ascii="Times New Roman" w:hAnsi="Times New Roman"/>
          <w:color w:val="000000" w:themeColor="text1"/>
          <w:sz w:val="20"/>
          <w:szCs w:val="20"/>
        </w:rPr>
        <w:t>completion rates will be reviewed at the end of the spring semester unless enrolling for the summer semeste</w:t>
      </w:r>
      <w:r w:rsidRPr="003E2973">
        <w:rPr>
          <w:rFonts w:ascii="Times New Roman" w:hAnsi="Times New Roman"/>
          <w:color w:val="000000" w:themeColor="text1"/>
          <w:spacing w:val="-11"/>
          <w:sz w:val="20"/>
          <w:szCs w:val="20"/>
        </w:rPr>
        <w:t>r</w:t>
      </w:r>
      <w:r w:rsidRPr="003E2973">
        <w:rPr>
          <w:rFonts w:ascii="Times New Roman" w:hAnsi="Times New Roman"/>
          <w:color w:val="000000" w:themeColor="text1"/>
          <w:sz w:val="20"/>
          <w:szCs w:val="20"/>
        </w:rPr>
        <w:t>.</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At the end of the spring semeste</w:t>
      </w:r>
      <w:r w:rsidRPr="003E2973">
        <w:rPr>
          <w:rFonts w:ascii="Times New Roman" w:hAnsi="Times New Roman"/>
          <w:color w:val="000000" w:themeColor="text1"/>
          <w:spacing w:val="-8"/>
          <w:sz w:val="20"/>
          <w:szCs w:val="20"/>
        </w:rPr>
        <w:t>r</w:t>
      </w:r>
      <w:r w:rsidRPr="003E2973">
        <w:rPr>
          <w:rFonts w:ascii="Times New Roman" w:hAnsi="Times New Roman"/>
          <w:color w:val="000000" w:themeColor="text1"/>
          <w:sz w:val="20"/>
          <w:szCs w:val="20"/>
        </w:rPr>
        <w:t>, those</w:t>
      </w:r>
      <w:r>
        <w:rPr>
          <w:rFonts w:ascii="Times New Roman" w:hAnsi="Times New Roman"/>
          <w:color w:val="000000" w:themeColor="text1"/>
          <w:sz w:val="20"/>
          <w:szCs w:val="20"/>
        </w:rPr>
        <w:t xml:space="preserve"> </w:t>
      </w:r>
      <w:r w:rsidRPr="003E2973">
        <w:rPr>
          <w:rFonts w:ascii="Times New Roman" w:hAnsi="Times New Roman"/>
          <w:color w:val="000000" w:themeColor="text1"/>
          <w:sz w:val="20"/>
          <w:szCs w:val="20"/>
        </w:rPr>
        <w:t>students who have not successfully completed 67 percent of their courses during the last two terms of enrollment will have their financial aid terminated e</w:t>
      </w:r>
      <w:r w:rsidRPr="003E2973">
        <w:rPr>
          <w:rFonts w:ascii="Times New Roman" w:hAnsi="Times New Roman"/>
          <w:color w:val="000000" w:themeColor="text1"/>
          <w:spacing w:val="-4"/>
          <w:sz w:val="20"/>
          <w:szCs w:val="20"/>
        </w:rPr>
        <w:t>f</w:t>
      </w:r>
      <w:r w:rsidRPr="003E2973">
        <w:rPr>
          <w:rFonts w:ascii="Times New Roman" w:hAnsi="Times New Roman"/>
          <w:color w:val="000000" w:themeColor="text1"/>
          <w:sz w:val="20"/>
          <w:szCs w:val="20"/>
        </w:rPr>
        <w:t>fective the next fall semeste</w:t>
      </w:r>
      <w:r w:rsidRPr="003E2973">
        <w:rPr>
          <w:rFonts w:ascii="Times New Roman" w:hAnsi="Times New Roman"/>
          <w:color w:val="000000" w:themeColor="text1"/>
          <w:spacing w:val="-11"/>
          <w:sz w:val="20"/>
          <w:szCs w:val="20"/>
        </w:rPr>
        <w:t>r</w:t>
      </w:r>
      <w:r w:rsidRPr="003E2973">
        <w:rPr>
          <w:rFonts w:ascii="Times New Roman" w:hAnsi="Times New Roman"/>
          <w:color w:val="000000" w:themeColor="text1"/>
          <w:sz w:val="20"/>
          <w:szCs w:val="20"/>
        </w:rPr>
        <w:t>. Students starting spring semester will not be reviewed until the following</w:t>
      </w:r>
      <w:r>
        <w:rPr>
          <w:rFonts w:ascii="Times New Roman" w:hAnsi="Times New Roman"/>
          <w:color w:val="000000" w:themeColor="text1"/>
          <w:sz w:val="20"/>
          <w:szCs w:val="20"/>
        </w:rPr>
        <w:t xml:space="preserve"> </w:t>
      </w:r>
      <w:r w:rsidRPr="003E2973">
        <w:rPr>
          <w:rFonts w:ascii="Times New Roman" w:hAnsi="Times New Roman"/>
          <w:color w:val="000000" w:themeColor="text1"/>
          <w:sz w:val="20"/>
          <w:szCs w:val="20"/>
        </w:rPr>
        <w:t>spring semeste</w:t>
      </w:r>
      <w:r w:rsidRPr="003E2973">
        <w:rPr>
          <w:rFonts w:ascii="Times New Roman" w:hAnsi="Times New Roman"/>
          <w:color w:val="000000" w:themeColor="text1"/>
          <w:spacing w:val="-8"/>
          <w:sz w:val="20"/>
          <w:szCs w:val="20"/>
        </w:rPr>
        <w:t>r</w:t>
      </w:r>
      <w:r w:rsidRPr="003E2973">
        <w:rPr>
          <w:rFonts w:ascii="Times New Roman" w:hAnsi="Times New Roman"/>
          <w:color w:val="000000" w:themeColor="text1"/>
          <w:sz w:val="20"/>
          <w:szCs w:val="20"/>
        </w:rPr>
        <w:t>, which will allow the students at least two semesters to prove themselves eligible for financial aid. Repeated courses will count as hours attempted.</w:t>
      </w:r>
    </w:p>
    <w:p w:rsidR="003E2973" w:rsidRPr="003E2973"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u w:val="single"/>
        </w:rPr>
        <w:t>Maximum</w:t>
      </w:r>
      <w:r w:rsidRPr="003E2973">
        <w:rPr>
          <w:rFonts w:ascii="Times New Roman" w:hAnsi="Times New Roman"/>
          <w:color w:val="000000" w:themeColor="text1"/>
          <w:spacing w:val="-4"/>
          <w:sz w:val="20"/>
          <w:szCs w:val="20"/>
          <w:u w:val="single"/>
        </w:rPr>
        <w:t xml:space="preserve"> </w:t>
      </w:r>
      <w:r w:rsidRPr="003E2973">
        <w:rPr>
          <w:rFonts w:ascii="Times New Roman" w:hAnsi="Times New Roman"/>
          <w:color w:val="000000" w:themeColor="text1"/>
          <w:spacing w:val="-7"/>
          <w:sz w:val="20"/>
          <w:szCs w:val="20"/>
          <w:u w:val="single"/>
        </w:rPr>
        <w:t>T</w:t>
      </w:r>
      <w:r w:rsidRPr="003E2973">
        <w:rPr>
          <w:rFonts w:ascii="Times New Roman" w:hAnsi="Times New Roman"/>
          <w:color w:val="000000" w:themeColor="text1"/>
          <w:sz w:val="20"/>
          <w:szCs w:val="20"/>
          <w:u w:val="single"/>
        </w:rPr>
        <w:t xml:space="preserve">ime Frame Completion </w:t>
      </w:r>
    </w:p>
    <w:p w:rsidR="003E2973" w:rsidRPr="003E2973"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The maximum number of hours (time frame) allowed is 150% or the number of semester hours required to earn a degree.   For example at</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Albany State Universit</w:t>
      </w:r>
      <w:r w:rsidRPr="003E2973">
        <w:rPr>
          <w:rFonts w:ascii="Times New Roman" w:hAnsi="Times New Roman"/>
          <w:color w:val="000000" w:themeColor="text1"/>
          <w:spacing w:val="-13"/>
          <w:sz w:val="20"/>
          <w:szCs w:val="20"/>
        </w:rPr>
        <w:t>y</w:t>
      </w:r>
      <w:r w:rsidRPr="003E2973">
        <w:rPr>
          <w:rFonts w:ascii="Times New Roman" w:hAnsi="Times New Roman"/>
          <w:color w:val="000000" w:themeColor="text1"/>
          <w:sz w:val="20"/>
          <w:szCs w:val="20"/>
        </w:rPr>
        <w:t>, the average degree requires 120 to 127 hours for completion and the average graduate degree</w:t>
      </w:r>
      <w:r>
        <w:rPr>
          <w:rFonts w:ascii="Times New Roman" w:hAnsi="Times New Roman"/>
          <w:color w:val="000000" w:themeColor="text1"/>
          <w:sz w:val="20"/>
          <w:szCs w:val="20"/>
        </w:rPr>
        <w:t xml:space="preserve"> </w:t>
      </w:r>
      <w:r w:rsidRPr="003E2973">
        <w:rPr>
          <w:rFonts w:ascii="Times New Roman" w:hAnsi="Times New Roman"/>
          <w:color w:val="000000" w:themeColor="text1"/>
          <w:sz w:val="20"/>
          <w:szCs w:val="20"/>
        </w:rPr>
        <w:t>requires 36 hours for completion; therefore students may not receive financial aid after</w:t>
      </w:r>
      <w:r>
        <w:rPr>
          <w:rFonts w:ascii="Times New Roman" w:hAnsi="Times New Roman"/>
          <w:color w:val="000000" w:themeColor="text1"/>
          <w:sz w:val="20"/>
          <w:szCs w:val="20"/>
        </w:rPr>
        <w:t xml:space="preserve"> </w:t>
      </w:r>
      <w:r w:rsidRPr="003E2973">
        <w:rPr>
          <w:rFonts w:ascii="Times New Roman" w:hAnsi="Times New Roman"/>
          <w:color w:val="000000" w:themeColor="text1"/>
          <w:sz w:val="20"/>
          <w:szCs w:val="20"/>
        </w:rPr>
        <w:t>they have attempted 190 semester hours (unde</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graduate) and 54 semester hours (graduate).</w:t>
      </w:r>
      <w:r w:rsidRPr="003E2973">
        <w:rPr>
          <w:rFonts w:ascii="Times New Roman" w:hAnsi="Times New Roman"/>
          <w:color w:val="000000" w:themeColor="text1"/>
          <w:spacing w:val="47"/>
          <w:sz w:val="20"/>
          <w:szCs w:val="20"/>
        </w:rPr>
        <w:t xml:space="preserve"> </w:t>
      </w:r>
      <w:r w:rsidRPr="003E2973">
        <w:rPr>
          <w:rFonts w:ascii="Times New Roman" w:hAnsi="Times New Roman"/>
          <w:color w:val="000000" w:themeColor="text1"/>
          <w:sz w:val="20"/>
          <w:szCs w:val="20"/>
        </w:rPr>
        <w:t>The first 30 semester hours of Learning Support and Regents courses combined are not counted in the maximum number of hours.</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7"/>
          <w:sz w:val="20"/>
          <w:szCs w:val="20"/>
        </w:rPr>
        <w:t>T</w:t>
      </w:r>
      <w:r w:rsidRPr="003E2973">
        <w:rPr>
          <w:rFonts w:ascii="Times New Roman" w:hAnsi="Times New Roman"/>
          <w:color w:val="000000" w:themeColor="text1"/>
          <w:sz w:val="20"/>
          <w:szCs w:val="20"/>
        </w:rPr>
        <w:t>ransfer credits are counted in the maximum number of hours.</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The purpose of student financial aid is to assist students in earning a degree.   Students who have earned enough hours to complete degree requirements are no longer eligible to receive financial aid.</w:t>
      </w:r>
      <w:r>
        <w:rPr>
          <w:rFonts w:ascii="Times New Roman" w:hAnsi="Times New Roman"/>
          <w:color w:val="000000" w:themeColor="text1"/>
          <w:sz w:val="20"/>
          <w:szCs w:val="20"/>
        </w:rPr>
        <w:t xml:space="preserve"> </w:t>
      </w:r>
      <w:r w:rsidRPr="003E2973">
        <w:rPr>
          <w:rFonts w:ascii="Times New Roman" w:hAnsi="Times New Roman"/>
          <w:color w:val="000000" w:themeColor="text1"/>
          <w:sz w:val="20"/>
          <w:szCs w:val="20"/>
        </w:rPr>
        <w:t>Students who change majors or degree programs may reach their eligibility limits for receiving financial aid before obtaining a degree. Students who elect to change majors or degree programs should do so early to avoid jeopardizing eligibility for financial aid.</w:t>
      </w:r>
    </w:p>
    <w:p w:rsidR="003E2973" w:rsidRPr="003E2973"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u w:val="single"/>
        </w:rPr>
        <w:t>Other Conditions Governing SAP</w:t>
      </w:r>
      <w:r w:rsidRPr="003E2973">
        <w:rPr>
          <w:rFonts w:ascii="Times New Roman" w:hAnsi="Times New Roman"/>
          <w:color w:val="000000" w:themeColor="text1"/>
          <w:spacing w:val="-8"/>
          <w:sz w:val="20"/>
          <w:szCs w:val="20"/>
          <w:u w:val="single"/>
        </w:rPr>
        <w:t xml:space="preserve"> </w:t>
      </w:r>
      <w:r w:rsidRPr="003E2973">
        <w:rPr>
          <w:rFonts w:ascii="Times New Roman" w:hAnsi="Times New Roman"/>
          <w:color w:val="000000" w:themeColor="text1"/>
          <w:sz w:val="20"/>
          <w:szCs w:val="20"/>
          <w:u w:val="single"/>
        </w:rPr>
        <w:t xml:space="preserve">Progress </w:t>
      </w:r>
    </w:p>
    <w:p w:rsidR="003E2973" w:rsidRPr="003E2973"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 xml:space="preserve">All credit hours attempted during each term in which a student is enrolled will count to- ward the maximum time frame and minimum credit hours of completion. </w:t>
      </w:r>
      <w:r w:rsidRPr="003E2973">
        <w:rPr>
          <w:rFonts w:ascii="Times New Roman" w:hAnsi="Times New Roman"/>
          <w:color w:val="000000" w:themeColor="text1"/>
          <w:spacing w:val="39"/>
          <w:sz w:val="20"/>
          <w:szCs w:val="20"/>
        </w:rPr>
        <w:t xml:space="preserve"> </w:t>
      </w:r>
      <w:r w:rsidRPr="003E2973">
        <w:rPr>
          <w:rFonts w:ascii="Times New Roman" w:hAnsi="Times New Roman"/>
          <w:color w:val="000000" w:themeColor="text1"/>
          <w:sz w:val="20"/>
          <w:szCs w:val="20"/>
        </w:rPr>
        <w:t>A</w:t>
      </w:r>
      <w:r w:rsidRPr="003E2973">
        <w:rPr>
          <w:rFonts w:ascii="Times New Roman" w:hAnsi="Times New Roman"/>
          <w:color w:val="000000" w:themeColor="text1"/>
          <w:spacing w:val="39"/>
          <w:sz w:val="20"/>
          <w:szCs w:val="20"/>
        </w:rPr>
        <w:t xml:space="preserve"> </w:t>
      </w:r>
      <w:r w:rsidRPr="003E2973">
        <w:rPr>
          <w:rFonts w:ascii="Times New Roman" w:hAnsi="Times New Roman"/>
          <w:color w:val="000000" w:themeColor="text1"/>
          <w:sz w:val="20"/>
          <w:szCs w:val="20"/>
        </w:rPr>
        <w:t>student is considered enrolled based on the number of credit hours registered after published drop/add</w:t>
      </w:r>
      <w:r>
        <w:rPr>
          <w:rFonts w:ascii="Times New Roman" w:hAnsi="Times New Roman"/>
          <w:color w:val="000000" w:themeColor="text1"/>
          <w:sz w:val="20"/>
          <w:szCs w:val="20"/>
        </w:rPr>
        <w:t xml:space="preserve"> </w:t>
      </w:r>
      <w:r w:rsidRPr="003E2973">
        <w:rPr>
          <w:rFonts w:ascii="Times New Roman" w:hAnsi="Times New Roman"/>
          <w:color w:val="000000" w:themeColor="text1"/>
          <w:sz w:val="20"/>
          <w:szCs w:val="20"/>
        </w:rPr>
        <w:t xml:space="preserve">period of each academic term. </w:t>
      </w:r>
      <w:r w:rsidRPr="003E2973">
        <w:rPr>
          <w:rFonts w:ascii="Times New Roman" w:hAnsi="Times New Roman"/>
          <w:color w:val="000000" w:themeColor="text1"/>
          <w:spacing w:val="50"/>
          <w:sz w:val="20"/>
          <w:szCs w:val="20"/>
        </w:rPr>
        <w:t xml:space="preserve"> </w:t>
      </w:r>
      <w:r w:rsidRPr="003E2973">
        <w:rPr>
          <w:rFonts w:ascii="Times New Roman" w:hAnsi="Times New Roman"/>
          <w:color w:val="000000" w:themeColor="text1"/>
          <w:sz w:val="20"/>
          <w:szCs w:val="20"/>
        </w:rPr>
        <w:t>Students who drop courses or completely withdraw from the University during the 100 percent refund (drop/add) period will not have those hours considered in determining total hours registered.</w:t>
      </w:r>
    </w:p>
    <w:p w:rsidR="003E2973" w:rsidRPr="003E2973"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who drop courses or completely withdraw from the University after the 100 percent refund period will have those hours considered in determining total hours registered, which will count toward the maximum time frame calculation.</w:t>
      </w:r>
    </w:p>
    <w:p w:rsidR="003E2973" w:rsidRPr="003E2973" w:rsidRDefault="003E2973" w:rsidP="003E2973">
      <w:pPr>
        <w:widowControl w:val="0"/>
        <w:autoSpaceDE w:val="0"/>
        <w:autoSpaceDN w:val="0"/>
        <w:adjustRightInd w:val="0"/>
        <w:spacing w:after="0"/>
        <w:ind w:left="720" w:right="180" w:firstLine="360"/>
        <w:jc w:val="both"/>
        <w:rPr>
          <w:rFonts w:ascii="Times New Roman" w:hAnsi="Times New Roman"/>
          <w:color w:val="000000" w:themeColor="text1"/>
          <w:sz w:val="20"/>
          <w:szCs w:val="20"/>
        </w:rPr>
      </w:pPr>
      <w:r w:rsidRPr="003E2973">
        <w:rPr>
          <w:rFonts w:ascii="Times New Roman" w:hAnsi="Times New Roman"/>
          <w:color w:val="000000" w:themeColor="text1"/>
          <w:spacing w:val="-7"/>
          <w:sz w:val="20"/>
          <w:szCs w:val="20"/>
        </w:rPr>
        <w:t>T</w:t>
      </w:r>
      <w:r w:rsidRPr="003E2973">
        <w:rPr>
          <w:rFonts w:ascii="Times New Roman" w:hAnsi="Times New Roman"/>
          <w:color w:val="000000" w:themeColor="text1"/>
          <w:sz w:val="20"/>
          <w:szCs w:val="20"/>
        </w:rPr>
        <w:t xml:space="preserve">ransfer credits are counted in the maximum number of hours. </w:t>
      </w:r>
      <w:r w:rsidRPr="003E2973">
        <w:rPr>
          <w:rFonts w:ascii="Times New Roman" w:hAnsi="Times New Roman"/>
          <w:color w:val="000000" w:themeColor="text1"/>
          <w:spacing w:val="46"/>
          <w:sz w:val="20"/>
          <w:szCs w:val="20"/>
        </w:rPr>
        <w:t xml:space="preserve"> </w:t>
      </w:r>
      <w:r w:rsidRPr="003E2973">
        <w:rPr>
          <w:rFonts w:ascii="Times New Roman" w:hAnsi="Times New Roman"/>
          <w:color w:val="000000" w:themeColor="text1"/>
          <w:spacing w:val="-7"/>
          <w:sz w:val="20"/>
          <w:szCs w:val="20"/>
        </w:rPr>
        <w:t>T</w:t>
      </w:r>
      <w:r w:rsidRPr="003E2973">
        <w:rPr>
          <w:rFonts w:ascii="Times New Roman" w:hAnsi="Times New Roman"/>
          <w:color w:val="000000" w:themeColor="text1"/>
          <w:sz w:val="20"/>
          <w:szCs w:val="20"/>
        </w:rPr>
        <w:t>ransfer grades</w:t>
      </w:r>
      <w:r>
        <w:rPr>
          <w:rFonts w:ascii="Times New Roman" w:hAnsi="Times New Roman"/>
          <w:color w:val="000000" w:themeColor="text1"/>
          <w:sz w:val="20"/>
          <w:szCs w:val="20"/>
        </w:rPr>
        <w:t xml:space="preserve"> </w:t>
      </w:r>
      <w:r w:rsidRPr="003E2973">
        <w:rPr>
          <w:rFonts w:ascii="Times New Roman" w:hAnsi="Times New Roman"/>
          <w:color w:val="000000" w:themeColor="text1"/>
          <w:sz w:val="20"/>
          <w:szCs w:val="20"/>
        </w:rPr>
        <w:t>are not counted when evaluating SA</w:t>
      </w:r>
      <w:r w:rsidRPr="003E2973">
        <w:rPr>
          <w:rFonts w:ascii="Times New Roman" w:hAnsi="Times New Roman"/>
          <w:color w:val="000000" w:themeColor="text1"/>
          <w:spacing w:val="-22"/>
          <w:sz w:val="20"/>
          <w:szCs w:val="20"/>
        </w:rPr>
        <w:t>P</w:t>
      </w:r>
      <w:r w:rsidRPr="003E2973">
        <w:rPr>
          <w:rFonts w:ascii="Times New Roman" w:hAnsi="Times New Roman"/>
          <w:color w:val="000000" w:themeColor="text1"/>
          <w:sz w:val="20"/>
          <w:szCs w:val="20"/>
        </w:rPr>
        <w:t>.   Repeated courses will count in the calculation of at- tempted hours. (The grade earned when the last grade is received for a course is the only grade that counts toward the grade-point average (qualitative measurement).</w:t>
      </w:r>
    </w:p>
    <w:p w:rsidR="003E2973" w:rsidRPr="003E2973"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enrolled in learning support and Regents’</w:t>
      </w:r>
      <w:r w:rsidRPr="003E2973">
        <w:rPr>
          <w:rFonts w:ascii="Times New Roman" w:hAnsi="Times New Roman"/>
          <w:color w:val="000000" w:themeColor="text1"/>
          <w:spacing w:val="-15"/>
          <w:sz w:val="20"/>
          <w:szCs w:val="20"/>
        </w:rPr>
        <w:t xml:space="preserve"> </w:t>
      </w:r>
      <w:r w:rsidRPr="003E2973">
        <w:rPr>
          <w:rFonts w:ascii="Times New Roman" w:hAnsi="Times New Roman"/>
          <w:color w:val="000000" w:themeColor="text1"/>
          <w:sz w:val="20"/>
          <w:szCs w:val="20"/>
        </w:rPr>
        <w:t>courses will have their first 30 credit hours of learning support or Regents’</w:t>
      </w:r>
      <w:r w:rsidRPr="003E2973">
        <w:rPr>
          <w:rFonts w:ascii="Times New Roman" w:hAnsi="Times New Roman"/>
          <w:color w:val="000000" w:themeColor="text1"/>
          <w:spacing w:val="-15"/>
          <w:sz w:val="20"/>
          <w:szCs w:val="20"/>
        </w:rPr>
        <w:t xml:space="preserve"> </w:t>
      </w:r>
      <w:r w:rsidRPr="003E2973">
        <w:rPr>
          <w:rFonts w:ascii="Times New Roman" w:hAnsi="Times New Roman"/>
          <w:color w:val="000000" w:themeColor="text1"/>
          <w:sz w:val="20"/>
          <w:szCs w:val="20"/>
        </w:rPr>
        <w:t>course work excluded from the maximum time frame calculation. Learning support and Regents’</w:t>
      </w:r>
      <w:r w:rsidRPr="003E2973">
        <w:rPr>
          <w:rFonts w:ascii="Times New Roman" w:hAnsi="Times New Roman"/>
          <w:color w:val="000000" w:themeColor="text1"/>
          <w:spacing w:val="-15"/>
          <w:sz w:val="20"/>
          <w:szCs w:val="20"/>
        </w:rPr>
        <w:t xml:space="preserve"> </w:t>
      </w:r>
      <w:r w:rsidRPr="003E2973">
        <w:rPr>
          <w:rFonts w:ascii="Times New Roman" w:hAnsi="Times New Roman"/>
          <w:color w:val="000000" w:themeColor="text1"/>
          <w:sz w:val="20"/>
          <w:szCs w:val="20"/>
        </w:rPr>
        <w:t>credit hours in excess of 30 credit hours will be included in the calculation of the maximum time frame and the required minimum (67 pe</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 cent) percentage of the credit hour completion.</w:t>
      </w:r>
    </w:p>
    <w:p w:rsidR="003E2973" w:rsidRPr="003E2973"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who change majors or degree programs may reach their maximum time frame for receiving financial aid before obtaining a degree.   Students who elect to change majors or degree programs should do so early to avoid jeopardizing eligibility for financial aid.</w:t>
      </w:r>
    </w:p>
    <w:p w:rsidR="003E2973" w:rsidRPr="003E2973" w:rsidRDefault="003E2973" w:rsidP="003E2973">
      <w:pPr>
        <w:widowControl w:val="0"/>
        <w:autoSpaceDE w:val="0"/>
        <w:autoSpaceDN w:val="0"/>
        <w:adjustRightInd w:val="0"/>
        <w:spacing w:after="0" w:line="250" w:lineRule="auto"/>
        <w:ind w:left="72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Grades of</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 xml:space="preserve">A, B, C, D or S count as successful completion of a course.   Grades of </w:t>
      </w:r>
      <w:r w:rsidRPr="003E2973">
        <w:rPr>
          <w:rFonts w:ascii="Times New Roman" w:hAnsi="Times New Roman"/>
          <w:color w:val="000000" w:themeColor="text1"/>
          <w:spacing w:val="-16"/>
          <w:sz w:val="20"/>
          <w:szCs w:val="20"/>
        </w:rPr>
        <w:t>F</w:t>
      </w:r>
      <w:r w:rsidRPr="003E2973">
        <w:rPr>
          <w:rFonts w:ascii="Times New Roman" w:hAnsi="Times New Roman"/>
          <w:color w:val="000000" w:themeColor="text1"/>
          <w:sz w:val="20"/>
          <w:szCs w:val="20"/>
        </w:rPr>
        <w:t>, I, I</w:t>
      </w:r>
      <w:r w:rsidRPr="003E2973">
        <w:rPr>
          <w:rFonts w:ascii="Times New Roman" w:hAnsi="Times New Roman"/>
          <w:color w:val="000000" w:themeColor="text1"/>
          <w:spacing w:val="-22"/>
          <w:sz w:val="20"/>
          <w:szCs w:val="20"/>
        </w:rPr>
        <w:t>P</w:t>
      </w:r>
      <w:r w:rsidRPr="003E2973">
        <w:rPr>
          <w:rFonts w:ascii="Times New Roman" w:hAnsi="Times New Roman"/>
          <w:color w:val="000000" w:themeColor="text1"/>
          <w:sz w:val="20"/>
          <w:szCs w:val="20"/>
        </w:rPr>
        <w:t>,</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pacing w:val="-18"/>
          <w:sz w:val="20"/>
          <w:szCs w:val="20"/>
        </w:rPr>
        <w:t>W</w:t>
      </w:r>
      <w:r w:rsidRPr="003E2973">
        <w:rPr>
          <w:rFonts w:ascii="Times New Roman" w:hAnsi="Times New Roman"/>
          <w:color w:val="000000" w:themeColor="text1"/>
          <w:sz w:val="20"/>
          <w:szCs w:val="20"/>
        </w:rPr>
        <w:t>,</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W</w:t>
      </w:r>
      <w:r w:rsidRPr="003E2973">
        <w:rPr>
          <w:rFonts w:ascii="Times New Roman" w:hAnsi="Times New Roman"/>
          <w:color w:val="000000" w:themeColor="text1"/>
          <w:spacing w:val="-16"/>
          <w:sz w:val="20"/>
          <w:szCs w:val="20"/>
        </w:rPr>
        <w:t>F</w:t>
      </w:r>
      <w:r w:rsidRPr="003E2973">
        <w:rPr>
          <w:rFonts w:ascii="Times New Roman" w:hAnsi="Times New Roman"/>
          <w:color w:val="000000" w:themeColor="text1"/>
          <w:sz w:val="20"/>
          <w:szCs w:val="20"/>
        </w:rPr>
        <w:t>, U or</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Audit do not count as successful completion of a course.</w:t>
      </w:r>
    </w:p>
    <w:p w:rsidR="003E2973" w:rsidRPr="003E2973"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u w:val="single"/>
        </w:rPr>
        <w:t>Mandatory</w:t>
      </w:r>
      <w:r w:rsidRPr="003E2973">
        <w:rPr>
          <w:rFonts w:ascii="Times New Roman" w:hAnsi="Times New Roman"/>
          <w:color w:val="000000" w:themeColor="text1"/>
          <w:spacing w:val="-11"/>
          <w:sz w:val="20"/>
          <w:szCs w:val="20"/>
          <w:u w:val="single"/>
        </w:rPr>
        <w:t xml:space="preserve"> </w:t>
      </w:r>
      <w:r w:rsidRPr="003E2973">
        <w:rPr>
          <w:rFonts w:ascii="Times New Roman" w:hAnsi="Times New Roman"/>
          <w:color w:val="000000" w:themeColor="text1"/>
          <w:sz w:val="20"/>
          <w:szCs w:val="20"/>
          <w:u w:val="single"/>
        </w:rPr>
        <w:t xml:space="preserve">Academic Remediation Coursework </w:t>
      </w:r>
    </w:p>
    <w:p w:rsidR="003E2973" w:rsidRPr="003E2973"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enrolled in Learning Support and/or Regents’</w:t>
      </w:r>
      <w:r w:rsidRPr="003E2973">
        <w:rPr>
          <w:rFonts w:ascii="Times New Roman" w:hAnsi="Times New Roman"/>
          <w:color w:val="000000" w:themeColor="text1"/>
          <w:spacing w:val="-15"/>
          <w:sz w:val="20"/>
          <w:szCs w:val="20"/>
        </w:rPr>
        <w:t xml:space="preserve"> </w:t>
      </w:r>
      <w:r w:rsidRPr="003E2973">
        <w:rPr>
          <w:rFonts w:ascii="Times New Roman" w:hAnsi="Times New Roman"/>
          <w:color w:val="000000" w:themeColor="text1"/>
          <w:sz w:val="20"/>
          <w:szCs w:val="20"/>
        </w:rPr>
        <w:t>courses are eligible to receive financial aid for a maximum of 30 hours of academic credit.   If these courses must be taken beyond 30 hours of academic credit, students must enroll at their own expense. If an appeal is granted through the appeal process, then the student may receive financial aid to cover the</w:t>
      </w:r>
      <w:r>
        <w:rPr>
          <w:rFonts w:ascii="Times New Roman" w:hAnsi="Times New Roman"/>
          <w:color w:val="000000" w:themeColor="text1"/>
          <w:sz w:val="20"/>
          <w:szCs w:val="20"/>
        </w:rPr>
        <w:t xml:space="preserve"> </w:t>
      </w:r>
      <w:r w:rsidRPr="003E2973">
        <w:rPr>
          <w:rFonts w:ascii="Times New Roman" w:hAnsi="Times New Roman"/>
          <w:color w:val="000000" w:themeColor="text1"/>
          <w:sz w:val="20"/>
          <w:szCs w:val="20"/>
        </w:rPr>
        <w:t>cost of the remedial classes.</w:t>
      </w:r>
    </w:p>
    <w:p w:rsidR="003E2973" w:rsidRPr="003E2973" w:rsidRDefault="003E2973" w:rsidP="003E2973">
      <w:pPr>
        <w:widowControl w:val="0"/>
        <w:autoSpaceDE w:val="0"/>
        <w:autoSpaceDN w:val="0"/>
        <w:adjustRightInd w:val="0"/>
        <w:spacing w:before="10" w:after="0" w:line="250" w:lineRule="auto"/>
        <w:ind w:left="72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Learning Support students’</w:t>
      </w:r>
      <w:r w:rsidRPr="003E2973">
        <w:rPr>
          <w:rFonts w:ascii="Times New Roman" w:hAnsi="Times New Roman"/>
          <w:color w:val="000000" w:themeColor="text1"/>
          <w:spacing w:val="-15"/>
          <w:sz w:val="20"/>
          <w:szCs w:val="20"/>
        </w:rPr>
        <w:t xml:space="preserve"> </w:t>
      </w:r>
      <w:r w:rsidRPr="003E2973">
        <w:rPr>
          <w:rFonts w:ascii="Times New Roman" w:hAnsi="Times New Roman"/>
          <w:color w:val="000000" w:themeColor="text1"/>
          <w:sz w:val="20"/>
          <w:szCs w:val="20"/>
        </w:rPr>
        <w:t>SAP</w:t>
      </w:r>
      <w:r w:rsidRPr="003E2973">
        <w:rPr>
          <w:rFonts w:ascii="Times New Roman" w:hAnsi="Times New Roman"/>
          <w:color w:val="000000" w:themeColor="text1"/>
          <w:spacing w:val="-8"/>
          <w:sz w:val="20"/>
          <w:szCs w:val="20"/>
        </w:rPr>
        <w:t xml:space="preserve"> </w:t>
      </w:r>
      <w:r w:rsidRPr="003E2973">
        <w:rPr>
          <w:rFonts w:ascii="Times New Roman" w:hAnsi="Times New Roman"/>
          <w:color w:val="000000" w:themeColor="text1"/>
          <w:sz w:val="20"/>
          <w:szCs w:val="20"/>
        </w:rPr>
        <w:t>will begin at the evaluation period following the students’ successful completion of the Learning Support Program.</w:t>
      </w:r>
    </w:p>
    <w:p w:rsidR="003E2973" w:rsidRPr="003E2973" w:rsidRDefault="003E2973" w:rsidP="003E2973">
      <w:pPr>
        <w:widowControl w:val="0"/>
        <w:autoSpaceDE w:val="0"/>
        <w:autoSpaceDN w:val="0"/>
        <w:adjustRightInd w:val="0"/>
        <w:spacing w:after="0"/>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u w:val="single"/>
        </w:rPr>
        <w:t>Reinstatement of Financial</w:t>
      </w:r>
      <w:r w:rsidRPr="003E2973">
        <w:rPr>
          <w:rFonts w:ascii="Times New Roman" w:hAnsi="Times New Roman"/>
          <w:color w:val="000000" w:themeColor="text1"/>
          <w:spacing w:val="-11"/>
          <w:sz w:val="20"/>
          <w:szCs w:val="20"/>
          <w:u w:val="single"/>
        </w:rPr>
        <w:t xml:space="preserve"> </w:t>
      </w:r>
      <w:r w:rsidRPr="003E2973">
        <w:rPr>
          <w:rFonts w:ascii="Times New Roman" w:hAnsi="Times New Roman"/>
          <w:color w:val="000000" w:themeColor="text1"/>
          <w:sz w:val="20"/>
          <w:szCs w:val="20"/>
          <w:u w:val="single"/>
        </w:rPr>
        <w:t xml:space="preserve">Aid </w:t>
      </w:r>
    </w:p>
    <w:p w:rsidR="003E2973" w:rsidRPr="003E2973" w:rsidRDefault="003E2973" w:rsidP="003E2973">
      <w:pPr>
        <w:widowControl w:val="0"/>
        <w:autoSpaceDE w:val="0"/>
        <w:autoSpaceDN w:val="0"/>
        <w:adjustRightInd w:val="0"/>
        <w:spacing w:before="10" w:after="0"/>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Students may apply for reinstatement of financial aid by achieving one of the following:</w:t>
      </w:r>
    </w:p>
    <w:p w:rsidR="003E2973" w:rsidRPr="003E2973" w:rsidRDefault="003E2973" w:rsidP="00F56BDC">
      <w:pPr>
        <w:pStyle w:val="ListParagraph"/>
        <w:widowControl w:val="0"/>
        <w:numPr>
          <w:ilvl w:val="0"/>
          <w:numId w:val="46"/>
        </w:numPr>
        <w:autoSpaceDE w:val="0"/>
        <w:autoSpaceDN w:val="0"/>
        <w:adjustRightInd w:val="0"/>
        <w:spacing w:before="10" w:after="0" w:line="250" w:lineRule="auto"/>
        <w:ind w:left="1350"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Completing 6 or more semester hours at their own expense with a minimum semester grade- point average of 2.50 (unde</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graduate) and 3.0 (graduate) at</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Albany State Universit</w:t>
      </w:r>
      <w:r w:rsidRPr="003E2973">
        <w:rPr>
          <w:rFonts w:ascii="Times New Roman" w:hAnsi="Times New Roman"/>
          <w:color w:val="000000" w:themeColor="text1"/>
          <w:spacing w:val="-13"/>
          <w:sz w:val="20"/>
          <w:szCs w:val="20"/>
        </w:rPr>
        <w:t>y</w:t>
      </w:r>
      <w:r w:rsidRPr="003E2973">
        <w:rPr>
          <w:rFonts w:ascii="Times New Roman" w:hAnsi="Times New Roman"/>
          <w:color w:val="000000" w:themeColor="text1"/>
          <w:sz w:val="20"/>
          <w:szCs w:val="20"/>
        </w:rPr>
        <w:t>. Unde</w:t>
      </w:r>
      <w:r w:rsidRPr="003E2973">
        <w:rPr>
          <w:rFonts w:ascii="Times New Roman" w:hAnsi="Times New Roman"/>
          <w:color w:val="000000" w:themeColor="text1"/>
          <w:spacing w:val="-4"/>
          <w:sz w:val="20"/>
          <w:szCs w:val="20"/>
        </w:rPr>
        <w:t>r</w:t>
      </w:r>
      <w:r w:rsidRPr="003E2973">
        <w:rPr>
          <w:rFonts w:ascii="Times New Roman" w:hAnsi="Times New Roman"/>
          <w:color w:val="000000" w:themeColor="text1"/>
          <w:sz w:val="20"/>
          <w:szCs w:val="20"/>
        </w:rPr>
        <w:t xml:space="preserve">- graduate students enrolling </w:t>
      </w:r>
      <w:r w:rsidRPr="003E2973">
        <w:rPr>
          <w:rFonts w:ascii="Times New Roman" w:hAnsi="Times New Roman"/>
          <w:color w:val="000000" w:themeColor="text1"/>
          <w:sz w:val="20"/>
          <w:szCs w:val="20"/>
        </w:rPr>
        <w:lastRenderedPageBreak/>
        <w:t>for 3-5 semester hours must earn a minimum semester</w:t>
      </w:r>
      <w:r>
        <w:rPr>
          <w:rFonts w:ascii="Times New Roman" w:hAnsi="Times New Roman"/>
          <w:color w:val="000000" w:themeColor="text1"/>
          <w:sz w:val="20"/>
          <w:szCs w:val="20"/>
        </w:rPr>
        <w:t xml:space="preserve"> </w:t>
      </w:r>
      <w:r w:rsidRPr="003E2973">
        <w:rPr>
          <w:rFonts w:ascii="Times New Roman" w:hAnsi="Times New Roman"/>
          <w:color w:val="000000" w:themeColor="text1"/>
          <w:sz w:val="20"/>
          <w:szCs w:val="20"/>
        </w:rPr>
        <w:t>grade-point average of 3.0. Grades will be reviewed at the end of the next evaluation pe- riod.</w:t>
      </w:r>
    </w:p>
    <w:p w:rsidR="003E2973" w:rsidRPr="003E2973" w:rsidRDefault="003E2973" w:rsidP="00F56BDC">
      <w:pPr>
        <w:pStyle w:val="ListParagraph"/>
        <w:widowControl w:val="0"/>
        <w:numPr>
          <w:ilvl w:val="0"/>
          <w:numId w:val="46"/>
        </w:numPr>
        <w:autoSpaceDE w:val="0"/>
        <w:autoSpaceDN w:val="0"/>
        <w:adjustRightInd w:val="0"/>
        <w:spacing w:after="0" w:line="250" w:lineRule="auto"/>
        <w:ind w:left="1350"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Readmitting to the University after an extended break in enrollment (five years or more) will allow the student to be placed on a probationary status.</w:t>
      </w:r>
    </w:p>
    <w:p w:rsidR="003E2973" w:rsidRPr="003E2973" w:rsidRDefault="003E2973" w:rsidP="00F56BDC">
      <w:pPr>
        <w:pStyle w:val="ListParagraph"/>
        <w:numPr>
          <w:ilvl w:val="0"/>
          <w:numId w:val="46"/>
        </w:numPr>
        <w:ind w:left="1350" w:right="18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Accomplishing a successful appeal through the process described belo</w:t>
      </w:r>
      <w:r w:rsidRPr="003E2973">
        <w:rPr>
          <w:rFonts w:ascii="Times New Roman" w:hAnsi="Times New Roman"/>
          <w:color w:val="000000" w:themeColor="text1"/>
          <w:spacing w:val="-13"/>
          <w:sz w:val="20"/>
          <w:szCs w:val="20"/>
        </w:rPr>
        <w:t>w</w:t>
      </w:r>
      <w:r w:rsidRPr="003E2973">
        <w:rPr>
          <w:rFonts w:ascii="Times New Roman" w:hAnsi="Times New Roman"/>
          <w:color w:val="000000" w:themeColor="text1"/>
          <w:sz w:val="20"/>
          <w:szCs w:val="20"/>
        </w:rPr>
        <w:t>.</w:t>
      </w:r>
    </w:p>
    <w:p w:rsidR="003E2973" w:rsidRPr="003E2973" w:rsidRDefault="003E2973" w:rsidP="003E2973">
      <w:pPr>
        <w:pStyle w:val="Heading2"/>
        <w:ind w:firstLine="360"/>
        <w:rPr>
          <w:rFonts w:ascii="Times New Roman" w:hAnsi="Times New Roman"/>
          <w:color w:val="000000" w:themeColor="text1"/>
          <w:sz w:val="22"/>
          <w:szCs w:val="22"/>
        </w:rPr>
      </w:pPr>
      <w:bookmarkStart w:id="84" w:name="_Toc295508226"/>
      <w:r w:rsidRPr="003E2973">
        <w:rPr>
          <w:rFonts w:ascii="Times New Roman" w:hAnsi="Times New Roman"/>
          <w:bCs w:val="0"/>
          <w:color w:val="000000" w:themeColor="text1"/>
          <w:sz w:val="22"/>
          <w:szCs w:val="22"/>
        </w:rPr>
        <w:t>Appeals P</w:t>
      </w:r>
      <w:r w:rsidRPr="003E2973">
        <w:rPr>
          <w:rFonts w:ascii="Times New Roman" w:hAnsi="Times New Roman"/>
          <w:bCs w:val="0"/>
          <w:color w:val="000000" w:themeColor="text1"/>
          <w:spacing w:val="-4"/>
          <w:sz w:val="22"/>
          <w:szCs w:val="22"/>
        </w:rPr>
        <w:t>r</w:t>
      </w:r>
      <w:r w:rsidRPr="003E2973">
        <w:rPr>
          <w:rFonts w:ascii="Times New Roman" w:hAnsi="Times New Roman"/>
          <w:bCs w:val="0"/>
          <w:color w:val="000000" w:themeColor="text1"/>
          <w:sz w:val="22"/>
          <w:szCs w:val="22"/>
        </w:rPr>
        <w:t>ocess</w:t>
      </w:r>
      <w:bookmarkEnd w:id="84"/>
    </w:p>
    <w:p w:rsidR="003E2973" w:rsidRPr="003E2973" w:rsidRDefault="003E2973" w:rsidP="003E2973">
      <w:pPr>
        <w:ind w:left="360" w:right="180" w:firstLine="360"/>
        <w:jc w:val="both"/>
        <w:rPr>
          <w:rFonts w:ascii="Times New Roman" w:hAnsi="Times New Roman"/>
          <w:color w:val="000000" w:themeColor="text1"/>
          <w:sz w:val="20"/>
          <w:szCs w:val="20"/>
        </w:rPr>
      </w:pPr>
      <w:r w:rsidRPr="003E2973">
        <w:rPr>
          <w:rFonts w:ascii="Times New Roman" w:hAnsi="Times New Roman"/>
          <w:color w:val="000000" w:themeColor="text1"/>
          <w:sz w:val="20"/>
          <w:szCs w:val="20"/>
        </w:rPr>
        <w:t>An appeals process is available for students who have extenuating circumstances that account for their lack of academic progress.</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Appeals must be made in writing to the Financial</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 xml:space="preserve">Aid Committee. </w:t>
      </w:r>
      <w:r w:rsidRPr="003E2973">
        <w:rPr>
          <w:rFonts w:ascii="Times New Roman" w:hAnsi="Times New Roman"/>
          <w:color w:val="000000" w:themeColor="text1"/>
          <w:spacing w:val="50"/>
          <w:sz w:val="20"/>
          <w:szCs w:val="20"/>
        </w:rPr>
        <w:t xml:space="preserve"> </w:t>
      </w:r>
      <w:r w:rsidRPr="003E2973">
        <w:rPr>
          <w:rFonts w:ascii="Times New Roman" w:hAnsi="Times New Roman"/>
          <w:color w:val="000000" w:themeColor="text1"/>
          <w:sz w:val="20"/>
          <w:szCs w:val="20"/>
        </w:rPr>
        <w:t>Students must complete Financial</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Aid</w:t>
      </w:r>
      <w:r w:rsidRPr="003E2973">
        <w:rPr>
          <w:rFonts w:ascii="Times New Roman" w:hAnsi="Times New Roman"/>
          <w:color w:val="000000" w:themeColor="text1"/>
          <w:spacing w:val="-11"/>
          <w:sz w:val="20"/>
          <w:szCs w:val="20"/>
        </w:rPr>
        <w:t xml:space="preserve"> </w:t>
      </w:r>
      <w:r w:rsidRPr="003E2973">
        <w:rPr>
          <w:rFonts w:ascii="Times New Roman" w:hAnsi="Times New Roman"/>
          <w:color w:val="000000" w:themeColor="text1"/>
          <w:sz w:val="20"/>
          <w:szCs w:val="20"/>
        </w:rPr>
        <w:t>Appeals petitions along with supporting documents to indicate the specific reason(s) for failure to make satisfactory progress.</w:t>
      </w:r>
      <w:r w:rsidRPr="003E2973">
        <w:rPr>
          <w:rFonts w:ascii="Times New Roman" w:hAnsi="Times New Roman"/>
          <w:color w:val="000000" w:themeColor="text1"/>
          <w:spacing w:val="-4"/>
          <w:sz w:val="20"/>
          <w:szCs w:val="20"/>
        </w:rPr>
        <w:t xml:space="preserve"> </w:t>
      </w:r>
      <w:r w:rsidRPr="003E2973">
        <w:rPr>
          <w:rFonts w:ascii="Times New Roman" w:hAnsi="Times New Roman"/>
          <w:color w:val="000000" w:themeColor="text1"/>
          <w:sz w:val="20"/>
          <w:szCs w:val="20"/>
        </w:rPr>
        <w:t>The committee will review the statement and supporting documents, as well as past performance and past academic record.   Students will be notified in writing of the committee</w:t>
      </w:r>
      <w:r w:rsidRPr="003E2973">
        <w:rPr>
          <w:rFonts w:ascii="Times New Roman" w:hAnsi="Times New Roman"/>
          <w:color w:val="000000" w:themeColor="text1"/>
          <w:spacing w:val="-11"/>
          <w:sz w:val="20"/>
          <w:szCs w:val="20"/>
        </w:rPr>
        <w:t>’</w:t>
      </w:r>
      <w:r w:rsidRPr="003E2973">
        <w:rPr>
          <w:rFonts w:ascii="Times New Roman" w:hAnsi="Times New Roman"/>
          <w:color w:val="000000" w:themeColor="text1"/>
          <w:sz w:val="20"/>
          <w:szCs w:val="20"/>
        </w:rPr>
        <w:t>s decision. Students that are academically eligible for enrollment and are approved for financial aid through an appeal remain eligible until the next evaluation period.]</w:t>
      </w:r>
    </w:p>
    <w:p w:rsidR="003E2973" w:rsidRDefault="003E2973" w:rsidP="003E2973">
      <w:pPr>
        <w:rPr>
          <w:rFonts w:ascii="Times New Roman" w:hAnsi="Times New Roman"/>
          <w:color w:val="000000"/>
          <w:sz w:val="20"/>
          <w:szCs w:val="20"/>
        </w:rPr>
      </w:pPr>
    </w:p>
    <w:p w:rsidR="00C43359" w:rsidRDefault="00C43359" w:rsidP="003E2973">
      <w:pPr>
        <w:rPr>
          <w:rFonts w:ascii="Times New Roman" w:hAnsi="Times New Roman"/>
          <w:color w:val="000000"/>
          <w:sz w:val="20"/>
          <w:szCs w:val="20"/>
        </w:rPr>
      </w:pPr>
      <w:r>
        <w:rPr>
          <w:rFonts w:ascii="Times New Roman" w:hAnsi="Times New Roman"/>
          <w:noProof/>
          <w:color w:val="000000"/>
          <w:sz w:val="20"/>
          <w:szCs w:val="20"/>
        </w:rPr>
        <w:drawing>
          <wp:inline distT="0" distB="0" distL="0" distR="0">
            <wp:extent cx="5905500" cy="3924300"/>
            <wp:effectExtent l="19050" t="0" r="0" b="0"/>
            <wp:docPr id="19370" name="Picture 19369"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9" cstate="print"/>
                    <a:stretch>
                      <a:fillRect/>
                    </a:stretch>
                  </pic:blipFill>
                  <pic:spPr>
                    <a:xfrm>
                      <a:off x="0" y="0"/>
                      <a:ext cx="5905500" cy="3924300"/>
                    </a:xfrm>
                    <a:prstGeom prst="rect">
                      <a:avLst/>
                    </a:prstGeom>
                  </pic:spPr>
                </pic:pic>
              </a:graphicData>
            </a:graphic>
          </wp:inline>
        </w:drawing>
      </w:r>
    </w:p>
    <w:p w:rsidR="00C43359" w:rsidRDefault="00C43359" w:rsidP="003E2973">
      <w:pPr>
        <w:rPr>
          <w:rFonts w:ascii="Times New Roman" w:hAnsi="Times New Roman"/>
          <w:color w:val="000000"/>
          <w:sz w:val="20"/>
          <w:szCs w:val="20"/>
        </w:rPr>
      </w:pPr>
    </w:p>
    <w:p w:rsidR="00200D5E" w:rsidRDefault="00874FA6" w:rsidP="008D02C3">
      <w:pPr>
        <w:framePr w:w="10202" w:wrap="auto" w:hAnchor="text" w:x="720"/>
        <w:rPr>
          <w:rFonts w:ascii="Times New Roman" w:hAnsi="Times New Roman"/>
          <w:color w:val="000000"/>
          <w:sz w:val="20"/>
          <w:szCs w:val="20"/>
        </w:rPr>
        <w:sectPr w:rsidR="00200D5E" w:rsidSect="00872727">
          <w:headerReference w:type="even" r:id="rId30"/>
          <w:pgSz w:w="12240" w:h="15840" w:code="1"/>
          <w:pgMar w:top="720" w:right="720" w:bottom="288" w:left="1440" w:header="720" w:footer="288" w:gutter="0"/>
          <w:cols w:space="720"/>
          <w:docGrid w:linePitch="360"/>
        </w:sectPr>
      </w:pPr>
      <w:r>
        <w:rPr>
          <w:rFonts w:ascii="Times New Roman" w:hAnsi="Times New Roman"/>
          <w:color w:val="000000"/>
          <w:sz w:val="20"/>
          <w:szCs w:val="20"/>
        </w:rPr>
        <w:br w:type="page"/>
      </w:r>
    </w:p>
    <w:p w:rsidR="00874FA6" w:rsidRDefault="00874FA6">
      <w:pPr>
        <w:rPr>
          <w:rFonts w:ascii="Times New Roman" w:hAnsi="Times New Roman"/>
          <w:color w:val="000000"/>
          <w:sz w:val="20"/>
          <w:szCs w:val="20"/>
        </w:rPr>
      </w:pPr>
    </w:p>
    <w:p w:rsidR="00874FA6" w:rsidRDefault="00874FA6" w:rsidP="00874FA6">
      <w:pPr>
        <w:pStyle w:val="Heading1"/>
        <w:spacing w:before="0"/>
        <w:ind w:left="540" w:right="180" w:firstLine="0"/>
        <w:jc w:val="center"/>
        <w:rPr>
          <w:rFonts w:ascii="Impact" w:hAnsi="Impact" w:cs="Impact"/>
          <w:color w:val="000000"/>
          <w:sz w:val="72"/>
          <w:szCs w:val="72"/>
        </w:rPr>
      </w:pPr>
      <w:bookmarkStart w:id="85" w:name="_Toc294969664"/>
      <w:bookmarkStart w:id="86" w:name="_Toc295508227"/>
      <w:r>
        <w:rPr>
          <w:rFonts w:ascii="Impact" w:hAnsi="Impact" w:cs="Impact"/>
          <w:color w:val="757575"/>
          <w:sz w:val="72"/>
          <w:szCs w:val="72"/>
          <w:u w:val="thick"/>
        </w:rPr>
        <w:t>DEGREE</w:t>
      </w:r>
      <w:r>
        <w:rPr>
          <w:rFonts w:ascii="Impact" w:hAnsi="Impact" w:cs="Impact"/>
          <w:color w:val="757575"/>
          <w:spacing w:val="1"/>
          <w:sz w:val="72"/>
          <w:szCs w:val="72"/>
          <w:u w:val="thick"/>
        </w:rPr>
        <w:t xml:space="preserve"> </w:t>
      </w:r>
      <w:r>
        <w:rPr>
          <w:rFonts w:ascii="Impact" w:hAnsi="Impact" w:cs="Impact"/>
          <w:color w:val="757575"/>
          <w:sz w:val="72"/>
          <w:szCs w:val="72"/>
          <w:u w:val="thick"/>
        </w:rPr>
        <w:t>PROGRAMS</w:t>
      </w:r>
      <w:bookmarkEnd w:id="85"/>
      <w:bookmarkEnd w:id="86"/>
    </w:p>
    <w:p w:rsidR="00874FA6" w:rsidRDefault="00874FA6" w:rsidP="00874FA6">
      <w:pPr>
        <w:widowControl w:val="0"/>
        <w:autoSpaceDE w:val="0"/>
        <w:autoSpaceDN w:val="0"/>
        <w:adjustRightInd w:val="0"/>
        <w:spacing w:after="0" w:line="200" w:lineRule="exact"/>
        <w:ind w:left="540" w:right="180" w:firstLine="0"/>
        <w:rPr>
          <w:rFonts w:ascii="Impact" w:hAnsi="Impact" w:cs="Impact"/>
          <w:color w:val="000000"/>
          <w:sz w:val="20"/>
          <w:szCs w:val="20"/>
        </w:rPr>
      </w:pPr>
    </w:p>
    <w:p w:rsidR="00874FA6" w:rsidRPr="00FD130B" w:rsidRDefault="00874FA6" w:rsidP="00874FA6">
      <w:pPr>
        <w:pStyle w:val="Heading2"/>
        <w:spacing w:before="0"/>
        <w:ind w:left="540" w:right="180" w:firstLine="0"/>
        <w:rPr>
          <w:rFonts w:ascii="Times New Roman" w:hAnsi="Times New Roman" w:cs="Times New Roman"/>
          <w:color w:val="FFFFFF" w:themeColor="background1"/>
          <w:sz w:val="20"/>
          <w:szCs w:val="20"/>
        </w:rPr>
      </w:pPr>
      <w:bookmarkStart w:id="87" w:name="_Toc294969665"/>
      <w:bookmarkStart w:id="88" w:name="_Toc295508228"/>
      <w:r w:rsidRPr="008404C4">
        <w:rPr>
          <w:rFonts w:ascii="Impact" w:hAnsi="Impact" w:cs="Impact"/>
          <w:color w:val="666666"/>
          <w:spacing w:val="12"/>
          <w:sz w:val="40"/>
          <w:szCs w:val="40"/>
          <w:fitText w:val="6048" w:id="-162759936"/>
        </w:rPr>
        <w:t>Master of Business Administratio</w:t>
      </w:r>
      <w:r w:rsidRPr="008404C4">
        <w:rPr>
          <w:rFonts w:ascii="Impact" w:hAnsi="Impact" w:cs="Impact"/>
          <w:color w:val="666666"/>
          <w:spacing w:val="14"/>
          <w:sz w:val="40"/>
          <w:szCs w:val="40"/>
          <w:fitText w:val="6048" w:id="-162759936"/>
        </w:rPr>
        <w:t>n</w:t>
      </w:r>
      <w:bookmarkEnd w:id="87"/>
      <w:bookmarkEnd w:id="88"/>
    </w:p>
    <w:p w:rsidR="00874FA6" w:rsidRDefault="00874FA6" w:rsidP="00874FA6">
      <w:pPr>
        <w:widowControl w:val="0"/>
        <w:autoSpaceDE w:val="0"/>
        <w:autoSpaceDN w:val="0"/>
        <w:adjustRightInd w:val="0"/>
        <w:spacing w:before="5" w:after="0" w:line="200" w:lineRule="exact"/>
        <w:ind w:left="540" w:right="180" w:firstLine="0"/>
        <w:rPr>
          <w:rFonts w:ascii="Impact" w:hAnsi="Impact" w:cs="Impact"/>
          <w:color w:val="000000"/>
          <w:sz w:val="20"/>
          <w:szCs w:val="20"/>
        </w:rPr>
      </w:pPr>
    </w:p>
    <w:p w:rsidR="00874FA6" w:rsidRPr="00FD130B" w:rsidRDefault="00874FA6" w:rsidP="00874FA6">
      <w:pPr>
        <w:pStyle w:val="Heading2"/>
        <w:spacing w:before="0"/>
        <w:ind w:left="540" w:right="180" w:firstLine="0"/>
        <w:rPr>
          <w:rFonts w:ascii="Times New Roman" w:hAnsi="Times New Roman"/>
          <w:color w:val="000000"/>
          <w:sz w:val="28"/>
          <w:szCs w:val="28"/>
        </w:rPr>
      </w:pPr>
      <w:bookmarkStart w:id="89" w:name="_Toc294969666"/>
      <w:bookmarkStart w:id="90" w:name="_Toc295508229"/>
      <w:r w:rsidRPr="00FD130B">
        <w:rPr>
          <w:rFonts w:ascii="Times New Roman" w:hAnsi="Times New Roman"/>
          <w:bCs w:val="0"/>
          <w:color w:val="000000"/>
          <w:sz w:val="28"/>
          <w:szCs w:val="28"/>
        </w:rPr>
        <w:t>Int</w:t>
      </w:r>
      <w:r w:rsidRPr="00FD130B">
        <w:rPr>
          <w:rFonts w:ascii="Times New Roman" w:hAnsi="Times New Roman"/>
          <w:bCs w:val="0"/>
          <w:color w:val="000000"/>
          <w:spacing w:val="-5"/>
          <w:sz w:val="28"/>
          <w:szCs w:val="28"/>
        </w:rPr>
        <w:t>r</w:t>
      </w:r>
      <w:r w:rsidRPr="00FD130B">
        <w:rPr>
          <w:rFonts w:ascii="Times New Roman" w:hAnsi="Times New Roman"/>
          <w:bCs w:val="0"/>
          <w:color w:val="000000"/>
          <w:sz w:val="28"/>
          <w:szCs w:val="28"/>
        </w:rPr>
        <w:t>oduction</w:t>
      </w:r>
      <w:bookmarkEnd w:id="89"/>
      <w:bookmarkEnd w:id="90"/>
    </w:p>
    <w:p w:rsidR="00874FA6" w:rsidRDefault="00874FA6" w:rsidP="008404C4">
      <w:pPr>
        <w:widowControl w:val="0"/>
        <w:autoSpaceDE w:val="0"/>
        <w:autoSpaceDN w:val="0"/>
        <w:adjustRightInd w:val="0"/>
        <w:spacing w:before="33" w:after="0" w:line="250" w:lineRule="auto"/>
        <w:ind w:left="540" w:right="180" w:firstLine="180"/>
        <w:jc w:val="both"/>
        <w:rPr>
          <w:rFonts w:ascii="Times New Roman" w:hAnsi="Times New Roman"/>
          <w:color w:val="000000"/>
          <w:sz w:val="20"/>
          <w:szCs w:val="20"/>
        </w:rPr>
      </w:pPr>
      <w:r>
        <w:rPr>
          <w:rFonts w:ascii="Times New Roman" w:hAnsi="Times New Roman"/>
          <w:color w:val="000000"/>
          <w:sz w:val="20"/>
          <w:szCs w:val="20"/>
        </w:rPr>
        <w:t>The College of Business o</w:t>
      </w:r>
      <w:r>
        <w:rPr>
          <w:rFonts w:ascii="Times New Roman" w:hAnsi="Times New Roman"/>
          <w:color w:val="000000"/>
          <w:spacing w:val="-4"/>
          <w:sz w:val="20"/>
          <w:szCs w:val="20"/>
        </w:rPr>
        <w:t>f</w:t>
      </w:r>
      <w:r>
        <w:rPr>
          <w:rFonts w:ascii="Times New Roman" w:hAnsi="Times New Roman"/>
          <w:color w:val="000000"/>
          <w:sz w:val="20"/>
          <w:szCs w:val="20"/>
        </w:rPr>
        <w:t>fers the General Master of Business</w:t>
      </w:r>
      <w:r>
        <w:rPr>
          <w:rFonts w:ascii="Times New Roman" w:hAnsi="Times New Roman"/>
          <w:color w:val="000000"/>
          <w:spacing w:val="-11"/>
          <w:sz w:val="20"/>
          <w:szCs w:val="20"/>
        </w:rPr>
        <w:t xml:space="preserve"> </w:t>
      </w:r>
      <w:r>
        <w:rPr>
          <w:rFonts w:ascii="Times New Roman" w:hAnsi="Times New Roman"/>
          <w:color w:val="000000"/>
          <w:sz w:val="20"/>
          <w:szCs w:val="20"/>
        </w:rPr>
        <w:t>Administration (MBA) Degree program.</w:t>
      </w:r>
      <w:r>
        <w:rPr>
          <w:rFonts w:ascii="Times New Roman" w:hAnsi="Times New Roman"/>
          <w:color w:val="000000"/>
          <w:spacing w:val="46"/>
          <w:sz w:val="20"/>
          <w:szCs w:val="20"/>
        </w:rPr>
        <w:t xml:space="preserve"> </w:t>
      </w:r>
      <w:r>
        <w:rPr>
          <w:rFonts w:ascii="Times New Roman" w:hAnsi="Times New Roman"/>
          <w:color w:val="000000"/>
          <w:sz w:val="20"/>
          <w:szCs w:val="20"/>
        </w:rPr>
        <w:t>The MBA</w:t>
      </w:r>
      <w:r>
        <w:rPr>
          <w:rFonts w:ascii="Times New Roman" w:hAnsi="Times New Roman"/>
          <w:color w:val="000000"/>
          <w:spacing w:val="-11"/>
          <w:sz w:val="20"/>
          <w:szCs w:val="20"/>
        </w:rPr>
        <w:t xml:space="preserve"> </w:t>
      </w:r>
      <w:r>
        <w:rPr>
          <w:rFonts w:ascii="Times New Roman" w:hAnsi="Times New Roman"/>
          <w:color w:val="000000"/>
          <w:sz w:val="20"/>
          <w:szCs w:val="20"/>
        </w:rPr>
        <w:t>is a 30-semester hour graduate degree program.  MBA</w:t>
      </w:r>
      <w:r>
        <w:rPr>
          <w:rFonts w:ascii="Times New Roman" w:hAnsi="Times New Roman"/>
          <w:color w:val="000000"/>
          <w:spacing w:val="-11"/>
          <w:sz w:val="20"/>
          <w:szCs w:val="20"/>
        </w:rPr>
        <w:t xml:space="preserve"> </w:t>
      </w:r>
      <w:r>
        <w:rPr>
          <w:rFonts w:ascii="Times New Roman" w:hAnsi="Times New Roman"/>
          <w:color w:val="000000"/>
          <w:sz w:val="20"/>
          <w:szCs w:val="20"/>
        </w:rPr>
        <w:t>candidates have the op- portunity to acquire the knowledge, skills, and leadership capacity to perform e</w:t>
      </w:r>
      <w:r>
        <w:rPr>
          <w:rFonts w:ascii="Times New Roman" w:hAnsi="Times New Roman"/>
          <w:color w:val="000000"/>
          <w:spacing w:val="-4"/>
          <w:sz w:val="20"/>
          <w:szCs w:val="20"/>
        </w:rPr>
        <w:t>f</w:t>
      </w:r>
      <w:r>
        <w:rPr>
          <w:rFonts w:ascii="Times New Roman" w:hAnsi="Times New Roman"/>
          <w:color w:val="000000"/>
          <w:sz w:val="20"/>
          <w:szCs w:val="20"/>
        </w:rPr>
        <w:t>fectively in complex and rapidly changing environments.</w:t>
      </w:r>
      <w:r>
        <w:rPr>
          <w:rFonts w:ascii="Times New Roman" w:hAnsi="Times New Roman"/>
          <w:color w:val="000000"/>
          <w:spacing w:val="47"/>
          <w:sz w:val="20"/>
          <w:szCs w:val="20"/>
        </w:rPr>
        <w:t xml:space="preserve"> </w:t>
      </w:r>
      <w:r>
        <w:rPr>
          <w:rFonts w:ascii="Times New Roman" w:hAnsi="Times New Roman"/>
          <w:color w:val="000000"/>
          <w:sz w:val="20"/>
          <w:szCs w:val="20"/>
        </w:rPr>
        <w:t>They are able to develop strategies and to respond proactively to business challenges and opportunities. Graduates learn to integrate functional expertise in seamless o</w:t>
      </w:r>
      <w:r>
        <w:rPr>
          <w:rFonts w:ascii="Times New Roman" w:hAnsi="Times New Roman"/>
          <w:color w:val="000000"/>
          <w:spacing w:val="-4"/>
          <w:sz w:val="20"/>
          <w:szCs w:val="20"/>
        </w:rPr>
        <w:t>r</w:t>
      </w:r>
      <w:r>
        <w:rPr>
          <w:rFonts w:ascii="Times New Roman" w:hAnsi="Times New Roman"/>
          <w:color w:val="000000"/>
          <w:sz w:val="20"/>
          <w:szCs w:val="20"/>
        </w:rPr>
        <w:t>ganizations and to create pluralistic o</w:t>
      </w:r>
      <w:r>
        <w:rPr>
          <w:rFonts w:ascii="Times New Roman" w:hAnsi="Times New Roman"/>
          <w:color w:val="000000"/>
          <w:spacing w:val="-4"/>
          <w:sz w:val="20"/>
          <w:szCs w:val="20"/>
        </w:rPr>
        <w:t>r</w:t>
      </w:r>
      <w:r>
        <w:rPr>
          <w:rFonts w:ascii="Times New Roman" w:hAnsi="Times New Roman"/>
          <w:color w:val="000000"/>
          <w:sz w:val="20"/>
          <w:szCs w:val="20"/>
        </w:rPr>
        <w:t>ganizational cultures appropriate to the business environment.  Such cultures generate the best possible solutions to</w:t>
      </w:r>
    </w:p>
    <w:p w:rsidR="00874FA6" w:rsidRDefault="00874FA6" w:rsidP="00874FA6">
      <w:pPr>
        <w:widowControl w:val="0"/>
        <w:autoSpaceDE w:val="0"/>
        <w:autoSpaceDN w:val="0"/>
        <w:adjustRightInd w:val="0"/>
        <w:spacing w:after="0" w:line="250" w:lineRule="auto"/>
        <w:ind w:left="540" w:right="180" w:firstLine="0"/>
        <w:jc w:val="both"/>
        <w:rPr>
          <w:rFonts w:ascii="Times New Roman" w:hAnsi="Times New Roman"/>
          <w:color w:val="000000"/>
          <w:sz w:val="20"/>
          <w:szCs w:val="20"/>
        </w:rPr>
      </w:pPr>
      <w:r>
        <w:rPr>
          <w:rFonts w:ascii="Times New Roman" w:hAnsi="Times New Roman"/>
          <w:color w:val="000000"/>
          <w:sz w:val="20"/>
          <w:szCs w:val="20"/>
        </w:rPr>
        <w:t>problems, facilitate the development of truly innovative products and services that allow o</w:t>
      </w:r>
      <w:r>
        <w:rPr>
          <w:rFonts w:ascii="Times New Roman" w:hAnsi="Times New Roman"/>
          <w:color w:val="000000"/>
          <w:spacing w:val="-4"/>
          <w:sz w:val="20"/>
          <w:szCs w:val="20"/>
        </w:rPr>
        <w:t>r</w:t>
      </w:r>
      <w:r>
        <w:rPr>
          <w:rFonts w:ascii="Times New Roman" w:hAnsi="Times New Roman"/>
          <w:color w:val="000000"/>
          <w:sz w:val="20"/>
          <w:szCs w:val="20"/>
        </w:rPr>
        <w:t>ganiz</w:t>
      </w:r>
      <w:r>
        <w:rPr>
          <w:rFonts w:ascii="Times New Roman" w:hAnsi="Times New Roman"/>
          <w:color w:val="000000"/>
          <w:spacing w:val="-4"/>
          <w:sz w:val="20"/>
          <w:szCs w:val="20"/>
        </w:rPr>
        <w:t>a</w:t>
      </w:r>
      <w:r>
        <w:rPr>
          <w:rFonts w:ascii="Times New Roman" w:hAnsi="Times New Roman"/>
          <w:color w:val="000000"/>
          <w:sz w:val="20"/>
          <w:szCs w:val="20"/>
        </w:rPr>
        <w:t>tions to compete in global markets, and give every employee the opportunity to contribute their very best and thus promote above average returns.</w:t>
      </w:r>
    </w:p>
    <w:p w:rsidR="00874FA6" w:rsidRDefault="00874FA6" w:rsidP="00874FA6">
      <w:pPr>
        <w:widowControl w:val="0"/>
        <w:autoSpaceDE w:val="0"/>
        <w:autoSpaceDN w:val="0"/>
        <w:adjustRightInd w:val="0"/>
        <w:spacing w:before="6" w:after="0" w:line="220" w:lineRule="exact"/>
        <w:ind w:left="540" w:right="180" w:firstLine="0"/>
        <w:jc w:val="both"/>
        <w:rPr>
          <w:rFonts w:ascii="Times New Roman" w:hAnsi="Times New Roman"/>
          <w:color w:val="000000"/>
        </w:rPr>
      </w:pPr>
    </w:p>
    <w:p w:rsidR="00874FA6" w:rsidRPr="00FD130B" w:rsidRDefault="00874FA6" w:rsidP="00874FA6">
      <w:pPr>
        <w:pStyle w:val="Heading2"/>
        <w:spacing w:before="0"/>
        <w:ind w:left="540" w:right="180" w:firstLine="0"/>
        <w:rPr>
          <w:rFonts w:ascii="Times New Roman" w:hAnsi="Times New Roman"/>
          <w:color w:val="000000"/>
        </w:rPr>
      </w:pPr>
      <w:bookmarkStart w:id="91" w:name="_Toc294969667"/>
      <w:bookmarkStart w:id="92" w:name="_Toc295508230"/>
      <w:r w:rsidRPr="00FD130B">
        <w:rPr>
          <w:rFonts w:ascii="Times New Roman" w:hAnsi="Times New Roman"/>
          <w:bCs w:val="0"/>
          <w:color w:val="000000"/>
        </w:rPr>
        <w:t>The MBA</w:t>
      </w:r>
      <w:r w:rsidRPr="00FD130B">
        <w:rPr>
          <w:rFonts w:ascii="Times New Roman" w:hAnsi="Times New Roman"/>
          <w:bCs w:val="0"/>
          <w:color w:val="000000"/>
          <w:spacing w:val="-14"/>
        </w:rPr>
        <w:t xml:space="preserve"> </w:t>
      </w:r>
      <w:r w:rsidRPr="00FD130B">
        <w:rPr>
          <w:rFonts w:ascii="Times New Roman" w:hAnsi="Times New Roman"/>
          <w:bCs w:val="0"/>
          <w:color w:val="000000"/>
        </w:rPr>
        <w:t>Mission</w:t>
      </w:r>
      <w:bookmarkEnd w:id="91"/>
      <w:bookmarkEnd w:id="92"/>
    </w:p>
    <w:p w:rsidR="00874FA6" w:rsidRDefault="00874FA6" w:rsidP="008404C4">
      <w:pPr>
        <w:widowControl w:val="0"/>
        <w:autoSpaceDE w:val="0"/>
        <w:autoSpaceDN w:val="0"/>
        <w:adjustRightInd w:val="0"/>
        <w:spacing w:before="27" w:after="0" w:line="250" w:lineRule="auto"/>
        <w:ind w:left="540" w:right="180" w:firstLine="180"/>
        <w:jc w:val="both"/>
        <w:rPr>
          <w:rFonts w:ascii="Times New Roman" w:hAnsi="Times New Roman"/>
          <w:color w:val="000000"/>
          <w:sz w:val="20"/>
          <w:szCs w:val="20"/>
        </w:rPr>
      </w:pPr>
      <w:r>
        <w:rPr>
          <w:rFonts w:ascii="Times New Roman" w:hAnsi="Times New Roman"/>
          <w:color w:val="000000"/>
          <w:sz w:val="20"/>
          <w:szCs w:val="20"/>
        </w:rPr>
        <w:t>The faculty and sta</w:t>
      </w:r>
      <w:r>
        <w:rPr>
          <w:rFonts w:ascii="Times New Roman" w:hAnsi="Times New Roman"/>
          <w:color w:val="000000"/>
          <w:spacing w:val="-4"/>
          <w:sz w:val="20"/>
          <w:szCs w:val="20"/>
        </w:rPr>
        <w:t>f</w:t>
      </w:r>
      <w:r>
        <w:rPr>
          <w:rFonts w:ascii="Times New Roman" w:hAnsi="Times New Roman"/>
          <w:color w:val="000000"/>
          <w:sz w:val="20"/>
          <w:szCs w:val="20"/>
        </w:rPr>
        <w:t>f of the College of Business are firmly committed to o</w:t>
      </w:r>
      <w:r>
        <w:rPr>
          <w:rFonts w:ascii="Times New Roman" w:hAnsi="Times New Roman"/>
          <w:color w:val="000000"/>
          <w:spacing w:val="-4"/>
          <w:sz w:val="20"/>
          <w:szCs w:val="20"/>
        </w:rPr>
        <w:t>f</w:t>
      </w:r>
      <w:r>
        <w:rPr>
          <w:rFonts w:ascii="Times New Roman" w:hAnsi="Times New Roman"/>
          <w:color w:val="000000"/>
          <w:sz w:val="20"/>
          <w:szCs w:val="20"/>
        </w:rPr>
        <w:t>fering an academically rigorous educational process for business professionals who seek advancement to middle</w:t>
      </w:r>
    </w:p>
    <w:p w:rsidR="00874FA6" w:rsidRDefault="00874FA6" w:rsidP="00874FA6">
      <w:pPr>
        <w:widowControl w:val="0"/>
        <w:autoSpaceDE w:val="0"/>
        <w:autoSpaceDN w:val="0"/>
        <w:adjustRightInd w:val="0"/>
        <w:spacing w:after="0" w:line="250" w:lineRule="auto"/>
        <w:ind w:left="540" w:right="180" w:firstLine="0"/>
        <w:jc w:val="both"/>
        <w:rPr>
          <w:rFonts w:ascii="Times New Roman" w:hAnsi="Times New Roman"/>
          <w:color w:val="000000"/>
          <w:sz w:val="20"/>
          <w:szCs w:val="20"/>
        </w:rPr>
      </w:pPr>
      <w:r>
        <w:rPr>
          <w:rFonts w:ascii="Times New Roman" w:hAnsi="Times New Roman"/>
          <w:color w:val="000000"/>
          <w:sz w:val="20"/>
          <w:szCs w:val="20"/>
        </w:rPr>
        <w:t>and upper level management positions.</w:t>
      </w:r>
      <w:r>
        <w:rPr>
          <w:rFonts w:ascii="Times New Roman" w:hAnsi="Times New Roman"/>
          <w:color w:val="000000"/>
          <w:spacing w:val="46"/>
          <w:sz w:val="20"/>
          <w:szCs w:val="20"/>
        </w:rPr>
        <w:t xml:space="preserve"> </w:t>
      </w:r>
      <w:r>
        <w:rPr>
          <w:rFonts w:ascii="Times New Roman" w:hAnsi="Times New Roman"/>
          <w:color w:val="000000"/>
          <w:sz w:val="20"/>
          <w:szCs w:val="20"/>
        </w:rPr>
        <w:t>The MBA</w:t>
      </w:r>
      <w:r>
        <w:rPr>
          <w:rFonts w:ascii="Times New Roman" w:hAnsi="Times New Roman"/>
          <w:color w:val="000000"/>
          <w:spacing w:val="-11"/>
          <w:sz w:val="20"/>
          <w:szCs w:val="20"/>
        </w:rPr>
        <w:t xml:space="preserve"> </w:t>
      </w:r>
      <w:r>
        <w:rPr>
          <w:rFonts w:ascii="Times New Roman" w:hAnsi="Times New Roman"/>
          <w:color w:val="000000"/>
          <w:sz w:val="20"/>
          <w:szCs w:val="20"/>
        </w:rPr>
        <w:t>program</w:t>
      </w:r>
      <w:r>
        <w:rPr>
          <w:rFonts w:ascii="Times New Roman" w:hAnsi="Times New Roman"/>
          <w:color w:val="000000"/>
          <w:spacing w:val="-11"/>
          <w:sz w:val="20"/>
          <w:szCs w:val="20"/>
        </w:rPr>
        <w:t>’</w:t>
      </w:r>
      <w:r>
        <w:rPr>
          <w:rFonts w:ascii="Times New Roman" w:hAnsi="Times New Roman"/>
          <w:color w:val="000000"/>
          <w:sz w:val="20"/>
          <w:szCs w:val="20"/>
        </w:rPr>
        <w:t>s fundamental purpose is to develop professional managers/leaders capable of making valuable contributions to the system of diversity and growth of their chosen o</w:t>
      </w:r>
      <w:r>
        <w:rPr>
          <w:rFonts w:ascii="Times New Roman" w:hAnsi="Times New Roman"/>
          <w:color w:val="000000"/>
          <w:spacing w:val="-4"/>
          <w:sz w:val="20"/>
          <w:szCs w:val="20"/>
        </w:rPr>
        <w:t>r</w:t>
      </w:r>
      <w:r>
        <w:rPr>
          <w:rFonts w:ascii="Times New Roman" w:hAnsi="Times New Roman"/>
          <w:color w:val="000000"/>
          <w:sz w:val="20"/>
          <w:szCs w:val="20"/>
        </w:rPr>
        <w:t>ganizations.</w:t>
      </w:r>
      <w:r>
        <w:rPr>
          <w:rFonts w:ascii="Times New Roman" w:hAnsi="Times New Roman"/>
          <w:color w:val="000000"/>
          <w:spacing w:val="47"/>
          <w:sz w:val="20"/>
          <w:szCs w:val="20"/>
        </w:rPr>
        <w:t xml:space="preserve"> </w:t>
      </w:r>
      <w:r>
        <w:rPr>
          <w:rFonts w:ascii="Times New Roman" w:hAnsi="Times New Roman"/>
          <w:color w:val="000000"/>
          <w:sz w:val="20"/>
          <w:szCs w:val="20"/>
        </w:rPr>
        <w:t>The program</w:t>
      </w:r>
      <w:r>
        <w:rPr>
          <w:rFonts w:ascii="Times New Roman" w:hAnsi="Times New Roman"/>
          <w:color w:val="000000"/>
          <w:spacing w:val="-11"/>
          <w:sz w:val="20"/>
          <w:szCs w:val="20"/>
        </w:rPr>
        <w:t>’</w:t>
      </w:r>
      <w:r>
        <w:rPr>
          <w:rFonts w:ascii="Times New Roman" w:hAnsi="Times New Roman"/>
          <w:color w:val="000000"/>
          <w:sz w:val="20"/>
          <w:szCs w:val="20"/>
        </w:rPr>
        <w:t>s primary geographic focus has been individuals located throughout the</w:t>
      </w:r>
      <w:r>
        <w:rPr>
          <w:rFonts w:ascii="Times New Roman" w:hAnsi="Times New Roman"/>
          <w:color w:val="000000"/>
          <w:spacing w:val="-11"/>
          <w:sz w:val="20"/>
          <w:szCs w:val="20"/>
        </w:rPr>
        <w:t xml:space="preserve"> </w:t>
      </w:r>
      <w:r>
        <w:rPr>
          <w:rFonts w:ascii="Times New Roman" w:hAnsi="Times New Roman"/>
          <w:color w:val="000000"/>
          <w:sz w:val="20"/>
          <w:szCs w:val="20"/>
        </w:rPr>
        <w:t>Alban</w:t>
      </w:r>
      <w:r>
        <w:rPr>
          <w:rFonts w:ascii="Times New Roman" w:hAnsi="Times New Roman"/>
          <w:color w:val="000000"/>
          <w:spacing w:val="-13"/>
          <w:sz w:val="20"/>
          <w:szCs w:val="20"/>
        </w:rPr>
        <w:t>y</w:t>
      </w:r>
      <w:r>
        <w:rPr>
          <w:rFonts w:ascii="Times New Roman" w:hAnsi="Times New Roman"/>
          <w:color w:val="000000"/>
          <w:sz w:val="20"/>
          <w:szCs w:val="20"/>
        </w:rPr>
        <w:t>, Geo</w:t>
      </w:r>
      <w:r>
        <w:rPr>
          <w:rFonts w:ascii="Times New Roman" w:hAnsi="Times New Roman"/>
          <w:color w:val="000000"/>
          <w:spacing w:val="-4"/>
          <w:sz w:val="20"/>
          <w:szCs w:val="20"/>
        </w:rPr>
        <w:t>r</w:t>
      </w:r>
      <w:r>
        <w:rPr>
          <w:rFonts w:ascii="Times New Roman" w:hAnsi="Times New Roman"/>
          <w:color w:val="000000"/>
          <w:sz w:val="20"/>
          <w:szCs w:val="20"/>
        </w:rPr>
        <w:t>gia metropolitan area, Southwest Geo</w:t>
      </w:r>
      <w:r>
        <w:rPr>
          <w:rFonts w:ascii="Times New Roman" w:hAnsi="Times New Roman"/>
          <w:color w:val="000000"/>
          <w:spacing w:val="-4"/>
          <w:sz w:val="20"/>
          <w:szCs w:val="20"/>
        </w:rPr>
        <w:t>r</w:t>
      </w:r>
      <w:r>
        <w:rPr>
          <w:rFonts w:ascii="Times New Roman" w:hAnsi="Times New Roman"/>
          <w:color w:val="000000"/>
          <w:sz w:val="20"/>
          <w:szCs w:val="20"/>
        </w:rPr>
        <w:t>gia and the Southeastern United States.</w:t>
      </w:r>
      <w:r>
        <w:rPr>
          <w:rFonts w:ascii="Times New Roman" w:hAnsi="Times New Roman"/>
          <w:color w:val="000000"/>
          <w:spacing w:val="-4"/>
          <w:sz w:val="20"/>
          <w:szCs w:val="20"/>
        </w:rPr>
        <w:t xml:space="preserve"> </w:t>
      </w:r>
      <w:r>
        <w:rPr>
          <w:rFonts w:ascii="Times New Roman" w:hAnsi="Times New Roman"/>
          <w:color w:val="000000"/>
          <w:spacing w:val="-8"/>
          <w:sz w:val="20"/>
          <w:szCs w:val="20"/>
        </w:rPr>
        <w:t>W</w:t>
      </w:r>
      <w:r>
        <w:rPr>
          <w:rFonts w:ascii="Times New Roman" w:hAnsi="Times New Roman"/>
          <w:color w:val="000000"/>
          <w:sz w:val="20"/>
          <w:szCs w:val="20"/>
        </w:rPr>
        <w:t>ith distance learning and other technological advances, such as online courses, the program reaches out to business professionals throughout the country and the world.</w:t>
      </w:r>
    </w:p>
    <w:p w:rsidR="00874FA6" w:rsidRDefault="00874FA6" w:rsidP="00874FA6">
      <w:pPr>
        <w:widowControl w:val="0"/>
        <w:autoSpaceDE w:val="0"/>
        <w:autoSpaceDN w:val="0"/>
        <w:adjustRightInd w:val="0"/>
        <w:spacing w:before="6" w:after="0" w:line="220" w:lineRule="exact"/>
        <w:ind w:left="540" w:right="180" w:firstLine="0"/>
        <w:jc w:val="both"/>
        <w:rPr>
          <w:rFonts w:ascii="Times New Roman" w:hAnsi="Times New Roman"/>
          <w:color w:val="000000"/>
        </w:rPr>
      </w:pPr>
    </w:p>
    <w:p w:rsidR="00874FA6" w:rsidRPr="00FD130B" w:rsidRDefault="00874FA6" w:rsidP="00874FA6">
      <w:pPr>
        <w:pStyle w:val="Heading2"/>
        <w:spacing w:before="0"/>
        <w:ind w:left="540" w:right="180" w:firstLine="0"/>
        <w:rPr>
          <w:rFonts w:ascii="Times New Roman" w:hAnsi="Times New Roman"/>
          <w:color w:val="000000"/>
        </w:rPr>
      </w:pPr>
      <w:bookmarkStart w:id="93" w:name="_Toc294969668"/>
      <w:bookmarkStart w:id="94" w:name="_Toc295508231"/>
      <w:r w:rsidRPr="00FD130B">
        <w:rPr>
          <w:rFonts w:ascii="Times New Roman" w:hAnsi="Times New Roman"/>
          <w:bCs w:val="0"/>
          <w:color w:val="000000"/>
        </w:rPr>
        <w:t>Philosophy</w:t>
      </w:r>
      <w:bookmarkEnd w:id="93"/>
      <w:bookmarkEnd w:id="94"/>
    </w:p>
    <w:p w:rsidR="00874FA6" w:rsidRDefault="00874FA6" w:rsidP="008404C4">
      <w:pPr>
        <w:widowControl w:val="0"/>
        <w:autoSpaceDE w:val="0"/>
        <w:autoSpaceDN w:val="0"/>
        <w:adjustRightInd w:val="0"/>
        <w:spacing w:before="27" w:after="0" w:line="250" w:lineRule="auto"/>
        <w:ind w:left="540" w:right="180" w:firstLine="18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set of assumptions unde</w:t>
      </w:r>
      <w:r>
        <w:rPr>
          <w:rFonts w:ascii="Times New Roman" w:hAnsi="Times New Roman"/>
          <w:color w:val="000000"/>
          <w:spacing w:val="-4"/>
          <w:sz w:val="20"/>
          <w:szCs w:val="20"/>
        </w:rPr>
        <w:t>r</w:t>
      </w:r>
      <w:r>
        <w:rPr>
          <w:rFonts w:ascii="Times New Roman" w:hAnsi="Times New Roman"/>
          <w:color w:val="000000"/>
          <w:sz w:val="20"/>
          <w:szCs w:val="20"/>
        </w:rPr>
        <w:t>girds the MBA</w:t>
      </w:r>
      <w:r>
        <w:rPr>
          <w:rFonts w:ascii="Times New Roman" w:hAnsi="Times New Roman"/>
          <w:color w:val="000000"/>
          <w:spacing w:val="-11"/>
          <w:sz w:val="20"/>
          <w:szCs w:val="20"/>
        </w:rPr>
        <w:t xml:space="preserve"> </w:t>
      </w:r>
      <w:r>
        <w:rPr>
          <w:rFonts w:ascii="Times New Roman" w:hAnsi="Times New Roman"/>
          <w:color w:val="000000"/>
          <w:sz w:val="20"/>
          <w:szCs w:val="20"/>
        </w:rPr>
        <w:t>philosophy and approach.</w:t>
      </w:r>
      <w:r>
        <w:rPr>
          <w:rFonts w:ascii="Times New Roman" w:hAnsi="Times New Roman"/>
          <w:color w:val="000000"/>
          <w:spacing w:val="-4"/>
          <w:sz w:val="20"/>
          <w:szCs w:val="20"/>
        </w:rPr>
        <w:t xml:space="preserve"> </w:t>
      </w:r>
      <w:r>
        <w:rPr>
          <w:rFonts w:ascii="Times New Roman" w:hAnsi="Times New Roman"/>
          <w:color w:val="000000"/>
          <w:sz w:val="20"/>
          <w:szCs w:val="20"/>
        </w:rPr>
        <w:t>The faculty believes that business professionals and managers must:</w:t>
      </w:r>
    </w:p>
    <w:p w:rsidR="00874FA6" w:rsidRPr="008B6DEF" w:rsidRDefault="00874FA6" w:rsidP="00F56BDC">
      <w:pPr>
        <w:pStyle w:val="BalloonText"/>
        <w:widowControl w:val="0"/>
        <w:numPr>
          <w:ilvl w:val="0"/>
          <w:numId w:val="5"/>
        </w:numPr>
        <w:autoSpaceDE w:val="0"/>
        <w:autoSpaceDN w:val="0"/>
        <w:adjustRightInd w:val="0"/>
        <w:ind w:left="1080" w:right="180"/>
        <w:jc w:val="both"/>
        <w:rPr>
          <w:rFonts w:ascii="Times New Roman" w:hAnsi="Times New Roman"/>
          <w:color w:val="000000"/>
          <w:sz w:val="20"/>
          <w:szCs w:val="20"/>
        </w:rPr>
      </w:pPr>
      <w:r w:rsidRPr="008B6DEF">
        <w:rPr>
          <w:rFonts w:ascii="Times New Roman" w:hAnsi="Times New Roman"/>
          <w:color w:val="000000"/>
          <w:sz w:val="20"/>
          <w:szCs w:val="20"/>
        </w:rPr>
        <w:t>Understand basic business and managerial functions.</w:t>
      </w:r>
    </w:p>
    <w:p w:rsidR="00874FA6" w:rsidRPr="008B6DEF"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sz w:val="20"/>
          <w:szCs w:val="20"/>
        </w:rPr>
      </w:pPr>
      <w:r w:rsidRPr="008B6DEF">
        <w:rPr>
          <w:rFonts w:ascii="Times New Roman" w:hAnsi="Times New Roman"/>
          <w:color w:val="000000"/>
          <w:sz w:val="20"/>
          <w:szCs w:val="20"/>
        </w:rPr>
        <w:t>Develop strategic management system including vision, mission and long-term objectives.</w:t>
      </w:r>
    </w:p>
    <w:p w:rsidR="00874FA6" w:rsidRPr="008B6DEF"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sz w:val="20"/>
          <w:szCs w:val="20"/>
        </w:rPr>
      </w:pPr>
      <w:r w:rsidRPr="008B6DEF">
        <w:rPr>
          <w:rFonts w:ascii="Times New Roman" w:hAnsi="Times New Roman"/>
          <w:color w:val="000000"/>
          <w:sz w:val="20"/>
          <w:szCs w:val="20"/>
        </w:rPr>
        <w:t>Gain working familiarity with functional business areas.</w:t>
      </w:r>
    </w:p>
    <w:p w:rsidR="00874FA6" w:rsidRPr="008B6DEF"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sz w:val="20"/>
          <w:szCs w:val="20"/>
        </w:rPr>
      </w:pPr>
      <w:r w:rsidRPr="008B6DEF">
        <w:rPr>
          <w:rFonts w:ascii="Times New Roman" w:hAnsi="Times New Roman"/>
          <w:color w:val="000000"/>
          <w:sz w:val="20"/>
          <w:szCs w:val="20"/>
        </w:rPr>
        <w:t>Contribute significantly to the success of the o</w:t>
      </w:r>
      <w:r w:rsidRPr="008B6DEF">
        <w:rPr>
          <w:rFonts w:ascii="Times New Roman" w:hAnsi="Times New Roman"/>
          <w:color w:val="000000"/>
          <w:spacing w:val="-4"/>
          <w:sz w:val="20"/>
          <w:szCs w:val="20"/>
        </w:rPr>
        <w:t>r</w:t>
      </w:r>
      <w:r w:rsidRPr="008B6DEF">
        <w:rPr>
          <w:rFonts w:ascii="Times New Roman" w:hAnsi="Times New Roman"/>
          <w:color w:val="000000"/>
          <w:sz w:val="20"/>
          <w:szCs w:val="20"/>
        </w:rPr>
        <w:t>ganization and its growth.</w:t>
      </w:r>
    </w:p>
    <w:p w:rsidR="00874FA6" w:rsidRPr="008B6DEF"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sz w:val="20"/>
          <w:szCs w:val="20"/>
        </w:rPr>
      </w:pPr>
      <w:r w:rsidRPr="008B6DEF">
        <w:rPr>
          <w:rFonts w:ascii="Times New Roman" w:hAnsi="Times New Roman"/>
          <w:color w:val="000000"/>
          <w:spacing w:val="-22"/>
          <w:sz w:val="20"/>
          <w:szCs w:val="20"/>
        </w:rPr>
        <w:t>V</w:t>
      </w:r>
      <w:r w:rsidRPr="008B6DEF">
        <w:rPr>
          <w:rFonts w:ascii="Times New Roman" w:hAnsi="Times New Roman"/>
          <w:color w:val="000000"/>
          <w:sz w:val="20"/>
          <w:szCs w:val="20"/>
        </w:rPr>
        <w:t>alue workforce diversity and demonstrate such commitment through leadership.</w:t>
      </w:r>
    </w:p>
    <w:p w:rsidR="00874FA6" w:rsidRPr="008B6DEF" w:rsidRDefault="00874FA6" w:rsidP="00F56BDC">
      <w:pPr>
        <w:pStyle w:val="BalloonText"/>
        <w:widowControl w:val="0"/>
        <w:numPr>
          <w:ilvl w:val="0"/>
          <w:numId w:val="5"/>
        </w:numPr>
        <w:autoSpaceDE w:val="0"/>
        <w:autoSpaceDN w:val="0"/>
        <w:adjustRightInd w:val="0"/>
        <w:spacing w:before="10"/>
        <w:ind w:left="1080" w:right="180"/>
        <w:jc w:val="both"/>
        <w:rPr>
          <w:rFonts w:ascii="Times New Roman" w:hAnsi="Times New Roman"/>
          <w:color w:val="000000"/>
          <w:sz w:val="20"/>
          <w:szCs w:val="20"/>
        </w:rPr>
      </w:pPr>
      <w:r w:rsidRPr="008B6DEF">
        <w:rPr>
          <w:rFonts w:ascii="Times New Roman" w:hAnsi="Times New Roman"/>
          <w:color w:val="000000"/>
          <w:spacing w:val="-14"/>
          <w:sz w:val="20"/>
          <w:szCs w:val="20"/>
        </w:rPr>
        <w:t>T</w:t>
      </w:r>
      <w:r w:rsidRPr="008B6DEF">
        <w:rPr>
          <w:rFonts w:ascii="Times New Roman" w:hAnsi="Times New Roman"/>
          <w:color w:val="000000"/>
          <w:sz w:val="20"/>
          <w:szCs w:val="20"/>
        </w:rPr>
        <w:t>each, coach and mentor others to become e</w:t>
      </w:r>
      <w:r w:rsidRPr="008B6DEF">
        <w:rPr>
          <w:rFonts w:ascii="Times New Roman" w:hAnsi="Times New Roman"/>
          <w:color w:val="000000"/>
          <w:spacing w:val="-4"/>
          <w:sz w:val="20"/>
          <w:szCs w:val="20"/>
        </w:rPr>
        <w:t>f</w:t>
      </w:r>
      <w:r w:rsidRPr="008B6DEF">
        <w:rPr>
          <w:rFonts w:ascii="Times New Roman" w:hAnsi="Times New Roman"/>
          <w:color w:val="000000"/>
          <w:sz w:val="20"/>
          <w:szCs w:val="20"/>
        </w:rPr>
        <w:t>fective leaders.</w:t>
      </w:r>
    </w:p>
    <w:p w:rsidR="00874FA6" w:rsidRDefault="00874FA6" w:rsidP="00874FA6">
      <w:pPr>
        <w:widowControl w:val="0"/>
        <w:autoSpaceDE w:val="0"/>
        <w:autoSpaceDN w:val="0"/>
        <w:adjustRightInd w:val="0"/>
        <w:spacing w:before="11" w:after="0" w:line="220" w:lineRule="exact"/>
        <w:ind w:left="540" w:right="180" w:firstLine="0"/>
        <w:jc w:val="both"/>
        <w:rPr>
          <w:rFonts w:ascii="Times New Roman" w:hAnsi="Times New Roman"/>
          <w:color w:val="000000"/>
        </w:rPr>
      </w:pPr>
    </w:p>
    <w:p w:rsidR="00874FA6" w:rsidRPr="00FD130B" w:rsidRDefault="00874FA6" w:rsidP="00874FA6">
      <w:pPr>
        <w:pStyle w:val="Heading2"/>
        <w:spacing w:before="0"/>
        <w:ind w:left="540" w:right="180" w:firstLine="0"/>
        <w:rPr>
          <w:rFonts w:ascii="Times New Roman" w:hAnsi="Times New Roman"/>
          <w:color w:val="000000"/>
          <w:sz w:val="28"/>
          <w:szCs w:val="28"/>
        </w:rPr>
      </w:pPr>
      <w:bookmarkStart w:id="95" w:name="_Toc294969669"/>
      <w:bookmarkStart w:id="96" w:name="_Toc295508232"/>
      <w:r w:rsidRPr="00FD130B">
        <w:rPr>
          <w:rFonts w:ascii="Times New Roman" w:hAnsi="Times New Roman"/>
          <w:bCs w:val="0"/>
          <w:color w:val="000000"/>
          <w:sz w:val="28"/>
          <w:szCs w:val="28"/>
        </w:rPr>
        <w:t>Objectives</w:t>
      </w:r>
      <w:bookmarkEnd w:id="95"/>
      <w:bookmarkEnd w:id="96"/>
    </w:p>
    <w:p w:rsidR="00874FA6" w:rsidRDefault="00874FA6" w:rsidP="00874FA6">
      <w:pPr>
        <w:widowControl w:val="0"/>
        <w:autoSpaceDE w:val="0"/>
        <w:autoSpaceDN w:val="0"/>
        <w:adjustRightInd w:val="0"/>
        <w:spacing w:before="33" w:after="0"/>
        <w:ind w:left="540" w:right="180" w:firstLine="0"/>
        <w:jc w:val="both"/>
        <w:rPr>
          <w:rFonts w:ascii="Times New Roman" w:hAnsi="Times New Roman"/>
          <w:color w:val="000000"/>
          <w:sz w:val="20"/>
          <w:szCs w:val="20"/>
        </w:rPr>
      </w:pPr>
      <w:r>
        <w:rPr>
          <w:rFonts w:ascii="Times New Roman" w:hAnsi="Times New Roman"/>
          <w:color w:val="000000"/>
          <w:sz w:val="20"/>
          <w:szCs w:val="20"/>
        </w:rPr>
        <w:t>Given the above mission and assumptions, the MBA</w:t>
      </w:r>
      <w:r>
        <w:rPr>
          <w:rFonts w:ascii="Times New Roman" w:hAnsi="Times New Roman"/>
          <w:color w:val="000000"/>
          <w:spacing w:val="-11"/>
          <w:sz w:val="20"/>
          <w:szCs w:val="20"/>
        </w:rPr>
        <w:t xml:space="preserve"> </w:t>
      </w:r>
      <w:r>
        <w:rPr>
          <w:rFonts w:ascii="Times New Roman" w:hAnsi="Times New Roman"/>
          <w:color w:val="000000"/>
          <w:sz w:val="20"/>
          <w:szCs w:val="20"/>
        </w:rPr>
        <w:t>program has the following objectives:</w:t>
      </w:r>
    </w:p>
    <w:p w:rsidR="00874FA6" w:rsidRPr="008B6DEF" w:rsidRDefault="00874FA6" w:rsidP="00F56BDC">
      <w:pPr>
        <w:pStyle w:val="BalloonText"/>
        <w:widowControl w:val="0"/>
        <w:numPr>
          <w:ilvl w:val="0"/>
          <w:numId w:val="6"/>
        </w:numPr>
        <w:tabs>
          <w:tab w:val="left" w:pos="1080"/>
        </w:tabs>
        <w:autoSpaceDE w:val="0"/>
        <w:autoSpaceDN w:val="0"/>
        <w:adjustRightInd w:val="0"/>
        <w:spacing w:before="10" w:line="250" w:lineRule="auto"/>
        <w:ind w:left="720" w:right="180" w:firstLine="0"/>
        <w:jc w:val="both"/>
        <w:rPr>
          <w:rFonts w:ascii="Times New Roman" w:hAnsi="Times New Roman"/>
          <w:color w:val="000000"/>
          <w:sz w:val="20"/>
          <w:szCs w:val="20"/>
        </w:rPr>
      </w:pPr>
      <w:r w:rsidRPr="008B6DEF">
        <w:rPr>
          <w:rFonts w:ascii="Times New Roman" w:hAnsi="Times New Roman"/>
          <w:color w:val="000000"/>
          <w:spacing w:val="-14"/>
          <w:sz w:val="20"/>
          <w:szCs w:val="20"/>
        </w:rPr>
        <w:t>T</w:t>
      </w:r>
      <w:r w:rsidRPr="008B6DEF">
        <w:rPr>
          <w:rFonts w:ascii="Times New Roman" w:hAnsi="Times New Roman"/>
          <w:color w:val="000000"/>
          <w:sz w:val="20"/>
          <w:szCs w:val="20"/>
        </w:rPr>
        <w:t>o develop functional area competence in professional business-related disciplines such as accounting, economics, finance, information systems, management and marketing;</w:t>
      </w:r>
    </w:p>
    <w:p w:rsidR="00874FA6" w:rsidRPr="008B6DEF" w:rsidRDefault="00874FA6" w:rsidP="00F56BDC">
      <w:pPr>
        <w:pStyle w:val="BalloonText"/>
        <w:widowControl w:val="0"/>
        <w:numPr>
          <w:ilvl w:val="0"/>
          <w:numId w:val="6"/>
        </w:numPr>
        <w:tabs>
          <w:tab w:val="left" w:pos="1080"/>
        </w:tabs>
        <w:autoSpaceDE w:val="0"/>
        <w:autoSpaceDN w:val="0"/>
        <w:adjustRightInd w:val="0"/>
        <w:spacing w:line="250" w:lineRule="auto"/>
        <w:ind w:left="720" w:right="180" w:firstLine="0"/>
        <w:jc w:val="both"/>
        <w:rPr>
          <w:rFonts w:ascii="Times New Roman" w:hAnsi="Times New Roman"/>
          <w:color w:val="000000"/>
          <w:sz w:val="20"/>
          <w:szCs w:val="20"/>
        </w:rPr>
      </w:pPr>
      <w:r w:rsidRPr="008B6DEF">
        <w:rPr>
          <w:rFonts w:ascii="Times New Roman" w:hAnsi="Times New Roman"/>
          <w:color w:val="000000"/>
          <w:spacing w:val="-14"/>
          <w:sz w:val="20"/>
          <w:szCs w:val="20"/>
        </w:rPr>
        <w:t>T</w:t>
      </w:r>
      <w:r w:rsidRPr="008B6DEF">
        <w:rPr>
          <w:rFonts w:ascii="Times New Roman" w:hAnsi="Times New Roman"/>
          <w:color w:val="000000"/>
          <w:sz w:val="20"/>
          <w:szCs w:val="20"/>
        </w:rPr>
        <w:t>o provide the broad perspectives needed to e</w:t>
      </w:r>
      <w:r w:rsidRPr="008B6DEF">
        <w:rPr>
          <w:rFonts w:ascii="Times New Roman" w:hAnsi="Times New Roman"/>
          <w:color w:val="000000"/>
          <w:spacing w:val="-4"/>
          <w:sz w:val="20"/>
          <w:szCs w:val="20"/>
        </w:rPr>
        <w:t>f</w:t>
      </w:r>
      <w:r w:rsidRPr="008B6DEF">
        <w:rPr>
          <w:rFonts w:ascii="Times New Roman" w:hAnsi="Times New Roman"/>
          <w:color w:val="000000"/>
          <w:sz w:val="20"/>
          <w:szCs w:val="20"/>
        </w:rPr>
        <w:t>fectively manage change in a globally interdependent, highly diverse economy;</w:t>
      </w:r>
    </w:p>
    <w:p w:rsidR="00874FA6" w:rsidRPr="008B6DEF" w:rsidRDefault="00874FA6" w:rsidP="00F56BDC">
      <w:pPr>
        <w:pStyle w:val="BalloonText"/>
        <w:widowControl w:val="0"/>
        <w:numPr>
          <w:ilvl w:val="0"/>
          <w:numId w:val="6"/>
        </w:numPr>
        <w:tabs>
          <w:tab w:val="left" w:pos="1080"/>
        </w:tabs>
        <w:autoSpaceDE w:val="0"/>
        <w:autoSpaceDN w:val="0"/>
        <w:adjustRightInd w:val="0"/>
        <w:spacing w:line="250" w:lineRule="auto"/>
        <w:ind w:left="720" w:right="180" w:firstLine="0"/>
        <w:jc w:val="both"/>
        <w:rPr>
          <w:rFonts w:ascii="Times New Roman" w:hAnsi="Times New Roman"/>
          <w:color w:val="000000"/>
          <w:sz w:val="20"/>
          <w:szCs w:val="20"/>
        </w:rPr>
      </w:pPr>
      <w:r w:rsidRPr="008B6DEF">
        <w:rPr>
          <w:rFonts w:ascii="Times New Roman" w:hAnsi="Times New Roman"/>
          <w:color w:val="000000"/>
          <w:spacing w:val="-14"/>
          <w:sz w:val="20"/>
          <w:szCs w:val="20"/>
        </w:rPr>
        <w:t>T</w:t>
      </w:r>
      <w:r w:rsidRPr="008B6DEF">
        <w:rPr>
          <w:rFonts w:ascii="Times New Roman" w:hAnsi="Times New Roman"/>
          <w:color w:val="000000"/>
          <w:sz w:val="20"/>
          <w:szCs w:val="20"/>
        </w:rPr>
        <w:t>o deliver an integrated, cross-functional program that enables leaders/managers to understand, critically evaluate and contribute to o</w:t>
      </w:r>
      <w:r w:rsidRPr="008B6DEF">
        <w:rPr>
          <w:rFonts w:ascii="Times New Roman" w:hAnsi="Times New Roman"/>
          <w:color w:val="000000"/>
          <w:spacing w:val="-4"/>
          <w:sz w:val="20"/>
          <w:szCs w:val="20"/>
        </w:rPr>
        <w:t>r</w:t>
      </w:r>
      <w:r w:rsidRPr="008B6DEF">
        <w:rPr>
          <w:rFonts w:ascii="Times New Roman" w:hAnsi="Times New Roman"/>
          <w:color w:val="000000"/>
          <w:sz w:val="20"/>
          <w:szCs w:val="20"/>
        </w:rPr>
        <w:t>ganizational culture, systems</w:t>
      </w:r>
      <w:r>
        <w:rPr>
          <w:rFonts w:ascii="Times New Roman" w:hAnsi="Times New Roman"/>
          <w:color w:val="000000"/>
          <w:sz w:val="20"/>
          <w:szCs w:val="20"/>
        </w:rPr>
        <w:t xml:space="preserve"> </w:t>
      </w:r>
      <w:r w:rsidRPr="008B6DEF">
        <w:rPr>
          <w:rFonts w:ascii="Times New Roman" w:hAnsi="Times New Roman"/>
          <w:color w:val="000000"/>
          <w:sz w:val="20"/>
          <w:szCs w:val="20"/>
        </w:rPr>
        <w:t>and policy;</w:t>
      </w:r>
    </w:p>
    <w:p w:rsidR="00874FA6" w:rsidRPr="008B6DEF" w:rsidRDefault="00874FA6" w:rsidP="00F56BDC">
      <w:pPr>
        <w:pStyle w:val="BalloonText"/>
        <w:widowControl w:val="0"/>
        <w:numPr>
          <w:ilvl w:val="0"/>
          <w:numId w:val="6"/>
        </w:numPr>
        <w:tabs>
          <w:tab w:val="left" w:pos="1080"/>
        </w:tabs>
        <w:autoSpaceDE w:val="0"/>
        <w:autoSpaceDN w:val="0"/>
        <w:adjustRightInd w:val="0"/>
        <w:spacing w:before="10" w:line="250" w:lineRule="auto"/>
        <w:ind w:left="720" w:right="180" w:firstLine="0"/>
        <w:jc w:val="both"/>
        <w:rPr>
          <w:rFonts w:ascii="Times New Roman" w:hAnsi="Times New Roman"/>
          <w:color w:val="000000"/>
          <w:sz w:val="20"/>
          <w:szCs w:val="20"/>
        </w:rPr>
      </w:pPr>
      <w:r w:rsidRPr="008B6DEF">
        <w:rPr>
          <w:rFonts w:ascii="Times New Roman" w:hAnsi="Times New Roman"/>
          <w:color w:val="000000"/>
          <w:spacing w:val="-14"/>
          <w:sz w:val="20"/>
          <w:szCs w:val="20"/>
        </w:rPr>
        <w:t>T</w:t>
      </w:r>
      <w:r w:rsidRPr="008B6DEF">
        <w:rPr>
          <w:rFonts w:ascii="Times New Roman" w:hAnsi="Times New Roman"/>
          <w:color w:val="000000"/>
          <w:sz w:val="20"/>
          <w:szCs w:val="20"/>
        </w:rPr>
        <w:t>o enhance the interpersonal, communication and analytical skills necessary to work e</w:t>
      </w:r>
      <w:r w:rsidRPr="008B6DEF">
        <w:rPr>
          <w:rFonts w:ascii="Times New Roman" w:hAnsi="Times New Roman"/>
          <w:color w:val="000000"/>
          <w:spacing w:val="-4"/>
          <w:sz w:val="20"/>
          <w:szCs w:val="20"/>
        </w:rPr>
        <w:t>f</w:t>
      </w:r>
      <w:r w:rsidRPr="008B6DEF">
        <w:rPr>
          <w:rFonts w:ascii="Times New Roman" w:hAnsi="Times New Roman"/>
          <w:color w:val="000000"/>
          <w:sz w:val="20"/>
          <w:szCs w:val="20"/>
        </w:rPr>
        <w:t>fectively in teams and networks; and</w:t>
      </w:r>
    </w:p>
    <w:p w:rsidR="00874FA6" w:rsidRDefault="00874FA6" w:rsidP="00874FA6">
      <w:pPr>
        <w:widowControl w:val="0"/>
        <w:autoSpaceDE w:val="0"/>
        <w:autoSpaceDN w:val="0"/>
        <w:adjustRightInd w:val="0"/>
        <w:spacing w:after="0"/>
        <w:ind w:left="1339"/>
        <w:rPr>
          <w:rFonts w:ascii="Times New Roman" w:hAnsi="Times New Roman"/>
          <w:color w:val="000000"/>
          <w:sz w:val="20"/>
          <w:szCs w:val="20"/>
        </w:rPr>
      </w:pPr>
    </w:p>
    <w:p w:rsidR="008404C4" w:rsidRPr="00FD130B" w:rsidRDefault="008404C4" w:rsidP="008404C4">
      <w:pPr>
        <w:pStyle w:val="Heading2"/>
        <w:spacing w:before="0"/>
        <w:ind w:firstLine="0"/>
        <w:rPr>
          <w:rFonts w:ascii="Times New Roman" w:hAnsi="Times New Roman"/>
          <w:color w:val="404040" w:themeColor="text1" w:themeTint="BF"/>
          <w:sz w:val="28"/>
          <w:szCs w:val="28"/>
        </w:rPr>
      </w:pPr>
      <w:bookmarkStart w:id="97" w:name="_Toc294969670"/>
      <w:bookmarkStart w:id="98" w:name="_Toc295508233"/>
      <w:r w:rsidRPr="00FD130B">
        <w:rPr>
          <w:rFonts w:ascii="Times New Roman" w:hAnsi="Times New Roman"/>
          <w:bCs w:val="0"/>
          <w:color w:val="404040" w:themeColor="text1" w:themeTint="BF"/>
          <w:sz w:val="28"/>
          <w:szCs w:val="28"/>
        </w:rPr>
        <w:t>Acc</w:t>
      </w:r>
      <w:r w:rsidRPr="00FD130B">
        <w:rPr>
          <w:rFonts w:ascii="Times New Roman" w:hAnsi="Times New Roman"/>
          <w:bCs w:val="0"/>
          <w:color w:val="404040" w:themeColor="text1" w:themeTint="BF"/>
          <w:spacing w:val="-5"/>
          <w:sz w:val="28"/>
          <w:szCs w:val="28"/>
        </w:rPr>
        <w:t>r</w:t>
      </w:r>
      <w:r w:rsidRPr="00FD130B">
        <w:rPr>
          <w:rFonts w:ascii="Times New Roman" w:hAnsi="Times New Roman"/>
          <w:bCs w:val="0"/>
          <w:color w:val="404040" w:themeColor="text1" w:themeTint="BF"/>
          <w:sz w:val="28"/>
          <w:szCs w:val="28"/>
        </w:rPr>
        <w:t>editation</w:t>
      </w:r>
      <w:bookmarkEnd w:id="97"/>
      <w:bookmarkEnd w:id="98"/>
    </w:p>
    <w:p w:rsidR="00872727" w:rsidRDefault="008404C4" w:rsidP="008404C4">
      <w:pPr>
        <w:widowControl w:val="0"/>
        <w:autoSpaceDE w:val="0"/>
        <w:autoSpaceDN w:val="0"/>
        <w:adjustRightInd w:val="0"/>
        <w:spacing w:before="33" w:after="0" w:line="250" w:lineRule="auto"/>
        <w:ind w:right="540" w:firstLine="360"/>
        <w:jc w:val="both"/>
        <w:rPr>
          <w:rFonts w:ascii="Times New Roman" w:hAnsi="Times New Roman"/>
          <w:sz w:val="20"/>
          <w:szCs w:val="20"/>
        </w:rPr>
        <w:sectPr w:rsidR="00872727" w:rsidSect="00872727">
          <w:headerReference w:type="even" r:id="rId31"/>
          <w:headerReference w:type="default" r:id="rId32"/>
          <w:pgSz w:w="12240" w:h="15840" w:code="1"/>
          <w:pgMar w:top="720" w:right="720" w:bottom="288" w:left="1440" w:header="720" w:footer="288" w:gutter="0"/>
          <w:cols w:space="720"/>
          <w:docGrid w:linePitch="360"/>
        </w:sectPr>
      </w:pPr>
      <w:r>
        <w:rPr>
          <w:rFonts w:ascii="Times New Roman" w:hAnsi="Times New Roman"/>
          <w:sz w:val="20"/>
          <w:szCs w:val="20"/>
        </w:rPr>
        <w:t>Albany State Universit</w:t>
      </w:r>
      <w:r>
        <w:rPr>
          <w:rFonts w:ascii="Times New Roman" w:hAnsi="Times New Roman"/>
          <w:spacing w:val="-13"/>
          <w:sz w:val="20"/>
          <w:szCs w:val="20"/>
        </w:rPr>
        <w:t>y</w:t>
      </w:r>
      <w:r>
        <w:rPr>
          <w:rFonts w:ascii="Times New Roman" w:hAnsi="Times New Roman"/>
          <w:sz w:val="20"/>
          <w:szCs w:val="20"/>
        </w:rPr>
        <w:t>, through its College of Business, is nationally accredited by and is a member of the</w:t>
      </w:r>
      <w:r>
        <w:rPr>
          <w:rFonts w:ascii="Times New Roman" w:hAnsi="Times New Roman"/>
          <w:spacing w:val="-11"/>
          <w:sz w:val="20"/>
          <w:szCs w:val="20"/>
        </w:rPr>
        <w:t xml:space="preserve"> </w:t>
      </w:r>
      <w:r>
        <w:rPr>
          <w:rFonts w:ascii="Times New Roman" w:hAnsi="Times New Roman"/>
          <w:sz w:val="20"/>
          <w:szCs w:val="20"/>
        </w:rPr>
        <w:t>Association of Collegiate Business Schools and Programs (ACBSP).</w:t>
      </w:r>
      <w:r>
        <w:rPr>
          <w:rFonts w:ascii="Times New Roman" w:hAnsi="Times New Roman"/>
          <w:spacing w:val="-4"/>
          <w:sz w:val="20"/>
          <w:szCs w:val="20"/>
        </w:rPr>
        <w:t xml:space="preserve"> </w:t>
      </w:r>
      <w:r>
        <w:rPr>
          <w:rFonts w:ascii="Times New Roman" w:hAnsi="Times New Roman"/>
          <w:sz w:val="20"/>
          <w:szCs w:val="20"/>
        </w:rPr>
        <w:t>The accreditation is for o</w:t>
      </w:r>
      <w:r>
        <w:rPr>
          <w:rFonts w:ascii="Times New Roman" w:hAnsi="Times New Roman"/>
          <w:spacing w:val="-4"/>
          <w:sz w:val="20"/>
          <w:szCs w:val="20"/>
        </w:rPr>
        <w:t>f</w:t>
      </w:r>
      <w:r>
        <w:rPr>
          <w:rFonts w:ascii="Times New Roman" w:hAnsi="Times New Roman"/>
          <w:sz w:val="20"/>
          <w:szCs w:val="20"/>
        </w:rPr>
        <w:t>ferings at the graduate level, the Master of Business</w:t>
      </w:r>
      <w:r>
        <w:rPr>
          <w:rFonts w:ascii="Times New Roman" w:hAnsi="Times New Roman"/>
          <w:spacing w:val="-11"/>
          <w:sz w:val="20"/>
          <w:szCs w:val="20"/>
        </w:rPr>
        <w:t xml:space="preserve"> </w:t>
      </w:r>
      <w:r>
        <w:rPr>
          <w:rFonts w:ascii="Times New Roman" w:hAnsi="Times New Roman"/>
          <w:sz w:val="20"/>
          <w:szCs w:val="20"/>
        </w:rPr>
        <w:t>Administration (MBA) and at the unde</w:t>
      </w:r>
      <w:r>
        <w:rPr>
          <w:rFonts w:ascii="Times New Roman" w:hAnsi="Times New Roman"/>
          <w:spacing w:val="-4"/>
          <w:sz w:val="20"/>
          <w:szCs w:val="20"/>
        </w:rPr>
        <w:t>r</w:t>
      </w:r>
      <w:r>
        <w:rPr>
          <w:rFonts w:ascii="Times New Roman" w:hAnsi="Times New Roman"/>
          <w:sz w:val="20"/>
          <w:szCs w:val="20"/>
        </w:rPr>
        <w:t>graduate level, the Bachelor of Science degrees in accounting, business information systems, management and marketing. In addition, the MBA</w:t>
      </w:r>
      <w:r>
        <w:rPr>
          <w:rFonts w:ascii="Times New Roman" w:hAnsi="Times New Roman"/>
          <w:spacing w:val="-11"/>
          <w:sz w:val="20"/>
          <w:szCs w:val="20"/>
        </w:rPr>
        <w:t xml:space="preserve"> </w:t>
      </w:r>
      <w:r>
        <w:rPr>
          <w:rFonts w:ascii="Times New Roman" w:hAnsi="Times New Roman"/>
          <w:sz w:val="20"/>
          <w:szCs w:val="20"/>
        </w:rPr>
        <w:t xml:space="preserve">is included as part of the </w:t>
      </w:r>
    </w:p>
    <w:p w:rsidR="008404C4" w:rsidRDefault="008404C4" w:rsidP="008404C4">
      <w:pPr>
        <w:widowControl w:val="0"/>
        <w:autoSpaceDE w:val="0"/>
        <w:autoSpaceDN w:val="0"/>
        <w:adjustRightInd w:val="0"/>
        <w:spacing w:before="33" w:after="0" w:line="250" w:lineRule="auto"/>
        <w:ind w:right="540" w:firstLine="360"/>
        <w:jc w:val="both"/>
        <w:rPr>
          <w:rFonts w:ascii="Times New Roman" w:hAnsi="Times New Roman"/>
          <w:sz w:val="20"/>
          <w:szCs w:val="20"/>
        </w:rPr>
      </w:pPr>
      <w:r>
        <w:rPr>
          <w:rFonts w:ascii="Times New Roman" w:hAnsi="Times New Roman"/>
          <w:sz w:val="20"/>
          <w:szCs w:val="20"/>
        </w:rPr>
        <w:lastRenderedPageBreak/>
        <w:t>regional institutional accreditation given to</w:t>
      </w:r>
      <w:r>
        <w:rPr>
          <w:rFonts w:ascii="Times New Roman" w:hAnsi="Times New Roman"/>
          <w:spacing w:val="-11"/>
          <w:sz w:val="20"/>
          <w:szCs w:val="20"/>
        </w:rPr>
        <w:t xml:space="preserve"> </w:t>
      </w:r>
      <w:r>
        <w:rPr>
          <w:rFonts w:ascii="Times New Roman" w:hAnsi="Times New Roman"/>
          <w:sz w:val="20"/>
          <w:szCs w:val="20"/>
        </w:rPr>
        <w:t>Albany State University by the Southern</w:t>
      </w:r>
      <w:r>
        <w:rPr>
          <w:rFonts w:ascii="Times New Roman" w:hAnsi="Times New Roman"/>
          <w:spacing w:val="-11"/>
          <w:sz w:val="20"/>
          <w:szCs w:val="20"/>
        </w:rPr>
        <w:t xml:space="preserve"> </w:t>
      </w:r>
      <w:r>
        <w:rPr>
          <w:rFonts w:ascii="Times New Roman" w:hAnsi="Times New Roman"/>
          <w:sz w:val="20"/>
          <w:szCs w:val="20"/>
        </w:rPr>
        <w:t>Association of Colleges and Schools (SACS).</w:t>
      </w:r>
    </w:p>
    <w:p w:rsidR="008404C4" w:rsidRDefault="008404C4" w:rsidP="008404C4">
      <w:pPr>
        <w:widowControl w:val="0"/>
        <w:autoSpaceDE w:val="0"/>
        <w:autoSpaceDN w:val="0"/>
        <w:adjustRightInd w:val="0"/>
        <w:spacing w:before="8" w:after="0" w:line="220" w:lineRule="exact"/>
        <w:ind w:right="540" w:firstLine="360"/>
        <w:jc w:val="both"/>
        <w:rPr>
          <w:rFonts w:ascii="Times New Roman" w:hAnsi="Times New Roman"/>
        </w:rPr>
      </w:pPr>
    </w:p>
    <w:p w:rsidR="008404C4" w:rsidRPr="00FD130B" w:rsidRDefault="008404C4" w:rsidP="008404C4">
      <w:pPr>
        <w:pStyle w:val="Heading2"/>
        <w:spacing w:before="0"/>
        <w:ind w:left="180" w:firstLine="0"/>
        <w:rPr>
          <w:rFonts w:ascii="Times New Roman" w:hAnsi="Times New Roman"/>
          <w:color w:val="404040" w:themeColor="text1" w:themeTint="BF"/>
          <w:sz w:val="28"/>
          <w:szCs w:val="28"/>
        </w:rPr>
      </w:pPr>
      <w:bookmarkStart w:id="99" w:name="_Toc294969671"/>
      <w:bookmarkStart w:id="100" w:name="_Toc295508234"/>
      <w:r w:rsidRPr="00FD130B">
        <w:rPr>
          <w:rFonts w:ascii="Times New Roman" w:hAnsi="Times New Roman"/>
          <w:bCs w:val="0"/>
          <w:color w:val="404040" w:themeColor="text1" w:themeTint="BF"/>
          <w:sz w:val="28"/>
          <w:szCs w:val="28"/>
        </w:rPr>
        <w:t>Physical Facilities and Resou</w:t>
      </w:r>
      <w:r w:rsidRPr="00FD130B">
        <w:rPr>
          <w:rFonts w:ascii="Times New Roman" w:hAnsi="Times New Roman"/>
          <w:bCs w:val="0"/>
          <w:color w:val="404040" w:themeColor="text1" w:themeTint="BF"/>
          <w:spacing w:val="-5"/>
          <w:sz w:val="28"/>
          <w:szCs w:val="28"/>
        </w:rPr>
        <w:t>r</w:t>
      </w:r>
      <w:r w:rsidRPr="00FD130B">
        <w:rPr>
          <w:rFonts w:ascii="Times New Roman" w:hAnsi="Times New Roman"/>
          <w:bCs w:val="0"/>
          <w:color w:val="404040" w:themeColor="text1" w:themeTint="BF"/>
          <w:sz w:val="28"/>
          <w:szCs w:val="28"/>
        </w:rPr>
        <w:t>ces</w:t>
      </w:r>
      <w:bookmarkEnd w:id="99"/>
      <w:bookmarkEnd w:id="100"/>
    </w:p>
    <w:p w:rsidR="008404C4" w:rsidRDefault="008404C4" w:rsidP="008404C4">
      <w:pPr>
        <w:widowControl w:val="0"/>
        <w:autoSpaceDE w:val="0"/>
        <w:autoSpaceDN w:val="0"/>
        <w:adjustRightInd w:val="0"/>
        <w:spacing w:before="33" w:after="0" w:line="250" w:lineRule="auto"/>
        <w:ind w:left="180" w:right="540" w:firstLine="360"/>
        <w:jc w:val="both"/>
        <w:rPr>
          <w:rFonts w:ascii="Times New Roman" w:hAnsi="Times New Roman"/>
          <w:sz w:val="20"/>
          <w:szCs w:val="20"/>
        </w:rPr>
      </w:pPr>
      <w:r>
        <w:rPr>
          <w:rFonts w:ascii="Times New Roman" w:hAnsi="Times New Roman"/>
          <w:sz w:val="20"/>
          <w:szCs w:val="20"/>
        </w:rPr>
        <w:t>The MBA</w:t>
      </w:r>
      <w:r>
        <w:rPr>
          <w:rFonts w:ascii="Times New Roman" w:hAnsi="Times New Roman"/>
          <w:spacing w:val="-11"/>
          <w:sz w:val="20"/>
          <w:szCs w:val="20"/>
        </w:rPr>
        <w:t xml:space="preserve"> </w:t>
      </w:r>
      <w:r>
        <w:rPr>
          <w:rFonts w:ascii="Times New Roman" w:hAnsi="Times New Roman"/>
          <w:sz w:val="20"/>
          <w:szCs w:val="20"/>
        </w:rPr>
        <w:t>degree program is housed in the College of Business on the</w:t>
      </w:r>
      <w:r>
        <w:rPr>
          <w:rFonts w:ascii="Times New Roman" w:hAnsi="Times New Roman"/>
          <w:spacing w:val="-11"/>
          <w:sz w:val="20"/>
          <w:szCs w:val="20"/>
        </w:rPr>
        <w:t xml:space="preserve"> </w:t>
      </w:r>
      <w:r>
        <w:rPr>
          <w:rFonts w:ascii="Times New Roman" w:hAnsi="Times New Roman"/>
          <w:sz w:val="20"/>
          <w:szCs w:val="20"/>
        </w:rPr>
        <w:t>Albany State Unive</w:t>
      </w:r>
      <w:r>
        <w:rPr>
          <w:rFonts w:ascii="Times New Roman" w:hAnsi="Times New Roman"/>
          <w:spacing w:val="-4"/>
          <w:sz w:val="20"/>
          <w:szCs w:val="20"/>
        </w:rPr>
        <w:t>r</w:t>
      </w:r>
      <w:r>
        <w:rPr>
          <w:rFonts w:ascii="Times New Roman" w:hAnsi="Times New Roman"/>
          <w:sz w:val="20"/>
          <w:szCs w:val="20"/>
        </w:rPr>
        <w:t>sity campus.</w:t>
      </w:r>
      <w:r>
        <w:rPr>
          <w:rFonts w:ascii="Times New Roman" w:hAnsi="Times New Roman"/>
          <w:spacing w:val="-4"/>
          <w:sz w:val="20"/>
          <w:szCs w:val="20"/>
        </w:rPr>
        <w:t xml:space="preserve"> </w:t>
      </w:r>
      <w:r>
        <w:rPr>
          <w:rFonts w:ascii="Times New Roman" w:hAnsi="Times New Roman"/>
          <w:sz w:val="20"/>
          <w:szCs w:val="20"/>
        </w:rPr>
        <w:t>The College has its own building, Peace Hall, which is a modern facility including MBA</w:t>
      </w:r>
      <w:r>
        <w:rPr>
          <w:rFonts w:ascii="Times New Roman" w:hAnsi="Times New Roman"/>
          <w:spacing w:val="-11"/>
          <w:sz w:val="20"/>
          <w:szCs w:val="20"/>
        </w:rPr>
        <w:t xml:space="preserve"> </w:t>
      </w:r>
      <w:r>
        <w:rPr>
          <w:rFonts w:ascii="Times New Roman" w:hAnsi="Times New Roman"/>
          <w:sz w:val="20"/>
          <w:szCs w:val="20"/>
        </w:rPr>
        <w:t>classrooms, faculty o</w:t>
      </w:r>
      <w:r>
        <w:rPr>
          <w:rFonts w:ascii="Times New Roman" w:hAnsi="Times New Roman"/>
          <w:spacing w:val="-4"/>
          <w:sz w:val="20"/>
          <w:szCs w:val="20"/>
        </w:rPr>
        <w:t>f</w:t>
      </w:r>
      <w:r>
        <w:rPr>
          <w:rFonts w:ascii="Times New Roman" w:hAnsi="Times New Roman"/>
          <w:sz w:val="20"/>
          <w:szCs w:val="20"/>
        </w:rPr>
        <w:t>fices and computer laboratories.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wide range of computerized statistical packages, business simulations, financial and other applications are available for use by the students.</w:t>
      </w:r>
    </w:p>
    <w:p w:rsidR="008404C4" w:rsidRDefault="008404C4" w:rsidP="008404C4">
      <w:pPr>
        <w:widowControl w:val="0"/>
        <w:autoSpaceDE w:val="0"/>
        <w:autoSpaceDN w:val="0"/>
        <w:adjustRightInd w:val="0"/>
        <w:spacing w:before="17" w:after="0" w:line="200" w:lineRule="exact"/>
        <w:ind w:left="180" w:right="540" w:firstLine="360"/>
        <w:jc w:val="both"/>
        <w:rPr>
          <w:rFonts w:ascii="Times New Roman" w:hAnsi="Times New Roman"/>
          <w:sz w:val="20"/>
          <w:szCs w:val="20"/>
        </w:rPr>
      </w:pPr>
    </w:p>
    <w:p w:rsidR="008404C4" w:rsidRPr="00FD130B" w:rsidRDefault="008404C4" w:rsidP="008404C4">
      <w:pPr>
        <w:pStyle w:val="Heading2"/>
        <w:spacing w:before="0"/>
        <w:ind w:left="180" w:firstLine="0"/>
        <w:rPr>
          <w:rFonts w:ascii="Times New Roman" w:hAnsi="Times New Roman"/>
          <w:color w:val="404040" w:themeColor="text1" w:themeTint="BF"/>
          <w:sz w:val="28"/>
          <w:szCs w:val="28"/>
        </w:rPr>
      </w:pPr>
      <w:bookmarkStart w:id="101" w:name="_Toc294969672"/>
      <w:bookmarkStart w:id="102" w:name="_Toc295508235"/>
      <w:r w:rsidRPr="00FD130B">
        <w:rPr>
          <w:rFonts w:ascii="Times New Roman" w:hAnsi="Times New Roman"/>
          <w:bCs w:val="0"/>
          <w:color w:val="404040" w:themeColor="text1" w:themeTint="BF"/>
          <w:sz w:val="28"/>
          <w:szCs w:val="28"/>
        </w:rPr>
        <w:t>Admission Requi</w:t>
      </w:r>
      <w:r w:rsidRPr="00FD130B">
        <w:rPr>
          <w:rFonts w:ascii="Times New Roman" w:hAnsi="Times New Roman"/>
          <w:bCs w:val="0"/>
          <w:color w:val="404040" w:themeColor="text1" w:themeTint="BF"/>
          <w:spacing w:val="-5"/>
          <w:sz w:val="28"/>
          <w:szCs w:val="28"/>
        </w:rPr>
        <w:t>r</w:t>
      </w:r>
      <w:r w:rsidRPr="00FD130B">
        <w:rPr>
          <w:rFonts w:ascii="Times New Roman" w:hAnsi="Times New Roman"/>
          <w:bCs w:val="0"/>
          <w:color w:val="404040" w:themeColor="text1" w:themeTint="BF"/>
          <w:sz w:val="28"/>
          <w:szCs w:val="28"/>
        </w:rPr>
        <w:t>ements</w:t>
      </w:r>
      <w:bookmarkEnd w:id="101"/>
      <w:bookmarkEnd w:id="102"/>
    </w:p>
    <w:p w:rsidR="008404C4" w:rsidRDefault="008404C4" w:rsidP="008404C4">
      <w:pPr>
        <w:widowControl w:val="0"/>
        <w:autoSpaceDE w:val="0"/>
        <w:autoSpaceDN w:val="0"/>
        <w:adjustRightInd w:val="0"/>
        <w:spacing w:before="37" w:after="0" w:line="250" w:lineRule="auto"/>
        <w:ind w:left="180" w:right="540" w:firstLine="360"/>
        <w:jc w:val="both"/>
        <w:rPr>
          <w:rFonts w:ascii="Times New Roman" w:hAnsi="Times New Roman"/>
          <w:sz w:val="20"/>
          <w:szCs w:val="20"/>
        </w:rPr>
      </w:pPr>
      <w:r>
        <w:rPr>
          <w:rFonts w:ascii="Times New Roman" w:hAnsi="Times New Roman"/>
          <w:sz w:val="20"/>
          <w:szCs w:val="20"/>
        </w:rPr>
        <w:t>The College of Business seeks to continually upgrade the quality of its programs and the quality of its students.</w:t>
      </w:r>
      <w:r>
        <w:rPr>
          <w:rFonts w:ascii="Times New Roman" w:hAnsi="Times New Roman"/>
          <w:spacing w:val="-11"/>
          <w:sz w:val="20"/>
          <w:szCs w:val="20"/>
        </w:rPr>
        <w:t xml:space="preserve"> </w:t>
      </w:r>
      <w:r>
        <w:rPr>
          <w:rFonts w:ascii="Times New Roman" w:hAnsi="Times New Roman"/>
          <w:sz w:val="20"/>
          <w:szCs w:val="20"/>
        </w:rPr>
        <w:t>All students must meet the following requirements before acceptance into the MBA</w:t>
      </w:r>
      <w:r>
        <w:rPr>
          <w:rFonts w:ascii="Times New Roman" w:hAnsi="Times New Roman"/>
          <w:spacing w:val="-11"/>
          <w:sz w:val="20"/>
          <w:szCs w:val="20"/>
        </w:rPr>
        <w:t xml:space="preserve"> </w:t>
      </w:r>
      <w:r>
        <w:rPr>
          <w:rFonts w:ascii="Times New Roman" w:hAnsi="Times New Roman"/>
          <w:sz w:val="20"/>
          <w:szCs w:val="20"/>
        </w:rPr>
        <w:t>program:</w:t>
      </w:r>
    </w:p>
    <w:p w:rsidR="008404C4" w:rsidRPr="008B6DEF" w:rsidRDefault="008404C4" w:rsidP="00F56BDC">
      <w:pPr>
        <w:pStyle w:val="BalloonText"/>
        <w:widowControl w:val="0"/>
        <w:numPr>
          <w:ilvl w:val="0"/>
          <w:numId w:val="7"/>
        </w:numPr>
        <w:autoSpaceDE w:val="0"/>
        <w:autoSpaceDN w:val="0"/>
        <w:adjustRightInd w:val="0"/>
        <w:ind w:left="720" w:right="540"/>
        <w:jc w:val="both"/>
        <w:rPr>
          <w:rFonts w:ascii="Times New Roman" w:hAnsi="Times New Roman"/>
          <w:sz w:val="20"/>
          <w:szCs w:val="20"/>
        </w:rPr>
      </w:pPr>
      <w:r w:rsidRPr="008B6DEF">
        <w:rPr>
          <w:rFonts w:ascii="Times New Roman" w:hAnsi="Times New Roman"/>
          <w:sz w:val="20"/>
          <w:szCs w:val="20"/>
        </w:rPr>
        <w:t>Baccalaureate degree earned in any field from an accredited college or university;</w:t>
      </w:r>
    </w:p>
    <w:p w:rsidR="008404C4" w:rsidRPr="008B6DEF"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sz w:val="20"/>
          <w:szCs w:val="20"/>
        </w:rPr>
      </w:pPr>
      <w:r w:rsidRPr="008B6DEF">
        <w:rPr>
          <w:rFonts w:ascii="Times New Roman" w:hAnsi="Times New Roman"/>
          <w:sz w:val="20"/>
          <w:szCs w:val="20"/>
        </w:rPr>
        <w:t>Satisfactory completion of the GM</w:t>
      </w:r>
      <w:r w:rsidRPr="008B6DEF">
        <w:rPr>
          <w:rFonts w:ascii="Times New Roman" w:hAnsi="Times New Roman"/>
          <w:spacing w:val="-22"/>
          <w:sz w:val="20"/>
          <w:szCs w:val="20"/>
        </w:rPr>
        <w:t>A</w:t>
      </w:r>
      <w:r w:rsidRPr="008B6DEF">
        <w:rPr>
          <w:rFonts w:ascii="Times New Roman" w:hAnsi="Times New Roman"/>
          <w:sz w:val="20"/>
          <w:szCs w:val="20"/>
        </w:rPr>
        <w:t>T score of 450 and above</w:t>
      </w:r>
      <w:r w:rsidRPr="008B6DEF">
        <w:rPr>
          <w:rFonts w:ascii="Times New Roman" w:hAnsi="Times New Roman"/>
          <w:spacing w:val="-4"/>
          <w:sz w:val="20"/>
          <w:szCs w:val="20"/>
        </w:rPr>
        <w:t xml:space="preserve"> </w:t>
      </w:r>
      <w:r w:rsidRPr="008B6DEF">
        <w:rPr>
          <w:rFonts w:ascii="Times New Roman" w:hAnsi="Times New Roman"/>
          <w:sz w:val="20"/>
          <w:szCs w:val="20"/>
        </w:rPr>
        <w:t>for those without earned maste</w:t>
      </w:r>
      <w:r w:rsidRPr="008B6DEF">
        <w:rPr>
          <w:rFonts w:ascii="Times New Roman" w:hAnsi="Times New Roman"/>
          <w:spacing w:val="8"/>
          <w:sz w:val="20"/>
          <w:szCs w:val="20"/>
        </w:rPr>
        <w:t>r</w:t>
      </w:r>
      <w:r w:rsidRPr="008B6DEF">
        <w:rPr>
          <w:rFonts w:ascii="Times New Roman" w:hAnsi="Times New Roman"/>
          <w:spacing w:val="-11"/>
          <w:sz w:val="20"/>
          <w:szCs w:val="20"/>
        </w:rPr>
        <w:t>’</w:t>
      </w:r>
      <w:r w:rsidRPr="008B6DEF">
        <w:rPr>
          <w:rFonts w:ascii="Times New Roman" w:hAnsi="Times New Roman"/>
          <w:sz w:val="20"/>
          <w:szCs w:val="20"/>
        </w:rPr>
        <w:t>s degrees or higher;</w:t>
      </w:r>
    </w:p>
    <w:p w:rsidR="008404C4" w:rsidRPr="008B6DEF"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sz w:val="20"/>
          <w:szCs w:val="20"/>
        </w:rPr>
      </w:pPr>
      <w:r w:rsidRPr="008B6DEF">
        <w:rPr>
          <w:rFonts w:ascii="Times New Roman" w:hAnsi="Times New Roman"/>
          <w:sz w:val="20"/>
          <w:szCs w:val="20"/>
        </w:rPr>
        <w:t>Submission of completed application for admission;</w:t>
      </w:r>
    </w:p>
    <w:p w:rsidR="008404C4" w:rsidRPr="008B6DEF" w:rsidRDefault="008404C4" w:rsidP="00F56BDC">
      <w:pPr>
        <w:pStyle w:val="BalloonText"/>
        <w:widowControl w:val="0"/>
        <w:numPr>
          <w:ilvl w:val="0"/>
          <w:numId w:val="7"/>
        </w:numPr>
        <w:autoSpaceDE w:val="0"/>
        <w:autoSpaceDN w:val="0"/>
        <w:adjustRightInd w:val="0"/>
        <w:spacing w:before="10"/>
        <w:ind w:left="720" w:right="540"/>
        <w:jc w:val="both"/>
        <w:rPr>
          <w:rFonts w:ascii="Times New Roman" w:hAnsi="Times New Roman"/>
          <w:sz w:val="20"/>
          <w:szCs w:val="20"/>
        </w:rPr>
      </w:pPr>
      <w:r w:rsidRPr="008B6DEF">
        <w:rPr>
          <w:rFonts w:ascii="Times New Roman" w:hAnsi="Times New Roman"/>
          <w:sz w:val="20"/>
          <w:szCs w:val="20"/>
        </w:rPr>
        <w:t>An o</w:t>
      </w:r>
      <w:r w:rsidRPr="008B6DEF">
        <w:rPr>
          <w:rFonts w:ascii="Times New Roman" w:hAnsi="Times New Roman"/>
          <w:spacing w:val="-4"/>
          <w:sz w:val="20"/>
          <w:szCs w:val="20"/>
        </w:rPr>
        <w:t>f</w:t>
      </w:r>
      <w:r w:rsidRPr="008B6DEF">
        <w:rPr>
          <w:rFonts w:ascii="Times New Roman" w:hAnsi="Times New Roman"/>
          <w:sz w:val="20"/>
          <w:szCs w:val="20"/>
        </w:rPr>
        <w:t>ficial copy of academic transcripts; and</w:t>
      </w:r>
    </w:p>
    <w:p w:rsidR="008404C4" w:rsidRPr="008B6DEF" w:rsidRDefault="008404C4" w:rsidP="00F56BDC">
      <w:pPr>
        <w:pStyle w:val="BalloonText"/>
        <w:widowControl w:val="0"/>
        <w:numPr>
          <w:ilvl w:val="0"/>
          <w:numId w:val="7"/>
        </w:numPr>
        <w:autoSpaceDE w:val="0"/>
        <w:autoSpaceDN w:val="0"/>
        <w:adjustRightInd w:val="0"/>
        <w:spacing w:before="10" w:line="250" w:lineRule="auto"/>
        <w:ind w:left="720" w:right="540"/>
        <w:jc w:val="both"/>
        <w:rPr>
          <w:rFonts w:ascii="Times New Roman" w:hAnsi="Times New Roman"/>
          <w:sz w:val="20"/>
          <w:szCs w:val="20"/>
        </w:rPr>
      </w:pPr>
      <w:r w:rsidRPr="008B6DEF">
        <w:rPr>
          <w:rFonts w:ascii="Times New Roman" w:hAnsi="Times New Roman"/>
          <w:spacing w:val="-14"/>
          <w:sz w:val="20"/>
          <w:szCs w:val="20"/>
        </w:rPr>
        <w:t>T</w:t>
      </w:r>
      <w:r w:rsidRPr="008B6DEF">
        <w:rPr>
          <w:rFonts w:ascii="Times New Roman" w:hAnsi="Times New Roman"/>
          <w:sz w:val="20"/>
          <w:szCs w:val="20"/>
        </w:rPr>
        <w:t>wo letters of reference that focus on the candidate</w:t>
      </w:r>
      <w:r w:rsidRPr="008B6DEF">
        <w:rPr>
          <w:rFonts w:ascii="Times New Roman" w:hAnsi="Times New Roman"/>
          <w:spacing w:val="-11"/>
          <w:sz w:val="20"/>
          <w:szCs w:val="20"/>
        </w:rPr>
        <w:t>’</w:t>
      </w:r>
      <w:r w:rsidRPr="008B6DEF">
        <w:rPr>
          <w:rFonts w:ascii="Times New Roman" w:hAnsi="Times New Roman"/>
          <w:sz w:val="20"/>
          <w:szCs w:val="20"/>
        </w:rPr>
        <w:t>s potential success in graduate education.</w:t>
      </w:r>
    </w:p>
    <w:p w:rsidR="008404C4" w:rsidRDefault="008404C4" w:rsidP="008404C4">
      <w:pPr>
        <w:widowControl w:val="0"/>
        <w:autoSpaceDE w:val="0"/>
        <w:autoSpaceDN w:val="0"/>
        <w:adjustRightInd w:val="0"/>
        <w:spacing w:before="1" w:after="0" w:line="220" w:lineRule="exact"/>
        <w:ind w:left="180" w:right="540" w:firstLine="360"/>
        <w:jc w:val="both"/>
        <w:rPr>
          <w:rFonts w:ascii="Times New Roman" w:hAnsi="Times New Roman"/>
        </w:rPr>
      </w:pPr>
    </w:p>
    <w:p w:rsidR="008404C4" w:rsidRPr="00FD130B" w:rsidRDefault="008404C4" w:rsidP="008404C4">
      <w:pPr>
        <w:pStyle w:val="Heading2"/>
        <w:spacing w:before="0"/>
        <w:ind w:left="180" w:firstLine="0"/>
        <w:rPr>
          <w:rFonts w:ascii="Times New Roman" w:hAnsi="Times New Roman"/>
          <w:bCs w:val="0"/>
          <w:color w:val="404040" w:themeColor="text1" w:themeTint="BF"/>
          <w:sz w:val="28"/>
          <w:szCs w:val="28"/>
        </w:rPr>
      </w:pPr>
      <w:bookmarkStart w:id="103" w:name="_Toc294969673"/>
      <w:bookmarkStart w:id="104" w:name="_Toc295508236"/>
      <w:r w:rsidRPr="00FD130B">
        <w:rPr>
          <w:rFonts w:ascii="Times New Roman" w:hAnsi="Times New Roman"/>
          <w:bCs w:val="0"/>
          <w:color w:val="404040" w:themeColor="text1" w:themeTint="BF"/>
          <w:sz w:val="28"/>
          <w:szCs w:val="28"/>
        </w:rPr>
        <w:t>International Student Requirements</w:t>
      </w:r>
      <w:bookmarkEnd w:id="103"/>
      <w:bookmarkEnd w:id="104"/>
    </w:p>
    <w:p w:rsidR="008404C4" w:rsidRDefault="008404C4" w:rsidP="008404C4">
      <w:pPr>
        <w:widowControl w:val="0"/>
        <w:autoSpaceDE w:val="0"/>
        <w:autoSpaceDN w:val="0"/>
        <w:adjustRightInd w:val="0"/>
        <w:spacing w:after="0"/>
        <w:ind w:left="180" w:right="540" w:firstLine="360"/>
        <w:jc w:val="both"/>
        <w:rPr>
          <w:rFonts w:ascii="Times New Roman" w:hAnsi="Times New Roman"/>
          <w:sz w:val="20"/>
          <w:szCs w:val="20"/>
        </w:rPr>
      </w:pPr>
      <w:r>
        <w:rPr>
          <w:rFonts w:ascii="Times New Roman" w:hAnsi="Times New Roman"/>
          <w:sz w:val="20"/>
          <w:szCs w:val="20"/>
        </w:rPr>
        <w:t>International applicants are strongly encouraged to apply for admission to Gardner-Webb University’s Graduate School of Business. In addition to the standard application procedure there are several additional steps that must be taken.</w:t>
      </w:r>
    </w:p>
    <w:p w:rsidR="008404C4" w:rsidRPr="008B6DEF"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Statement  of Financial Responsibility*</w:t>
      </w:r>
    </w:p>
    <w:p w:rsidR="008404C4" w:rsidRPr="008B6DEF"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Affidavit of Support</w:t>
      </w:r>
    </w:p>
    <w:p w:rsidR="008404C4" w:rsidRPr="008B6DEF"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TOFEL-Must be submitted unless English is the native language. Minimum scores: 500 paper based; 173 computer based; 61 internet based</w:t>
      </w:r>
    </w:p>
    <w:p w:rsidR="008404C4" w:rsidRPr="008B6DEF"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WES- (Evaluation of Foreign Educational Credentials)- Transcripts from institutions outside the United States must first be submitted to Word Education Services, Inc. for a course by course evaluation before being  mailed to the Director of Admissions</w:t>
      </w:r>
    </w:p>
    <w:p w:rsidR="008404C4" w:rsidRPr="008B6DEF"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VISA/PASSPORT copy</w:t>
      </w:r>
    </w:p>
    <w:p w:rsidR="008404C4" w:rsidRPr="008B6DEF"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Certificate of F-1 eligibility</w:t>
      </w:r>
    </w:p>
    <w:p w:rsidR="008404C4" w:rsidRPr="008B6DEF" w:rsidRDefault="008404C4" w:rsidP="00F56BDC">
      <w:pPr>
        <w:pStyle w:val="BalloonText"/>
        <w:widowControl w:val="0"/>
        <w:numPr>
          <w:ilvl w:val="0"/>
          <w:numId w:val="8"/>
        </w:numPr>
        <w:autoSpaceDE w:val="0"/>
        <w:autoSpaceDN w:val="0"/>
        <w:adjustRightInd w:val="0"/>
        <w:ind w:left="720" w:right="540"/>
        <w:jc w:val="both"/>
        <w:rPr>
          <w:rFonts w:ascii="Times New Roman" w:eastAsia="Times New Roman" w:hAnsi="Times New Roman" w:cs="Times New Roman"/>
          <w:sz w:val="20"/>
          <w:szCs w:val="20"/>
        </w:rPr>
      </w:pPr>
      <w:r w:rsidRPr="008B6DEF">
        <w:rPr>
          <w:rFonts w:ascii="Times New Roman" w:eastAsia="Times New Roman" w:hAnsi="Times New Roman" w:cs="Times New Roman"/>
          <w:sz w:val="20"/>
          <w:szCs w:val="20"/>
        </w:rPr>
        <w:t>I-20 (if you are coming from another U.S. institution, a copy of your I-94 and I-20 are required) Once the applicants file is completed and an admission decision has been made, the international Student Coordinator will send the student an I-20 form, enabling the student to apply for a visa.</w:t>
      </w:r>
    </w:p>
    <w:p w:rsidR="00874FA6" w:rsidRDefault="00874FA6" w:rsidP="00874FA6">
      <w:pPr>
        <w:widowControl w:val="0"/>
        <w:autoSpaceDE w:val="0"/>
        <w:autoSpaceDN w:val="0"/>
        <w:adjustRightInd w:val="0"/>
        <w:spacing w:before="10" w:after="0" w:line="250" w:lineRule="auto"/>
        <w:ind w:left="360" w:right="180"/>
        <w:rPr>
          <w:rFonts w:ascii="Times New Roman" w:hAnsi="Times New Roman"/>
          <w:color w:val="000000"/>
          <w:sz w:val="20"/>
          <w:szCs w:val="20"/>
        </w:rPr>
      </w:pPr>
    </w:p>
    <w:p w:rsidR="008404C4" w:rsidRPr="00FD130B" w:rsidRDefault="008404C4" w:rsidP="008404C4">
      <w:pPr>
        <w:pStyle w:val="Heading2"/>
        <w:spacing w:before="0"/>
        <w:ind w:left="180" w:firstLine="0"/>
        <w:rPr>
          <w:rFonts w:ascii="Times New Roman" w:hAnsi="Times New Roman"/>
          <w:color w:val="404040" w:themeColor="text1" w:themeTint="BF"/>
          <w:sz w:val="28"/>
          <w:szCs w:val="28"/>
        </w:rPr>
      </w:pPr>
      <w:bookmarkStart w:id="105" w:name="_Toc294969674"/>
      <w:bookmarkStart w:id="106" w:name="_Toc295508237"/>
      <w:r w:rsidRPr="00FD130B">
        <w:rPr>
          <w:rFonts w:ascii="Times New Roman" w:hAnsi="Times New Roman"/>
          <w:bCs w:val="0"/>
          <w:color w:val="404040" w:themeColor="text1" w:themeTint="BF"/>
          <w:sz w:val="28"/>
          <w:szCs w:val="28"/>
        </w:rPr>
        <w:t>Regular</w:t>
      </w:r>
      <w:r w:rsidRPr="00FD130B">
        <w:rPr>
          <w:rFonts w:ascii="Times New Roman" w:hAnsi="Times New Roman"/>
          <w:bCs w:val="0"/>
          <w:color w:val="404040" w:themeColor="text1" w:themeTint="BF"/>
          <w:spacing w:val="-20"/>
          <w:sz w:val="28"/>
          <w:szCs w:val="28"/>
        </w:rPr>
        <w:t xml:space="preserve"> </w:t>
      </w:r>
      <w:r w:rsidRPr="00FD130B">
        <w:rPr>
          <w:rFonts w:ascii="Times New Roman" w:hAnsi="Times New Roman"/>
          <w:bCs w:val="0"/>
          <w:color w:val="404040" w:themeColor="text1" w:themeTint="BF"/>
          <w:sz w:val="28"/>
          <w:szCs w:val="28"/>
        </w:rPr>
        <w:t>Admission</w:t>
      </w:r>
      <w:bookmarkEnd w:id="105"/>
      <w:bookmarkEnd w:id="106"/>
    </w:p>
    <w:p w:rsidR="00EA4995" w:rsidRDefault="008404C4" w:rsidP="008404C4">
      <w:pPr>
        <w:widowControl w:val="0"/>
        <w:autoSpaceDE w:val="0"/>
        <w:autoSpaceDN w:val="0"/>
        <w:adjustRightInd w:val="0"/>
        <w:spacing w:before="10" w:after="0" w:line="250" w:lineRule="auto"/>
        <w:ind w:left="180" w:right="180" w:firstLine="360"/>
        <w:jc w:val="both"/>
        <w:rPr>
          <w:rFonts w:ascii="Times New Roman" w:hAnsi="Times New Roman"/>
          <w:sz w:val="18"/>
          <w:szCs w:val="18"/>
        </w:rPr>
      </w:pPr>
      <w:r>
        <w:rPr>
          <w:rFonts w:ascii="Times New Roman" w:hAnsi="Times New Roman"/>
          <w:sz w:val="20"/>
          <w:szCs w:val="20"/>
        </w:rPr>
        <w:t>Regular admission to the MBA</w:t>
      </w:r>
      <w:r>
        <w:rPr>
          <w:rFonts w:ascii="Times New Roman" w:hAnsi="Times New Roman"/>
          <w:spacing w:val="-11"/>
          <w:sz w:val="20"/>
          <w:szCs w:val="20"/>
        </w:rPr>
        <w:t xml:space="preserve"> </w:t>
      </w:r>
      <w:r>
        <w:rPr>
          <w:rFonts w:ascii="Times New Roman" w:hAnsi="Times New Roman"/>
          <w:sz w:val="20"/>
          <w:szCs w:val="20"/>
        </w:rPr>
        <w:t>degree program is granted to those applicants who meet the above general requirements and have earned a minimum unde</w:t>
      </w:r>
      <w:r>
        <w:rPr>
          <w:rFonts w:ascii="Times New Roman" w:hAnsi="Times New Roman"/>
          <w:spacing w:val="-4"/>
          <w:sz w:val="20"/>
          <w:szCs w:val="20"/>
        </w:rPr>
        <w:t>r</w:t>
      </w:r>
      <w:r>
        <w:rPr>
          <w:rFonts w:ascii="Times New Roman" w:hAnsi="Times New Roman"/>
          <w:sz w:val="20"/>
          <w:szCs w:val="20"/>
        </w:rPr>
        <w:t>graduate grade-point average (G</w:t>
      </w:r>
      <w:r>
        <w:rPr>
          <w:rFonts w:ascii="Times New Roman" w:hAnsi="Times New Roman"/>
          <w:spacing w:val="-18"/>
          <w:sz w:val="20"/>
          <w:szCs w:val="20"/>
        </w:rPr>
        <w:t>P</w:t>
      </w:r>
      <w:r>
        <w:rPr>
          <w:rFonts w:ascii="Times New Roman" w:hAnsi="Times New Roman"/>
          <w:sz w:val="20"/>
          <w:szCs w:val="20"/>
        </w:rPr>
        <w:t xml:space="preserve">A) of 2.5 on a 4.0 scale and who score a minimum of 450 on the Graduate </w:t>
      </w:r>
      <w:r>
        <w:rPr>
          <w:rFonts w:ascii="Times New Roman" w:hAnsi="Times New Roman"/>
          <w:sz w:val="18"/>
          <w:szCs w:val="18"/>
        </w:rPr>
        <w:t>Management</w:t>
      </w:r>
      <w:r>
        <w:rPr>
          <w:rFonts w:ascii="Times New Roman" w:hAnsi="Times New Roman"/>
          <w:spacing w:val="-10"/>
          <w:sz w:val="18"/>
          <w:szCs w:val="18"/>
        </w:rPr>
        <w:t xml:space="preserve"> </w:t>
      </w:r>
      <w:r>
        <w:rPr>
          <w:rFonts w:ascii="Times New Roman" w:hAnsi="Times New Roman"/>
          <w:sz w:val="18"/>
          <w:szCs w:val="18"/>
        </w:rPr>
        <w:t>Admission</w:t>
      </w:r>
      <w:r>
        <w:rPr>
          <w:rFonts w:ascii="Times New Roman" w:hAnsi="Times New Roman"/>
          <w:spacing w:val="-3"/>
          <w:sz w:val="18"/>
          <w:szCs w:val="18"/>
        </w:rPr>
        <w:t xml:space="preserve"> </w:t>
      </w:r>
      <w:r>
        <w:rPr>
          <w:rFonts w:ascii="Times New Roman" w:hAnsi="Times New Roman"/>
          <w:spacing w:val="-13"/>
          <w:sz w:val="18"/>
          <w:szCs w:val="18"/>
        </w:rPr>
        <w:t>T</w:t>
      </w:r>
      <w:r>
        <w:rPr>
          <w:rFonts w:ascii="Times New Roman" w:hAnsi="Times New Roman"/>
          <w:sz w:val="18"/>
          <w:szCs w:val="18"/>
        </w:rPr>
        <w:t>est (GM</w:t>
      </w:r>
      <w:r>
        <w:rPr>
          <w:rFonts w:ascii="Times New Roman" w:hAnsi="Times New Roman"/>
          <w:spacing w:val="-20"/>
          <w:sz w:val="18"/>
          <w:szCs w:val="18"/>
        </w:rPr>
        <w:t>A</w:t>
      </w:r>
      <w:r>
        <w:rPr>
          <w:rFonts w:ascii="Times New Roman" w:hAnsi="Times New Roman"/>
          <w:sz w:val="18"/>
          <w:szCs w:val="18"/>
        </w:rPr>
        <w:t>T)</w:t>
      </w:r>
    </w:p>
    <w:p w:rsidR="008404C4" w:rsidRDefault="008404C4" w:rsidP="008404C4">
      <w:pPr>
        <w:widowControl w:val="0"/>
        <w:autoSpaceDE w:val="0"/>
        <w:autoSpaceDN w:val="0"/>
        <w:adjustRightInd w:val="0"/>
        <w:spacing w:before="10" w:after="0" w:line="250" w:lineRule="auto"/>
        <w:ind w:left="180" w:right="180" w:firstLine="360"/>
        <w:jc w:val="both"/>
      </w:pPr>
    </w:p>
    <w:p w:rsidR="008404C4" w:rsidRPr="00367DC2" w:rsidRDefault="008404C4" w:rsidP="008404C4">
      <w:pPr>
        <w:pStyle w:val="Heading2"/>
        <w:spacing w:before="0"/>
        <w:ind w:left="360" w:right="180" w:firstLine="0"/>
        <w:rPr>
          <w:rFonts w:ascii="Times New Roman" w:hAnsi="Times New Roman"/>
          <w:color w:val="404040" w:themeColor="text1" w:themeTint="BF"/>
          <w:sz w:val="28"/>
          <w:szCs w:val="28"/>
        </w:rPr>
      </w:pPr>
      <w:bookmarkStart w:id="107" w:name="_Toc294969675"/>
      <w:bookmarkStart w:id="108" w:name="_Toc295508238"/>
      <w:r w:rsidRPr="00367DC2">
        <w:rPr>
          <w:rFonts w:ascii="Times New Roman" w:hAnsi="Times New Roman"/>
          <w:bCs w:val="0"/>
          <w:color w:val="404040" w:themeColor="text1" w:themeTint="BF"/>
          <w:sz w:val="28"/>
          <w:szCs w:val="28"/>
        </w:rPr>
        <w:t>P</w:t>
      </w:r>
      <w:r w:rsidRPr="00367DC2">
        <w:rPr>
          <w:rFonts w:ascii="Times New Roman" w:hAnsi="Times New Roman"/>
          <w:bCs w:val="0"/>
          <w:color w:val="404040" w:themeColor="text1" w:themeTint="BF"/>
          <w:spacing w:val="-5"/>
          <w:sz w:val="28"/>
          <w:szCs w:val="28"/>
        </w:rPr>
        <w:t>r</w:t>
      </w:r>
      <w:r w:rsidRPr="00367DC2">
        <w:rPr>
          <w:rFonts w:ascii="Times New Roman" w:hAnsi="Times New Roman"/>
          <w:bCs w:val="0"/>
          <w:color w:val="404040" w:themeColor="text1" w:themeTint="BF"/>
          <w:sz w:val="28"/>
          <w:szCs w:val="28"/>
        </w:rPr>
        <w:t>ovisional</w:t>
      </w:r>
      <w:r w:rsidRPr="00367DC2">
        <w:rPr>
          <w:rFonts w:ascii="Times New Roman" w:hAnsi="Times New Roman"/>
          <w:bCs w:val="0"/>
          <w:color w:val="404040" w:themeColor="text1" w:themeTint="BF"/>
          <w:spacing w:val="-15"/>
          <w:sz w:val="28"/>
          <w:szCs w:val="28"/>
        </w:rPr>
        <w:t xml:space="preserve"> </w:t>
      </w:r>
      <w:r w:rsidRPr="00367DC2">
        <w:rPr>
          <w:rFonts w:ascii="Times New Roman" w:hAnsi="Times New Roman"/>
          <w:bCs w:val="0"/>
          <w:color w:val="404040" w:themeColor="text1" w:themeTint="BF"/>
          <w:sz w:val="28"/>
          <w:szCs w:val="28"/>
        </w:rPr>
        <w:t>Admission</w:t>
      </w:r>
      <w:bookmarkEnd w:id="107"/>
      <w:bookmarkEnd w:id="108"/>
    </w:p>
    <w:p w:rsidR="008404C4" w:rsidRDefault="008404C4" w:rsidP="008404C4">
      <w:pPr>
        <w:widowControl w:val="0"/>
        <w:autoSpaceDE w:val="0"/>
        <w:autoSpaceDN w:val="0"/>
        <w:adjustRightInd w:val="0"/>
        <w:spacing w:before="37" w:after="0" w:line="250" w:lineRule="auto"/>
        <w:ind w:left="360" w:right="180" w:firstLine="0"/>
        <w:jc w:val="both"/>
        <w:rPr>
          <w:rFonts w:ascii="Times New Roman" w:hAnsi="Times New Roman"/>
          <w:sz w:val="20"/>
          <w:szCs w:val="20"/>
        </w:rPr>
      </w:pPr>
      <w:r>
        <w:rPr>
          <w:rFonts w:ascii="Times New Roman" w:hAnsi="Times New Roman"/>
          <w:sz w:val="20"/>
          <w:szCs w:val="20"/>
        </w:rPr>
        <w:t>“Provisional</w:t>
      </w:r>
      <w:r>
        <w:rPr>
          <w:rFonts w:ascii="Times New Roman" w:hAnsi="Times New Roman"/>
          <w:spacing w:val="-11"/>
          <w:sz w:val="20"/>
          <w:szCs w:val="20"/>
        </w:rPr>
        <w:t xml:space="preserve"> </w:t>
      </w:r>
      <w:r>
        <w:rPr>
          <w:rFonts w:ascii="Times New Roman" w:hAnsi="Times New Roman"/>
          <w:sz w:val="20"/>
          <w:szCs w:val="20"/>
        </w:rPr>
        <w:t>Admission” is granted to those applicants who fail to meet the minimum GM</w:t>
      </w:r>
      <w:r>
        <w:rPr>
          <w:rFonts w:ascii="Times New Roman" w:hAnsi="Times New Roman"/>
          <w:spacing w:val="-22"/>
          <w:sz w:val="20"/>
          <w:szCs w:val="20"/>
        </w:rPr>
        <w:t>A</w:t>
      </w:r>
      <w:r>
        <w:rPr>
          <w:rFonts w:ascii="Times New Roman" w:hAnsi="Times New Roman"/>
          <w:sz w:val="20"/>
          <w:szCs w:val="20"/>
        </w:rPr>
        <w:t>T requirements for regular admission.</w:t>
      </w:r>
      <w:r>
        <w:rPr>
          <w:rFonts w:ascii="Times New Roman" w:hAnsi="Times New Roman"/>
          <w:spacing w:val="46"/>
          <w:sz w:val="20"/>
          <w:szCs w:val="20"/>
        </w:rPr>
        <w:t xml:space="preserve"> </w:t>
      </w:r>
      <w:r>
        <w:rPr>
          <w:rFonts w:ascii="Times New Roman" w:hAnsi="Times New Roman"/>
          <w:spacing w:val="-14"/>
          <w:sz w:val="20"/>
          <w:szCs w:val="20"/>
        </w:rPr>
        <w:t>T</w:t>
      </w:r>
      <w:r>
        <w:rPr>
          <w:rFonts w:ascii="Times New Roman" w:hAnsi="Times New Roman"/>
          <w:sz w:val="20"/>
          <w:szCs w:val="20"/>
        </w:rPr>
        <w:t>o be accepted provisionall</w:t>
      </w:r>
      <w:r>
        <w:rPr>
          <w:rFonts w:ascii="Times New Roman" w:hAnsi="Times New Roman"/>
          <w:spacing w:val="-13"/>
          <w:sz w:val="20"/>
          <w:szCs w:val="20"/>
        </w:rPr>
        <w:t>y</w:t>
      </w:r>
      <w:r>
        <w:rPr>
          <w:rFonts w:ascii="Times New Roman" w:hAnsi="Times New Roman"/>
          <w:sz w:val="20"/>
          <w:szCs w:val="20"/>
        </w:rPr>
        <w:t>, the applicant must achieve a minimum score of 900 based on the following formula: (G</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X 200) + GM</w:t>
      </w:r>
      <w:r>
        <w:rPr>
          <w:rFonts w:ascii="Times New Roman" w:hAnsi="Times New Roman"/>
          <w:spacing w:val="-22"/>
          <w:sz w:val="20"/>
          <w:szCs w:val="20"/>
        </w:rPr>
        <w:t>A</w:t>
      </w:r>
      <w:r>
        <w:rPr>
          <w:rFonts w:ascii="Times New Roman" w:hAnsi="Times New Roman"/>
          <w:sz w:val="20"/>
          <w:szCs w:val="20"/>
        </w:rPr>
        <w:t>T</w:t>
      </w:r>
      <w:r>
        <w:rPr>
          <w:rFonts w:ascii="Times New Roman" w:hAnsi="Times New Roman"/>
          <w:spacing w:val="-4"/>
          <w:sz w:val="20"/>
          <w:szCs w:val="20"/>
        </w:rPr>
        <w:t xml:space="preserve"> </w:t>
      </w:r>
      <w:r>
        <w:rPr>
          <w:rFonts w:ascii="Times New Roman" w:hAnsi="Times New Roman"/>
          <w:sz w:val="20"/>
          <w:szCs w:val="20"/>
        </w:rPr>
        <w:t>Score &gt; 900, pro- viding that the GM</w:t>
      </w:r>
      <w:r>
        <w:rPr>
          <w:rFonts w:ascii="Times New Roman" w:hAnsi="Times New Roman"/>
          <w:spacing w:val="-22"/>
          <w:sz w:val="20"/>
          <w:szCs w:val="20"/>
        </w:rPr>
        <w:t>A</w:t>
      </w:r>
      <w:r>
        <w:rPr>
          <w:rFonts w:ascii="Times New Roman" w:hAnsi="Times New Roman"/>
          <w:sz w:val="20"/>
          <w:szCs w:val="20"/>
        </w:rPr>
        <w:t>T</w:t>
      </w:r>
      <w:r>
        <w:rPr>
          <w:rFonts w:ascii="Times New Roman" w:hAnsi="Times New Roman"/>
          <w:spacing w:val="-4"/>
          <w:sz w:val="20"/>
          <w:szCs w:val="20"/>
        </w:rPr>
        <w:t xml:space="preserve"> </w:t>
      </w:r>
      <w:r>
        <w:rPr>
          <w:rFonts w:ascii="Times New Roman" w:hAnsi="Times New Roman"/>
          <w:sz w:val="20"/>
          <w:szCs w:val="20"/>
        </w:rPr>
        <w:t>score is no less than 400.  MBA</w:t>
      </w:r>
      <w:r>
        <w:rPr>
          <w:rFonts w:ascii="Times New Roman" w:hAnsi="Times New Roman"/>
          <w:spacing w:val="-11"/>
          <w:sz w:val="20"/>
          <w:szCs w:val="20"/>
        </w:rPr>
        <w:t xml:space="preserve"> </w:t>
      </w:r>
      <w:r>
        <w:rPr>
          <w:rFonts w:ascii="Times New Roman" w:hAnsi="Times New Roman"/>
          <w:sz w:val="20"/>
          <w:szCs w:val="20"/>
        </w:rPr>
        <w:t>students in provisional admission status are eligible to take 9 semester hours of approved MBA</w:t>
      </w:r>
      <w:r>
        <w:rPr>
          <w:rFonts w:ascii="Times New Roman" w:hAnsi="Times New Roman"/>
          <w:spacing w:val="-11"/>
          <w:sz w:val="20"/>
          <w:szCs w:val="20"/>
        </w:rPr>
        <w:t xml:space="preserve"> </w:t>
      </w:r>
      <w:r>
        <w:rPr>
          <w:rFonts w:ascii="Times New Roman" w:hAnsi="Times New Roman"/>
          <w:sz w:val="20"/>
          <w:szCs w:val="20"/>
        </w:rPr>
        <w:t>graduate level courses and must earn a minimum grade of “B” in each of their approved three initial, consecutive MBA</w:t>
      </w:r>
      <w:r>
        <w:rPr>
          <w:rFonts w:ascii="Times New Roman" w:hAnsi="Times New Roman"/>
          <w:spacing w:val="-11"/>
          <w:sz w:val="20"/>
          <w:szCs w:val="20"/>
        </w:rPr>
        <w:t xml:space="preserve"> </w:t>
      </w:r>
      <w:r>
        <w:rPr>
          <w:rFonts w:ascii="Times New Roman" w:hAnsi="Times New Roman"/>
          <w:sz w:val="20"/>
          <w:szCs w:val="20"/>
        </w:rPr>
        <w:t>courses, in order to be eligible for consideration for “regular admission.”</w:t>
      </w:r>
      <w:r>
        <w:rPr>
          <w:rFonts w:ascii="Times New Roman" w:hAnsi="Times New Roman"/>
          <w:spacing w:val="39"/>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grade of less than “B” in any one of these courses will result in termination from the program.  (MBA</w:t>
      </w:r>
      <w:r>
        <w:rPr>
          <w:rFonts w:ascii="Times New Roman" w:hAnsi="Times New Roman"/>
          <w:spacing w:val="-11"/>
          <w:sz w:val="20"/>
          <w:szCs w:val="20"/>
        </w:rPr>
        <w:t xml:space="preserve"> </w:t>
      </w:r>
      <w:r>
        <w:rPr>
          <w:rFonts w:ascii="Times New Roman" w:hAnsi="Times New Roman"/>
          <w:sz w:val="20"/>
          <w:szCs w:val="20"/>
        </w:rPr>
        <w:t>courses or other graduate level  courses taken prior to being granted provisional status do not count toward fulfilling the require- ment of three consecutive courses with a minimum grade of “B” in each course.)</w:t>
      </w:r>
    </w:p>
    <w:p w:rsidR="008404C4"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before="1" w:after="0" w:line="220" w:lineRule="exact"/>
        <w:ind w:left="360" w:right="180" w:firstLine="0"/>
        <w:rPr>
          <w:rFonts w:ascii="Times New Roman" w:hAnsi="Times New Roman"/>
        </w:rPr>
      </w:pPr>
    </w:p>
    <w:p w:rsidR="008404C4" w:rsidRPr="00367DC2" w:rsidRDefault="008404C4" w:rsidP="008404C4">
      <w:pPr>
        <w:pStyle w:val="Heading2"/>
        <w:spacing w:before="0"/>
        <w:ind w:left="360" w:right="180" w:firstLine="0"/>
        <w:rPr>
          <w:rFonts w:ascii="Times New Roman" w:hAnsi="Times New Roman"/>
          <w:color w:val="404040" w:themeColor="text1" w:themeTint="BF"/>
          <w:sz w:val="28"/>
          <w:szCs w:val="28"/>
        </w:rPr>
      </w:pPr>
      <w:bookmarkStart w:id="109" w:name="_Toc294969676"/>
      <w:bookmarkStart w:id="110" w:name="_Toc295508239"/>
      <w:r w:rsidRPr="00367DC2">
        <w:rPr>
          <w:rFonts w:ascii="Times New Roman" w:hAnsi="Times New Roman"/>
          <w:bCs w:val="0"/>
          <w:color w:val="404040" w:themeColor="text1" w:themeTint="BF"/>
          <w:sz w:val="28"/>
          <w:szCs w:val="28"/>
        </w:rPr>
        <w:t>Non-Deg</w:t>
      </w:r>
      <w:r w:rsidRPr="00367DC2">
        <w:rPr>
          <w:rFonts w:ascii="Times New Roman" w:hAnsi="Times New Roman"/>
          <w:bCs w:val="0"/>
          <w:color w:val="404040" w:themeColor="text1" w:themeTint="BF"/>
          <w:spacing w:val="-5"/>
          <w:sz w:val="28"/>
          <w:szCs w:val="28"/>
        </w:rPr>
        <w:t>r</w:t>
      </w:r>
      <w:r w:rsidRPr="00367DC2">
        <w:rPr>
          <w:rFonts w:ascii="Times New Roman" w:hAnsi="Times New Roman"/>
          <w:bCs w:val="0"/>
          <w:color w:val="404040" w:themeColor="text1" w:themeTint="BF"/>
          <w:sz w:val="28"/>
          <w:szCs w:val="28"/>
        </w:rPr>
        <w:t>ee</w:t>
      </w:r>
      <w:r w:rsidRPr="00367DC2">
        <w:rPr>
          <w:rFonts w:ascii="Times New Roman" w:hAnsi="Times New Roman"/>
          <w:bCs w:val="0"/>
          <w:color w:val="404040" w:themeColor="text1" w:themeTint="BF"/>
          <w:spacing w:val="-15"/>
          <w:sz w:val="28"/>
          <w:szCs w:val="28"/>
        </w:rPr>
        <w:t xml:space="preserve"> </w:t>
      </w:r>
      <w:r w:rsidRPr="00367DC2">
        <w:rPr>
          <w:rFonts w:ascii="Times New Roman" w:hAnsi="Times New Roman"/>
          <w:bCs w:val="0"/>
          <w:color w:val="404040" w:themeColor="text1" w:themeTint="BF"/>
          <w:sz w:val="28"/>
          <w:szCs w:val="28"/>
        </w:rPr>
        <w:t>Admission</w:t>
      </w:r>
      <w:bookmarkEnd w:id="109"/>
      <w:bookmarkEnd w:id="110"/>
    </w:p>
    <w:p w:rsidR="008404C4" w:rsidRDefault="008404C4" w:rsidP="008404C4">
      <w:pPr>
        <w:widowControl w:val="0"/>
        <w:autoSpaceDE w:val="0"/>
        <w:autoSpaceDN w:val="0"/>
        <w:adjustRightInd w:val="0"/>
        <w:spacing w:before="37" w:after="0" w:line="250" w:lineRule="auto"/>
        <w:ind w:left="360" w:right="180" w:firstLine="0"/>
        <w:jc w:val="both"/>
        <w:rPr>
          <w:rFonts w:ascii="Times New Roman" w:hAnsi="Times New Roman"/>
          <w:sz w:val="20"/>
          <w:szCs w:val="20"/>
        </w:rPr>
      </w:pPr>
      <w:r>
        <w:rPr>
          <w:rFonts w:ascii="Times New Roman" w:hAnsi="Times New Roman"/>
          <w:sz w:val="20"/>
          <w:szCs w:val="20"/>
        </w:rPr>
        <w:t>Applicants who seek only to take graduate MBA courses may be admitted in non-degree status for a maximum of nine semester hours of coursework.</w:t>
      </w:r>
      <w:r>
        <w:rPr>
          <w:rFonts w:ascii="Times New Roman" w:hAnsi="Times New Roman"/>
          <w:spacing w:val="46"/>
          <w:sz w:val="20"/>
          <w:szCs w:val="20"/>
        </w:rPr>
        <w:t xml:space="preserve"> </w:t>
      </w:r>
      <w:r>
        <w:rPr>
          <w:rFonts w:ascii="Times New Roman" w:hAnsi="Times New Roman"/>
          <w:sz w:val="20"/>
          <w:szCs w:val="20"/>
        </w:rPr>
        <w:t>These courses will not count toward an MBA</w:t>
      </w:r>
      <w:r>
        <w:rPr>
          <w:rFonts w:ascii="Times New Roman" w:hAnsi="Times New Roman"/>
          <w:spacing w:val="-11"/>
          <w:sz w:val="20"/>
          <w:szCs w:val="20"/>
        </w:rPr>
        <w:t xml:space="preserve"> </w:t>
      </w:r>
      <w:r>
        <w:rPr>
          <w:rFonts w:ascii="Times New Roman" w:hAnsi="Times New Roman"/>
          <w:sz w:val="20"/>
          <w:szCs w:val="20"/>
        </w:rPr>
        <w:t>at</w:t>
      </w:r>
      <w:r>
        <w:rPr>
          <w:rFonts w:ascii="Times New Roman" w:hAnsi="Times New Roman"/>
          <w:spacing w:val="-11"/>
          <w:sz w:val="20"/>
          <w:szCs w:val="20"/>
        </w:rPr>
        <w:t xml:space="preserve"> </w:t>
      </w:r>
      <w:r>
        <w:rPr>
          <w:rFonts w:ascii="Times New Roman" w:hAnsi="Times New Roman"/>
          <w:sz w:val="20"/>
          <w:szCs w:val="20"/>
        </w:rPr>
        <w:t>ASU.  No GM</w:t>
      </w:r>
      <w:r>
        <w:rPr>
          <w:rFonts w:ascii="Times New Roman" w:hAnsi="Times New Roman"/>
          <w:spacing w:val="-22"/>
          <w:sz w:val="20"/>
          <w:szCs w:val="20"/>
        </w:rPr>
        <w:t>A</w:t>
      </w:r>
      <w:r>
        <w:rPr>
          <w:rFonts w:ascii="Times New Roman" w:hAnsi="Times New Roman"/>
          <w:sz w:val="20"/>
          <w:szCs w:val="20"/>
        </w:rPr>
        <w:t>T</w:t>
      </w:r>
      <w:r>
        <w:rPr>
          <w:rFonts w:ascii="Times New Roman" w:hAnsi="Times New Roman"/>
          <w:spacing w:val="-4"/>
          <w:sz w:val="20"/>
          <w:szCs w:val="20"/>
        </w:rPr>
        <w:t xml:space="preserve"> </w:t>
      </w:r>
      <w:r>
        <w:rPr>
          <w:rFonts w:ascii="Times New Roman" w:hAnsi="Times New Roman"/>
          <w:sz w:val="20"/>
          <w:szCs w:val="20"/>
        </w:rPr>
        <w:t>score is required.</w:t>
      </w:r>
      <w:r>
        <w:rPr>
          <w:rFonts w:ascii="Times New Roman" w:hAnsi="Times New Roman"/>
          <w:spacing w:val="46"/>
          <w:sz w:val="20"/>
          <w:szCs w:val="20"/>
        </w:rPr>
        <w:t xml:space="preserve"> </w:t>
      </w:r>
      <w:r>
        <w:rPr>
          <w:rFonts w:ascii="Times New Roman" w:hAnsi="Times New Roman"/>
          <w:sz w:val="20"/>
          <w:szCs w:val="20"/>
        </w:rPr>
        <w:lastRenderedPageBreak/>
        <w:t>The applicant must have either earned a baccalaureate degree or have senior unde</w:t>
      </w:r>
      <w:r>
        <w:rPr>
          <w:rFonts w:ascii="Times New Roman" w:hAnsi="Times New Roman"/>
          <w:spacing w:val="-4"/>
          <w:sz w:val="20"/>
          <w:szCs w:val="20"/>
        </w:rPr>
        <w:t>r</w:t>
      </w:r>
      <w:r>
        <w:rPr>
          <w:rFonts w:ascii="Times New Roman" w:hAnsi="Times New Roman"/>
          <w:sz w:val="20"/>
          <w:szCs w:val="20"/>
        </w:rPr>
        <w:t>graduate standing with at least a 3.0 G</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and approval of the Dean of the College of Business.</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admitted to the Graduate School remains in the original academic status at the time of admission, until notified in writing by the O</w:t>
      </w:r>
      <w:r>
        <w:rPr>
          <w:rFonts w:ascii="Times New Roman" w:hAnsi="Times New Roman"/>
          <w:spacing w:val="-4"/>
          <w:sz w:val="20"/>
          <w:szCs w:val="20"/>
        </w:rPr>
        <w:t>f</w:t>
      </w:r>
      <w:r>
        <w:rPr>
          <w:rFonts w:ascii="Times New Roman" w:hAnsi="Times New Roman"/>
          <w:sz w:val="20"/>
          <w:szCs w:val="20"/>
        </w:rPr>
        <w:t>fice of the Graduate School of the approval of a change in status.</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Non-degree status allows a student to develop proficiency in a particular area of interest or to work on certifications; it is not a type of admission to the MBA</w:t>
      </w:r>
      <w:r>
        <w:rPr>
          <w:rFonts w:ascii="Times New Roman" w:hAnsi="Times New Roman"/>
          <w:spacing w:val="-11"/>
          <w:sz w:val="20"/>
          <w:szCs w:val="20"/>
        </w:rPr>
        <w:t xml:space="preserve"> </w:t>
      </w:r>
      <w:r>
        <w:rPr>
          <w:rFonts w:ascii="Times New Roman" w:hAnsi="Times New Roman"/>
          <w:sz w:val="20"/>
          <w:szCs w:val="20"/>
        </w:rPr>
        <w:t>Program.  Students unable to do “B” work in their courses will not be allowed to continue in non-degree status.</w:t>
      </w:r>
    </w:p>
    <w:p w:rsidR="008404C4" w:rsidRDefault="008404C4" w:rsidP="008404C4">
      <w:pPr>
        <w:widowControl w:val="0"/>
        <w:autoSpaceDE w:val="0"/>
        <w:autoSpaceDN w:val="0"/>
        <w:adjustRightInd w:val="0"/>
        <w:spacing w:before="1" w:after="0" w:line="220" w:lineRule="exact"/>
        <w:ind w:left="360" w:right="180" w:firstLine="0"/>
        <w:jc w:val="both"/>
        <w:rPr>
          <w:rFonts w:ascii="Times New Roman" w:hAnsi="Times New Roman"/>
        </w:rPr>
      </w:pPr>
    </w:p>
    <w:p w:rsidR="008404C4" w:rsidRPr="00367DC2" w:rsidRDefault="008404C4" w:rsidP="008404C4">
      <w:pPr>
        <w:pStyle w:val="Heading2"/>
        <w:spacing w:before="0"/>
        <w:ind w:left="360" w:right="180" w:firstLine="0"/>
        <w:rPr>
          <w:rFonts w:ascii="Times New Roman" w:hAnsi="Times New Roman"/>
          <w:color w:val="404040" w:themeColor="text1" w:themeTint="BF"/>
          <w:sz w:val="28"/>
          <w:szCs w:val="28"/>
        </w:rPr>
      </w:pPr>
      <w:bookmarkStart w:id="111" w:name="_Toc294969677"/>
      <w:bookmarkStart w:id="112" w:name="_Toc295508240"/>
      <w:r w:rsidRPr="00367DC2">
        <w:rPr>
          <w:rFonts w:ascii="Times New Roman" w:hAnsi="Times New Roman"/>
          <w:bCs w:val="0"/>
          <w:color w:val="404040" w:themeColor="text1" w:themeTint="BF"/>
          <w:spacing w:val="-21"/>
          <w:sz w:val="28"/>
          <w:szCs w:val="28"/>
        </w:rPr>
        <w:t>T</w:t>
      </w:r>
      <w:r w:rsidRPr="00367DC2">
        <w:rPr>
          <w:rFonts w:ascii="Times New Roman" w:hAnsi="Times New Roman"/>
          <w:bCs w:val="0"/>
          <w:color w:val="404040" w:themeColor="text1" w:themeTint="BF"/>
          <w:sz w:val="28"/>
          <w:szCs w:val="28"/>
        </w:rPr>
        <w:t>ransient</w:t>
      </w:r>
      <w:r w:rsidRPr="00367DC2">
        <w:rPr>
          <w:rFonts w:ascii="Times New Roman" w:hAnsi="Times New Roman"/>
          <w:bCs w:val="0"/>
          <w:color w:val="404040" w:themeColor="text1" w:themeTint="BF"/>
          <w:spacing w:val="-15"/>
          <w:sz w:val="28"/>
          <w:szCs w:val="28"/>
        </w:rPr>
        <w:t xml:space="preserve"> </w:t>
      </w:r>
      <w:r w:rsidRPr="00367DC2">
        <w:rPr>
          <w:rFonts w:ascii="Times New Roman" w:hAnsi="Times New Roman"/>
          <w:bCs w:val="0"/>
          <w:color w:val="404040" w:themeColor="text1" w:themeTint="BF"/>
          <w:sz w:val="28"/>
          <w:szCs w:val="28"/>
        </w:rPr>
        <w:t>Admission</w:t>
      </w:r>
      <w:bookmarkEnd w:id="111"/>
      <w:bookmarkEnd w:id="112"/>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MBA</w:t>
      </w:r>
      <w:r>
        <w:rPr>
          <w:rFonts w:ascii="Times New Roman" w:hAnsi="Times New Roman"/>
          <w:spacing w:val="-11"/>
          <w:sz w:val="20"/>
          <w:szCs w:val="20"/>
        </w:rPr>
        <w:t xml:space="preserve"> </w:t>
      </w:r>
      <w:r>
        <w:rPr>
          <w:rFonts w:ascii="Times New Roman" w:hAnsi="Times New Roman"/>
          <w:sz w:val="20"/>
          <w:szCs w:val="20"/>
        </w:rPr>
        <w:t>or master students in good standing at another graduate level degree program may enroll in the</w:t>
      </w:r>
      <w:r>
        <w:rPr>
          <w:rFonts w:ascii="Times New Roman" w:hAnsi="Times New Roman"/>
          <w:spacing w:val="-11"/>
          <w:sz w:val="20"/>
          <w:szCs w:val="20"/>
        </w:rPr>
        <w:t xml:space="preserve"> </w:t>
      </w:r>
      <w:r>
        <w:rPr>
          <w:rFonts w:ascii="Times New Roman" w:hAnsi="Times New Roman"/>
          <w:sz w:val="20"/>
          <w:szCs w:val="20"/>
        </w:rPr>
        <w:t>ASU MBA</w:t>
      </w:r>
      <w:r>
        <w:rPr>
          <w:rFonts w:ascii="Times New Roman" w:hAnsi="Times New Roman"/>
          <w:spacing w:val="-11"/>
          <w:sz w:val="20"/>
          <w:szCs w:val="20"/>
        </w:rPr>
        <w:t xml:space="preserve"> </w:t>
      </w:r>
      <w:r>
        <w:rPr>
          <w:rFonts w:ascii="Times New Roman" w:hAnsi="Times New Roman"/>
          <w:sz w:val="20"/>
          <w:szCs w:val="20"/>
        </w:rPr>
        <w:t>program as a transient student. No more than nine hours of MBA coursework can be taken in transient status.</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sz w:val="20"/>
          <w:szCs w:val="20"/>
        </w:rPr>
      </w:pPr>
    </w:p>
    <w:p w:rsidR="008404C4" w:rsidRPr="00367DC2" w:rsidRDefault="008404C4" w:rsidP="008404C4">
      <w:pPr>
        <w:pStyle w:val="Heading2"/>
        <w:spacing w:before="0"/>
        <w:ind w:left="360" w:right="180" w:firstLine="0"/>
        <w:rPr>
          <w:rFonts w:ascii="Times New Roman" w:hAnsi="Times New Roman"/>
          <w:color w:val="404040" w:themeColor="text1" w:themeTint="BF"/>
          <w:sz w:val="28"/>
          <w:szCs w:val="28"/>
        </w:rPr>
      </w:pPr>
      <w:bookmarkStart w:id="113" w:name="_Toc294969678"/>
      <w:bookmarkStart w:id="114" w:name="_Toc295508241"/>
      <w:r w:rsidRPr="00367DC2">
        <w:rPr>
          <w:rFonts w:ascii="Times New Roman" w:hAnsi="Times New Roman"/>
          <w:bCs w:val="0"/>
          <w:color w:val="404040" w:themeColor="text1" w:themeTint="BF"/>
          <w:sz w:val="28"/>
          <w:szCs w:val="28"/>
        </w:rPr>
        <w:t>Planned Deg</w:t>
      </w:r>
      <w:r w:rsidRPr="00367DC2">
        <w:rPr>
          <w:rFonts w:ascii="Times New Roman" w:hAnsi="Times New Roman"/>
          <w:bCs w:val="0"/>
          <w:color w:val="404040" w:themeColor="text1" w:themeTint="BF"/>
          <w:spacing w:val="-5"/>
          <w:sz w:val="28"/>
          <w:szCs w:val="28"/>
        </w:rPr>
        <w:t>r</w:t>
      </w:r>
      <w:r w:rsidRPr="00367DC2">
        <w:rPr>
          <w:rFonts w:ascii="Times New Roman" w:hAnsi="Times New Roman"/>
          <w:bCs w:val="0"/>
          <w:color w:val="404040" w:themeColor="text1" w:themeTint="BF"/>
          <w:sz w:val="28"/>
          <w:szCs w:val="28"/>
        </w:rPr>
        <w:t>ee P</w:t>
      </w:r>
      <w:r w:rsidRPr="00367DC2">
        <w:rPr>
          <w:rFonts w:ascii="Times New Roman" w:hAnsi="Times New Roman"/>
          <w:bCs w:val="0"/>
          <w:color w:val="404040" w:themeColor="text1" w:themeTint="BF"/>
          <w:spacing w:val="-5"/>
          <w:sz w:val="28"/>
          <w:szCs w:val="28"/>
        </w:rPr>
        <w:t>r</w:t>
      </w:r>
      <w:r w:rsidRPr="00367DC2">
        <w:rPr>
          <w:rFonts w:ascii="Times New Roman" w:hAnsi="Times New Roman"/>
          <w:bCs w:val="0"/>
          <w:color w:val="404040" w:themeColor="text1" w:themeTint="BF"/>
          <w:sz w:val="28"/>
          <w:szCs w:val="28"/>
        </w:rPr>
        <w:t>ogram</w:t>
      </w:r>
      <w:bookmarkEnd w:id="113"/>
      <w:bookmarkEnd w:id="114"/>
    </w:p>
    <w:p w:rsidR="008404C4" w:rsidRDefault="008404C4" w:rsidP="008404C4">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pacing w:val="-8"/>
          <w:sz w:val="20"/>
          <w:szCs w:val="20"/>
        </w:rPr>
        <w:t>W</w:t>
      </w:r>
      <w:r>
        <w:rPr>
          <w:rFonts w:ascii="Times New Roman" w:hAnsi="Times New Roman"/>
          <w:sz w:val="20"/>
          <w:szCs w:val="20"/>
        </w:rPr>
        <w:t>ithin the first semester of being admitted into “regular admission status”, the student is required to complete a planned degree program of study with the advice and approval of the MBA Directo</w:t>
      </w:r>
      <w:r>
        <w:rPr>
          <w:rFonts w:ascii="Times New Roman" w:hAnsi="Times New Roman"/>
          <w:spacing w:val="-11"/>
          <w:sz w:val="20"/>
          <w:szCs w:val="20"/>
        </w:rPr>
        <w:t>r</w:t>
      </w:r>
      <w:r>
        <w:rPr>
          <w:rFonts w:ascii="Times New Roman" w:hAnsi="Times New Roman"/>
          <w:sz w:val="20"/>
          <w:szCs w:val="20"/>
        </w:rPr>
        <w:t>.  Copies of this plan will be filed with the Graduate School and the MBA</w:t>
      </w:r>
      <w:r>
        <w:rPr>
          <w:rFonts w:ascii="Times New Roman" w:hAnsi="Times New Roman"/>
          <w:spacing w:val="-11"/>
          <w:sz w:val="20"/>
          <w:szCs w:val="20"/>
        </w:rPr>
        <w:t xml:space="preserve"> </w:t>
      </w:r>
      <w:r>
        <w:rPr>
          <w:rFonts w:ascii="Times New Roman" w:hAnsi="Times New Roman"/>
          <w:sz w:val="20"/>
          <w:szCs w:val="20"/>
        </w:rPr>
        <w:t>Directo</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Office.</w:t>
      </w:r>
      <w:r>
        <w:rPr>
          <w:rFonts w:ascii="Times New Roman" w:hAnsi="Times New Roman"/>
          <w:spacing w:val="39"/>
          <w:sz w:val="20"/>
          <w:szCs w:val="20"/>
        </w:rPr>
        <w:t xml:space="preserve"> </w:t>
      </w:r>
      <w:r>
        <w:rPr>
          <w:rFonts w:ascii="Times New Roman" w:hAnsi="Times New Roman"/>
          <w:sz w:val="20"/>
          <w:szCs w:val="20"/>
        </w:rPr>
        <w:t>An application for graduation must be completed at least one semester prior to the anticipated semester of graduation.</w:t>
      </w:r>
      <w:r>
        <w:rPr>
          <w:rFonts w:ascii="Times New Roman" w:hAnsi="Times New Roman"/>
          <w:spacing w:val="-3"/>
          <w:sz w:val="20"/>
          <w:szCs w:val="20"/>
        </w:rPr>
        <w:t xml:space="preserve"> </w:t>
      </w:r>
      <w:r>
        <w:rPr>
          <w:rFonts w:ascii="Times New Roman" w:hAnsi="Times New Roman"/>
          <w:sz w:val="20"/>
          <w:szCs w:val="20"/>
        </w:rPr>
        <w:t>The original copy of the approved degree program is to be submitted with the application for graduation.</w:t>
      </w:r>
      <w:r>
        <w:rPr>
          <w:rFonts w:ascii="Times New Roman" w:hAnsi="Times New Roman"/>
          <w:spacing w:val="47"/>
          <w:sz w:val="20"/>
          <w:szCs w:val="20"/>
        </w:rPr>
        <w:t xml:space="preserve"> </w:t>
      </w:r>
      <w:r>
        <w:rPr>
          <w:rFonts w:ascii="Times New Roman" w:hAnsi="Times New Roman"/>
          <w:sz w:val="20"/>
          <w:szCs w:val="20"/>
        </w:rPr>
        <w:t>The graduation application is obtained from the Registra</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O</w:t>
      </w:r>
      <w:r>
        <w:rPr>
          <w:rFonts w:ascii="Times New Roman" w:hAnsi="Times New Roman"/>
          <w:spacing w:val="-4"/>
          <w:sz w:val="20"/>
          <w:szCs w:val="20"/>
        </w:rPr>
        <w:t>f</w:t>
      </w:r>
      <w:r>
        <w:rPr>
          <w:rFonts w:ascii="Times New Roman" w:hAnsi="Times New Roman"/>
          <w:sz w:val="20"/>
          <w:szCs w:val="20"/>
        </w:rPr>
        <w:t>fice.</w:t>
      </w:r>
    </w:p>
    <w:p w:rsidR="008404C4" w:rsidRDefault="008404C4" w:rsidP="008404C4">
      <w:pPr>
        <w:widowControl w:val="0"/>
        <w:autoSpaceDE w:val="0"/>
        <w:autoSpaceDN w:val="0"/>
        <w:adjustRightInd w:val="0"/>
        <w:spacing w:before="17" w:after="0" w:line="200" w:lineRule="exact"/>
        <w:ind w:left="360" w:right="180" w:firstLine="360"/>
        <w:jc w:val="both"/>
        <w:rPr>
          <w:rFonts w:ascii="Times New Roman" w:hAnsi="Times New Roman"/>
          <w:sz w:val="20"/>
          <w:szCs w:val="20"/>
        </w:rPr>
      </w:pPr>
    </w:p>
    <w:p w:rsidR="008404C4" w:rsidRPr="00367DC2" w:rsidRDefault="008404C4" w:rsidP="008404C4">
      <w:pPr>
        <w:pStyle w:val="Heading2"/>
        <w:spacing w:before="0"/>
        <w:ind w:left="360" w:right="180" w:firstLine="0"/>
        <w:rPr>
          <w:rFonts w:ascii="Times New Roman" w:hAnsi="Times New Roman"/>
          <w:color w:val="404040" w:themeColor="text1" w:themeTint="BF"/>
          <w:sz w:val="28"/>
          <w:szCs w:val="28"/>
        </w:rPr>
      </w:pPr>
      <w:bookmarkStart w:id="115" w:name="_Toc294969679"/>
      <w:bookmarkStart w:id="116" w:name="_Toc295508242"/>
      <w:r w:rsidRPr="00367DC2">
        <w:rPr>
          <w:rFonts w:ascii="Times New Roman" w:hAnsi="Times New Roman"/>
          <w:bCs w:val="0"/>
          <w:color w:val="404040" w:themeColor="text1" w:themeTint="BF"/>
          <w:sz w:val="28"/>
          <w:szCs w:val="28"/>
        </w:rPr>
        <w:t>Independent Study Courses</w:t>
      </w:r>
      <w:bookmarkEnd w:id="115"/>
      <w:bookmarkEnd w:id="116"/>
    </w:p>
    <w:p w:rsidR="008404C4" w:rsidRDefault="008404C4" w:rsidP="008404C4">
      <w:pPr>
        <w:widowControl w:val="0"/>
        <w:autoSpaceDE w:val="0"/>
        <w:autoSpaceDN w:val="0"/>
        <w:adjustRightInd w:val="0"/>
        <w:spacing w:before="37" w:after="0"/>
        <w:ind w:left="360" w:right="180" w:firstLine="360"/>
        <w:jc w:val="both"/>
        <w:rPr>
          <w:rFonts w:ascii="Times New Roman" w:hAnsi="Times New Roman"/>
          <w:sz w:val="20"/>
          <w:szCs w:val="20"/>
        </w:rPr>
      </w:pPr>
      <w:r>
        <w:rPr>
          <w:rFonts w:ascii="Times New Roman" w:hAnsi="Times New Roman"/>
          <w:sz w:val="20"/>
          <w:szCs w:val="20"/>
        </w:rPr>
        <w:t>MBA</w:t>
      </w:r>
      <w:r>
        <w:rPr>
          <w:rFonts w:ascii="Times New Roman" w:hAnsi="Times New Roman"/>
          <w:spacing w:val="-11"/>
          <w:sz w:val="20"/>
          <w:szCs w:val="20"/>
        </w:rPr>
        <w:t xml:space="preserve"> </w:t>
      </w:r>
      <w:r>
        <w:rPr>
          <w:rFonts w:ascii="Times New Roman" w:hAnsi="Times New Roman"/>
          <w:sz w:val="20"/>
          <w:szCs w:val="20"/>
        </w:rPr>
        <w:t>students in regular admission status may take a single independent study course (BUSA 6100, ECON 6100, MKTG 6100) and only after having completed 12 hours of graduate work This course must be repeated if a grade of “C’</w:t>
      </w:r>
      <w:r>
        <w:rPr>
          <w:rFonts w:ascii="Times New Roman" w:hAnsi="Times New Roman"/>
          <w:spacing w:val="-15"/>
          <w:sz w:val="20"/>
          <w:szCs w:val="20"/>
        </w:rPr>
        <w:t xml:space="preserve"> </w:t>
      </w:r>
      <w:r>
        <w:rPr>
          <w:rFonts w:ascii="Times New Roman" w:hAnsi="Times New Roman"/>
          <w:sz w:val="20"/>
          <w:szCs w:val="20"/>
        </w:rPr>
        <w:t>is earned.</w:t>
      </w:r>
      <w:r>
        <w:rPr>
          <w:rFonts w:ascii="Times New Roman" w:hAnsi="Times New Roman"/>
          <w:spacing w:val="39"/>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signed memorandum must be completed with the responsible instructor before beginning the course and the memo must be submitted to the MBA</w:t>
      </w:r>
      <w:r>
        <w:rPr>
          <w:rFonts w:ascii="Times New Roman" w:hAnsi="Times New Roman"/>
          <w:spacing w:val="-11"/>
          <w:sz w:val="20"/>
          <w:szCs w:val="20"/>
        </w:rPr>
        <w:t xml:space="preserve"> </w:t>
      </w:r>
      <w:r>
        <w:rPr>
          <w:rFonts w:ascii="Times New Roman" w:hAnsi="Times New Roman"/>
          <w:sz w:val="20"/>
          <w:szCs w:val="20"/>
        </w:rPr>
        <w:t>Chair.</w:t>
      </w:r>
      <w:r>
        <w:rPr>
          <w:rFonts w:ascii="Times New Roman" w:hAnsi="Times New Roman"/>
          <w:spacing w:val="-4"/>
          <w:sz w:val="20"/>
          <w:szCs w:val="20"/>
        </w:rPr>
        <w:t xml:space="preserve"> </w:t>
      </w:r>
      <w:r>
        <w:rPr>
          <w:rFonts w:ascii="Times New Roman" w:hAnsi="Times New Roman"/>
          <w:sz w:val="20"/>
          <w:szCs w:val="20"/>
        </w:rPr>
        <w:t>The memorandum outlines the scope and requirements of the independent study including a detailed syllabus.</w:t>
      </w:r>
    </w:p>
    <w:p w:rsidR="008404C4" w:rsidRDefault="008404C4" w:rsidP="008404C4">
      <w:pPr>
        <w:widowControl w:val="0"/>
        <w:autoSpaceDE w:val="0"/>
        <w:autoSpaceDN w:val="0"/>
        <w:adjustRightInd w:val="0"/>
        <w:spacing w:before="1" w:after="0" w:line="220" w:lineRule="exact"/>
        <w:ind w:left="360" w:right="180" w:firstLine="360"/>
        <w:jc w:val="both"/>
        <w:rPr>
          <w:rFonts w:ascii="Times New Roman" w:hAnsi="Times New Roman"/>
        </w:rPr>
      </w:pPr>
    </w:p>
    <w:p w:rsidR="008404C4" w:rsidRPr="00367DC2" w:rsidRDefault="008404C4" w:rsidP="008404C4">
      <w:pPr>
        <w:pStyle w:val="Heading2"/>
        <w:spacing w:before="0"/>
        <w:ind w:left="360" w:right="180" w:firstLine="0"/>
        <w:rPr>
          <w:rFonts w:ascii="Times New Roman" w:hAnsi="Times New Roman"/>
          <w:color w:val="404040" w:themeColor="text1" w:themeTint="BF"/>
          <w:sz w:val="28"/>
          <w:szCs w:val="28"/>
        </w:rPr>
      </w:pPr>
      <w:bookmarkStart w:id="117" w:name="_Toc294969680"/>
      <w:bookmarkStart w:id="118" w:name="_Toc295508243"/>
      <w:r w:rsidRPr="00367DC2">
        <w:rPr>
          <w:rFonts w:ascii="Times New Roman" w:hAnsi="Times New Roman"/>
          <w:bCs w:val="0"/>
          <w:color w:val="404040" w:themeColor="text1" w:themeTint="BF"/>
          <w:sz w:val="28"/>
          <w:szCs w:val="28"/>
        </w:rPr>
        <w:t>MBA</w:t>
      </w:r>
      <w:r w:rsidRPr="00367DC2">
        <w:rPr>
          <w:rFonts w:ascii="Times New Roman" w:hAnsi="Times New Roman"/>
          <w:bCs w:val="0"/>
          <w:color w:val="404040" w:themeColor="text1" w:themeTint="BF"/>
          <w:spacing w:val="-15"/>
          <w:sz w:val="28"/>
          <w:szCs w:val="28"/>
        </w:rPr>
        <w:t xml:space="preserve"> </w:t>
      </w:r>
      <w:r w:rsidRPr="00367DC2">
        <w:rPr>
          <w:rFonts w:ascii="Times New Roman" w:hAnsi="Times New Roman"/>
          <w:bCs w:val="0"/>
          <w:color w:val="404040" w:themeColor="text1" w:themeTint="BF"/>
          <w:sz w:val="28"/>
          <w:szCs w:val="28"/>
        </w:rPr>
        <w:t>P</w:t>
      </w:r>
      <w:r w:rsidRPr="00367DC2">
        <w:rPr>
          <w:rFonts w:ascii="Times New Roman" w:hAnsi="Times New Roman"/>
          <w:bCs w:val="0"/>
          <w:color w:val="404040" w:themeColor="text1" w:themeTint="BF"/>
          <w:spacing w:val="-5"/>
          <w:sz w:val="28"/>
          <w:szCs w:val="28"/>
        </w:rPr>
        <w:t>r</w:t>
      </w:r>
      <w:r w:rsidRPr="00367DC2">
        <w:rPr>
          <w:rFonts w:ascii="Times New Roman" w:hAnsi="Times New Roman"/>
          <w:bCs w:val="0"/>
          <w:color w:val="404040" w:themeColor="text1" w:themeTint="BF"/>
          <w:sz w:val="28"/>
          <w:szCs w:val="28"/>
        </w:rPr>
        <w:t>e</w:t>
      </w:r>
      <w:r w:rsidRPr="00367DC2">
        <w:rPr>
          <w:rFonts w:ascii="Times New Roman" w:hAnsi="Times New Roman"/>
          <w:bCs w:val="0"/>
          <w:color w:val="404040" w:themeColor="text1" w:themeTint="BF"/>
          <w:spacing w:val="-5"/>
          <w:sz w:val="28"/>
          <w:szCs w:val="28"/>
        </w:rPr>
        <w:t>r</w:t>
      </w:r>
      <w:r w:rsidRPr="00367DC2">
        <w:rPr>
          <w:rFonts w:ascii="Times New Roman" w:hAnsi="Times New Roman"/>
          <w:bCs w:val="0"/>
          <w:color w:val="404040" w:themeColor="text1" w:themeTint="BF"/>
          <w:sz w:val="28"/>
          <w:szCs w:val="28"/>
        </w:rPr>
        <w:t>equisites</w:t>
      </w:r>
      <w:bookmarkEnd w:id="117"/>
      <w:bookmarkEnd w:id="118"/>
    </w:p>
    <w:p w:rsidR="008404C4" w:rsidRDefault="008404C4" w:rsidP="008404C4">
      <w:pPr>
        <w:widowControl w:val="0"/>
        <w:autoSpaceDE w:val="0"/>
        <w:autoSpaceDN w:val="0"/>
        <w:adjustRightInd w:val="0"/>
        <w:spacing w:before="33" w:after="0" w:line="250" w:lineRule="auto"/>
        <w:ind w:left="360" w:right="180" w:firstLine="360"/>
        <w:jc w:val="both"/>
        <w:rPr>
          <w:rFonts w:ascii="Times New Roman" w:hAnsi="Times New Roman"/>
          <w:sz w:val="20"/>
          <w:szCs w:val="20"/>
        </w:rPr>
      </w:pPr>
      <w:r>
        <w:rPr>
          <w:rFonts w:ascii="Times New Roman" w:hAnsi="Times New Roman"/>
          <w:sz w:val="20"/>
          <w:szCs w:val="20"/>
        </w:rPr>
        <w:t>For those students without a Bachelor of Science Degree in Business</w:t>
      </w:r>
      <w:r>
        <w:rPr>
          <w:rFonts w:ascii="Times New Roman" w:hAnsi="Times New Roman"/>
          <w:spacing w:val="-11"/>
          <w:sz w:val="20"/>
          <w:szCs w:val="20"/>
        </w:rPr>
        <w:t xml:space="preserve"> </w:t>
      </w:r>
      <w:r>
        <w:rPr>
          <w:rFonts w:ascii="Times New Roman" w:hAnsi="Times New Roman"/>
          <w:sz w:val="20"/>
          <w:szCs w:val="20"/>
        </w:rPr>
        <w:t>Administration, the following prerequisites are required:</w:t>
      </w:r>
    </w:p>
    <w:p w:rsidR="008404C4" w:rsidRDefault="008404C4" w:rsidP="008404C4">
      <w:pPr>
        <w:widowControl w:val="0"/>
        <w:autoSpaceDE w:val="0"/>
        <w:autoSpaceDN w:val="0"/>
        <w:adjustRightInd w:val="0"/>
        <w:spacing w:after="0"/>
        <w:ind w:left="360" w:right="180" w:firstLine="360"/>
        <w:jc w:val="both"/>
        <w:rPr>
          <w:rFonts w:ascii="Times New Roman" w:hAnsi="Times New Roman"/>
          <w:sz w:val="20"/>
          <w:szCs w:val="20"/>
        </w:rPr>
      </w:pP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2100</w:t>
      </w:r>
      <w:r>
        <w:rPr>
          <w:rFonts w:ascii="Times New Roman" w:hAnsi="Times New Roman"/>
          <w:spacing w:val="-11"/>
          <w:sz w:val="20"/>
          <w:szCs w:val="20"/>
        </w:rPr>
        <w:t xml:space="preserve"> </w:t>
      </w:r>
      <w:r>
        <w:rPr>
          <w:rFonts w:ascii="Times New Roman" w:hAnsi="Times New Roman"/>
          <w:sz w:val="20"/>
          <w:szCs w:val="20"/>
        </w:rPr>
        <w:t>Accounting for Non-busniess Majors, or Principles of</w:t>
      </w:r>
      <w:r>
        <w:rPr>
          <w:rFonts w:ascii="Times New Roman" w:hAnsi="Times New Roman"/>
          <w:spacing w:val="-11"/>
          <w:sz w:val="20"/>
          <w:szCs w:val="20"/>
        </w:rPr>
        <w:t xml:space="preserve"> </w:t>
      </w:r>
      <w:r>
        <w:rPr>
          <w:rFonts w:ascii="Times New Roman" w:hAnsi="Times New Roman"/>
          <w:sz w:val="20"/>
          <w:szCs w:val="20"/>
        </w:rPr>
        <w:t>Accounting I and II or</w:t>
      </w:r>
      <w:r>
        <w:rPr>
          <w:rFonts w:ascii="Times New Roman" w:hAnsi="Times New Roman"/>
          <w:spacing w:val="-11"/>
          <w:sz w:val="20"/>
          <w:szCs w:val="20"/>
        </w:rPr>
        <w:t xml:space="preserve"> </w:t>
      </w: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5200</w:t>
      </w:r>
    </w:p>
    <w:p w:rsidR="008404C4" w:rsidRDefault="008404C4" w:rsidP="008404C4">
      <w:pPr>
        <w:widowControl w:val="0"/>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ECON 3205 Economic and Business Statistics or ECON 5200</w:t>
      </w:r>
    </w:p>
    <w:p w:rsidR="008404C4" w:rsidRDefault="008404C4" w:rsidP="008404C4">
      <w:pPr>
        <w:widowControl w:val="0"/>
        <w:autoSpaceDE w:val="0"/>
        <w:autoSpaceDN w:val="0"/>
        <w:adjustRightInd w:val="0"/>
        <w:spacing w:before="10" w:after="0"/>
        <w:ind w:left="1800" w:right="180" w:hanging="1080"/>
        <w:jc w:val="both"/>
        <w:rPr>
          <w:rFonts w:ascii="Times New Roman" w:hAnsi="Times New Roman"/>
          <w:sz w:val="20"/>
          <w:szCs w:val="20"/>
        </w:rPr>
      </w:pPr>
      <w:r>
        <w:rPr>
          <w:rFonts w:ascii="Times New Roman" w:hAnsi="Times New Roman"/>
          <w:sz w:val="20"/>
          <w:szCs w:val="20"/>
        </w:rPr>
        <w:t>ECON 2201 Survey of Economics, or Principles of Macroeconomcis and Principles of Microecnomics, or    ECON 5200</w:t>
      </w:r>
    </w:p>
    <w:p w:rsidR="008404C4" w:rsidRDefault="008404C4" w:rsidP="008404C4">
      <w:pPr>
        <w:widowControl w:val="0"/>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FINC 3105 Foundations of Financial Management or</w:t>
      </w:r>
      <w:r>
        <w:rPr>
          <w:rFonts w:ascii="Times New Roman" w:hAnsi="Times New Roman"/>
          <w:spacing w:val="-11"/>
          <w:sz w:val="20"/>
          <w:szCs w:val="20"/>
        </w:rPr>
        <w:t xml:space="preserve"> </w:t>
      </w:r>
      <w:r>
        <w:rPr>
          <w:rFonts w:ascii="Times New Roman" w:hAnsi="Times New Roman"/>
          <w:sz w:val="20"/>
          <w:szCs w:val="20"/>
        </w:rPr>
        <w:t>ACCT 5200</w:t>
      </w:r>
    </w:p>
    <w:p w:rsidR="008404C4" w:rsidRDefault="008404C4" w:rsidP="008404C4">
      <w:pPr>
        <w:widowControl w:val="0"/>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MGMT</w:t>
      </w:r>
      <w:r>
        <w:rPr>
          <w:rFonts w:ascii="Times New Roman" w:hAnsi="Times New Roman"/>
          <w:spacing w:val="-4"/>
          <w:sz w:val="20"/>
          <w:szCs w:val="20"/>
        </w:rPr>
        <w:t xml:space="preserve"> </w:t>
      </w:r>
      <w:r>
        <w:rPr>
          <w:rFonts w:ascii="Times New Roman" w:hAnsi="Times New Roman"/>
          <w:sz w:val="20"/>
          <w:szCs w:val="20"/>
        </w:rPr>
        <w:t>4</w:t>
      </w:r>
      <w:r>
        <w:rPr>
          <w:rFonts w:ascii="Times New Roman" w:hAnsi="Times New Roman"/>
          <w:spacing w:val="-7"/>
          <w:sz w:val="20"/>
          <w:szCs w:val="20"/>
        </w:rPr>
        <w:t>1</w:t>
      </w:r>
      <w:r>
        <w:rPr>
          <w:rFonts w:ascii="Times New Roman" w:hAnsi="Times New Roman"/>
          <w:sz w:val="20"/>
          <w:szCs w:val="20"/>
        </w:rPr>
        <w:t>10 O</w:t>
      </w:r>
      <w:r>
        <w:rPr>
          <w:rFonts w:ascii="Times New Roman" w:hAnsi="Times New Roman"/>
          <w:spacing w:val="-4"/>
          <w:sz w:val="20"/>
          <w:szCs w:val="20"/>
        </w:rPr>
        <w:t>r</w:t>
      </w:r>
      <w:r>
        <w:rPr>
          <w:rFonts w:ascii="Times New Roman" w:hAnsi="Times New Roman"/>
          <w:sz w:val="20"/>
          <w:szCs w:val="20"/>
        </w:rPr>
        <w:t>ganizational Behavior or MGMT 5200</w:t>
      </w:r>
    </w:p>
    <w:p w:rsidR="008404C4" w:rsidRDefault="008404C4" w:rsidP="008404C4">
      <w:pPr>
        <w:widowControl w:val="0"/>
        <w:autoSpaceDE w:val="0"/>
        <w:autoSpaceDN w:val="0"/>
        <w:adjustRightInd w:val="0"/>
        <w:spacing w:before="10" w:after="0"/>
        <w:ind w:left="360" w:right="180" w:firstLine="360"/>
        <w:rPr>
          <w:rFonts w:ascii="Times New Roman" w:hAnsi="Times New Roman"/>
          <w:sz w:val="20"/>
          <w:szCs w:val="20"/>
        </w:rPr>
      </w:pPr>
      <w:r>
        <w:rPr>
          <w:rFonts w:ascii="Times New Roman" w:hAnsi="Times New Roman"/>
          <w:sz w:val="20"/>
          <w:szCs w:val="20"/>
        </w:rPr>
        <w:t>MKTG 3120 Principles of Marketing or MGMT 5200</w:t>
      </w:r>
    </w:p>
    <w:p w:rsidR="008404C4" w:rsidRDefault="008404C4" w:rsidP="008404C4">
      <w:pPr>
        <w:widowControl w:val="0"/>
        <w:autoSpaceDE w:val="0"/>
        <w:autoSpaceDN w:val="0"/>
        <w:adjustRightInd w:val="0"/>
        <w:spacing w:before="10" w:after="0"/>
        <w:ind w:left="360" w:right="180" w:firstLine="360"/>
        <w:rPr>
          <w:rFonts w:ascii="Times New Roman" w:hAnsi="Times New Roman"/>
          <w:sz w:val="20"/>
          <w:szCs w:val="20"/>
        </w:rPr>
      </w:pPr>
    </w:p>
    <w:p w:rsidR="008404C4" w:rsidRDefault="008404C4" w:rsidP="008404C4">
      <w:pPr>
        <w:widowControl w:val="0"/>
        <w:autoSpaceDE w:val="0"/>
        <w:autoSpaceDN w:val="0"/>
        <w:adjustRightInd w:val="0"/>
        <w:spacing w:before="10" w:after="0"/>
        <w:ind w:left="360" w:right="180" w:firstLine="360"/>
        <w:rPr>
          <w:rFonts w:ascii="Times New Roman" w:hAnsi="Times New Roman"/>
          <w:sz w:val="20"/>
          <w:szCs w:val="20"/>
        </w:rPr>
      </w:pPr>
    </w:p>
    <w:p w:rsidR="008404C4" w:rsidRDefault="008404C4" w:rsidP="008404C4">
      <w:pPr>
        <w:widowControl w:val="0"/>
        <w:autoSpaceDE w:val="0"/>
        <w:autoSpaceDN w:val="0"/>
        <w:adjustRightInd w:val="0"/>
        <w:spacing w:before="14" w:after="0"/>
        <w:ind w:left="360" w:right="180" w:firstLine="0"/>
        <w:rPr>
          <w:rFonts w:ascii="Times New Roman" w:hAnsi="Times New Roman"/>
          <w:sz w:val="28"/>
          <w:szCs w:val="28"/>
        </w:rPr>
      </w:pPr>
      <w:r>
        <w:rPr>
          <w:rFonts w:ascii="Times New Roman" w:hAnsi="Times New Roman"/>
          <w:b/>
          <w:bCs/>
          <w:sz w:val="28"/>
          <w:szCs w:val="28"/>
        </w:rPr>
        <w:t>MBA</w:t>
      </w:r>
      <w:r>
        <w:rPr>
          <w:rFonts w:ascii="Times New Roman" w:hAnsi="Times New Roman"/>
          <w:b/>
          <w:bCs/>
          <w:spacing w:val="-15"/>
          <w:sz w:val="28"/>
          <w:szCs w:val="28"/>
        </w:rPr>
        <w:t xml:space="preserve"> </w:t>
      </w:r>
      <w:r>
        <w:rPr>
          <w:rFonts w:ascii="Times New Roman" w:hAnsi="Times New Roman"/>
          <w:b/>
          <w:bCs/>
          <w:sz w:val="28"/>
          <w:szCs w:val="28"/>
        </w:rPr>
        <w:t>Co</w:t>
      </w:r>
      <w:r>
        <w:rPr>
          <w:rFonts w:ascii="Times New Roman" w:hAnsi="Times New Roman"/>
          <w:b/>
          <w:bCs/>
          <w:spacing w:val="-5"/>
          <w:sz w:val="28"/>
          <w:szCs w:val="28"/>
        </w:rPr>
        <w:t>r</w:t>
      </w:r>
      <w:r>
        <w:rPr>
          <w:rFonts w:ascii="Times New Roman" w:hAnsi="Times New Roman"/>
          <w:b/>
          <w:bCs/>
          <w:sz w:val="28"/>
          <w:szCs w:val="28"/>
        </w:rPr>
        <w:t>e Curriculum (21 Semester</w:t>
      </w:r>
      <w:r>
        <w:rPr>
          <w:rFonts w:ascii="Times New Roman" w:hAnsi="Times New Roman"/>
          <w:b/>
          <w:bCs/>
          <w:spacing w:val="-5"/>
          <w:sz w:val="28"/>
          <w:szCs w:val="28"/>
        </w:rPr>
        <w:t xml:space="preserve"> </w:t>
      </w:r>
      <w:r>
        <w:rPr>
          <w:rFonts w:ascii="Times New Roman" w:hAnsi="Times New Roman"/>
          <w:b/>
          <w:bCs/>
          <w:sz w:val="28"/>
          <w:szCs w:val="28"/>
        </w:rPr>
        <w:t>Hours)</w:t>
      </w:r>
    </w:p>
    <w:tbl>
      <w:tblPr>
        <w:tblW w:w="0" w:type="auto"/>
        <w:tblInd w:w="360" w:type="dxa"/>
        <w:tblLayout w:type="fixed"/>
        <w:tblCellMar>
          <w:left w:w="0" w:type="dxa"/>
          <w:right w:w="0" w:type="dxa"/>
        </w:tblCellMar>
        <w:tblLook w:val="0000"/>
      </w:tblPr>
      <w:tblGrid>
        <w:gridCol w:w="1032"/>
        <w:gridCol w:w="1220"/>
        <w:gridCol w:w="4273"/>
        <w:gridCol w:w="1127"/>
      </w:tblGrid>
      <w:tr w:rsidR="008404C4" w:rsidRPr="00FA7AC7" w:rsidTr="008404C4">
        <w:trPr>
          <w:trHeight w:hRule="exact" w:val="283"/>
        </w:trPr>
        <w:tc>
          <w:tcPr>
            <w:tcW w:w="1032" w:type="dxa"/>
            <w:tcBorders>
              <w:top w:val="nil"/>
              <w:left w:val="nil"/>
              <w:bottom w:val="nil"/>
              <w:right w:val="nil"/>
            </w:tcBorders>
          </w:tcPr>
          <w:p w:rsidR="008404C4" w:rsidRPr="00FA7AC7" w:rsidRDefault="008404C4" w:rsidP="008404C4">
            <w:pPr>
              <w:widowControl w:val="0"/>
              <w:autoSpaceDE w:val="0"/>
              <w:autoSpaceDN w:val="0"/>
              <w:adjustRightInd w:val="0"/>
              <w:spacing w:before="29" w:after="0"/>
              <w:ind w:left="360" w:right="180" w:firstLine="0"/>
              <w:rPr>
                <w:rFonts w:ascii="Times New Roman" w:hAnsi="Times New Roman"/>
                <w:sz w:val="24"/>
                <w:szCs w:val="24"/>
              </w:rPr>
            </w:pPr>
            <w:r w:rsidRPr="00FA7AC7">
              <w:rPr>
                <w:rFonts w:ascii="Times New Roman" w:hAnsi="Times New Roman"/>
                <w:sz w:val="20"/>
                <w:szCs w:val="20"/>
              </w:rPr>
              <w:t>ACCT</w:t>
            </w:r>
          </w:p>
        </w:tc>
        <w:tc>
          <w:tcPr>
            <w:tcW w:w="1220" w:type="dxa"/>
            <w:tcBorders>
              <w:top w:val="nil"/>
              <w:left w:val="nil"/>
              <w:bottom w:val="nil"/>
              <w:right w:val="nil"/>
            </w:tcBorders>
          </w:tcPr>
          <w:p w:rsidR="008404C4" w:rsidRPr="00FA7AC7" w:rsidRDefault="008404C4" w:rsidP="008404C4">
            <w:pPr>
              <w:widowControl w:val="0"/>
              <w:autoSpaceDE w:val="0"/>
              <w:autoSpaceDN w:val="0"/>
              <w:adjustRightInd w:val="0"/>
              <w:spacing w:before="29" w:after="0"/>
              <w:ind w:left="360" w:right="180" w:firstLine="0"/>
              <w:rPr>
                <w:rFonts w:ascii="Times New Roman" w:hAnsi="Times New Roman"/>
                <w:sz w:val="24"/>
                <w:szCs w:val="24"/>
              </w:rPr>
            </w:pPr>
            <w:r w:rsidRPr="00FA7AC7">
              <w:rPr>
                <w:rFonts w:ascii="Times New Roman" w:hAnsi="Times New Roman"/>
                <w:sz w:val="20"/>
                <w:szCs w:val="20"/>
              </w:rPr>
              <w:t>6101</w:t>
            </w:r>
          </w:p>
        </w:tc>
        <w:tc>
          <w:tcPr>
            <w:tcW w:w="4273" w:type="dxa"/>
            <w:tcBorders>
              <w:top w:val="nil"/>
              <w:left w:val="nil"/>
              <w:bottom w:val="nil"/>
              <w:right w:val="nil"/>
            </w:tcBorders>
          </w:tcPr>
          <w:p w:rsidR="008404C4" w:rsidRPr="00FA7AC7" w:rsidRDefault="008404C4" w:rsidP="008404C4">
            <w:pPr>
              <w:widowControl w:val="0"/>
              <w:autoSpaceDE w:val="0"/>
              <w:autoSpaceDN w:val="0"/>
              <w:adjustRightInd w:val="0"/>
              <w:spacing w:before="29" w:after="0"/>
              <w:ind w:left="360" w:right="180" w:firstLine="0"/>
              <w:rPr>
                <w:rFonts w:ascii="Times New Roman" w:hAnsi="Times New Roman"/>
                <w:sz w:val="24"/>
                <w:szCs w:val="24"/>
              </w:rPr>
            </w:pPr>
            <w:r w:rsidRPr="00FA7AC7">
              <w:rPr>
                <w:rFonts w:ascii="Times New Roman" w:hAnsi="Times New Roman"/>
                <w:sz w:val="20"/>
                <w:szCs w:val="20"/>
              </w:rPr>
              <w:t>Accounting</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c>
          <w:tcPr>
            <w:tcW w:w="1127" w:type="dxa"/>
            <w:tcBorders>
              <w:top w:val="nil"/>
              <w:left w:val="nil"/>
              <w:bottom w:val="nil"/>
              <w:right w:val="nil"/>
            </w:tcBorders>
          </w:tcPr>
          <w:p w:rsidR="008404C4" w:rsidRPr="00FA7AC7" w:rsidRDefault="008404C4" w:rsidP="008404C4">
            <w:pPr>
              <w:widowControl w:val="0"/>
              <w:autoSpaceDE w:val="0"/>
              <w:autoSpaceDN w:val="0"/>
              <w:adjustRightInd w:val="0"/>
              <w:spacing w:before="29" w:after="0"/>
              <w:ind w:left="360" w:right="180" w:firstLine="0"/>
              <w:rPr>
                <w:rFonts w:ascii="Times New Roman" w:hAnsi="Times New Roman"/>
                <w:sz w:val="24"/>
                <w:szCs w:val="24"/>
              </w:rPr>
            </w:pPr>
            <w:r w:rsidRPr="00FA7AC7">
              <w:rPr>
                <w:rFonts w:ascii="Times New Roman" w:hAnsi="Times New Roman"/>
                <w:sz w:val="20"/>
                <w:szCs w:val="20"/>
              </w:rPr>
              <w:t>(3 hrs)</w:t>
            </w:r>
          </w:p>
        </w:tc>
      </w:tr>
      <w:tr w:rsidR="008404C4" w:rsidRPr="00FA7AC7" w:rsidTr="008404C4">
        <w:trPr>
          <w:trHeight w:hRule="exact" w:val="240"/>
        </w:trPr>
        <w:tc>
          <w:tcPr>
            <w:tcW w:w="1032"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ECON</w:t>
            </w:r>
          </w:p>
        </w:tc>
        <w:tc>
          <w:tcPr>
            <w:tcW w:w="1220"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6106</w:t>
            </w:r>
          </w:p>
        </w:tc>
        <w:tc>
          <w:tcPr>
            <w:tcW w:w="4273"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Economics for Managers</w:t>
            </w:r>
          </w:p>
        </w:tc>
        <w:tc>
          <w:tcPr>
            <w:tcW w:w="1127"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(3 hrs)</w:t>
            </w:r>
          </w:p>
        </w:tc>
      </w:tr>
      <w:tr w:rsidR="008404C4" w:rsidRPr="00FA7AC7" w:rsidTr="008404C4">
        <w:trPr>
          <w:trHeight w:hRule="exact" w:val="240"/>
        </w:trPr>
        <w:tc>
          <w:tcPr>
            <w:tcW w:w="1032"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FINC</w:t>
            </w:r>
          </w:p>
        </w:tc>
        <w:tc>
          <w:tcPr>
            <w:tcW w:w="1220"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6101</w:t>
            </w:r>
          </w:p>
        </w:tc>
        <w:tc>
          <w:tcPr>
            <w:tcW w:w="4273"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Financial Management</w:t>
            </w:r>
          </w:p>
        </w:tc>
        <w:tc>
          <w:tcPr>
            <w:tcW w:w="1127"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(3 hrs)</w:t>
            </w:r>
          </w:p>
        </w:tc>
      </w:tr>
      <w:tr w:rsidR="008404C4" w:rsidRPr="00FA7AC7" w:rsidTr="008404C4">
        <w:trPr>
          <w:trHeight w:hRule="exact" w:val="251"/>
        </w:trPr>
        <w:tc>
          <w:tcPr>
            <w:tcW w:w="1032"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MGMT</w:t>
            </w:r>
          </w:p>
        </w:tc>
        <w:tc>
          <w:tcPr>
            <w:tcW w:w="1220"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6108</w:t>
            </w:r>
          </w:p>
        </w:tc>
        <w:tc>
          <w:tcPr>
            <w:tcW w:w="4273"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Quantitative Methods for Managers</w:t>
            </w:r>
          </w:p>
        </w:tc>
        <w:tc>
          <w:tcPr>
            <w:tcW w:w="1127" w:type="dxa"/>
            <w:tcBorders>
              <w:top w:val="nil"/>
              <w:left w:val="nil"/>
              <w:bottom w:val="nil"/>
              <w:right w:val="nil"/>
            </w:tcBorders>
          </w:tcPr>
          <w:p w:rsidR="008404C4" w:rsidRPr="00FA7AC7" w:rsidRDefault="008404C4" w:rsidP="008404C4">
            <w:pPr>
              <w:widowControl w:val="0"/>
              <w:autoSpaceDE w:val="0"/>
              <w:autoSpaceDN w:val="0"/>
              <w:adjustRightInd w:val="0"/>
              <w:spacing w:before="9" w:after="0"/>
              <w:ind w:left="360" w:right="180" w:firstLine="0"/>
              <w:rPr>
                <w:rFonts w:ascii="Times New Roman" w:hAnsi="Times New Roman"/>
                <w:sz w:val="24"/>
                <w:szCs w:val="24"/>
              </w:rPr>
            </w:pPr>
            <w:r w:rsidRPr="00FA7AC7">
              <w:rPr>
                <w:rFonts w:ascii="Times New Roman" w:hAnsi="Times New Roman"/>
                <w:sz w:val="20"/>
                <w:szCs w:val="20"/>
              </w:rPr>
              <w:t>(3 hrs)</w:t>
            </w:r>
          </w:p>
        </w:tc>
      </w:tr>
      <w:tr w:rsidR="008404C4" w:rsidRPr="00FA7AC7" w:rsidTr="008404C4">
        <w:trPr>
          <w:trHeight w:hRule="exact" w:val="229"/>
        </w:trPr>
        <w:tc>
          <w:tcPr>
            <w:tcW w:w="1032" w:type="dxa"/>
            <w:tcBorders>
              <w:top w:val="nil"/>
              <w:left w:val="nil"/>
              <w:bottom w:val="nil"/>
              <w:right w:val="nil"/>
            </w:tcBorders>
          </w:tcPr>
          <w:p w:rsidR="008404C4" w:rsidRPr="00FA7AC7" w:rsidRDefault="008404C4" w:rsidP="008404C4">
            <w:pPr>
              <w:widowControl w:val="0"/>
              <w:autoSpaceDE w:val="0"/>
              <w:autoSpaceDN w:val="0"/>
              <w:adjustRightInd w:val="0"/>
              <w:spacing w:after="0" w:line="205" w:lineRule="exact"/>
              <w:ind w:left="360" w:right="180" w:firstLine="0"/>
              <w:rPr>
                <w:rFonts w:ascii="Times New Roman" w:hAnsi="Times New Roman"/>
                <w:sz w:val="24"/>
                <w:szCs w:val="24"/>
              </w:rPr>
            </w:pPr>
            <w:r w:rsidRPr="00FA7AC7">
              <w:rPr>
                <w:rFonts w:ascii="Times New Roman" w:hAnsi="Times New Roman"/>
                <w:sz w:val="20"/>
                <w:szCs w:val="20"/>
              </w:rPr>
              <w:t>MGMT</w:t>
            </w:r>
          </w:p>
        </w:tc>
        <w:tc>
          <w:tcPr>
            <w:tcW w:w="1220" w:type="dxa"/>
            <w:tcBorders>
              <w:top w:val="nil"/>
              <w:left w:val="nil"/>
              <w:bottom w:val="nil"/>
              <w:right w:val="nil"/>
            </w:tcBorders>
          </w:tcPr>
          <w:p w:rsidR="008404C4" w:rsidRPr="00FA7AC7" w:rsidRDefault="008404C4" w:rsidP="008404C4">
            <w:pPr>
              <w:widowControl w:val="0"/>
              <w:autoSpaceDE w:val="0"/>
              <w:autoSpaceDN w:val="0"/>
              <w:adjustRightInd w:val="0"/>
              <w:spacing w:after="0" w:line="205" w:lineRule="exact"/>
              <w:ind w:left="360" w:right="180" w:firstLine="0"/>
              <w:rPr>
                <w:rFonts w:ascii="Times New Roman" w:hAnsi="Times New Roman"/>
                <w:sz w:val="24"/>
                <w:szCs w:val="24"/>
              </w:rPr>
            </w:pPr>
            <w:r w:rsidRPr="00FA7AC7">
              <w:rPr>
                <w:rFonts w:ascii="Times New Roman" w:hAnsi="Times New Roman"/>
                <w:sz w:val="20"/>
                <w:szCs w:val="20"/>
              </w:rPr>
              <w:t>6</w:t>
            </w:r>
            <w:r w:rsidRPr="00FA7AC7">
              <w:rPr>
                <w:rFonts w:ascii="Times New Roman" w:hAnsi="Times New Roman"/>
                <w:spacing w:val="-7"/>
                <w:sz w:val="20"/>
                <w:szCs w:val="20"/>
              </w:rPr>
              <w:t>1</w:t>
            </w:r>
            <w:r w:rsidRPr="00FA7AC7">
              <w:rPr>
                <w:rFonts w:ascii="Times New Roman" w:hAnsi="Times New Roman"/>
                <w:sz w:val="20"/>
                <w:szCs w:val="20"/>
              </w:rPr>
              <w:t>10</w:t>
            </w:r>
          </w:p>
        </w:tc>
        <w:tc>
          <w:tcPr>
            <w:tcW w:w="4273" w:type="dxa"/>
            <w:tcBorders>
              <w:top w:val="nil"/>
              <w:left w:val="nil"/>
              <w:bottom w:val="nil"/>
              <w:right w:val="nil"/>
            </w:tcBorders>
          </w:tcPr>
          <w:p w:rsidR="008404C4" w:rsidRPr="00FA7AC7" w:rsidRDefault="008404C4" w:rsidP="008404C4">
            <w:pPr>
              <w:widowControl w:val="0"/>
              <w:autoSpaceDE w:val="0"/>
              <w:autoSpaceDN w:val="0"/>
              <w:adjustRightInd w:val="0"/>
              <w:spacing w:after="0" w:line="205" w:lineRule="exact"/>
              <w:ind w:left="360" w:right="180" w:firstLine="0"/>
              <w:rPr>
                <w:rFonts w:ascii="Times New Roman" w:hAnsi="Times New Roman"/>
                <w:sz w:val="24"/>
                <w:szCs w:val="24"/>
              </w:rPr>
            </w:pPr>
            <w:r w:rsidRPr="00FA7AC7">
              <w:rPr>
                <w:rFonts w:ascii="Times New Roman" w:hAnsi="Times New Roman"/>
                <w:sz w:val="20"/>
                <w:szCs w:val="20"/>
              </w:rPr>
              <w:t>O</w:t>
            </w:r>
            <w:r w:rsidRPr="00FA7AC7">
              <w:rPr>
                <w:rFonts w:ascii="Times New Roman" w:hAnsi="Times New Roman"/>
                <w:spacing w:val="-4"/>
                <w:sz w:val="20"/>
                <w:szCs w:val="20"/>
              </w:rPr>
              <w:t>r</w:t>
            </w:r>
            <w:r w:rsidRPr="00FA7AC7">
              <w:rPr>
                <w:rFonts w:ascii="Times New Roman" w:hAnsi="Times New Roman"/>
                <w:sz w:val="20"/>
                <w:szCs w:val="20"/>
              </w:rPr>
              <w:t>ganizational Behavior</w:t>
            </w:r>
          </w:p>
        </w:tc>
        <w:tc>
          <w:tcPr>
            <w:tcW w:w="1127" w:type="dxa"/>
            <w:tcBorders>
              <w:top w:val="nil"/>
              <w:left w:val="nil"/>
              <w:bottom w:val="nil"/>
              <w:right w:val="nil"/>
            </w:tcBorders>
          </w:tcPr>
          <w:p w:rsidR="008404C4" w:rsidRPr="00FA7AC7" w:rsidRDefault="008404C4" w:rsidP="008404C4">
            <w:pPr>
              <w:widowControl w:val="0"/>
              <w:autoSpaceDE w:val="0"/>
              <w:autoSpaceDN w:val="0"/>
              <w:adjustRightInd w:val="0"/>
              <w:spacing w:after="0" w:line="205" w:lineRule="exact"/>
              <w:ind w:left="360" w:right="180" w:firstLine="0"/>
              <w:rPr>
                <w:rFonts w:ascii="Times New Roman" w:hAnsi="Times New Roman"/>
                <w:sz w:val="24"/>
                <w:szCs w:val="24"/>
              </w:rPr>
            </w:pPr>
            <w:r w:rsidRPr="00FA7AC7">
              <w:rPr>
                <w:rFonts w:ascii="Times New Roman" w:hAnsi="Times New Roman"/>
                <w:sz w:val="20"/>
                <w:szCs w:val="20"/>
              </w:rPr>
              <w:t>(3 hrs)</w:t>
            </w:r>
          </w:p>
        </w:tc>
      </w:tr>
      <w:tr w:rsidR="008404C4" w:rsidRPr="00FA7AC7" w:rsidTr="008404C4">
        <w:trPr>
          <w:trHeight w:hRule="exact" w:val="262"/>
        </w:trPr>
        <w:tc>
          <w:tcPr>
            <w:tcW w:w="1032"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MGMT</w:t>
            </w:r>
          </w:p>
        </w:tc>
        <w:tc>
          <w:tcPr>
            <w:tcW w:w="1220"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6199</w:t>
            </w:r>
          </w:p>
        </w:tc>
        <w:tc>
          <w:tcPr>
            <w:tcW w:w="4273"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Business Policy and Strategic Management</w:t>
            </w:r>
          </w:p>
        </w:tc>
        <w:tc>
          <w:tcPr>
            <w:tcW w:w="1127" w:type="dxa"/>
            <w:tcBorders>
              <w:top w:val="nil"/>
              <w:left w:val="nil"/>
              <w:bottom w:val="nil"/>
              <w:right w:val="nil"/>
            </w:tcBorders>
          </w:tcPr>
          <w:p w:rsidR="008404C4" w:rsidRPr="00FA7AC7" w:rsidRDefault="008404C4" w:rsidP="008404C4">
            <w:pPr>
              <w:widowControl w:val="0"/>
              <w:autoSpaceDE w:val="0"/>
              <w:autoSpaceDN w:val="0"/>
              <w:adjustRightInd w:val="0"/>
              <w:spacing w:before="9" w:after="0"/>
              <w:ind w:left="360" w:right="180" w:firstLine="0"/>
              <w:rPr>
                <w:rFonts w:ascii="Times New Roman" w:hAnsi="Times New Roman"/>
                <w:sz w:val="24"/>
                <w:szCs w:val="24"/>
              </w:rPr>
            </w:pPr>
            <w:r w:rsidRPr="00FA7AC7">
              <w:rPr>
                <w:rFonts w:ascii="Times New Roman" w:hAnsi="Times New Roman"/>
                <w:sz w:val="20"/>
                <w:szCs w:val="20"/>
              </w:rPr>
              <w:t>(3 hrs)</w:t>
            </w:r>
          </w:p>
        </w:tc>
      </w:tr>
      <w:tr w:rsidR="008404C4" w:rsidRPr="00FA7AC7" w:rsidTr="008404C4">
        <w:trPr>
          <w:trHeight w:hRule="exact" w:val="238"/>
        </w:trPr>
        <w:tc>
          <w:tcPr>
            <w:tcW w:w="1032"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MKTG</w:t>
            </w:r>
          </w:p>
        </w:tc>
        <w:tc>
          <w:tcPr>
            <w:tcW w:w="1220"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6170</w:t>
            </w:r>
          </w:p>
        </w:tc>
        <w:tc>
          <w:tcPr>
            <w:tcW w:w="4273"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Marketing Management</w:t>
            </w:r>
          </w:p>
        </w:tc>
        <w:tc>
          <w:tcPr>
            <w:tcW w:w="1127" w:type="dxa"/>
            <w:tcBorders>
              <w:top w:val="nil"/>
              <w:left w:val="nil"/>
              <w:bottom w:val="nil"/>
              <w:right w:val="nil"/>
            </w:tcBorders>
          </w:tcPr>
          <w:p w:rsidR="008404C4" w:rsidRPr="00FA7AC7" w:rsidRDefault="008404C4" w:rsidP="008404C4">
            <w:pPr>
              <w:widowControl w:val="0"/>
              <w:autoSpaceDE w:val="0"/>
              <w:autoSpaceDN w:val="0"/>
              <w:adjustRightInd w:val="0"/>
              <w:spacing w:after="0" w:line="217" w:lineRule="exact"/>
              <w:ind w:left="360" w:right="180" w:firstLine="0"/>
              <w:rPr>
                <w:rFonts w:ascii="Times New Roman" w:hAnsi="Times New Roman"/>
                <w:sz w:val="24"/>
                <w:szCs w:val="24"/>
              </w:rPr>
            </w:pPr>
            <w:r w:rsidRPr="00FA7AC7">
              <w:rPr>
                <w:rFonts w:ascii="Times New Roman" w:hAnsi="Times New Roman"/>
                <w:sz w:val="20"/>
                <w:szCs w:val="20"/>
              </w:rPr>
              <w:t>(3 hrs)</w:t>
            </w:r>
          </w:p>
        </w:tc>
      </w:tr>
    </w:tbl>
    <w:p w:rsidR="008404C4" w:rsidRDefault="008404C4" w:rsidP="008404C4">
      <w:pPr>
        <w:widowControl w:val="0"/>
        <w:tabs>
          <w:tab w:val="left" w:pos="6840"/>
        </w:tabs>
        <w:autoSpaceDE w:val="0"/>
        <w:autoSpaceDN w:val="0"/>
        <w:adjustRightInd w:val="0"/>
        <w:spacing w:after="0" w:line="200" w:lineRule="exact"/>
        <w:ind w:left="360" w:right="180" w:firstLine="0"/>
        <w:rPr>
          <w:rFonts w:ascii="Times New Roman" w:hAnsi="Times New Roman"/>
          <w:sz w:val="20"/>
          <w:szCs w:val="20"/>
        </w:rPr>
      </w:pPr>
      <w:r>
        <w:rPr>
          <w:rFonts w:ascii="Times New Roman" w:hAnsi="Times New Roman"/>
          <w:sz w:val="20"/>
          <w:szCs w:val="20"/>
          <w:u w:val="single"/>
        </w:rPr>
        <w:t xml:space="preserve">Business electives </w:t>
      </w:r>
      <w:r>
        <w:rPr>
          <w:rFonts w:ascii="Times New Roman" w:hAnsi="Times New Roman"/>
          <w:sz w:val="20"/>
          <w:szCs w:val="20"/>
          <w:u w:val="single"/>
        </w:rPr>
        <w:tab/>
        <w:t>(9 hrs</w:t>
      </w:r>
      <w:r>
        <w:rPr>
          <w:rFonts w:ascii="Times New Roman" w:hAnsi="Times New Roman"/>
          <w:sz w:val="20"/>
          <w:szCs w:val="20"/>
        </w:rPr>
        <w:t>)</w:t>
      </w:r>
    </w:p>
    <w:p w:rsidR="008404C4" w:rsidRDefault="008404C4" w:rsidP="008404C4">
      <w:pPr>
        <w:widowControl w:val="0"/>
        <w:tabs>
          <w:tab w:val="left" w:pos="6840"/>
        </w:tabs>
        <w:autoSpaceDE w:val="0"/>
        <w:autoSpaceDN w:val="0"/>
        <w:adjustRightInd w:val="0"/>
        <w:spacing w:before="6" w:after="0"/>
        <w:ind w:left="360" w:right="180" w:firstLine="0"/>
        <w:rPr>
          <w:rFonts w:ascii="Times New Roman" w:hAnsi="Times New Roman"/>
          <w:b/>
          <w:bCs/>
          <w:sz w:val="20"/>
          <w:szCs w:val="20"/>
        </w:rPr>
      </w:pPr>
      <w:r>
        <w:rPr>
          <w:rFonts w:ascii="Times New Roman" w:hAnsi="Times New Roman"/>
          <w:b/>
          <w:bCs/>
          <w:spacing w:val="-18"/>
          <w:sz w:val="20"/>
          <w:szCs w:val="20"/>
        </w:rPr>
        <w:t>T</w:t>
      </w:r>
      <w:r>
        <w:rPr>
          <w:rFonts w:ascii="Times New Roman" w:hAnsi="Times New Roman"/>
          <w:b/>
          <w:bCs/>
          <w:sz w:val="20"/>
          <w:szCs w:val="20"/>
        </w:rPr>
        <w:t>otal hours</w:t>
      </w:r>
      <w:r>
        <w:rPr>
          <w:rFonts w:ascii="Times New Roman" w:hAnsi="Times New Roman"/>
          <w:b/>
          <w:bCs/>
          <w:sz w:val="20"/>
          <w:szCs w:val="20"/>
        </w:rPr>
        <w:tab/>
        <w:t>30 hrs</w:t>
      </w:r>
    </w:p>
    <w:p w:rsidR="008404C4" w:rsidRDefault="008404C4" w:rsidP="008404C4">
      <w:pPr>
        <w:widowControl w:val="0"/>
        <w:autoSpaceDE w:val="0"/>
        <w:autoSpaceDN w:val="0"/>
        <w:adjustRightInd w:val="0"/>
        <w:spacing w:before="10" w:after="0" w:line="250" w:lineRule="auto"/>
        <w:ind w:left="360" w:right="180" w:firstLine="0"/>
        <w:jc w:val="both"/>
      </w:pPr>
    </w:p>
    <w:p w:rsidR="008404C4" w:rsidRDefault="008404C4" w:rsidP="008404C4">
      <w:pPr>
        <w:widowControl w:val="0"/>
        <w:autoSpaceDE w:val="0"/>
        <w:autoSpaceDN w:val="0"/>
        <w:adjustRightInd w:val="0"/>
        <w:spacing w:before="10" w:after="0" w:line="250" w:lineRule="auto"/>
        <w:ind w:left="360" w:right="180" w:firstLine="0"/>
        <w:jc w:val="both"/>
      </w:pPr>
    </w:p>
    <w:p w:rsidR="008404C4" w:rsidRDefault="008404C4" w:rsidP="008404C4">
      <w:pPr>
        <w:widowControl w:val="0"/>
        <w:autoSpaceDE w:val="0"/>
        <w:autoSpaceDN w:val="0"/>
        <w:adjustRightInd w:val="0"/>
        <w:spacing w:before="10" w:after="0" w:line="250" w:lineRule="auto"/>
        <w:ind w:left="360" w:right="180" w:firstLine="0"/>
        <w:jc w:val="both"/>
      </w:pPr>
    </w:p>
    <w:p w:rsidR="008404C4" w:rsidRDefault="008404C4" w:rsidP="008404C4">
      <w:pPr>
        <w:widowControl w:val="0"/>
        <w:autoSpaceDE w:val="0"/>
        <w:autoSpaceDN w:val="0"/>
        <w:adjustRightInd w:val="0"/>
        <w:spacing w:before="10" w:after="0" w:line="250" w:lineRule="auto"/>
        <w:ind w:left="360" w:right="180" w:firstLine="0"/>
        <w:jc w:val="both"/>
      </w:pPr>
    </w:p>
    <w:p w:rsidR="008404C4" w:rsidRDefault="008404C4" w:rsidP="008404C4">
      <w:pPr>
        <w:widowControl w:val="0"/>
        <w:autoSpaceDE w:val="0"/>
        <w:autoSpaceDN w:val="0"/>
        <w:adjustRightInd w:val="0"/>
        <w:spacing w:before="10" w:after="0" w:line="250" w:lineRule="auto"/>
        <w:ind w:left="360" w:right="180" w:firstLine="0"/>
        <w:jc w:val="both"/>
      </w:pPr>
    </w:p>
    <w:p w:rsidR="008404C4" w:rsidRDefault="008404C4" w:rsidP="008404C4">
      <w:pPr>
        <w:widowControl w:val="0"/>
        <w:autoSpaceDE w:val="0"/>
        <w:autoSpaceDN w:val="0"/>
        <w:adjustRightInd w:val="0"/>
        <w:spacing w:before="10" w:after="0" w:line="250" w:lineRule="auto"/>
        <w:ind w:left="360" w:right="180" w:firstLine="0"/>
        <w:jc w:val="both"/>
      </w:pPr>
    </w:p>
    <w:p w:rsidR="008404C4" w:rsidRDefault="008404C4" w:rsidP="008404C4">
      <w:pPr>
        <w:widowControl w:val="0"/>
        <w:autoSpaceDE w:val="0"/>
        <w:autoSpaceDN w:val="0"/>
        <w:adjustRightInd w:val="0"/>
        <w:spacing w:before="10" w:after="0" w:line="250" w:lineRule="auto"/>
        <w:ind w:left="360" w:right="180" w:firstLine="0"/>
        <w:jc w:val="both"/>
      </w:pPr>
    </w:p>
    <w:p w:rsidR="00200D5E" w:rsidRDefault="00200D5E" w:rsidP="008404C4">
      <w:pPr>
        <w:widowControl w:val="0"/>
        <w:autoSpaceDE w:val="0"/>
        <w:autoSpaceDN w:val="0"/>
        <w:adjustRightInd w:val="0"/>
        <w:spacing w:before="10" w:after="0" w:line="250" w:lineRule="auto"/>
        <w:ind w:left="360" w:right="180" w:firstLine="0"/>
        <w:jc w:val="both"/>
        <w:sectPr w:rsidR="00200D5E" w:rsidSect="00872727">
          <w:headerReference w:type="even" r:id="rId33"/>
          <w:pgSz w:w="12240" w:h="15840" w:code="1"/>
          <w:pgMar w:top="720" w:right="720" w:bottom="288" w:left="1440" w:header="720" w:footer="288" w:gutter="0"/>
          <w:cols w:space="720"/>
          <w:docGrid w:linePitch="360"/>
        </w:sectPr>
      </w:pPr>
    </w:p>
    <w:p w:rsidR="008404C4" w:rsidRDefault="008404C4" w:rsidP="008404C4">
      <w:pPr>
        <w:widowControl w:val="0"/>
        <w:autoSpaceDE w:val="0"/>
        <w:autoSpaceDN w:val="0"/>
        <w:adjustRightInd w:val="0"/>
        <w:spacing w:before="10" w:after="0" w:line="250" w:lineRule="auto"/>
        <w:ind w:left="360" w:right="180" w:firstLine="0"/>
        <w:jc w:val="both"/>
      </w:pPr>
    </w:p>
    <w:p w:rsidR="008404C4" w:rsidRDefault="008404C4" w:rsidP="008404C4">
      <w:pPr>
        <w:widowControl w:val="0"/>
        <w:autoSpaceDE w:val="0"/>
        <w:autoSpaceDN w:val="0"/>
        <w:adjustRightInd w:val="0"/>
        <w:spacing w:before="10" w:after="0" w:line="250" w:lineRule="auto"/>
        <w:ind w:left="360" w:right="180" w:firstLine="0"/>
        <w:jc w:val="both"/>
      </w:pPr>
    </w:p>
    <w:p w:rsidR="008404C4" w:rsidRDefault="008404C4" w:rsidP="008404C4">
      <w:pPr>
        <w:pStyle w:val="Heading2"/>
        <w:ind w:left="180" w:right="360" w:firstLine="0"/>
        <w:rPr>
          <w:rFonts w:ascii="Impact" w:hAnsi="Impact" w:cs="Impact"/>
          <w:color w:val="000000"/>
          <w:sz w:val="32"/>
          <w:szCs w:val="32"/>
        </w:rPr>
      </w:pPr>
      <w:bookmarkStart w:id="119" w:name="_Toc294969681"/>
      <w:bookmarkStart w:id="120" w:name="_Toc295508244"/>
      <w:r>
        <w:rPr>
          <w:rFonts w:ascii="Impact" w:hAnsi="Impact" w:cs="Impact"/>
          <w:color w:val="666666"/>
          <w:sz w:val="32"/>
          <w:szCs w:val="32"/>
        </w:rPr>
        <w:t>OTHER PROGRAM REQUIREMENTS</w:t>
      </w:r>
      <w:bookmarkEnd w:id="119"/>
      <w:bookmarkEnd w:id="120"/>
    </w:p>
    <w:p w:rsidR="008404C4" w:rsidRDefault="008404C4" w:rsidP="008404C4">
      <w:pPr>
        <w:widowControl w:val="0"/>
        <w:autoSpaceDE w:val="0"/>
        <w:autoSpaceDN w:val="0"/>
        <w:adjustRightInd w:val="0"/>
        <w:spacing w:after="0"/>
        <w:ind w:left="180" w:right="360" w:firstLine="0"/>
        <w:rPr>
          <w:rFonts w:ascii="Times New Roman" w:hAnsi="Times New Roman"/>
          <w:b/>
          <w:bCs/>
          <w:color w:val="000000"/>
          <w:sz w:val="28"/>
          <w:szCs w:val="28"/>
        </w:rPr>
      </w:pPr>
    </w:p>
    <w:p w:rsidR="008404C4" w:rsidRDefault="008404C4" w:rsidP="008404C4">
      <w:pPr>
        <w:widowControl w:val="0"/>
        <w:autoSpaceDE w:val="0"/>
        <w:autoSpaceDN w:val="0"/>
        <w:adjustRightInd w:val="0"/>
        <w:spacing w:after="0"/>
        <w:ind w:left="180" w:right="360" w:firstLine="0"/>
        <w:rPr>
          <w:rFonts w:ascii="Times New Roman" w:hAnsi="Times New Roman"/>
          <w:color w:val="000000"/>
          <w:sz w:val="28"/>
          <w:szCs w:val="28"/>
        </w:rPr>
      </w:pPr>
      <w:r>
        <w:rPr>
          <w:rFonts w:ascii="Times New Roman" w:hAnsi="Times New Roman"/>
          <w:b/>
          <w:bCs/>
          <w:color w:val="000000"/>
          <w:sz w:val="28"/>
          <w:szCs w:val="28"/>
        </w:rPr>
        <w:t>Academic Standing</w:t>
      </w:r>
    </w:p>
    <w:p w:rsidR="008404C4"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sz w:val="20"/>
          <w:szCs w:val="20"/>
        </w:rPr>
      </w:pPr>
      <w:r>
        <w:rPr>
          <w:rFonts w:ascii="Times New Roman" w:hAnsi="Times New Roman"/>
          <w:color w:val="000000"/>
          <w:sz w:val="20"/>
          <w:szCs w:val="20"/>
        </w:rPr>
        <w:t>The College of Business is committed to o</w:t>
      </w:r>
      <w:r>
        <w:rPr>
          <w:rFonts w:ascii="Times New Roman" w:hAnsi="Times New Roman"/>
          <w:color w:val="000000"/>
          <w:spacing w:val="-4"/>
          <w:sz w:val="20"/>
          <w:szCs w:val="20"/>
        </w:rPr>
        <w:t>f</w:t>
      </w:r>
      <w:r>
        <w:rPr>
          <w:rFonts w:ascii="Times New Roman" w:hAnsi="Times New Roman"/>
          <w:color w:val="000000"/>
          <w:sz w:val="20"/>
          <w:szCs w:val="20"/>
        </w:rPr>
        <w:t>fering a high-qualit</w:t>
      </w:r>
      <w:r>
        <w:rPr>
          <w:rFonts w:ascii="Times New Roman" w:hAnsi="Times New Roman"/>
          <w:color w:val="000000"/>
          <w:spacing w:val="-13"/>
          <w:sz w:val="20"/>
          <w:szCs w:val="20"/>
        </w:rPr>
        <w:t>y</w:t>
      </w:r>
      <w:r>
        <w:rPr>
          <w:rFonts w:ascii="Times New Roman" w:hAnsi="Times New Roman"/>
          <w:color w:val="000000"/>
          <w:sz w:val="20"/>
          <w:szCs w:val="20"/>
        </w:rPr>
        <w:t>, academically rigorous graduate degree program in Business</w:t>
      </w:r>
      <w:r>
        <w:rPr>
          <w:rFonts w:ascii="Times New Roman" w:hAnsi="Times New Roman"/>
          <w:color w:val="000000"/>
          <w:spacing w:val="-11"/>
          <w:sz w:val="20"/>
          <w:szCs w:val="20"/>
        </w:rPr>
        <w:t xml:space="preserve"> </w:t>
      </w:r>
      <w:r>
        <w:rPr>
          <w:rFonts w:ascii="Times New Roman" w:hAnsi="Times New Roman"/>
          <w:color w:val="000000"/>
          <w:sz w:val="20"/>
          <w:szCs w:val="20"/>
        </w:rPr>
        <w:t>Administration.</w:t>
      </w:r>
      <w:r>
        <w:rPr>
          <w:rFonts w:ascii="Times New Roman" w:hAnsi="Times New Roman"/>
          <w:color w:val="000000"/>
          <w:spacing w:val="39"/>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minimum of 3.0 grade point average is required for completion of the MBA.</w:t>
      </w:r>
      <w:r>
        <w:rPr>
          <w:rFonts w:ascii="Times New Roman" w:hAnsi="Times New Roman"/>
          <w:color w:val="000000"/>
          <w:spacing w:val="39"/>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student who does not maintain a 3.0 G</w:t>
      </w:r>
      <w:r>
        <w:rPr>
          <w:rFonts w:ascii="Times New Roman" w:hAnsi="Times New Roman"/>
          <w:color w:val="000000"/>
          <w:spacing w:val="-18"/>
          <w:sz w:val="20"/>
          <w:szCs w:val="20"/>
        </w:rPr>
        <w:t>P</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will be placed on scholastic warning.</w:t>
      </w:r>
      <w:r>
        <w:rPr>
          <w:rFonts w:ascii="Times New Roman" w:hAnsi="Times New Roman"/>
          <w:color w:val="000000"/>
          <w:spacing w:val="-4"/>
          <w:sz w:val="20"/>
          <w:szCs w:val="20"/>
        </w:rPr>
        <w:t xml:space="preserve"> </w:t>
      </w:r>
      <w:r>
        <w:rPr>
          <w:rFonts w:ascii="Times New Roman" w:hAnsi="Times New Roman"/>
          <w:color w:val="000000"/>
          <w:sz w:val="20"/>
          <w:szCs w:val="20"/>
        </w:rPr>
        <w:t>The Dean of the Graduate School will issue the letter of warning.</w:t>
      </w:r>
      <w:r>
        <w:rPr>
          <w:rFonts w:ascii="Times New Roman" w:hAnsi="Times New Roman"/>
          <w:color w:val="000000"/>
          <w:spacing w:val="39"/>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grade of “D” in any MBA</w:t>
      </w:r>
      <w:r>
        <w:rPr>
          <w:rFonts w:ascii="Times New Roman" w:hAnsi="Times New Roman"/>
          <w:color w:val="000000"/>
          <w:spacing w:val="-11"/>
          <w:sz w:val="20"/>
          <w:szCs w:val="20"/>
        </w:rPr>
        <w:t xml:space="preserve"> </w:t>
      </w:r>
      <w:r>
        <w:rPr>
          <w:rFonts w:ascii="Times New Roman" w:hAnsi="Times New Roman"/>
          <w:color w:val="000000"/>
          <w:sz w:val="20"/>
          <w:szCs w:val="20"/>
        </w:rPr>
        <w:t>course is unacceptable, and the course must be repeated.</w:t>
      </w:r>
    </w:p>
    <w:p w:rsidR="008404C4"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sz w:val="20"/>
          <w:szCs w:val="20"/>
        </w:rPr>
      </w:pPr>
    </w:p>
    <w:p w:rsidR="008404C4" w:rsidRDefault="008404C4" w:rsidP="008404C4">
      <w:pPr>
        <w:widowControl w:val="0"/>
        <w:autoSpaceDE w:val="0"/>
        <w:autoSpaceDN w:val="0"/>
        <w:adjustRightInd w:val="0"/>
        <w:spacing w:after="0"/>
        <w:ind w:left="180" w:right="360" w:firstLine="0"/>
        <w:rPr>
          <w:rFonts w:ascii="Times New Roman" w:hAnsi="Times New Roman"/>
          <w:color w:val="000000"/>
          <w:sz w:val="28"/>
          <w:szCs w:val="28"/>
        </w:rPr>
      </w:pPr>
      <w:r>
        <w:rPr>
          <w:rFonts w:ascii="Times New Roman" w:hAnsi="Times New Roman"/>
          <w:b/>
          <w:bCs/>
          <w:color w:val="000000"/>
          <w:sz w:val="28"/>
          <w:szCs w:val="28"/>
        </w:rPr>
        <w:t>Scholastic</w:t>
      </w:r>
      <w:r>
        <w:rPr>
          <w:rFonts w:ascii="Times New Roman" w:hAnsi="Times New Roman"/>
          <w:b/>
          <w:bCs/>
          <w:color w:val="000000"/>
          <w:spacing w:val="-5"/>
          <w:sz w:val="28"/>
          <w:szCs w:val="28"/>
        </w:rPr>
        <w:t xml:space="preserve"> </w:t>
      </w:r>
      <w:r>
        <w:rPr>
          <w:rFonts w:ascii="Times New Roman" w:hAnsi="Times New Roman"/>
          <w:b/>
          <w:bCs/>
          <w:color w:val="000000"/>
          <w:spacing w:val="-26"/>
          <w:sz w:val="28"/>
          <w:szCs w:val="28"/>
        </w:rPr>
        <w:t>T</w:t>
      </w:r>
      <w:r>
        <w:rPr>
          <w:rFonts w:ascii="Times New Roman" w:hAnsi="Times New Roman"/>
          <w:b/>
          <w:bCs/>
          <w:color w:val="000000"/>
          <w:sz w:val="28"/>
          <w:szCs w:val="28"/>
        </w:rPr>
        <w:t>ermination</w:t>
      </w:r>
    </w:p>
    <w:p w:rsidR="008404C4"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sz w:val="20"/>
          <w:szCs w:val="20"/>
        </w:rPr>
      </w:pPr>
      <w:r>
        <w:rPr>
          <w:rFonts w:ascii="Times New Roman" w:hAnsi="Times New Roman"/>
          <w:color w:val="000000"/>
          <w:sz w:val="20"/>
          <w:szCs w:val="20"/>
        </w:rPr>
        <w:t>An MBA</w:t>
      </w:r>
      <w:r>
        <w:rPr>
          <w:rFonts w:ascii="Times New Roman" w:hAnsi="Times New Roman"/>
          <w:color w:val="000000"/>
          <w:spacing w:val="-11"/>
          <w:sz w:val="20"/>
          <w:szCs w:val="20"/>
        </w:rPr>
        <w:t xml:space="preserve"> </w:t>
      </w:r>
      <w:r>
        <w:rPr>
          <w:rFonts w:ascii="Times New Roman" w:hAnsi="Times New Roman"/>
          <w:color w:val="000000"/>
          <w:sz w:val="20"/>
          <w:szCs w:val="20"/>
        </w:rPr>
        <w:t>student</w:t>
      </w:r>
      <w:r>
        <w:rPr>
          <w:rFonts w:ascii="Times New Roman" w:hAnsi="Times New Roman"/>
          <w:color w:val="000000"/>
          <w:spacing w:val="-11"/>
          <w:sz w:val="20"/>
          <w:szCs w:val="20"/>
        </w:rPr>
        <w:t>’</w:t>
      </w:r>
      <w:r>
        <w:rPr>
          <w:rFonts w:ascii="Times New Roman" w:hAnsi="Times New Roman"/>
          <w:color w:val="000000"/>
          <w:sz w:val="20"/>
          <w:szCs w:val="20"/>
        </w:rPr>
        <w:t>s enrollment will be terminated from the program for any one of the following reasons:</w:t>
      </w:r>
    </w:p>
    <w:p w:rsidR="008404C4" w:rsidRPr="0032344C"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sz w:val="20"/>
          <w:szCs w:val="20"/>
        </w:rPr>
      </w:pPr>
      <w:r w:rsidRPr="0032344C">
        <w:rPr>
          <w:rFonts w:ascii="Times New Roman" w:hAnsi="Times New Roman"/>
          <w:color w:val="000000"/>
          <w:sz w:val="20"/>
          <w:szCs w:val="20"/>
        </w:rPr>
        <w:t>Failure to achieve a 3.0 cumulative G</w:t>
      </w:r>
      <w:r w:rsidRPr="0032344C">
        <w:rPr>
          <w:rFonts w:ascii="Times New Roman" w:hAnsi="Times New Roman"/>
          <w:color w:val="000000"/>
          <w:spacing w:val="-18"/>
          <w:sz w:val="20"/>
          <w:szCs w:val="20"/>
        </w:rPr>
        <w:t>P</w:t>
      </w:r>
      <w:r w:rsidRPr="0032344C">
        <w:rPr>
          <w:rFonts w:ascii="Times New Roman" w:hAnsi="Times New Roman"/>
          <w:color w:val="000000"/>
          <w:sz w:val="20"/>
          <w:szCs w:val="20"/>
        </w:rPr>
        <w:t>A</w:t>
      </w:r>
      <w:r w:rsidRPr="0032344C">
        <w:rPr>
          <w:rFonts w:ascii="Times New Roman" w:hAnsi="Times New Roman"/>
          <w:color w:val="000000"/>
          <w:spacing w:val="-11"/>
          <w:sz w:val="20"/>
          <w:szCs w:val="20"/>
        </w:rPr>
        <w:t xml:space="preserve"> </w:t>
      </w:r>
      <w:r w:rsidRPr="0032344C">
        <w:rPr>
          <w:rFonts w:ascii="Times New Roman" w:hAnsi="Times New Roman"/>
          <w:color w:val="000000"/>
          <w:sz w:val="20"/>
          <w:szCs w:val="20"/>
        </w:rPr>
        <w:t>by the end of the next nine semester credit hours of enrollment immediately following scholastic warning;</w:t>
      </w:r>
    </w:p>
    <w:p w:rsidR="008404C4"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sz w:val="20"/>
          <w:szCs w:val="20"/>
        </w:rPr>
      </w:pPr>
      <w:r w:rsidRPr="0032344C">
        <w:rPr>
          <w:rFonts w:ascii="Times New Roman" w:hAnsi="Times New Roman"/>
          <w:color w:val="000000"/>
          <w:sz w:val="20"/>
          <w:szCs w:val="20"/>
        </w:rPr>
        <w:t>Failure to achieve a grade of “B” or better in each course for the first nine semester credit hours taken under provisional admission status;</w:t>
      </w:r>
    </w:p>
    <w:p w:rsidR="008404C4"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sz w:val="20"/>
          <w:szCs w:val="20"/>
        </w:rPr>
      </w:pPr>
      <w:r w:rsidRPr="0032344C">
        <w:rPr>
          <w:rFonts w:ascii="Times New Roman" w:hAnsi="Times New Roman"/>
          <w:color w:val="000000"/>
          <w:sz w:val="20"/>
          <w:szCs w:val="20"/>
        </w:rPr>
        <w:t>Earning an “F” in any graduate MBA</w:t>
      </w:r>
      <w:r w:rsidRPr="0032344C">
        <w:rPr>
          <w:rFonts w:ascii="Times New Roman" w:hAnsi="Times New Roman"/>
          <w:color w:val="000000"/>
          <w:spacing w:val="-11"/>
          <w:sz w:val="20"/>
          <w:szCs w:val="20"/>
        </w:rPr>
        <w:t xml:space="preserve"> </w:t>
      </w:r>
      <w:r w:rsidRPr="0032344C">
        <w:rPr>
          <w:rFonts w:ascii="Times New Roman" w:hAnsi="Times New Roman"/>
          <w:color w:val="000000"/>
          <w:sz w:val="20"/>
          <w:szCs w:val="20"/>
        </w:rPr>
        <w:t>course;</w:t>
      </w:r>
    </w:p>
    <w:p w:rsidR="008404C4"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sz w:val="20"/>
          <w:szCs w:val="20"/>
        </w:rPr>
      </w:pPr>
      <w:r w:rsidRPr="0032344C">
        <w:rPr>
          <w:rFonts w:ascii="Times New Roman" w:hAnsi="Times New Roman"/>
          <w:color w:val="000000"/>
          <w:sz w:val="20"/>
          <w:szCs w:val="20"/>
        </w:rPr>
        <w:t>Failure to earn a grade higher than “D” in a repeated course;</w:t>
      </w:r>
    </w:p>
    <w:p w:rsidR="008404C4" w:rsidRPr="0032344C" w:rsidRDefault="008404C4" w:rsidP="00F56BDC">
      <w:pPr>
        <w:pStyle w:val="BalloonText"/>
        <w:widowControl w:val="0"/>
        <w:numPr>
          <w:ilvl w:val="3"/>
          <w:numId w:val="9"/>
        </w:numPr>
        <w:autoSpaceDE w:val="0"/>
        <w:autoSpaceDN w:val="0"/>
        <w:adjustRightInd w:val="0"/>
        <w:spacing w:line="250" w:lineRule="auto"/>
        <w:ind w:left="1170" w:right="360"/>
        <w:jc w:val="both"/>
        <w:rPr>
          <w:rFonts w:ascii="Times New Roman" w:hAnsi="Times New Roman"/>
          <w:color w:val="000000"/>
          <w:sz w:val="20"/>
          <w:szCs w:val="20"/>
        </w:rPr>
      </w:pPr>
      <w:r w:rsidRPr="0032344C">
        <w:rPr>
          <w:rFonts w:ascii="Times New Roman" w:hAnsi="Times New Roman"/>
          <w:color w:val="000000"/>
          <w:sz w:val="20"/>
          <w:szCs w:val="20"/>
        </w:rPr>
        <w:t>Failure on the comprehensive MBA</w:t>
      </w:r>
      <w:r w:rsidRPr="0032344C">
        <w:rPr>
          <w:rFonts w:ascii="Times New Roman" w:hAnsi="Times New Roman"/>
          <w:color w:val="000000"/>
          <w:spacing w:val="-11"/>
          <w:sz w:val="20"/>
          <w:szCs w:val="20"/>
        </w:rPr>
        <w:t xml:space="preserve"> </w:t>
      </w:r>
      <w:r w:rsidRPr="0032344C">
        <w:rPr>
          <w:rFonts w:ascii="Times New Roman" w:hAnsi="Times New Roman"/>
          <w:color w:val="000000"/>
          <w:sz w:val="20"/>
          <w:szCs w:val="20"/>
        </w:rPr>
        <w:t>exam on the second attempt.</w:t>
      </w:r>
    </w:p>
    <w:p w:rsidR="008404C4" w:rsidRDefault="008404C4" w:rsidP="008404C4">
      <w:pPr>
        <w:widowControl w:val="0"/>
        <w:autoSpaceDE w:val="0"/>
        <w:autoSpaceDN w:val="0"/>
        <w:adjustRightInd w:val="0"/>
        <w:spacing w:before="6" w:after="0" w:line="220" w:lineRule="exact"/>
        <w:ind w:left="180" w:right="360" w:firstLine="0"/>
        <w:rPr>
          <w:rFonts w:ascii="Times New Roman" w:hAnsi="Times New Roman"/>
          <w:color w:val="000000"/>
        </w:rPr>
      </w:pPr>
    </w:p>
    <w:p w:rsidR="008404C4" w:rsidRDefault="008404C4" w:rsidP="008404C4">
      <w:pPr>
        <w:widowControl w:val="0"/>
        <w:autoSpaceDE w:val="0"/>
        <w:autoSpaceDN w:val="0"/>
        <w:adjustRightInd w:val="0"/>
        <w:spacing w:after="0"/>
        <w:ind w:left="180" w:right="360" w:firstLine="0"/>
        <w:rPr>
          <w:rFonts w:ascii="Times New Roman" w:hAnsi="Times New Roman"/>
          <w:color w:val="000000"/>
          <w:sz w:val="28"/>
          <w:szCs w:val="28"/>
        </w:rPr>
      </w:pPr>
      <w:r>
        <w:rPr>
          <w:rFonts w:ascii="Times New Roman" w:hAnsi="Times New Roman"/>
          <w:b/>
          <w:bCs/>
          <w:color w:val="000000"/>
          <w:sz w:val="28"/>
          <w:szCs w:val="28"/>
        </w:rPr>
        <w:t>C</w:t>
      </w:r>
      <w:r>
        <w:rPr>
          <w:rFonts w:ascii="Times New Roman" w:hAnsi="Times New Roman"/>
          <w:b/>
          <w:bCs/>
          <w:color w:val="000000"/>
          <w:spacing w:val="-5"/>
          <w:sz w:val="28"/>
          <w:szCs w:val="28"/>
        </w:rPr>
        <w:t>r</w:t>
      </w:r>
      <w:r>
        <w:rPr>
          <w:rFonts w:ascii="Times New Roman" w:hAnsi="Times New Roman"/>
          <w:b/>
          <w:bCs/>
          <w:color w:val="000000"/>
          <w:sz w:val="28"/>
          <w:szCs w:val="28"/>
        </w:rPr>
        <w:t>edit Load</w:t>
      </w:r>
    </w:p>
    <w:p w:rsidR="008404C4"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sz w:val="20"/>
          <w:szCs w:val="20"/>
        </w:rPr>
      </w:pPr>
      <w:r>
        <w:rPr>
          <w:rFonts w:ascii="Times New Roman" w:hAnsi="Times New Roman"/>
          <w:color w:val="000000"/>
          <w:sz w:val="20"/>
          <w:szCs w:val="20"/>
        </w:rPr>
        <w:t>The normal MBA</w:t>
      </w:r>
      <w:r>
        <w:rPr>
          <w:rFonts w:ascii="Times New Roman" w:hAnsi="Times New Roman"/>
          <w:color w:val="000000"/>
          <w:spacing w:val="-11"/>
          <w:sz w:val="20"/>
          <w:szCs w:val="20"/>
        </w:rPr>
        <w:t xml:space="preserve"> </w:t>
      </w:r>
      <w:r>
        <w:rPr>
          <w:rFonts w:ascii="Times New Roman" w:hAnsi="Times New Roman"/>
          <w:color w:val="000000"/>
          <w:sz w:val="20"/>
          <w:szCs w:val="20"/>
        </w:rPr>
        <w:t>course load is 6 hours per semester with full-time students taking up to 12 hours.</w:t>
      </w:r>
      <w:r>
        <w:rPr>
          <w:rFonts w:ascii="Times New Roman" w:hAnsi="Times New Roman"/>
          <w:color w:val="000000"/>
          <w:spacing w:val="39"/>
          <w:sz w:val="20"/>
          <w:szCs w:val="20"/>
        </w:rPr>
        <w:t xml:space="preserve"> </w:t>
      </w:r>
      <w:r>
        <w:rPr>
          <w:rFonts w:ascii="Times New Roman" w:hAnsi="Times New Roman"/>
          <w:color w:val="000000"/>
          <w:sz w:val="20"/>
          <w:szCs w:val="20"/>
        </w:rPr>
        <w:t>Authorization from the Chair of the Program in the College of Business is required for course load above 12 semeste</w:t>
      </w:r>
      <w:r>
        <w:rPr>
          <w:rFonts w:ascii="Times New Roman" w:hAnsi="Times New Roman"/>
          <w:color w:val="000000"/>
          <w:spacing w:val="-4"/>
          <w:sz w:val="20"/>
          <w:szCs w:val="20"/>
        </w:rPr>
        <w:t>r</w:t>
      </w:r>
      <w:r>
        <w:rPr>
          <w:rFonts w:ascii="Times New Roman" w:hAnsi="Times New Roman"/>
          <w:color w:val="000000"/>
          <w:sz w:val="20"/>
          <w:szCs w:val="20"/>
        </w:rPr>
        <w:t>-hours.</w:t>
      </w:r>
    </w:p>
    <w:p w:rsidR="008404C4" w:rsidRDefault="008404C4" w:rsidP="008404C4">
      <w:pPr>
        <w:widowControl w:val="0"/>
        <w:autoSpaceDE w:val="0"/>
        <w:autoSpaceDN w:val="0"/>
        <w:adjustRightInd w:val="0"/>
        <w:spacing w:before="6" w:after="0" w:line="220" w:lineRule="exact"/>
        <w:ind w:left="180" w:right="360" w:firstLine="0"/>
        <w:rPr>
          <w:rFonts w:ascii="Times New Roman" w:hAnsi="Times New Roman"/>
          <w:color w:val="000000"/>
        </w:rPr>
      </w:pPr>
    </w:p>
    <w:p w:rsidR="008404C4" w:rsidRDefault="008404C4" w:rsidP="008404C4">
      <w:pPr>
        <w:widowControl w:val="0"/>
        <w:autoSpaceDE w:val="0"/>
        <w:autoSpaceDN w:val="0"/>
        <w:adjustRightInd w:val="0"/>
        <w:spacing w:after="0"/>
        <w:ind w:left="180" w:right="360" w:firstLine="0"/>
        <w:rPr>
          <w:rFonts w:ascii="Times New Roman" w:hAnsi="Times New Roman"/>
          <w:color w:val="000000"/>
          <w:sz w:val="28"/>
          <w:szCs w:val="28"/>
        </w:rPr>
      </w:pPr>
      <w:r>
        <w:rPr>
          <w:rFonts w:ascii="Times New Roman" w:hAnsi="Times New Roman"/>
          <w:b/>
          <w:bCs/>
          <w:color w:val="000000"/>
          <w:sz w:val="28"/>
          <w:szCs w:val="28"/>
        </w:rPr>
        <w:t>Comp</w:t>
      </w:r>
      <w:r>
        <w:rPr>
          <w:rFonts w:ascii="Times New Roman" w:hAnsi="Times New Roman"/>
          <w:b/>
          <w:bCs/>
          <w:color w:val="000000"/>
          <w:spacing w:val="-5"/>
          <w:sz w:val="28"/>
          <w:szCs w:val="28"/>
        </w:rPr>
        <w:t>r</w:t>
      </w:r>
      <w:r>
        <w:rPr>
          <w:rFonts w:ascii="Times New Roman" w:hAnsi="Times New Roman"/>
          <w:b/>
          <w:bCs/>
          <w:color w:val="000000"/>
          <w:sz w:val="28"/>
          <w:szCs w:val="28"/>
        </w:rPr>
        <w:t>ehensive Exam</w:t>
      </w:r>
    </w:p>
    <w:p w:rsidR="008404C4"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sz w:val="20"/>
          <w:szCs w:val="20"/>
        </w:rPr>
      </w:pPr>
      <w:r>
        <w:rPr>
          <w:rFonts w:ascii="Times New Roman" w:hAnsi="Times New Roman"/>
          <w:color w:val="000000"/>
          <w:sz w:val="20"/>
          <w:szCs w:val="20"/>
        </w:rPr>
        <w:t>Students must pass a comprehensive final exam that demonstrates ability to integrate the knowledge gained from course work completed.</w:t>
      </w:r>
      <w:r>
        <w:rPr>
          <w:rFonts w:ascii="Times New Roman" w:hAnsi="Times New Roman"/>
          <w:color w:val="000000"/>
          <w:spacing w:val="-3"/>
          <w:sz w:val="20"/>
          <w:szCs w:val="20"/>
        </w:rPr>
        <w:t xml:space="preserve"> </w:t>
      </w:r>
      <w:r>
        <w:rPr>
          <w:rFonts w:ascii="Times New Roman" w:hAnsi="Times New Roman"/>
          <w:color w:val="000000"/>
          <w:sz w:val="20"/>
          <w:szCs w:val="20"/>
        </w:rPr>
        <w:t>The examination is given during or immediately after completion of MGMT 6199, Business Policy and Strategic Management Course. It is pass or fail assessment.</w:t>
      </w:r>
    </w:p>
    <w:p w:rsidR="008404C4"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sz w:val="20"/>
          <w:szCs w:val="20"/>
        </w:rPr>
      </w:pPr>
    </w:p>
    <w:p w:rsidR="008404C4" w:rsidRDefault="008404C4" w:rsidP="008404C4">
      <w:pPr>
        <w:widowControl w:val="0"/>
        <w:autoSpaceDE w:val="0"/>
        <w:autoSpaceDN w:val="0"/>
        <w:adjustRightInd w:val="0"/>
        <w:spacing w:after="0"/>
        <w:ind w:left="180" w:right="360" w:firstLine="0"/>
        <w:rPr>
          <w:rFonts w:ascii="Times New Roman" w:hAnsi="Times New Roman"/>
          <w:color w:val="000000"/>
          <w:sz w:val="28"/>
          <w:szCs w:val="28"/>
        </w:rPr>
      </w:pPr>
      <w:r>
        <w:rPr>
          <w:rFonts w:ascii="Times New Roman" w:hAnsi="Times New Roman"/>
          <w:b/>
          <w:bCs/>
          <w:color w:val="000000"/>
          <w:spacing w:val="-5"/>
          <w:sz w:val="28"/>
          <w:szCs w:val="28"/>
        </w:rPr>
        <w:t>T</w:t>
      </w:r>
      <w:r>
        <w:rPr>
          <w:rFonts w:ascii="Times New Roman" w:hAnsi="Times New Roman"/>
          <w:b/>
          <w:bCs/>
          <w:color w:val="000000"/>
          <w:sz w:val="28"/>
          <w:szCs w:val="28"/>
        </w:rPr>
        <w:t>ime Limit for</w:t>
      </w:r>
      <w:r>
        <w:rPr>
          <w:rFonts w:ascii="Times New Roman" w:hAnsi="Times New Roman"/>
          <w:b/>
          <w:bCs/>
          <w:color w:val="000000"/>
          <w:spacing w:val="-5"/>
          <w:sz w:val="28"/>
          <w:szCs w:val="28"/>
        </w:rPr>
        <w:t xml:space="preserve"> </w:t>
      </w:r>
      <w:r>
        <w:rPr>
          <w:rFonts w:ascii="Times New Roman" w:hAnsi="Times New Roman"/>
          <w:b/>
          <w:bCs/>
          <w:color w:val="000000"/>
          <w:sz w:val="28"/>
          <w:szCs w:val="28"/>
        </w:rPr>
        <w:t>Completion of Deg</w:t>
      </w:r>
      <w:r>
        <w:rPr>
          <w:rFonts w:ascii="Times New Roman" w:hAnsi="Times New Roman"/>
          <w:b/>
          <w:bCs/>
          <w:color w:val="000000"/>
          <w:spacing w:val="-5"/>
          <w:sz w:val="28"/>
          <w:szCs w:val="28"/>
        </w:rPr>
        <w:t>r</w:t>
      </w:r>
      <w:r>
        <w:rPr>
          <w:rFonts w:ascii="Times New Roman" w:hAnsi="Times New Roman"/>
          <w:b/>
          <w:bCs/>
          <w:color w:val="000000"/>
          <w:sz w:val="28"/>
          <w:szCs w:val="28"/>
        </w:rPr>
        <w:t>ee</w:t>
      </w:r>
    </w:p>
    <w:p w:rsidR="008404C4"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sz w:val="20"/>
          <w:szCs w:val="20"/>
        </w:rPr>
      </w:pPr>
      <w:r>
        <w:rPr>
          <w:rFonts w:ascii="Times New Roman" w:hAnsi="Times New Roman"/>
          <w:color w:val="000000"/>
          <w:sz w:val="20"/>
          <w:szCs w:val="20"/>
        </w:rPr>
        <w:t>The maximum time allowed for the completion of the MBA</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degree program is six (6) calendar years from admission into the program under </w:t>
      </w:r>
      <w:r>
        <w:rPr>
          <w:rFonts w:ascii="Times New Roman" w:hAnsi="Times New Roman"/>
          <w:color w:val="000000"/>
          <w:sz w:val="20"/>
          <w:szCs w:val="20"/>
          <w:u w:val="single"/>
        </w:rPr>
        <w:t>either provisional or regular statu</w:t>
      </w:r>
      <w:r>
        <w:rPr>
          <w:rFonts w:ascii="Times New Roman" w:hAnsi="Times New Roman"/>
          <w:color w:val="000000"/>
          <w:spacing w:val="-1"/>
          <w:sz w:val="20"/>
          <w:szCs w:val="20"/>
          <w:u w:val="single"/>
        </w:rPr>
        <w:t>s</w:t>
      </w:r>
      <w:r>
        <w:rPr>
          <w:rFonts w:ascii="Times New Roman" w:hAnsi="Times New Roman"/>
          <w:color w:val="000000"/>
          <w:sz w:val="20"/>
          <w:szCs w:val="20"/>
        </w:rPr>
        <w:t>. Students inducted into military service, or subjected to other circumstances beyond their control, may apply to the Dean of the College of Business for an extension of time.</w:t>
      </w:r>
    </w:p>
    <w:p w:rsidR="008404C4" w:rsidRDefault="008404C4" w:rsidP="008404C4">
      <w:pPr>
        <w:widowControl w:val="0"/>
        <w:autoSpaceDE w:val="0"/>
        <w:autoSpaceDN w:val="0"/>
        <w:adjustRightInd w:val="0"/>
        <w:spacing w:before="17" w:after="0" w:line="200" w:lineRule="exact"/>
        <w:ind w:left="180" w:right="360" w:firstLine="0"/>
        <w:rPr>
          <w:rFonts w:ascii="Times New Roman" w:hAnsi="Times New Roman"/>
          <w:color w:val="000000"/>
          <w:sz w:val="20"/>
          <w:szCs w:val="20"/>
        </w:rPr>
      </w:pPr>
    </w:p>
    <w:p w:rsidR="008404C4" w:rsidRDefault="008404C4" w:rsidP="008404C4">
      <w:pPr>
        <w:widowControl w:val="0"/>
        <w:autoSpaceDE w:val="0"/>
        <w:autoSpaceDN w:val="0"/>
        <w:adjustRightInd w:val="0"/>
        <w:spacing w:after="0"/>
        <w:ind w:left="180" w:right="360" w:firstLine="0"/>
        <w:rPr>
          <w:rFonts w:ascii="Times New Roman" w:hAnsi="Times New Roman"/>
          <w:color w:val="000000"/>
          <w:sz w:val="28"/>
          <w:szCs w:val="28"/>
        </w:rPr>
      </w:pPr>
      <w:r>
        <w:rPr>
          <w:rFonts w:ascii="Times New Roman" w:hAnsi="Times New Roman"/>
          <w:b/>
          <w:bCs/>
          <w:color w:val="000000"/>
          <w:spacing w:val="-21"/>
          <w:sz w:val="28"/>
          <w:szCs w:val="28"/>
        </w:rPr>
        <w:t>T</w:t>
      </w:r>
      <w:r>
        <w:rPr>
          <w:rFonts w:ascii="Times New Roman" w:hAnsi="Times New Roman"/>
          <w:b/>
          <w:bCs/>
          <w:color w:val="000000"/>
          <w:sz w:val="28"/>
          <w:szCs w:val="28"/>
        </w:rPr>
        <w:t>ransfer</w:t>
      </w:r>
      <w:r>
        <w:rPr>
          <w:rFonts w:ascii="Times New Roman" w:hAnsi="Times New Roman"/>
          <w:b/>
          <w:bCs/>
          <w:color w:val="000000"/>
          <w:spacing w:val="-5"/>
          <w:sz w:val="28"/>
          <w:szCs w:val="28"/>
        </w:rPr>
        <w:t xml:space="preserve"> </w:t>
      </w:r>
      <w:r>
        <w:rPr>
          <w:rFonts w:ascii="Times New Roman" w:hAnsi="Times New Roman"/>
          <w:b/>
          <w:bCs/>
          <w:color w:val="000000"/>
          <w:sz w:val="28"/>
          <w:szCs w:val="28"/>
        </w:rPr>
        <w:t>and Other</w:t>
      </w:r>
      <w:r>
        <w:rPr>
          <w:rFonts w:ascii="Times New Roman" w:hAnsi="Times New Roman"/>
          <w:b/>
          <w:bCs/>
          <w:color w:val="000000"/>
          <w:spacing w:val="-5"/>
          <w:sz w:val="28"/>
          <w:szCs w:val="28"/>
        </w:rPr>
        <w:t xml:space="preserve"> </w:t>
      </w:r>
      <w:r>
        <w:rPr>
          <w:rFonts w:ascii="Times New Roman" w:hAnsi="Times New Roman"/>
          <w:b/>
          <w:bCs/>
          <w:color w:val="000000"/>
          <w:sz w:val="28"/>
          <w:szCs w:val="28"/>
        </w:rPr>
        <w:t>C</w:t>
      </w:r>
      <w:r>
        <w:rPr>
          <w:rFonts w:ascii="Times New Roman" w:hAnsi="Times New Roman"/>
          <w:b/>
          <w:bCs/>
          <w:color w:val="000000"/>
          <w:spacing w:val="-5"/>
          <w:sz w:val="28"/>
          <w:szCs w:val="28"/>
        </w:rPr>
        <w:t>r</w:t>
      </w:r>
      <w:r>
        <w:rPr>
          <w:rFonts w:ascii="Times New Roman" w:hAnsi="Times New Roman"/>
          <w:b/>
          <w:bCs/>
          <w:color w:val="000000"/>
          <w:sz w:val="28"/>
          <w:szCs w:val="28"/>
        </w:rPr>
        <w:t>edit</w:t>
      </w:r>
    </w:p>
    <w:p w:rsidR="008404C4" w:rsidRDefault="008404C4" w:rsidP="008404C4">
      <w:pPr>
        <w:widowControl w:val="0"/>
        <w:autoSpaceDE w:val="0"/>
        <w:autoSpaceDN w:val="0"/>
        <w:adjustRightInd w:val="0"/>
        <w:spacing w:before="37" w:after="0" w:line="250" w:lineRule="auto"/>
        <w:ind w:left="180" w:right="360" w:firstLine="540"/>
        <w:jc w:val="both"/>
        <w:rPr>
          <w:rFonts w:ascii="Times New Roman" w:hAnsi="Times New Roman"/>
          <w:color w:val="000000"/>
          <w:sz w:val="20"/>
          <w:szCs w:val="20"/>
        </w:rPr>
      </w:pPr>
      <w:r w:rsidRPr="0032344C">
        <w:rPr>
          <w:rFonts w:ascii="Times New Roman" w:hAnsi="Times New Roman"/>
          <w:color w:val="000000"/>
          <w:sz w:val="20"/>
          <w:szCs w:val="20"/>
        </w:rPr>
        <w:t>A total of three semester credit hours of graduate-level work may be transferred from another accredited institution to the MBA program for the purpose of partially fulfilling requirements for the MBA degree. (The number of transfer credits for fulfilling under</w:t>
      </w:r>
      <w:r>
        <w:rPr>
          <w:rFonts w:ascii="Times New Roman" w:hAnsi="Times New Roman"/>
          <w:color w:val="000000"/>
          <w:sz w:val="20"/>
          <w:szCs w:val="20"/>
        </w:rPr>
        <w:t>graduate prerequisite requirements is unlimited.)</w:t>
      </w:r>
      <w:r w:rsidRPr="0032344C">
        <w:rPr>
          <w:rFonts w:ascii="Times New Roman" w:hAnsi="Times New Roman"/>
          <w:color w:val="000000"/>
          <w:sz w:val="20"/>
          <w:szCs w:val="20"/>
        </w:rPr>
        <w:t xml:space="preserve"> </w:t>
      </w:r>
      <w:r>
        <w:rPr>
          <w:rFonts w:ascii="Times New Roman" w:hAnsi="Times New Roman"/>
          <w:color w:val="000000"/>
          <w:sz w:val="20"/>
          <w:szCs w:val="20"/>
        </w:rPr>
        <w:t>All transfer and other credits are subject to the following requirements:</w:t>
      </w:r>
    </w:p>
    <w:p w:rsidR="008404C4" w:rsidRDefault="008404C4" w:rsidP="00F56BDC">
      <w:pPr>
        <w:pStyle w:val="BalloonText"/>
        <w:widowControl w:val="0"/>
        <w:numPr>
          <w:ilvl w:val="0"/>
          <w:numId w:val="10"/>
        </w:numPr>
        <w:autoSpaceDE w:val="0"/>
        <w:autoSpaceDN w:val="0"/>
        <w:adjustRightInd w:val="0"/>
        <w:spacing w:before="26" w:line="250" w:lineRule="auto"/>
        <w:ind w:right="230"/>
        <w:jc w:val="both"/>
        <w:rPr>
          <w:rFonts w:ascii="Times New Roman" w:hAnsi="Times New Roman"/>
          <w:color w:val="000000"/>
          <w:sz w:val="20"/>
          <w:szCs w:val="20"/>
        </w:rPr>
      </w:pPr>
      <w:r>
        <w:rPr>
          <w:rFonts w:ascii="Times New Roman" w:hAnsi="Times New Roman"/>
          <w:color w:val="000000"/>
          <w:sz w:val="20"/>
          <w:szCs w:val="20"/>
        </w:rPr>
        <w:t xml:space="preserve">For </w:t>
      </w:r>
      <w:r w:rsidRPr="008404C4">
        <w:rPr>
          <w:rFonts w:ascii="Times New Roman" w:hAnsi="Times New Roman"/>
          <w:sz w:val="20"/>
          <w:szCs w:val="20"/>
        </w:rPr>
        <w:t>graduate</w:t>
      </w:r>
      <w:r>
        <w:rPr>
          <w:rFonts w:ascii="Times New Roman" w:hAnsi="Times New Roman"/>
          <w:color w:val="000000"/>
          <w:sz w:val="20"/>
          <w:szCs w:val="20"/>
        </w:rPr>
        <w:t>-level courses, only those in which a grade of “B” or better was earned and</w:t>
      </w:r>
    </w:p>
    <w:p w:rsidR="008404C4" w:rsidRPr="0051686C" w:rsidRDefault="008404C4" w:rsidP="00F56BDC">
      <w:pPr>
        <w:pStyle w:val="BalloonText"/>
        <w:widowControl w:val="0"/>
        <w:numPr>
          <w:ilvl w:val="0"/>
          <w:numId w:val="10"/>
        </w:numPr>
        <w:autoSpaceDE w:val="0"/>
        <w:autoSpaceDN w:val="0"/>
        <w:adjustRightInd w:val="0"/>
        <w:spacing w:before="26" w:line="250" w:lineRule="auto"/>
        <w:ind w:right="230"/>
        <w:jc w:val="both"/>
        <w:rPr>
          <w:rFonts w:ascii="Times New Roman" w:hAnsi="Times New Roman"/>
          <w:sz w:val="20"/>
          <w:szCs w:val="20"/>
        </w:rPr>
      </w:pPr>
      <w:r w:rsidRPr="0051686C">
        <w:rPr>
          <w:rFonts w:ascii="Times New Roman" w:hAnsi="Times New Roman"/>
          <w:sz w:val="20"/>
          <w:szCs w:val="20"/>
        </w:rPr>
        <w:t>For unde</w:t>
      </w:r>
      <w:r w:rsidRPr="0051686C">
        <w:rPr>
          <w:rFonts w:ascii="Times New Roman" w:hAnsi="Times New Roman"/>
          <w:spacing w:val="-4"/>
          <w:sz w:val="20"/>
          <w:szCs w:val="20"/>
        </w:rPr>
        <w:t>r</w:t>
      </w:r>
      <w:r w:rsidRPr="0051686C">
        <w:rPr>
          <w:rFonts w:ascii="Times New Roman" w:hAnsi="Times New Roman"/>
          <w:sz w:val="20"/>
          <w:szCs w:val="20"/>
        </w:rPr>
        <w:t>graduate-level courses, only those in which a passing grade of “C” or better was earned will be authorized.</w:t>
      </w:r>
    </w:p>
    <w:p w:rsidR="008404C4" w:rsidRPr="0051686C"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sz w:val="20"/>
          <w:szCs w:val="20"/>
        </w:rPr>
      </w:pPr>
      <w:r w:rsidRPr="0051686C">
        <w:rPr>
          <w:rFonts w:ascii="Times New Roman" w:hAnsi="Times New Roman"/>
          <w:sz w:val="20"/>
          <w:szCs w:val="20"/>
        </w:rPr>
        <w:t>Course work o</w:t>
      </w:r>
      <w:r w:rsidRPr="0051686C">
        <w:rPr>
          <w:rFonts w:ascii="Times New Roman" w:hAnsi="Times New Roman"/>
          <w:spacing w:val="-4"/>
          <w:sz w:val="20"/>
          <w:szCs w:val="20"/>
        </w:rPr>
        <w:t>f</w:t>
      </w:r>
      <w:r w:rsidRPr="0051686C">
        <w:rPr>
          <w:rFonts w:ascii="Times New Roman" w:hAnsi="Times New Roman"/>
          <w:sz w:val="20"/>
          <w:szCs w:val="20"/>
        </w:rPr>
        <w:t>fered for transfer credit must not have been used in fulfillment of another degree.</w:t>
      </w:r>
    </w:p>
    <w:p w:rsidR="008404C4" w:rsidRPr="0051686C"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sz w:val="20"/>
          <w:szCs w:val="20"/>
        </w:rPr>
      </w:pPr>
      <w:r w:rsidRPr="0051686C">
        <w:rPr>
          <w:rFonts w:ascii="Times New Roman" w:hAnsi="Times New Roman"/>
          <w:sz w:val="20"/>
          <w:szCs w:val="20"/>
        </w:rPr>
        <w:t>Acceptance of transfer credit cannot reduce the residency requirement of 27 graduate semester credit hours.</w:t>
      </w:r>
    </w:p>
    <w:p w:rsidR="008404C4" w:rsidRPr="0051686C" w:rsidRDefault="008404C4" w:rsidP="00F56BDC">
      <w:pPr>
        <w:pStyle w:val="BalloonText"/>
        <w:widowControl w:val="0"/>
        <w:numPr>
          <w:ilvl w:val="0"/>
          <w:numId w:val="10"/>
        </w:numPr>
        <w:autoSpaceDE w:val="0"/>
        <w:autoSpaceDN w:val="0"/>
        <w:adjustRightInd w:val="0"/>
        <w:spacing w:line="250" w:lineRule="auto"/>
        <w:ind w:right="230"/>
        <w:jc w:val="both"/>
        <w:rPr>
          <w:rFonts w:ascii="Times New Roman" w:hAnsi="Times New Roman"/>
          <w:sz w:val="20"/>
          <w:szCs w:val="20"/>
        </w:rPr>
      </w:pPr>
      <w:r w:rsidRPr="0051686C">
        <w:rPr>
          <w:rFonts w:ascii="Times New Roman" w:hAnsi="Times New Roman"/>
          <w:sz w:val="20"/>
          <w:szCs w:val="20"/>
        </w:rPr>
        <w:t>At the time of application, a petition for transfer credit must be filed with the MBA</w:t>
      </w:r>
      <w:r w:rsidRPr="0051686C">
        <w:rPr>
          <w:rFonts w:ascii="Times New Roman" w:hAnsi="Times New Roman"/>
          <w:spacing w:val="-11"/>
          <w:sz w:val="20"/>
          <w:szCs w:val="20"/>
        </w:rPr>
        <w:t xml:space="preserve"> </w:t>
      </w:r>
      <w:r w:rsidRPr="0051686C">
        <w:rPr>
          <w:rFonts w:ascii="Times New Roman" w:hAnsi="Times New Roman"/>
          <w:sz w:val="20"/>
          <w:szCs w:val="20"/>
        </w:rPr>
        <w:t>Director along with a copy of the course description for the institution</w:t>
      </w:r>
      <w:r w:rsidRPr="0051686C">
        <w:rPr>
          <w:rFonts w:ascii="Times New Roman" w:hAnsi="Times New Roman"/>
          <w:spacing w:val="-11"/>
          <w:sz w:val="20"/>
          <w:szCs w:val="20"/>
        </w:rPr>
        <w:t>’</w:t>
      </w:r>
      <w:r w:rsidRPr="0051686C">
        <w:rPr>
          <w:rFonts w:ascii="Times New Roman" w:hAnsi="Times New Roman"/>
          <w:sz w:val="20"/>
          <w:szCs w:val="20"/>
        </w:rPr>
        <w:t>s academic catalog.</w:t>
      </w:r>
    </w:p>
    <w:p w:rsidR="008404C4" w:rsidRDefault="008404C4" w:rsidP="008404C4">
      <w:pPr>
        <w:widowControl w:val="0"/>
        <w:autoSpaceDE w:val="0"/>
        <w:autoSpaceDN w:val="0"/>
        <w:adjustRightInd w:val="0"/>
        <w:spacing w:after="0" w:line="200" w:lineRule="exact"/>
        <w:ind w:right="230" w:firstLine="360"/>
        <w:jc w:val="both"/>
        <w:rPr>
          <w:rFonts w:ascii="Times New Roman" w:hAnsi="Times New Roman"/>
          <w:sz w:val="20"/>
          <w:szCs w:val="20"/>
        </w:rPr>
      </w:pPr>
    </w:p>
    <w:p w:rsidR="008404C4" w:rsidRPr="00367DC2" w:rsidRDefault="008404C4" w:rsidP="008404C4">
      <w:pPr>
        <w:pStyle w:val="Heading2"/>
        <w:spacing w:before="0"/>
        <w:ind w:firstLine="0"/>
        <w:jc w:val="center"/>
        <w:rPr>
          <w:rFonts w:ascii="Impact" w:hAnsi="Impact" w:cs="Impact"/>
          <w:color w:val="666666"/>
          <w:spacing w:val="-23"/>
          <w:sz w:val="44"/>
          <w:szCs w:val="44"/>
        </w:rPr>
      </w:pPr>
      <w:bookmarkStart w:id="121" w:name="_Toc294969682"/>
      <w:bookmarkStart w:id="122" w:name="_Toc295508245"/>
      <w:r w:rsidRPr="008404C4">
        <w:rPr>
          <w:rFonts w:ascii="Impact" w:hAnsi="Impact" w:cs="Impact"/>
          <w:color w:val="666666"/>
          <w:w w:val="88"/>
          <w:sz w:val="44"/>
          <w:szCs w:val="44"/>
          <w:fitText w:val="6264" w:id="-162756608"/>
        </w:rPr>
        <w:t>Five-Year BS/MBA Degree in Accounting</w:t>
      </w:r>
      <w:bookmarkEnd w:id="121"/>
      <w:bookmarkEnd w:id="122"/>
    </w:p>
    <w:p w:rsidR="008404C4" w:rsidRDefault="008404C4" w:rsidP="008404C4">
      <w:pPr>
        <w:widowControl w:val="0"/>
        <w:autoSpaceDE w:val="0"/>
        <w:autoSpaceDN w:val="0"/>
        <w:adjustRightInd w:val="0"/>
        <w:spacing w:after="0"/>
        <w:ind w:right="230" w:firstLine="0"/>
        <w:jc w:val="both"/>
        <w:rPr>
          <w:rFonts w:ascii="Times New Roman" w:hAnsi="Times New Roman"/>
          <w:b/>
          <w:bCs/>
          <w:sz w:val="28"/>
          <w:szCs w:val="28"/>
        </w:rPr>
      </w:pPr>
    </w:p>
    <w:p w:rsidR="008404C4" w:rsidRDefault="008404C4" w:rsidP="008404C4">
      <w:pPr>
        <w:widowControl w:val="0"/>
        <w:autoSpaceDE w:val="0"/>
        <w:autoSpaceDN w:val="0"/>
        <w:adjustRightInd w:val="0"/>
        <w:spacing w:after="0"/>
        <w:ind w:left="360" w:right="230" w:firstLine="0"/>
        <w:jc w:val="both"/>
        <w:rPr>
          <w:rFonts w:ascii="Times New Roman" w:hAnsi="Times New Roman"/>
          <w:sz w:val="28"/>
          <w:szCs w:val="28"/>
        </w:rPr>
      </w:pPr>
      <w:r>
        <w:rPr>
          <w:rFonts w:ascii="Times New Roman" w:hAnsi="Times New Roman"/>
          <w:b/>
          <w:bCs/>
          <w:sz w:val="28"/>
          <w:szCs w:val="28"/>
        </w:rPr>
        <w:lastRenderedPageBreak/>
        <w:t>Objectives of the P</w:t>
      </w:r>
      <w:r>
        <w:rPr>
          <w:rFonts w:ascii="Times New Roman" w:hAnsi="Times New Roman"/>
          <w:b/>
          <w:bCs/>
          <w:spacing w:val="-5"/>
          <w:sz w:val="28"/>
          <w:szCs w:val="28"/>
        </w:rPr>
        <w:t>r</w:t>
      </w:r>
      <w:r>
        <w:rPr>
          <w:rFonts w:ascii="Times New Roman" w:hAnsi="Times New Roman"/>
          <w:b/>
          <w:bCs/>
          <w:sz w:val="28"/>
          <w:szCs w:val="28"/>
        </w:rPr>
        <w:t>ogram</w:t>
      </w:r>
    </w:p>
    <w:p w:rsidR="008404C4" w:rsidRDefault="008404C4" w:rsidP="008404C4">
      <w:pPr>
        <w:widowControl w:val="0"/>
        <w:autoSpaceDE w:val="0"/>
        <w:autoSpaceDN w:val="0"/>
        <w:adjustRightInd w:val="0"/>
        <w:spacing w:before="37" w:after="0" w:line="250" w:lineRule="auto"/>
        <w:ind w:left="360" w:right="230" w:firstLine="360"/>
        <w:jc w:val="both"/>
        <w:rPr>
          <w:rFonts w:ascii="Times New Roman" w:hAnsi="Times New Roman"/>
          <w:sz w:val="20"/>
          <w:szCs w:val="20"/>
        </w:rPr>
      </w:pPr>
      <w:r>
        <w:rPr>
          <w:rFonts w:ascii="Times New Roman" w:hAnsi="Times New Roman"/>
          <w:sz w:val="20"/>
          <w:szCs w:val="20"/>
        </w:rPr>
        <w:t>The Five-year BS/MBA</w:t>
      </w:r>
      <w:r>
        <w:rPr>
          <w:rFonts w:ascii="Times New Roman" w:hAnsi="Times New Roman"/>
          <w:spacing w:val="-11"/>
          <w:sz w:val="20"/>
          <w:szCs w:val="20"/>
        </w:rPr>
        <w:t xml:space="preserve"> </w:t>
      </w:r>
      <w:r>
        <w:rPr>
          <w:rFonts w:ascii="Times New Roman" w:hAnsi="Times New Roman"/>
          <w:sz w:val="20"/>
          <w:szCs w:val="20"/>
        </w:rPr>
        <w:t>degree (Accounting Concentration) in the College of Business at</w:t>
      </w:r>
      <w:r>
        <w:rPr>
          <w:rFonts w:ascii="Times New Roman" w:hAnsi="Times New Roman"/>
          <w:spacing w:val="-11"/>
          <w:sz w:val="20"/>
          <w:szCs w:val="20"/>
        </w:rPr>
        <w:t xml:space="preserve"> </w:t>
      </w:r>
      <w:r>
        <w:rPr>
          <w:rFonts w:ascii="Times New Roman" w:hAnsi="Times New Roman"/>
          <w:sz w:val="20"/>
          <w:szCs w:val="20"/>
        </w:rPr>
        <w:t>Albany State University is designed to enable students to sit for the C</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examination and qualify as Certified Public</w:t>
      </w:r>
      <w:r>
        <w:rPr>
          <w:rFonts w:ascii="Times New Roman" w:hAnsi="Times New Roman"/>
          <w:spacing w:val="-11"/>
          <w:sz w:val="20"/>
          <w:szCs w:val="20"/>
        </w:rPr>
        <w:t xml:space="preserve"> </w:t>
      </w:r>
      <w:r>
        <w:rPr>
          <w:rFonts w:ascii="Times New Roman" w:hAnsi="Times New Roman"/>
          <w:sz w:val="20"/>
          <w:szCs w:val="20"/>
        </w:rPr>
        <w:t>Accountants upon completion of degree requirements. Students who successfully complete requirements for the 5-year MBA</w:t>
      </w:r>
      <w:r>
        <w:rPr>
          <w:rFonts w:ascii="Times New Roman" w:hAnsi="Times New Roman"/>
          <w:spacing w:val="-11"/>
          <w:sz w:val="20"/>
          <w:szCs w:val="20"/>
        </w:rPr>
        <w:t xml:space="preserve"> </w:t>
      </w:r>
      <w:r>
        <w:rPr>
          <w:rFonts w:ascii="Times New Roman" w:hAnsi="Times New Roman"/>
          <w:sz w:val="20"/>
          <w:szCs w:val="20"/>
        </w:rPr>
        <w:t>degree will be awarded both a B.S. degree in</w:t>
      </w:r>
      <w:r>
        <w:rPr>
          <w:rFonts w:ascii="Times New Roman" w:hAnsi="Times New Roman"/>
          <w:spacing w:val="-11"/>
          <w:sz w:val="20"/>
          <w:szCs w:val="20"/>
        </w:rPr>
        <w:t xml:space="preserve"> </w:t>
      </w:r>
      <w:r>
        <w:rPr>
          <w:rFonts w:ascii="Times New Roman" w:hAnsi="Times New Roman"/>
          <w:sz w:val="20"/>
          <w:szCs w:val="20"/>
        </w:rPr>
        <w:t>Account- ing and an MBA</w:t>
      </w:r>
      <w:r>
        <w:rPr>
          <w:rFonts w:ascii="Times New Roman" w:hAnsi="Times New Roman"/>
          <w:spacing w:val="-11"/>
          <w:sz w:val="20"/>
          <w:szCs w:val="20"/>
        </w:rPr>
        <w:t xml:space="preserve"> </w:t>
      </w:r>
      <w:r>
        <w:rPr>
          <w:rFonts w:ascii="Times New Roman" w:hAnsi="Times New Roman"/>
          <w:sz w:val="20"/>
          <w:szCs w:val="20"/>
        </w:rPr>
        <w:t>degree.</w:t>
      </w:r>
    </w:p>
    <w:p w:rsidR="008404C4" w:rsidRDefault="008404C4" w:rsidP="008404C4">
      <w:pPr>
        <w:widowControl w:val="0"/>
        <w:autoSpaceDE w:val="0"/>
        <w:autoSpaceDN w:val="0"/>
        <w:adjustRightInd w:val="0"/>
        <w:spacing w:after="0" w:line="250" w:lineRule="auto"/>
        <w:ind w:left="360" w:right="230" w:firstLine="360"/>
        <w:jc w:val="both"/>
        <w:rPr>
          <w:rFonts w:ascii="Times New Roman" w:hAnsi="Times New Roman"/>
          <w:sz w:val="20"/>
          <w:szCs w:val="20"/>
        </w:rPr>
      </w:pPr>
      <w:r>
        <w:rPr>
          <w:rFonts w:ascii="Times New Roman" w:hAnsi="Times New Roman"/>
          <w:sz w:val="20"/>
          <w:szCs w:val="20"/>
        </w:rPr>
        <w:t>The major objective of the program is to prepare students professionally for accounting positions in business corporations and in non-profit o</w:t>
      </w:r>
      <w:r>
        <w:rPr>
          <w:rFonts w:ascii="Times New Roman" w:hAnsi="Times New Roman"/>
          <w:spacing w:val="-4"/>
          <w:sz w:val="20"/>
          <w:szCs w:val="20"/>
        </w:rPr>
        <w:t>r</w:t>
      </w:r>
      <w:r>
        <w:rPr>
          <w:rFonts w:ascii="Times New Roman" w:hAnsi="Times New Roman"/>
          <w:sz w:val="20"/>
          <w:szCs w:val="20"/>
        </w:rPr>
        <w:t>ganizations.  Professional accounting firms require internships and they prefer graduates from 150-hour accounting programs.</w:t>
      </w:r>
      <w:r>
        <w:rPr>
          <w:rFonts w:ascii="Times New Roman" w:hAnsi="Times New Roman"/>
          <w:spacing w:val="-11"/>
          <w:sz w:val="20"/>
          <w:szCs w:val="20"/>
        </w:rPr>
        <w:t xml:space="preserve"> </w:t>
      </w:r>
      <w:r>
        <w:rPr>
          <w:rFonts w:ascii="Times New Roman" w:hAnsi="Times New Roman"/>
          <w:sz w:val="20"/>
          <w:szCs w:val="20"/>
        </w:rPr>
        <w:t>Also, the</w:t>
      </w:r>
    </w:p>
    <w:p w:rsidR="008404C4" w:rsidRDefault="008404C4" w:rsidP="008404C4">
      <w:pPr>
        <w:widowControl w:val="0"/>
        <w:autoSpaceDE w:val="0"/>
        <w:autoSpaceDN w:val="0"/>
        <w:adjustRightInd w:val="0"/>
        <w:spacing w:after="0" w:line="250" w:lineRule="auto"/>
        <w:ind w:left="360" w:right="230" w:firstLine="360"/>
        <w:jc w:val="both"/>
        <w:rPr>
          <w:rFonts w:ascii="Times New Roman" w:hAnsi="Times New Roman"/>
          <w:sz w:val="20"/>
          <w:szCs w:val="20"/>
        </w:rPr>
      </w:pPr>
      <w:r>
        <w:rPr>
          <w:rFonts w:ascii="Times New Roman" w:hAnsi="Times New Roman"/>
          <w:sz w:val="20"/>
          <w:szCs w:val="20"/>
        </w:rPr>
        <w:t>program aims to prepare students for business development and ownership in accounting.  By employing contemporary technologies and innovative techniques in the program, students will develop the abilities and market-driven traits to succeed in their business endeavors.</w:t>
      </w:r>
      <w:r>
        <w:rPr>
          <w:rFonts w:ascii="Times New Roman" w:hAnsi="Times New Roman"/>
          <w:spacing w:val="46"/>
          <w:sz w:val="20"/>
          <w:szCs w:val="20"/>
        </w:rPr>
        <w:t xml:space="preserve"> </w:t>
      </w:r>
      <w:r>
        <w:rPr>
          <w:rFonts w:ascii="Times New Roman" w:hAnsi="Times New Roman"/>
          <w:sz w:val="20"/>
          <w:szCs w:val="20"/>
        </w:rPr>
        <w:t>Thus, this program is designed to “provide an innovative educational program to meet the needs of our diverse student population” and to “enhance the role of the University as a leader in providing quality business education”.</w:t>
      </w:r>
    </w:p>
    <w:p w:rsidR="008404C4" w:rsidRDefault="008404C4" w:rsidP="008404C4">
      <w:pPr>
        <w:widowControl w:val="0"/>
        <w:autoSpaceDE w:val="0"/>
        <w:autoSpaceDN w:val="0"/>
        <w:adjustRightInd w:val="0"/>
        <w:spacing w:before="17" w:after="0" w:line="200" w:lineRule="exact"/>
        <w:ind w:left="360" w:right="230" w:firstLine="360"/>
        <w:jc w:val="both"/>
        <w:rPr>
          <w:rFonts w:ascii="Times New Roman" w:hAnsi="Times New Roman"/>
          <w:sz w:val="20"/>
          <w:szCs w:val="20"/>
        </w:rPr>
      </w:pPr>
    </w:p>
    <w:p w:rsidR="008404C4" w:rsidRDefault="008404C4" w:rsidP="008404C4">
      <w:pPr>
        <w:widowControl w:val="0"/>
        <w:autoSpaceDE w:val="0"/>
        <w:autoSpaceDN w:val="0"/>
        <w:adjustRightInd w:val="0"/>
        <w:spacing w:after="0"/>
        <w:ind w:left="360" w:right="230" w:firstLine="0"/>
        <w:jc w:val="both"/>
        <w:rPr>
          <w:rFonts w:ascii="Times New Roman" w:hAnsi="Times New Roman"/>
          <w:sz w:val="28"/>
          <w:szCs w:val="28"/>
        </w:rPr>
      </w:pPr>
      <w:r>
        <w:rPr>
          <w:rFonts w:ascii="Times New Roman" w:hAnsi="Times New Roman"/>
          <w:b/>
          <w:bCs/>
          <w:sz w:val="28"/>
          <w:szCs w:val="28"/>
        </w:rPr>
        <w:t>Admission Requi</w:t>
      </w:r>
      <w:r>
        <w:rPr>
          <w:rFonts w:ascii="Times New Roman" w:hAnsi="Times New Roman"/>
          <w:b/>
          <w:bCs/>
          <w:spacing w:val="-5"/>
          <w:sz w:val="28"/>
          <w:szCs w:val="28"/>
        </w:rPr>
        <w:t>r</w:t>
      </w:r>
      <w:r>
        <w:rPr>
          <w:rFonts w:ascii="Times New Roman" w:hAnsi="Times New Roman"/>
          <w:b/>
          <w:bCs/>
          <w:sz w:val="28"/>
          <w:szCs w:val="28"/>
        </w:rPr>
        <w:t>ements</w:t>
      </w:r>
    </w:p>
    <w:p w:rsidR="008404C4" w:rsidRDefault="008404C4" w:rsidP="008404C4">
      <w:pPr>
        <w:widowControl w:val="0"/>
        <w:autoSpaceDE w:val="0"/>
        <w:autoSpaceDN w:val="0"/>
        <w:adjustRightInd w:val="0"/>
        <w:spacing w:before="37" w:after="0"/>
        <w:ind w:left="360" w:right="230" w:firstLine="360"/>
        <w:jc w:val="both"/>
        <w:rPr>
          <w:rFonts w:ascii="Times New Roman" w:hAnsi="Times New Roman"/>
          <w:sz w:val="20"/>
          <w:szCs w:val="20"/>
        </w:rPr>
      </w:pPr>
      <w:r>
        <w:rPr>
          <w:rFonts w:ascii="Times New Roman" w:hAnsi="Times New Roman"/>
          <w:sz w:val="20"/>
          <w:szCs w:val="20"/>
        </w:rPr>
        <w:t>Accounting students must meet the following requirements for admission to MBA:</w:t>
      </w:r>
    </w:p>
    <w:p w:rsidR="008404C4" w:rsidRPr="0051686C"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sz w:val="20"/>
          <w:szCs w:val="20"/>
        </w:rPr>
      </w:pPr>
      <w:r w:rsidRPr="0051686C">
        <w:rPr>
          <w:rFonts w:ascii="Times New Roman" w:hAnsi="Times New Roman"/>
          <w:sz w:val="20"/>
          <w:szCs w:val="20"/>
        </w:rPr>
        <w:t>Successfully complete all courses in areas</w:t>
      </w:r>
      <w:r w:rsidRPr="0051686C">
        <w:rPr>
          <w:rFonts w:ascii="Times New Roman" w:hAnsi="Times New Roman"/>
          <w:spacing w:val="-11"/>
          <w:sz w:val="20"/>
          <w:szCs w:val="20"/>
        </w:rPr>
        <w:t xml:space="preserve"> </w:t>
      </w:r>
      <w:r w:rsidRPr="0051686C">
        <w:rPr>
          <w:rFonts w:ascii="Times New Roman" w:hAnsi="Times New Roman"/>
          <w:sz w:val="20"/>
          <w:szCs w:val="20"/>
        </w:rPr>
        <w:t>A-</w:t>
      </w:r>
      <w:r w:rsidRPr="0051686C">
        <w:rPr>
          <w:rFonts w:ascii="Times New Roman" w:hAnsi="Times New Roman"/>
          <w:spacing w:val="-16"/>
          <w:sz w:val="20"/>
          <w:szCs w:val="20"/>
        </w:rPr>
        <w:t>F</w:t>
      </w:r>
      <w:r w:rsidRPr="0051686C">
        <w:rPr>
          <w:rFonts w:ascii="Times New Roman" w:hAnsi="Times New Roman"/>
          <w:sz w:val="20"/>
          <w:szCs w:val="20"/>
        </w:rPr>
        <w:t>.</w:t>
      </w:r>
    </w:p>
    <w:p w:rsidR="008404C4" w:rsidRPr="0051686C"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sz w:val="20"/>
          <w:szCs w:val="20"/>
        </w:rPr>
      </w:pPr>
      <w:r w:rsidRPr="0051686C">
        <w:rPr>
          <w:rFonts w:ascii="Times New Roman" w:hAnsi="Times New Roman"/>
          <w:sz w:val="20"/>
          <w:szCs w:val="20"/>
        </w:rPr>
        <w:t>Successfully complete the following courses with a minimum grade of “C” in each and an overall grade point average of 3.0:</w:t>
      </w:r>
    </w:p>
    <w:p w:rsidR="008404C4" w:rsidRPr="0051686C" w:rsidRDefault="008404C4" w:rsidP="00F56BDC">
      <w:pPr>
        <w:pStyle w:val="BalloonText"/>
        <w:widowControl w:val="0"/>
        <w:numPr>
          <w:ilvl w:val="0"/>
          <w:numId w:val="11"/>
        </w:numPr>
        <w:autoSpaceDE w:val="0"/>
        <w:autoSpaceDN w:val="0"/>
        <w:adjustRightInd w:val="0"/>
        <w:ind w:right="230"/>
        <w:jc w:val="both"/>
        <w:rPr>
          <w:rFonts w:ascii="Times New Roman" w:hAnsi="Times New Roman"/>
          <w:sz w:val="20"/>
          <w:szCs w:val="20"/>
        </w:rPr>
      </w:pPr>
      <w:r w:rsidRPr="0051686C">
        <w:rPr>
          <w:rFonts w:ascii="Times New Roman" w:hAnsi="Times New Roman"/>
          <w:sz w:val="20"/>
          <w:szCs w:val="20"/>
        </w:rPr>
        <w:t>ACCT</w:t>
      </w:r>
      <w:r w:rsidRPr="0051686C">
        <w:rPr>
          <w:rFonts w:ascii="Times New Roman" w:hAnsi="Times New Roman"/>
          <w:spacing w:val="-4"/>
          <w:sz w:val="20"/>
          <w:szCs w:val="20"/>
        </w:rPr>
        <w:t xml:space="preserve"> </w:t>
      </w:r>
      <w:r w:rsidRPr="0051686C">
        <w:rPr>
          <w:rFonts w:ascii="Times New Roman" w:hAnsi="Times New Roman"/>
          <w:sz w:val="20"/>
          <w:szCs w:val="20"/>
        </w:rPr>
        <w:t>2101 – Principles of</w:t>
      </w:r>
      <w:r w:rsidRPr="0051686C">
        <w:rPr>
          <w:rFonts w:ascii="Times New Roman" w:hAnsi="Times New Roman"/>
          <w:spacing w:val="-11"/>
          <w:sz w:val="20"/>
          <w:szCs w:val="20"/>
        </w:rPr>
        <w:t xml:space="preserve"> </w:t>
      </w:r>
      <w:r w:rsidRPr="0051686C">
        <w:rPr>
          <w:rFonts w:ascii="Times New Roman" w:hAnsi="Times New Roman"/>
          <w:sz w:val="20"/>
          <w:szCs w:val="20"/>
        </w:rPr>
        <w:t>Accounting I</w:t>
      </w:r>
    </w:p>
    <w:p w:rsidR="008404C4" w:rsidRPr="0051686C"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sz w:val="20"/>
          <w:szCs w:val="20"/>
        </w:rPr>
      </w:pPr>
      <w:r w:rsidRPr="0051686C">
        <w:rPr>
          <w:rFonts w:ascii="Times New Roman" w:hAnsi="Times New Roman"/>
          <w:sz w:val="20"/>
          <w:szCs w:val="20"/>
        </w:rPr>
        <w:t>ACCT</w:t>
      </w:r>
      <w:r w:rsidRPr="0051686C">
        <w:rPr>
          <w:rFonts w:ascii="Times New Roman" w:hAnsi="Times New Roman"/>
          <w:spacing w:val="-4"/>
          <w:sz w:val="20"/>
          <w:szCs w:val="20"/>
        </w:rPr>
        <w:t xml:space="preserve"> </w:t>
      </w:r>
      <w:r w:rsidRPr="0051686C">
        <w:rPr>
          <w:rFonts w:ascii="Times New Roman" w:hAnsi="Times New Roman"/>
          <w:sz w:val="20"/>
          <w:szCs w:val="20"/>
        </w:rPr>
        <w:t>2102 – Principles of</w:t>
      </w:r>
      <w:r w:rsidRPr="0051686C">
        <w:rPr>
          <w:rFonts w:ascii="Times New Roman" w:hAnsi="Times New Roman"/>
          <w:spacing w:val="-11"/>
          <w:sz w:val="20"/>
          <w:szCs w:val="20"/>
        </w:rPr>
        <w:t xml:space="preserve"> </w:t>
      </w:r>
      <w:r w:rsidRPr="0051686C">
        <w:rPr>
          <w:rFonts w:ascii="Times New Roman" w:hAnsi="Times New Roman"/>
          <w:sz w:val="20"/>
          <w:szCs w:val="20"/>
        </w:rPr>
        <w:t>Accounting II</w:t>
      </w:r>
    </w:p>
    <w:p w:rsidR="008404C4" w:rsidRPr="0051686C"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sz w:val="20"/>
          <w:szCs w:val="20"/>
        </w:rPr>
      </w:pPr>
      <w:r w:rsidRPr="0051686C">
        <w:rPr>
          <w:rFonts w:ascii="Times New Roman" w:hAnsi="Times New Roman"/>
          <w:sz w:val="20"/>
          <w:szCs w:val="20"/>
        </w:rPr>
        <w:t>ECON 2105 – Principles of Macroeconomics</w:t>
      </w:r>
    </w:p>
    <w:p w:rsidR="008404C4" w:rsidRPr="0051686C"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sz w:val="20"/>
          <w:szCs w:val="20"/>
        </w:rPr>
      </w:pPr>
      <w:r w:rsidRPr="0051686C">
        <w:rPr>
          <w:rFonts w:ascii="Times New Roman" w:hAnsi="Times New Roman"/>
          <w:sz w:val="20"/>
          <w:szCs w:val="20"/>
        </w:rPr>
        <w:t>ECON 2106 – Principles of Microeconomics</w:t>
      </w:r>
    </w:p>
    <w:p w:rsidR="008404C4" w:rsidRPr="0051686C"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sz w:val="20"/>
          <w:szCs w:val="20"/>
        </w:rPr>
      </w:pPr>
      <w:r w:rsidRPr="0051686C">
        <w:rPr>
          <w:rFonts w:ascii="Times New Roman" w:hAnsi="Times New Roman"/>
          <w:sz w:val="20"/>
          <w:szCs w:val="20"/>
        </w:rPr>
        <w:t>ECON 3205 – Economic/Business Statistics</w:t>
      </w:r>
    </w:p>
    <w:p w:rsidR="008404C4" w:rsidRPr="0051686C"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sz w:val="20"/>
          <w:szCs w:val="20"/>
        </w:rPr>
      </w:pPr>
      <w:r w:rsidRPr="0051686C">
        <w:rPr>
          <w:rFonts w:ascii="Times New Roman" w:hAnsi="Times New Roman"/>
          <w:sz w:val="20"/>
          <w:szCs w:val="20"/>
        </w:rPr>
        <w:t>MGMT</w:t>
      </w:r>
      <w:r w:rsidRPr="0051686C">
        <w:rPr>
          <w:rFonts w:ascii="Times New Roman" w:hAnsi="Times New Roman"/>
          <w:spacing w:val="-4"/>
          <w:sz w:val="20"/>
          <w:szCs w:val="20"/>
        </w:rPr>
        <w:t xml:space="preserve"> </w:t>
      </w:r>
      <w:r w:rsidRPr="0051686C">
        <w:rPr>
          <w:rFonts w:ascii="Times New Roman" w:hAnsi="Times New Roman"/>
          <w:sz w:val="20"/>
          <w:szCs w:val="20"/>
        </w:rPr>
        <w:t>3105 – Legal Environment of Business</w:t>
      </w:r>
    </w:p>
    <w:p w:rsidR="008404C4" w:rsidRPr="0051686C"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sz w:val="20"/>
          <w:szCs w:val="20"/>
        </w:rPr>
      </w:pPr>
      <w:r w:rsidRPr="0051686C">
        <w:rPr>
          <w:rFonts w:ascii="Times New Roman" w:hAnsi="Times New Roman"/>
          <w:sz w:val="20"/>
          <w:szCs w:val="20"/>
        </w:rPr>
        <w:t>MGMT</w:t>
      </w:r>
      <w:r w:rsidRPr="0051686C">
        <w:rPr>
          <w:rFonts w:ascii="Times New Roman" w:hAnsi="Times New Roman"/>
          <w:spacing w:val="-4"/>
          <w:sz w:val="20"/>
          <w:szCs w:val="20"/>
        </w:rPr>
        <w:t xml:space="preserve"> </w:t>
      </w:r>
      <w:r w:rsidRPr="0051686C">
        <w:rPr>
          <w:rFonts w:ascii="Times New Roman" w:hAnsi="Times New Roman"/>
          <w:sz w:val="20"/>
          <w:szCs w:val="20"/>
        </w:rPr>
        <w:t>3106 – Management Science &amp; Operations Management</w:t>
      </w:r>
    </w:p>
    <w:p w:rsidR="008404C4" w:rsidRPr="0051686C"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sz w:val="20"/>
          <w:szCs w:val="20"/>
        </w:rPr>
      </w:pPr>
      <w:r w:rsidRPr="0051686C">
        <w:rPr>
          <w:rFonts w:ascii="Times New Roman" w:hAnsi="Times New Roman"/>
          <w:sz w:val="20"/>
          <w:szCs w:val="20"/>
        </w:rPr>
        <w:t>MGMT</w:t>
      </w:r>
      <w:r w:rsidRPr="0051686C">
        <w:rPr>
          <w:rFonts w:ascii="Times New Roman" w:hAnsi="Times New Roman"/>
          <w:spacing w:val="-4"/>
          <w:sz w:val="20"/>
          <w:szCs w:val="20"/>
        </w:rPr>
        <w:t xml:space="preserve"> </w:t>
      </w:r>
      <w:r w:rsidRPr="0051686C">
        <w:rPr>
          <w:rFonts w:ascii="Times New Roman" w:hAnsi="Times New Roman"/>
          <w:sz w:val="20"/>
          <w:szCs w:val="20"/>
        </w:rPr>
        <w:t>4205 – Management Information Systems</w:t>
      </w:r>
    </w:p>
    <w:p w:rsidR="008404C4" w:rsidRPr="0051686C" w:rsidRDefault="008404C4" w:rsidP="00F56BDC">
      <w:pPr>
        <w:pStyle w:val="BalloonText"/>
        <w:widowControl w:val="0"/>
        <w:numPr>
          <w:ilvl w:val="0"/>
          <w:numId w:val="11"/>
        </w:numPr>
        <w:autoSpaceDE w:val="0"/>
        <w:autoSpaceDN w:val="0"/>
        <w:adjustRightInd w:val="0"/>
        <w:spacing w:before="10"/>
        <w:ind w:right="230"/>
        <w:jc w:val="both"/>
        <w:rPr>
          <w:rFonts w:ascii="Times New Roman" w:hAnsi="Times New Roman"/>
          <w:sz w:val="20"/>
          <w:szCs w:val="20"/>
        </w:rPr>
      </w:pPr>
      <w:r w:rsidRPr="0051686C">
        <w:rPr>
          <w:rFonts w:ascii="Times New Roman" w:hAnsi="Times New Roman"/>
          <w:sz w:val="20"/>
          <w:szCs w:val="20"/>
        </w:rPr>
        <w:t>MKTG 3120 – Principles of Marketing</w:t>
      </w:r>
    </w:p>
    <w:p w:rsidR="008404C4" w:rsidRPr="0051686C"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sz w:val="20"/>
          <w:szCs w:val="20"/>
        </w:rPr>
      </w:pPr>
      <w:r w:rsidRPr="0051686C">
        <w:rPr>
          <w:rFonts w:ascii="Times New Roman" w:hAnsi="Times New Roman"/>
          <w:sz w:val="20"/>
          <w:szCs w:val="20"/>
        </w:rPr>
        <w:t>Complete</w:t>
      </w:r>
      <w:r w:rsidRPr="0051686C">
        <w:rPr>
          <w:rFonts w:ascii="Times New Roman" w:hAnsi="Times New Roman"/>
          <w:spacing w:val="-11"/>
          <w:sz w:val="20"/>
          <w:szCs w:val="20"/>
        </w:rPr>
        <w:t xml:space="preserve"> </w:t>
      </w:r>
      <w:r w:rsidRPr="0051686C">
        <w:rPr>
          <w:rFonts w:ascii="Times New Roman" w:hAnsi="Times New Roman"/>
          <w:sz w:val="20"/>
          <w:szCs w:val="20"/>
        </w:rPr>
        <w:t>ACCT</w:t>
      </w:r>
      <w:r w:rsidRPr="0051686C">
        <w:rPr>
          <w:rFonts w:ascii="Times New Roman" w:hAnsi="Times New Roman"/>
          <w:spacing w:val="-4"/>
          <w:sz w:val="20"/>
          <w:szCs w:val="20"/>
        </w:rPr>
        <w:t xml:space="preserve"> </w:t>
      </w:r>
      <w:r w:rsidRPr="0051686C">
        <w:rPr>
          <w:rFonts w:ascii="Times New Roman" w:hAnsi="Times New Roman"/>
          <w:sz w:val="20"/>
          <w:szCs w:val="20"/>
        </w:rPr>
        <w:t>3101–Intermediate</w:t>
      </w:r>
      <w:r w:rsidRPr="0051686C">
        <w:rPr>
          <w:rFonts w:ascii="Times New Roman" w:hAnsi="Times New Roman"/>
          <w:spacing w:val="-11"/>
          <w:sz w:val="20"/>
          <w:szCs w:val="20"/>
        </w:rPr>
        <w:t xml:space="preserve"> </w:t>
      </w:r>
      <w:r w:rsidRPr="0051686C">
        <w:rPr>
          <w:rFonts w:ascii="Times New Roman" w:hAnsi="Times New Roman"/>
          <w:sz w:val="20"/>
          <w:szCs w:val="20"/>
        </w:rPr>
        <w:t>Accounting I,</w:t>
      </w:r>
      <w:r w:rsidRPr="0051686C">
        <w:rPr>
          <w:rFonts w:ascii="Times New Roman" w:hAnsi="Times New Roman"/>
          <w:spacing w:val="-11"/>
          <w:sz w:val="20"/>
          <w:szCs w:val="20"/>
        </w:rPr>
        <w:t xml:space="preserve"> </w:t>
      </w:r>
      <w:r w:rsidRPr="0051686C">
        <w:rPr>
          <w:rFonts w:ascii="Times New Roman" w:hAnsi="Times New Roman"/>
          <w:sz w:val="20"/>
          <w:szCs w:val="20"/>
        </w:rPr>
        <w:t>ACCT</w:t>
      </w:r>
      <w:r w:rsidRPr="0051686C">
        <w:rPr>
          <w:rFonts w:ascii="Times New Roman" w:hAnsi="Times New Roman"/>
          <w:spacing w:val="-4"/>
          <w:sz w:val="20"/>
          <w:szCs w:val="20"/>
        </w:rPr>
        <w:t xml:space="preserve"> </w:t>
      </w:r>
      <w:r w:rsidRPr="0051686C">
        <w:rPr>
          <w:rFonts w:ascii="Times New Roman" w:hAnsi="Times New Roman"/>
          <w:sz w:val="20"/>
          <w:szCs w:val="20"/>
        </w:rPr>
        <w:t>3102–Intermediate</w:t>
      </w:r>
      <w:r w:rsidRPr="0051686C">
        <w:rPr>
          <w:rFonts w:ascii="Times New Roman" w:hAnsi="Times New Roman"/>
          <w:spacing w:val="-11"/>
          <w:sz w:val="20"/>
          <w:szCs w:val="20"/>
        </w:rPr>
        <w:t xml:space="preserve"> </w:t>
      </w:r>
      <w:r w:rsidRPr="0051686C">
        <w:rPr>
          <w:rFonts w:ascii="Times New Roman" w:hAnsi="Times New Roman"/>
          <w:sz w:val="20"/>
          <w:szCs w:val="20"/>
        </w:rPr>
        <w:t>Accounting II, and</w:t>
      </w:r>
      <w:r w:rsidRPr="0051686C">
        <w:rPr>
          <w:rFonts w:ascii="Times New Roman" w:hAnsi="Times New Roman"/>
          <w:spacing w:val="-11"/>
          <w:sz w:val="20"/>
          <w:szCs w:val="20"/>
        </w:rPr>
        <w:t xml:space="preserve"> </w:t>
      </w:r>
      <w:r w:rsidRPr="0051686C">
        <w:rPr>
          <w:rFonts w:ascii="Times New Roman" w:hAnsi="Times New Roman"/>
          <w:sz w:val="20"/>
          <w:szCs w:val="20"/>
        </w:rPr>
        <w:t>ACCT</w:t>
      </w:r>
      <w:r w:rsidRPr="0051686C">
        <w:rPr>
          <w:rFonts w:ascii="Times New Roman" w:hAnsi="Times New Roman"/>
          <w:spacing w:val="-4"/>
          <w:sz w:val="20"/>
          <w:szCs w:val="20"/>
        </w:rPr>
        <w:t xml:space="preserve"> </w:t>
      </w:r>
      <w:r w:rsidRPr="0051686C">
        <w:rPr>
          <w:rFonts w:ascii="Times New Roman" w:hAnsi="Times New Roman"/>
          <w:sz w:val="20"/>
          <w:szCs w:val="20"/>
        </w:rPr>
        <w:t>3103–Intermediate III, with a grade point average of 3.0 in these three courses and a minimum grade of “C” in each, without repeating any of these courses.</w:t>
      </w:r>
    </w:p>
    <w:p w:rsidR="008404C4" w:rsidRPr="0051686C" w:rsidRDefault="008404C4" w:rsidP="00F56BDC">
      <w:pPr>
        <w:pStyle w:val="BalloonText"/>
        <w:widowControl w:val="0"/>
        <w:numPr>
          <w:ilvl w:val="0"/>
          <w:numId w:val="11"/>
        </w:numPr>
        <w:autoSpaceDE w:val="0"/>
        <w:autoSpaceDN w:val="0"/>
        <w:adjustRightInd w:val="0"/>
        <w:spacing w:before="10" w:line="250" w:lineRule="auto"/>
        <w:ind w:right="230"/>
        <w:jc w:val="both"/>
        <w:rPr>
          <w:rFonts w:ascii="Times New Roman" w:hAnsi="Times New Roman"/>
          <w:sz w:val="20"/>
          <w:szCs w:val="20"/>
        </w:rPr>
      </w:pPr>
      <w:r w:rsidRPr="0051686C">
        <w:rPr>
          <w:rFonts w:ascii="Times New Roman" w:hAnsi="Times New Roman"/>
          <w:sz w:val="20"/>
          <w:szCs w:val="20"/>
        </w:rPr>
        <w:t>Apply during junior year (admitted after at least 90 semester hours completed) with at least</w:t>
      </w:r>
      <w:r>
        <w:rPr>
          <w:rFonts w:ascii="Times New Roman" w:hAnsi="Times New Roman"/>
          <w:sz w:val="20"/>
          <w:szCs w:val="20"/>
        </w:rPr>
        <w:t xml:space="preserve"> </w:t>
      </w:r>
      <w:r w:rsidRPr="0051686C">
        <w:rPr>
          <w:rFonts w:ascii="Times New Roman" w:hAnsi="Times New Roman"/>
          <w:sz w:val="20"/>
          <w:szCs w:val="20"/>
        </w:rPr>
        <w:t>24 semester hours completed at</w:t>
      </w:r>
      <w:r w:rsidRPr="0051686C">
        <w:rPr>
          <w:rFonts w:ascii="Times New Roman" w:hAnsi="Times New Roman"/>
          <w:spacing w:val="-11"/>
          <w:sz w:val="20"/>
          <w:szCs w:val="20"/>
        </w:rPr>
        <w:t xml:space="preserve"> </w:t>
      </w:r>
      <w:r w:rsidRPr="0051686C">
        <w:rPr>
          <w:rFonts w:ascii="Times New Roman" w:hAnsi="Times New Roman"/>
          <w:sz w:val="20"/>
          <w:szCs w:val="20"/>
        </w:rPr>
        <w:t>Albany State Universit</w:t>
      </w:r>
      <w:r w:rsidRPr="0051686C">
        <w:rPr>
          <w:rFonts w:ascii="Times New Roman" w:hAnsi="Times New Roman"/>
          <w:spacing w:val="-13"/>
          <w:sz w:val="20"/>
          <w:szCs w:val="20"/>
        </w:rPr>
        <w:t>y</w:t>
      </w:r>
      <w:r w:rsidRPr="0051686C">
        <w:rPr>
          <w:rFonts w:ascii="Times New Roman" w:hAnsi="Times New Roman"/>
          <w:sz w:val="20"/>
          <w:szCs w:val="20"/>
        </w:rPr>
        <w:t>. Courses completed at</w:t>
      </w:r>
      <w:r w:rsidRPr="0051686C">
        <w:rPr>
          <w:rFonts w:ascii="Times New Roman" w:hAnsi="Times New Roman"/>
          <w:spacing w:val="-11"/>
          <w:sz w:val="20"/>
          <w:szCs w:val="20"/>
        </w:rPr>
        <w:t xml:space="preserve"> </w:t>
      </w:r>
      <w:r w:rsidRPr="0051686C">
        <w:rPr>
          <w:rFonts w:ascii="Times New Roman" w:hAnsi="Times New Roman"/>
          <w:sz w:val="20"/>
          <w:szCs w:val="20"/>
        </w:rPr>
        <w:t>ASU must include at least 12 upper division (3000 or 4000 level) credit hours.</w:t>
      </w:r>
    </w:p>
    <w:p w:rsidR="008404C4" w:rsidRPr="0051686C" w:rsidRDefault="008404C4" w:rsidP="00F56BDC">
      <w:pPr>
        <w:pStyle w:val="BalloonText"/>
        <w:widowControl w:val="0"/>
        <w:numPr>
          <w:ilvl w:val="0"/>
          <w:numId w:val="11"/>
        </w:numPr>
        <w:autoSpaceDE w:val="0"/>
        <w:autoSpaceDN w:val="0"/>
        <w:adjustRightInd w:val="0"/>
        <w:spacing w:line="250" w:lineRule="auto"/>
        <w:ind w:right="230"/>
        <w:jc w:val="both"/>
        <w:rPr>
          <w:rFonts w:ascii="Times New Roman" w:hAnsi="Times New Roman"/>
          <w:sz w:val="20"/>
          <w:szCs w:val="20"/>
        </w:rPr>
      </w:pPr>
      <w:r w:rsidRPr="0051686C">
        <w:rPr>
          <w:rFonts w:ascii="Times New Roman" w:hAnsi="Times New Roman"/>
          <w:sz w:val="20"/>
          <w:szCs w:val="20"/>
        </w:rPr>
        <w:t>Minimum composite score of 450 on the GM</w:t>
      </w:r>
      <w:r w:rsidRPr="0051686C">
        <w:rPr>
          <w:rFonts w:ascii="Times New Roman" w:hAnsi="Times New Roman"/>
          <w:spacing w:val="-22"/>
          <w:sz w:val="20"/>
          <w:szCs w:val="20"/>
        </w:rPr>
        <w:t>A</w:t>
      </w:r>
      <w:r w:rsidRPr="0051686C">
        <w:rPr>
          <w:rFonts w:ascii="Times New Roman" w:hAnsi="Times New Roman"/>
          <w:sz w:val="20"/>
          <w:szCs w:val="20"/>
        </w:rPr>
        <w:t>T</w:t>
      </w:r>
      <w:r w:rsidRPr="0051686C">
        <w:rPr>
          <w:rFonts w:ascii="Times New Roman" w:hAnsi="Times New Roman"/>
          <w:spacing w:val="-4"/>
          <w:sz w:val="20"/>
          <w:szCs w:val="20"/>
        </w:rPr>
        <w:t xml:space="preserve"> </w:t>
      </w:r>
      <w:r w:rsidRPr="0051686C">
        <w:rPr>
          <w:rFonts w:ascii="Times New Roman" w:hAnsi="Times New Roman"/>
          <w:sz w:val="20"/>
          <w:szCs w:val="20"/>
        </w:rPr>
        <w:t>and a minimum cumulative G</w:t>
      </w:r>
      <w:r w:rsidRPr="0051686C">
        <w:rPr>
          <w:rFonts w:ascii="Times New Roman" w:hAnsi="Times New Roman"/>
          <w:spacing w:val="-18"/>
          <w:sz w:val="20"/>
          <w:szCs w:val="20"/>
        </w:rPr>
        <w:t>P</w:t>
      </w:r>
      <w:r w:rsidRPr="0051686C">
        <w:rPr>
          <w:rFonts w:ascii="Times New Roman" w:hAnsi="Times New Roman"/>
          <w:sz w:val="20"/>
          <w:szCs w:val="20"/>
        </w:rPr>
        <w:t>A</w:t>
      </w:r>
      <w:r w:rsidRPr="0051686C">
        <w:rPr>
          <w:rFonts w:ascii="Times New Roman" w:hAnsi="Times New Roman"/>
          <w:spacing w:val="-11"/>
          <w:sz w:val="20"/>
          <w:szCs w:val="20"/>
        </w:rPr>
        <w:t xml:space="preserve"> </w:t>
      </w:r>
      <w:r w:rsidRPr="0051686C">
        <w:rPr>
          <w:rFonts w:ascii="Times New Roman" w:hAnsi="Times New Roman"/>
          <w:sz w:val="20"/>
          <w:szCs w:val="20"/>
        </w:rPr>
        <w:t>of 3.0 in all unde</w:t>
      </w:r>
      <w:r w:rsidRPr="0051686C">
        <w:rPr>
          <w:rFonts w:ascii="Times New Roman" w:hAnsi="Times New Roman"/>
          <w:spacing w:val="-4"/>
          <w:sz w:val="20"/>
          <w:szCs w:val="20"/>
        </w:rPr>
        <w:t>r</w:t>
      </w:r>
      <w:r w:rsidRPr="0051686C">
        <w:rPr>
          <w:rFonts w:ascii="Times New Roman" w:hAnsi="Times New Roman"/>
          <w:sz w:val="20"/>
          <w:szCs w:val="20"/>
        </w:rPr>
        <w:t>graduate courses attempted.</w:t>
      </w:r>
    </w:p>
    <w:p w:rsidR="008404C4" w:rsidRDefault="008404C4" w:rsidP="008404C4">
      <w:pPr>
        <w:widowControl w:val="0"/>
        <w:autoSpaceDE w:val="0"/>
        <w:autoSpaceDN w:val="0"/>
        <w:adjustRightInd w:val="0"/>
        <w:spacing w:before="17" w:after="0" w:line="200" w:lineRule="exact"/>
        <w:ind w:left="360" w:right="230" w:firstLine="360"/>
        <w:jc w:val="both"/>
        <w:rPr>
          <w:rFonts w:ascii="Times New Roman" w:hAnsi="Times New Roman"/>
          <w:sz w:val="20"/>
          <w:szCs w:val="20"/>
        </w:rPr>
      </w:pPr>
    </w:p>
    <w:p w:rsidR="008404C4" w:rsidRDefault="008404C4" w:rsidP="008404C4">
      <w:pPr>
        <w:widowControl w:val="0"/>
        <w:autoSpaceDE w:val="0"/>
        <w:autoSpaceDN w:val="0"/>
        <w:adjustRightInd w:val="0"/>
        <w:spacing w:after="0"/>
        <w:ind w:left="360" w:right="360" w:firstLine="0"/>
        <w:jc w:val="both"/>
        <w:rPr>
          <w:rFonts w:ascii="Times New Roman" w:hAnsi="Times New Roman"/>
          <w:sz w:val="28"/>
          <w:szCs w:val="28"/>
        </w:rPr>
      </w:pPr>
      <w:r>
        <w:rPr>
          <w:rFonts w:ascii="Times New Roman" w:hAnsi="Times New Roman"/>
          <w:b/>
          <w:bCs/>
          <w:sz w:val="28"/>
          <w:szCs w:val="28"/>
        </w:rPr>
        <w:t>Special Featu</w:t>
      </w:r>
      <w:r>
        <w:rPr>
          <w:rFonts w:ascii="Times New Roman" w:hAnsi="Times New Roman"/>
          <w:b/>
          <w:bCs/>
          <w:spacing w:val="-5"/>
          <w:sz w:val="28"/>
          <w:szCs w:val="28"/>
        </w:rPr>
        <w:t>r</w:t>
      </w:r>
      <w:r>
        <w:rPr>
          <w:rFonts w:ascii="Times New Roman" w:hAnsi="Times New Roman"/>
          <w:b/>
          <w:bCs/>
          <w:sz w:val="28"/>
          <w:szCs w:val="28"/>
        </w:rPr>
        <w:t>es of the P</w:t>
      </w:r>
      <w:r>
        <w:rPr>
          <w:rFonts w:ascii="Times New Roman" w:hAnsi="Times New Roman"/>
          <w:b/>
          <w:bCs/>
          <w:spacing w:val="-5"/>
          <w:sz w:val="28"/>
          <w:szCs w:val="28"/>
        </w:rPr>
        <w:t>r</w:t>
      </w:r>
      <w:r>
        <w:rPr>
          <w:rFonts w:ascii="Times New Roman" w:hAnsi="Times New Roman"/>
          <w:b/>
          <w:bCs/>
          <w:sz w:val="28"/>
          <w:szCs w:val="28"/>
        </w:rPr>
        <w:t>ogram</w:t>
      </w:r>
    </w:p>
    <w:p w:rsidR="008404C4" w:rsidRDefault="008404C4" w:rsidP="008404C4">
      <w:pPr>
        <w:widowControl w:val="0"/>
        <w:autoSpaceDE w:val="0"/>
        <w:autoSpaceDN w:val="0"/>
        <w:adjustRightInd w:val="0"/>
        <w:spacing w:before="10" w:after="0" w:line="250" w:lineRule="auto"/>
        <w:ind w:left="360" w:right="360" w:firstLine="360"/>
        <w:jc w:val="both"/>
        <w:rPr>
          <w:rFonts w:ascii="Times New Roman" w:hAnsi="Times New Roman"/>
          <w:sz w:val="20"/>
          <w:szCs w:val="20"/>
        </w:rPr>
      </w:pPr>
      <w:r>
        <w:rPr>
          <w:rFonts w:ascii="Times New Roman" w:hAnsi="Times New Roman"/>
          <w:sz w:val="20"/>
          <w:szCs w:val="20"/>
        </w:rPr>
        <w:t>Students are required to take golf (2 hours) and tennis (1 hour) to satisfy the physical education component of the university “above the core.”</w:t>
      </w:r>
      <w:r>
        <w:rPr>
          <w:rFonts w:ascii="Times New Roman" w:hAnsi="Times New Roman"/>
          <w:spacing w:val="46"/>
          <w:sz w:val="20"/>
          <w:szCs w:val="20"/>
        </w:rPr>
        <w:t xml:space="preserve"> </w:t>
      </w:r>
      <w:r>
        <w:rPr>
          <w:rFonts w:ascii="Times New Roman" w:hAnsi="Times New Roman"/>
          <w:sz w:val="20"/>
          <w:szCs w:val="20"/>
        </w:rPr>
        <w:t>The program also requires an internship du</w:t>
      </w:r>
      <w:r>
        <w:rPr>
          <w:rFonts w:ascii="Times New Roman" w:hAnsi="Times New Roman"/>
          <w:spacing w:val="-4"/>
          <w:sz w:val="20"/>
          <w:szCs w:val="20"/>
        </w:rPr>
        <w:t>r</w:t>
      </w:r>
      <w:r>
        <w:rPr>
          <w:rFonts w:ascii="Times New Roman" w:hAnsi="Times New Roman"/>
          <w:sz w:val="20"/>
          <w:szCs w:val="20"/>
        </w:rPr>
        <w:t>ing a summer term that may include travel abroad. Students may intern with domestic or international businesses with a focus on their area of specialization.</w:t>
      </w:r>
      <w:r>
        <w:rPr>
          <w:rFonts w:ascii="Times New Roman" w:hAnsi="Times New Roman"/>
          <w:spacing w:val="-11"/>
          <w:sz w:val="20"/>
          <w:szCs w:val="20"/>
        </w:rPr>
        <w:t xml:space="preserve"> </w:t>
      </w:r>
      <w:r>
        <w:rPr>
          <w:rFonts w:ascii="Times New Roman" w:hAnsi="Times New Roman"/>
          <w:sz w:val="20"/>
          <w:szCs w:val="20"/>
        </w:rPr>
        <w:t>An international internship will give opportunities to students to learn the impact of di</w:t>
      </w:r>
      <w:r>
        <w:rPr>
          <w:rFonts w:ascii="Times New Roman" w:hAnsi="Times New Roman"/>
          <w:spacing w:val="-4"/>
          <w:sz w:val="20"/>
          <w:szCs w:val="20"/>
        </w:rPr>
        <w:t>f</w:t>
      </w:r>
      <w:r>
        <w:rPr>
          <w:rFonts w:ascii="Times New Roman" w:hAnsi="Times New Roman"/>
          <w:sz w:val="20"/>
          <w:szCs w:val="20"/>
        </w:rPr>
        <w:t>ferent cultures in shaping the contemporary global communit</w:t>
      </w:r>
      <w:r>
        <w:rPr>
          <w:rFonts w:ascii="Times New Roman" w:hAnsi="Times New Roman"/>
          <w:spacing w:val="-13"/>
          <w:sz w:val="20"/>
          <w:szCs w:val="20"/>
        </w:rPr>
        <w:t>y</w:t>
      </w:r>
      <w:r>
        <w:rPr>
          <w:rFonts w:ascii="Times New Roman" w:hAnsi="Times New Roman"/>
          <w:sz w:val="20"/>
          <w:szCs w:val="20"/>
        </w:rPr>
        <w:t>.</w:t>
      </w:r>
    </w:p>
    <w:p w:rsidR="008404C4" w:rsidRDefault="008404C4" w:rsidP="008404C4">
      <w:pPr>
        <w:widowControl w:val="0"/>
        <w:autoSpaceDE w:val="0"/>
        <w:autoSpaceDN w:val="0"/>
        <w:adjustRightInd w:val="0"/>
        <w:spacing w:before="10" w:after="0" w:line="250" w:lineRule="auto"/>
        <w:ind w:left="360" w:right="360" w:firstLine="360"/>
        <w:jc w:val="both"/>
        <w:rPr>
          <w:rFonts w:ascii="Times New Roman" w:hAnsi="Times New Roman"/>
          <w:sz w:val="20"/>
          <w:szCs w:val="20"/>
        </w:rPr>
      </w:pPr>
    </w:p>
    <w:p w:rsidR="008404C4" w:rsidRDefault="008404C4" w:rsidP="008404C4">
      <w:pPr>
        <w:widowControl w:val="0"/>
        <w:autoSpaceDE w:val="0"/>
        <w:autoSpaceDN w:val="0"/>
        <w:adjustRightInd w:val="0"/>
        <w:spacing w:before="30" w:after="0" w:line="250" w:lineRule="auto"/>
        <w:ind w:left="360" w:right="360" w:firstLine="360"/>
        <w:jc w:val="both"/>
        <w:rPr>
          <w:rFonts w:ascii="Times New Roman" w:hAnsi="Times New Roman"/>
          <w:sz w:val="20"/>
          <w:szCs w:val="20"/>
        </w:rPr>
      </w:pPr>
      <w:r>
        <w:rPr>
          <w:rFonts w:ascii="Times New Roman" w:hAnsi="Times New Roman"/>
          <w:sz w:val="20"/>
          <w:szCs w:val="20"/>
        </w:rPr>
        <w:t>Students admitted to the program will be allowed to take the following graduate courses in partial fulfillment of their unde</w:t>
      </w:r>
      <w:r>
        <w:rPr>
          <w:rFonts w:ascii="Times New Roman" w:hAnsi="Times New Roman"/>
          <w:spacing w:val="-4"/>
          <w:sz w:val="20"/>
          <w:szCs w:val="20"/>
        </w:rPr>
        <w:t>r</w:t>
      </w:r>
      <w:r>
        <w:rPr>
          <w:rFonts w:ascii="Times New Roman" w:hAnsi="Times New Roman"/>
          <w:sz w:val="20"/>
          <w:szCs w:val="20"/>
        </w:rPr>
        <w:t>graduate degree requirements.</w:t>
      </w:r>
    </w:p>
    <w:p w:rsidR="008404C4" w:rsidRPr="0051686C" w:rsidRDefault="008404C4" w:rsidP="00F56BDC">
      <w:pPr>
        <w:pStyle w:val="BalloonText"/>
        <w:widowControl w:val="0"/>
        <w:numPr>
          <w:ilvl w:val="0"/>
          <w:numId w:val="12"/>
        </w:numPr>
        <w:autoSpaceDE w:val="0"/>
        <w:autoSpaceDN w:val="0"/>
        <w:adjustRightInd w:val="0"/>
        <w:ind w:left="810" w:right="360"/>
        <w:jc w:val="both"/>
        <w:rPr>
          <w:rFonts w:ascii="Times New Roman" w:hAnsi="Times New Roman"/>
          <w:sz w:val="20"/>
          <w:szCs w:val="20"/>
        </w:rPr>
      </w:pPr>
      <w:r w:rsidRPr="0051686C">
        <w:rPr>
          <w:rFonts w:ascii="Times New Roman" w:hAnsi="Times New Roman"/>
          <w:sz w:val="20"/>
          <w:szCs w:val="20"/>
        </w:rPr>
        <w:t>ACCT</w:t>
      </w:r>
      <w:r w:rsidRPr="0051686C">
        <w:rPr>
          <w:rFonts w:ascii="Times New Roman" w:hAnsi="Times New Roman"/>
          <w:spacing w:val="-4"/>
          <w:sz w:val="20"/>
          <w:szCs w:val="20"/>
        </w:rPr>
        <w:t xml:space="preserve"> </w:t>
      </w:r>
      <w:r w:rsidRPr="0051686C">
        <w:rPr>
          <w:rFonts w:ascii="Times New Roman" w:hAnsi="Times New Roman"/>
          <w:sz w:val="20"/>
          <w:szCs w:val="20"/>
        </w:rPr>
        <w:t>6108 – International</w:t>
      </w:r>
      <w:r w:rsidRPr="0051686C">
        <w:rPr>
          <w:rFonts w:ascii="Times New Roman" w:hAnsi="Times New Roman"/>
          <w:spacing w:val="-11"/>
          <w:sz w:val="20"/>
          <w:szCs w:val="20"/>
        </w:rPr>
        <w:t xml:space="preserve"> </w:t>
      </w:r>
      <w:r w:rsidRPr="0051686C">
        <w:rPr>
          <w:rFonts w:ascii="Times New Roman" w:hAnsi="Times New Roman"/>
          <w:sz w:val="20"/>
          <w:szCs w:val="20"/>
        </w:rPr>
        <w:t>Accounting in lieu of BUSA</w:t>
      </w:r>
      <w:r w:rsidRPr="0051686C">
        <w:rPr>
          <w:rFonts w:ascii="Times New Roman" w:hAnsi="Times New Roman"/>
          <w:spacing w:val="-11"/>
          <w:sz w:val="20"/>
          <w:szCs w:val="20"/>
        </w:rPr>
        <w:t xml:space="preserve"> </w:t>
      </w:r>
      <w:r w:rsidRPr="0051686C">
        <w:rPr>
          <w:rFonts w:ascii="Times New Roman" w:hAnsi="Times New Roman"/>
          <w:sz w:val="20"/>
          <w:szCs w:val="20"/>
        </w:rPr>
        <w:t>4105 – International Business</w:t>
      </w:r>
    </w:p>
    <w:p w:rsidR="008404C4" w:rsidRPr="0051686C" w:rsidRDefault="008404C4" w:rsidP="00F56BDC">
      <w:pPr>
        <w:pStyle w:val="BalloonText"/>
        <w:widowControl w:val="0"/>
        <w:numPr>
          <w:ilvl w:val="0"/>
          <w:numId w:val="12"/>
        </w:numPr>
        <w:autoSpaceDE w:val="0"/>
        <w:autoSpaceDN w:val="0"/>
        <w:adjustRightInd w:val="0"/>
        <w:spacing w:before="10"/>
        <w:ind w:left="810" w:right="360"/>
        <w:jc w:val="both"/>
        <w:rPr>
          <w:rFonts w:ascii="Times New Roman" w:hAnsi="Times New Roman"/>
          <w:sz w:val="20"/>
          <w:szCs w:val="20"/>
        </w:rPr>
      </w:pPr>
      <w:r w:rsidRPr="0051686C">
        <w:rPr>
          <w:rFonts w:ascii="Times New Roman" w:hAnsi="Times New Roman"/>
          <w:sz w:val="20"/>
          <w:szCs w:val="20"/>
        </w:rPr>
        <w:t>MGMT</w:t>
      </w:r>
      <w:r w:rsidRPr="0051686C">
        <w:rPr>
          <w:rFonts w:ascii="Times New Roman" w:hAnsi="Times New Roman"/>
          <w:spacing w:val="-4"/>
          <w:sz w:val="20"/>
          <w:szCs w:val="20"/>
        </w:rPr>
        <w:t xml:space="preserve"> </w:t>
      </w:r>
      <w:r w:rsidRPr="0051686C">
        <w:rPr>
          <w:rFonts w:ascii="Times New Roman" w:hAnsi="Times New Roman"/>
          <w:sz w:val="20"/>
          <w:szCs w:val="20"/>
        </w:rPr>
        <w:t>5</w:t>
      </w:r>
      <w:r w:rsidRPr="0051686C">
        <w:rPr>
          <w:rFonts w:ascii="Times New Roman" w:hAnsi="Times New Roman"/>
          <w:spacing w:val="-7"/>
          <w:sz w:val="20"/>
          <w:szCs w:val="20"/>
        </w:rPr>
        <w:t>1</w:t>
      </w:r>
      <w:r w:rsidRPr="0051686C">
        <w:rPr>
          <w:rFonts w:ascii="Times New Roman" w:hAnsi="Times New Roman"/>
          <w:sz w:val="20"/>
          <w:szCs w:val="20"/>
        </w:rPr>
        <w:t>10 – O</w:t>
      </w:r>
      <w:r w:rsidRPr="0051686C">
        <w:rPr>
          <w:rFonts w:ascii="Times New Roman" w:hAnsi="Times New Roman"/>
          <w:spacing w:val="-4"/>
          <w:sz w:val="20"/>
          <w:szCs w:val="20"/>
        </w:rPr>
        <w:t>r</w:t>
      </w:r>
      <w:r w:rsidRPr="0051686C">
        <w:rPr>
          <w:rFonts w:ascii="Times New Roman" w:hAnsi="Times New Roman"/>
          <w:sz w:val="20"/>
          <w:szCs w:val="20"/>
        </w:rPr>
        <w:t>ganizational Behavior in lieu of MGMT</w:t>
      </w:r>
      <w:r w:rsidRPr="0051686C">
        <w:rPr>
          <w:rFonts w:ascii="Times New Roman" w:hAnsi="Times New Roman"/>
          <w:spacing w:val="-4"/>
          <w:sz w:val="20"/>
          <w:szCs w:val="20"/>
        </w:rPr>
        <w:t xml:space="preserve"> </w:t>
      </w:r>
      <w:r w:rsidRPr="0051686C">
        <w:rPr>
          <w:rFonts w:ascii="Times New Roman" w:hAnsi="Times New Roman"/>
          <w:sz w:val="20"/>
          <w:szCs w:val="20"/>
        </w:rPr>
        <w:t>4</w:t>
      </w:r>
      <w:r w:rsidRPr="0051686C">
        <w:rPr>
          <w:rFonts w:ascii="Times New Roman" w:hAnsi="Times New Roman"/>
          <w:spacing w:val="-7"/>
          <w:sz w:val="20"/>
          <w:szCs w:val="20"/>
        </w:rPr>
        <w:t>1</w:t>
      </w:r>
      <w:r w:rsidRPr="0051686C">
        <w:rPr>
          <w:rFonts w:ascii="Times New Roman" w:hAnsi="Times New Roman"/>
          <w:sz w:val="20"/>
          <w:szCs w:val="20"/>
        </w:rPr>
        <w:t>10 – O</w:t>
      </w:r>
      <w:r w:rsidRPr="0051686C">
        <w:rPr>
          <w:rFonts w:ascii="Times New Roman" w:hAnsi="Times New Roman"/>
          <w:spacing w:val="-4"/>
          <w:sz w:val="20"/>
          <w:szCs w:val="20"/>
        </w:rPr>
        <w:t>r</w:t>
      </w:r>
      <w:r w:rsidRPr="0051686C">
        <w:rPr>
          <w:rFonts w:ascii="Times New Roman" w:hAnsi="Times New Roman"/>
          <w:sz w:val="20"/>
          <w:szCs w:val="20"/>
        </w:rPr>
        <w:t>ganizational Behavior</w:t>
      </w:r>
    </w:p>
    <w:p w:rsidR="008404C4" w:rsidRPr="0051686C" w:rsidRDefault="008404C4" w:rsidP="00F56BDC">
      <w:pPr>
        <w:pStyle w:val="BalloonText"/>
        <w:widowControl w:val="0"/>
        <w:numPr>
          <w:ilvl w:val="0"/>
          <w:numId w:val="12"/>
        </w:numPr>
        <w:autoSpaceDE w:val="0"/>
        <w:autoSpaceDN w:val="0"/>
        <w:adjustRightInd w:val="0"/>
        <w:spacing w:before="10"/>
        <w:ind w:left="810" w:right="360"/>
        <w:jc w:val="both"/>
        <w:rPr>
          <w:rFonts w:ascii="Times New Roman" w:hAnsi="Times New Roman"/>
          <w:sz w:val="20"/>
          <w:szCs w:val="20"/>
        </w:rPr>
      </w:pPr>
      <w:r w:rsidRPr="0051686C">
        <w:rPr>
          <w:rFonts w:ascii="Times New Roman" w:hAnsi="Times New Roman"/>
          <w:sz w:val="20"/>
          <w:szCs w:val="20"/>
        </w:rPr>
        <w:t>MGMT</w:t>
      </w:r>
      <w:r w:rsidRPr="0051686C">
        <w:rPr>
          <w:rFonts w:ascii="Times New Roman" w:hAnsi="Times New Roman"/>
          <w:spacing w:val="-4"/>
          <w:sz w:val="20"/>
          <w:szCs w:val="20"/>
        </w:rPr>
        <w:t xml:space="preserve"> </w:t>
      </w:r>
      <w:r w:rsidRPr="0051686C">
        <w:rPr>
          <w:rFonts w:ascii="Times New Roman" w:hAnsi="Times New Roman"/>
          <w:sz w:val="20"/>
          <w:szCs w:val="20"/>
        </w:rPr>
        <w:t>6199 – Business Policy &amp; Strategic Mgt in lieu of MGMT</w:t>
      </w:r>
      <w:r w:rsidRPr="0051686C">
        <w:rPr>
          <w:rFonts w:ascii="Times New Roman" w:hAnsi="Times New Roman"/>
          <w:spacing w:val="-4"/>
          <w:sz w:val="20"/>
          <w:szCs w:val="20"/>
        </w:rPr>
        <w:t xml:space="preserve"> </w:t>
      </w:r>
      <w:r w:rsidRPr="0051686C">
        <w:rPr>
          <w:rFonts w:ascii="Times New Roman" w:hAnsi="Times New Roman"/>
          <w:sz w:val="20"/>
          <w:szCs w:val="20"/>
        </w:rPr>
        <w:t>4199 – Business Policy</w:t>
      </w:r>
    </w:p>
    <w:p w:rsidR="008404C4" w:rsidRDefault="008404C4" w:rsidP="008404C4">
      <w:pPr>
        <w:widowControl w:val="0"/>
        <w:autoSpaceDE w:val="0"/>
        <w:autoSpaceDN w:val="0"/>
        <w:adjustRightInd w:val="0"/>
        <w:spacing w:before="10" w:after="0" w:line="240" w:lineRule="exact"/>
        <w:ind w:left="360" w:right="360"/>
        <w:jc w:val="both"/>
        <w:rPr>
          <w:rFonts w:ascii="Times New Roman" w:hAnsi="Times New Roman"/>
          <w:sz w:val="24"/>
          <w:szCs w:val="24"/>
        </w:rPr>
      </w:pPr>
    </w:p>
    <w:p w:rsidR="008404C4" w:rsidRDefault="008404C4" w:rsidP="008404C4">
      <w:pPr>
        <w:widowControl w:val="0"/>
        <w:autoSpaceDE w:val="0"/>
        <w:autoSpaceDN w:val="0"/>
        <w:adjustRightInd w:val="0"/>
        <w:spacing w:after="0" w:line="250" w:lineRule="auto"/>
        <w:ind w:left="360" w:right="36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total of 151 semester hours is required for earning the BS Degree (Accounting) and the MBA</w:t>
      </w:r>
      <w:r>
        <w:rPr>
          <w:rFonts w:ascii="Times New Roman" w:hAnsi="Times New Roman"/>
          <w:spacing w:val="-11"/>
          <w:sz w:val="20"/>
          <w:szCs w:val="20"/>
        </w:rPr>
        <w:t xml:space="preserve"> </w:t>
      </w:r>
      <w:r>
        <w:rPr>
          <w:rFonts w:ascii="Times New Roman" w:hAnsi="Times New Roman"/>
          <w:sz w:val="20"/>
          <w:szCs w:val="20"/>
        </w:rPr>
        <w:t>Degree (Accounting Concentration), including 36 semester hours of graduate work as follows:</w:t>
      </w:r>
    </w:p>
    <w:p w:rsidR="008404C4" w:rsidRDefault="008404C4" w:rsidP="008404C4">
      <w:pPr>
        <w:widowControl w:val="0"/>
        <w:tabs>
          <w:tab w:val="left" w:pos="4720"/>
          <w:tab w:val="left" w:pos="8420"/>
        </w:tabs>
        <w:autoSpaceDE w:val="0"/>
        <w:autoSpaceDN w:val="0"/>
        <w:adjustRightInd w:val="0"/>
        <w:spacing w:after="0"/>
        <w:ind w:left="180" w:right="360"/>
        <w:jc w:val="both"/>
        <w:rPr>
          <w:rFonts w:ascii="Times New Roman" w:hAnsi="Times New Roman"/>
          <w:sz w:val="20"/>
          <w:szCs w:val="20"/>
        </w:rPr>
      </w:pPr>
      <w:r>
        <w:rPr>
          <w:rFonts w:ascii="Times New Roman" w:hAnsi="Times New Roman"/>
          <w:sz w:val="20"/>
          <w:szCs w:val="20"/>
          <w:u w:val="single"/>
        </w:rPr>
        <w:t xml:space="preserve">Course Numbers </w:t>
      </w:r>
      <w:r>
        <w:rPr>
          <w:rFonts w:ascii="Times New Roman" w:hAnsi="Times New Roman"/>
          <w:sz w:val="20"/>
          <w:szCs w:val="20"/>
          <w:u w:val="single"/>
        </w:rPr>
        <w:tab/>
        <w:t>Course</w:t>
      </w:r>
      <w:r>
        <w:rPr>
          <w:rFonts w:ascii="Times New Roman" w:hAnsi="Times New Roman"/>
          <w:spacing w:val="-4"/>
          <w:sz w:val="20"/>
          <w:szCs w:val="20"/>
          <w:u w:val="single"/>
        </w:rPr>
        <w:t xml:space="preserve"> </w:t>
      </w:r>
      <w:r>
        <w:rPr>
          <w:rFonts w:ascii="Times New Roman" w:hAnsi="Times New Roman"/>
          <w:spacing w:val="-7"/>
          <w:sz w:val="20"/>
          <w:szCs w:val="20"/>
          <w:u w:val="single"/>
        </w:rPr>
        <w:t>T</w:t>
      </w:r>
      <w:r>
        <w:rPr>
          <w:rFonts w:ascii="Times New Roman" w:hAnsi="Times New Roman"/>
          <w:sz w:val="20"/>
          <w:szCs w:val="20"/>
          <w:u w:val="single"/>
        </w:rPr>
        <w:t xml:space="preserve">itles </w:t>
      </w:r>
      <w:r>
        <w:rPr>
          <w:rFonts w:ascii="Times New Roman" w:hAnsi="Times New Roman"/>
          <w:sz w:val="20"/>
          <w:szCs w:val="20"/>
          <w:u w:val="single"/>
        </w:rPr>
        <w:tab/>
        <w:t>Credit Hours</w:t>
      </w:r>
    </w:p>
    <w:p w:rsidR="008404C4"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sz w:val="20"/>
          <w:szCs w:val="20"/>
        </w:rPr>
      </w:pP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6102</w:t>
      </w:r>
      <w:r>
        <w:rPr>
          <w:rFonts w:ascii="Times New Roman" w:hAnsi="Times New Roman"/>
          <w:sz w:val="20"/>
          <w:szCs w:val="20"/>
        </w:rPr>
        <w:tab/>
        <w:t>Managerial/Cost</w:t>
      </w:r>
      <w:r>
        <w:rPr>
          <w:rFonts w:ascii="Times New Roman" w:hAnsi="Times New Roman"/>
          <w:spacing w:val="-11"/>
          <w:sz w:val="20"/>
          <w:szCs w:val="20"/>
        </w:rPr>
        <w:t xml:space="preserve"> </w:t>
      </w:r>
      <w:r>
        <w:rPr>
          <w:rFonts w:ascii="Times New Roman" w:hAnsi="Times New Roman"/>
          <w:sz w:val="20"/>
          <w:szCs w:val="20"/>
        </w:rPr>
        <w:t>Accounting</w:t>
      </w:r>
      <w:r>
        <w:rPr>
          <w:rFonts w:ascii="Times New Roman" w:hAnsi="Times New Roman"/>
          <w:sz w:val="20"/>
          <w:szCs w:val="20"/>
        </w:rPr>
        <w:tab/>
        <w:t>3</w:t>
      </w:r>
    </w:p>
    <w:p w:rsidR="008404C4"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sz w:val="20"/>
          <w:szCs w:val="20"/>
        </w:rPr>
      </w:pPr>
      <w:r>
        <w:rPr>
          <w:rFonts w:ascii="Times New Roman" w:hAnsi="Times New Roman"/>
          <w:sz w:val="20"/>
          <w:szCs w:val="20"/>
        </w:rPr>
        <w:t>ECON 6106</w:t>
      </w:r>
      <w:r>
        <w:rPr>
          <w:rFonts w:ascii="Times New Roman" w:hAnsi="Times New Roman"/>
          <w:sz w:val="20"/>
          <w:szCs w:val="20"/>
        </w:rPr>
        <w:tab/>
        <w:t>Economics for Manager</w:t>
      </w:r>
      <w:r>
        <w:rPr>
          <w:rFonts w:ascii="Times New Roman" w:hAnsi="Times New Roman"/>
          <w:sz w:val="20"/>
          <w:szCs w:val="20"/>
        </w:rPr>
        <w:tab/>
        <w:t>3</w:t>
      </w:r>
    </w:p>
    <w:p w:rsidR="008404C4"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sz w:val="20"/>
          <w:szCs w:val="20"/>
        </w:rPr>
      </w:pPr>
      <w:r>
        <w:rPr>
          <w:rFonts w:ascii="Times New Roman" w:hAnsi="Times New Roman"/>
          <w:sz w:val="20"/>
          <w:szCs w:val="20"/>
        </w:rPr>
        <w:t>FINC 6101</w:t>
      </w:r>
      <w:r>
        <w:rPr>
          <w:rFonts w:ascii="Times New Roman" w:hAnsi="Times New Roman"/>
          <w:sz w:val="20"/>
          <w:szCs w:val="20"/>
        </w:rPr>
        <w:tab/>
        <w:t>Financial Management</w:t>
      </w:r>
      <w:r>
        <w:rPr>
          <w:rFonts w:ascii="Times New Roman" w:hAnsi="Times New Roman"/>
          <w:sz w:val="20"/>
          <w:szCs w:val="20"/>
        </w:rPr>
        <w:tab/>
        <w:t>3</w:t>
      </w:r>
    </w:p>
    <w:p w:rsidR="008404C4"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sz w:val="20"/>
          <w:szCs w:val="20"/>
        </w:rPr>
      </w:pPr>
      <w:r>
        <w:rPr>
          <w:rFonts w:ascii="Times New Roman" w:hAnsi="Times New Roman"/>
          <w:sz w:val="20"/>
          <w:szCs w:val="20"/>
        </w:rPr>
        <w:t>MGMT</w:t>
      </w:r>
      <w:r>
        <w:rPr>
          <w:rFonts w:ascii="Times New Roman" w:hAnsi="Times New Roman"/>
          <w:spacing w:val="-4"/>
          <w:sz w:val="20"/>
          <w:szCs w:val="20"/>
        </w:rPr>
        <w:t xml:space="preserve"> </w:t>
      </w:r>
      <w:r>
        <w:rPr>
          <w:rFonts w:ascii="Times New Roman" w:hAnsi="Times New Roman"/>
          <w:sz w:val="20"/>
          <w:szCs w:val="20"/>
        </w:rPr>
        <w:t>6108</w:t>
      </w:r>
      <w:r>
        <w:rPr>
          <w:rFonts w:ascii="Times New Roman" w:hAnsi="Times New Roman"/>
          <w:sz w:val="20"/>
          <w:szCs w:val="20"/>
        </w:rPr>
        <w:tab/>
        <w:t>Quantitative Methods for Managers</w:t>
      </w:r>
      <w:r>
        <w:rPr>
          <w:rFonts w:ascii="Times New Roman" w:hAnsi="Times New Roman"/>
          <w:sz w:val="20"/>
          <w:szCs w:val="20"/>
        </w:rPr>
        <w:tab/>
        <w:t>3</w:t>
      </w:r>
    </w:p>
    <w:p w:rsidR="008404C4"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sz w:val="20"/>
          <w:szCs w:val="20"/>
        </w:rPr>
      </w:pPr>
      <w:r>
        <w:rPr>
          <w:rFonts w:ascii="Times New Roman" w:hAnsi="Times New Roman"/>
          <w:sz w:val="20"/>
          <w:szCs w:val="20"/>
        </w:rPr>
        <w:lastRenderedPageBreak/>
        <w:t>MGMT</w:t>
      </w:r>
      <w:r>
        <w:rPr>
          <w:rFonts w:ascii="Times New Roman" w:hAnsi="Times New Roman"/>
          <w:spacing w:val="-4"/>
          <w:sz w:val="20"/>
          <w:szCs w:val="20"/>
        </w:rPr>
        <w:t xml:space="preserve"> </w:t>
      </w:r>
      <w:r>
        <w:rPr>
          <w:rFonts w:ascii="Times New Roman" w:hAnsi="Times New Roman"/>
          <w:sz w:val="20"/>
          <w:szCs w:val="20"/>
        </w:rPr>
        <w:t>5</w:t>
      </w:r>
      <w:r>
        <w:rPr>
          <w:rFonts w:ascii="Times New Roman" w:hAnsi="Times New Roman"/>
          <w:spacing w:val="-7"/>
          <w:sz w:val="20"/>
          <w:szCs w:val="20"/>
        </w:rPr>
        <w:t>1</w:t>
      </w:r>
      <w:r>
        <w:rPr>
          <w:rFonts w:ascii="Times New Roman" w:hAnsi="Times New Roman"/>
          <w:sz w:val="20"/>
          <w:szCs w:val="20"/>
        </w:rPr>
        <w:t>10</w:t>
      </w:r>
      <w:r>
        <w:rPr>
          <w:rFonts w:ascii="Times New Roman" w:hAnsi="Times New Roman"/>
          <w:sz w:val="20"/>
          <w:szCs w:val="20"/>
        </w:rPr>
        <w:tab/>
        <w:t>O</w:t>
      </w:r>
      <w:r>
        <w:rPr>
          <w:rFonts w:ascii="Times New Roman" w:hAnsi="Times New Roman"/>
          <w:spacing w:val="-4"/>
          <w:sz w:val="20"/>
          <w:szCs w:val="20"/>
        </w:rPr>
        <w:t>r</w:t>
      </w:r>
      <w:r>
        <w:rPr>
          <w:rFonts w:ascii="Times New Roman" w:hAnsi="Times New Roman"/>
          <w:sz w:val="20"/>
          <w:szCs w:val="20"/>
        </w:rPr>
        <w:t>ganization Behavior</w:t>
      </w:r>
      <w:r>
        <w:rPr>
          <w:rFonts w:ascii="Times New Roman" w:hAnsi="Times New Roman"/>
          <w:sz w:val="20"/>
          <w:szCs w:val="20"/>
        </w:rPr>
        <w:tab/>
        <w:t>3</w:t>
      </w:r>
    </w:p>
    <w:p w:rsidR="008404C4"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sz w:val="20"/>
          <w:szCs w:val="20"/>
        </w:rPr>
      </w:pPr>
      <w:r>
        <w:rPr>
          <w:rFonts w:ascii="Times New Roman" w:hAnsi="Times New Roman"/>
          <w:sz w:val="20"/>
          <w:szCs w:val="20"/>
        </w:rPr>
        <w:t>MGMT</w:t>
      </w:r>
      <w:r>
        <w:rPr>
          <w:rFonts w:ascii="Times New Roman" w:hAnsi="Times New Roman"/>
          <w:spacing w:val="-4"/>
          <w:sz w:val="20"/>
          <w:szCs w:val="20"/>
        </w:rPr>
        <w:t xml:space="preserve"> </w:t>
      </w:r>
      <w:r>
        <w:rPr>
          <w:rFonts w:ascii="Times New Roman" w:hAnsi="Times New Roman"/>
          <w:sz w:val="20"/>
          <w:szCs w:val="20"/>
        </w:rPr>
        <w:t>6199</w:t>
      </w:r>
      <w:r>
        <w:rPr>
          <w:rFonts w:ascii="Times New Roman" w:hAnsi="Times New Roman"/>
          <w:sz w:val="20"/>
          <w:szCs w:val="20"/>
        </w:rPr>
        <w:tab/>
        <w:t>Business Policy and Strategic Management</w:t>
      </w:r>
      <w:r>
        <w:rPr>
          <w:rFonts w:ascii="Times New Roman" w:hAnsi="Times New Roman"/>
          <w:sz w:val="20"/>
          <w:szCs w:val="20"/>
        </w:rPr>
        <w:tab/>
        <w:t>3</w:t>
      </w:r>
    </w:p>
    <w:p w:rsidR="008404C4"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sz w:val="20"/>
          <w:szCs w:val="20"/>
        </w:rPr>
      </w:pPr>
      <w:r>
        <w:rPr>
          <w:rFonts w:ascii="Times New Roman" w:hAnsi="Times New Roman"/>
          <w:sz w:val="20"/>
          <w:szCs w:val="20"/>
        </w:rPr>
        <w:t>MKTG 6170</w:t>
      </w:r>
      <w:r>
        <w:rPr>
          <w:rFonts w:ascii="Times New Roman" w:hAnsi="Times New Roman"/>
          <w:sz w:val="20"/>
          <w:szCs w:val="20"/>
        </w:rPr>
        <w:tab/>
        <w:t>Marketing Management</w:t>
      </w:r>
      <w:r>
        <w:rPr>
          <w:rFonts w:ascii="Times New Roman" w:hAnsi="Times New Roman"/>
          <w:sz w:val="20"/>
          <w:szCs w:val="20"/>
        </w:rPr>
        <w:tab/>
        <w:t>3</w:t>
      </w:r>
    </w:p>
    <w:p w:rsidR="008404C4"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sz w:val="20"/>
          <w:szCs w:val="20"/>
        </w:rPr>
      </w:pP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6108</w:t>
      </w:r>
      <w:r>
        <w:rPr>
          <w:rFonts w:ascii="Times New Roman" w:hAnsi="Times New Roman"/>
          <w:sz w:val="20"/>
          <w:szCs w:val="20"/>
        </w:rPr>
        <w:tab/>
        <w:t>International</w:t>
      </w:r>
      <w:r>
        <w:rPr>
          <w:rFonts w:ascii="Times New Roman" w:hAnsi="Times New Roman"/>
          <w:spacing w:val="-11"/>
          <w:sz w:val="20"/>
          <w:szCs w:val="20"/>
        </w:rPr>
        <w:t xml:space="preserve"> </w:t>
      </w:r>
      <w:r>
        <w:rPr>
          <w:rFonts w:ascii="Times New Roman" w:hAnsi="Times New Roman"/>
          <w:sz w:val="20"/>
          <w:szCs w:val="20"/>
        </w:rPr>
        <w:t>Accounting</w:t>
      </w:r>
      <w:r>
        <w:rPr>
          <w:rFonts w:ascii="Times New Roman" w:hAnsi="Times New Roman"/>
          <w:sz w:val="20"/>
          <w:szCs w:val="20"/>
        </w:rPr>
        <w:tab/>
        <w:t>3</w:t>
      </w:r>
    </w:p>
    <w:p w:rsidR="008404C4" w:rsidRDefault="008404C4" w:rsidP="008404C4">
      <w:pPr>
        <w:widowControl w:val="0"/>
        <w:tabs>
          <w:tab w:val="left" w:pos="4720"/>
          <w:tab w:val="left" w:pos="8900"/>
        </w:tabs>
        <w:autoSpaceDE w:val="0"/>
        <w:autoSpaceDN w:val="0"/>
        <w:adjustRightInd w:val="0"/>
        <w:spacing w:before="10" w:after="0"/>
        <w:ind w:left="180" w:right="360"/>
        <w:jc w:val="both"/>
        <w:rPr>
          <w:rFonts w:ascii="Times New Roman" w:hAnsi="Times New Roman"/>
          <w:sz w:val="20"/>
          <w:szCs w:val="20"/>
        </w:rPr>
      </w:pPr>
      <w:r>
        <w:rPr>
          <w:rFonts w:ascii="Times New Roman" w:hAnsi="Times New Roman"/>
          <w:sz w:val="20"/>
          <w:szCs w:val="20"/>
        </w:rPr>
        <w:t>ACCT</w:t>
      </w:r>
      <w:r>
        <w:rPr>
          <w:rFonts w:ascii="Times New Roman" w:hAnsi="Times New Roman"/>
          <w:spacing w:val="-4"/>
          <w:sz w:val="20"/>
          <w:szCs w:val="20"/>
        </w:rPr>
        <w:t xml:space="preserve"> </w:t>
      </w:r>
      <w:r>
        <w:rPr>
          <w:rFonts w:ascii="Times New Roman" w:hAnsi="Times New Roman"/>
          <w:sz w:val="20"/>
          <w:szCs w:val="20"/>
        </w:rPr>
        <w:t>6000</w:t>
      </w:r>
      <w:r>
        <w:rPr>
          <w:rFonts w:ascii="Times New Roman" w:hAnsi="Times New Roman"/>
          <w:sz w:val="20"/>
          <w:szCs w:val="20"/>
        </w:rPr>
        <w:tab/>
        <w:t>Internship in</w:t>
      </w:r>
      <w:r>
        <w:rPr>
          <w:rFonts w:ascii="Times New Roman" w:hAnsi="Times New Roman"/>
          <w:spacing w:val="-11"/>
          <w:sz w:val="20"/>
          <w:szCs w:val="20"/>
        </w:rPr>
        <w:t xml:space="preserve"> </w:t>
      </w:r>
      <w:r>
        <w:rPr>
          <w:rFonts w:ascii="Times New Roman" w:hAnsi="Times New Roman"/>
          <w:sz w:val="20"/>
          <w:szCs w:val="20"/>
        </w:rPr>
        <w:t>Accounting</w:t>
      </w:r>
      <w:r>
        <w:rPr>
          <w:rFonts w:ascii="Times New Roman" w:hAnsi="Times New Roman"/>
          <w:sz w:val="20"/>
          <w:szCs w:val="20"/>
        </w:rPr>
        <w:tab/>
        <w:t>6</w:t>
      </w:r>
    </w:p>
    <w:p w:rsidR="008404C4" w:rsidRDefault="008404C4" w:rsidP="008404C4">
      <w:pPr>
        <w:widowControl w:val="0"/>
        <w:autoSpaceDE w:val="0"/>
        <w:autoSpaceDN w:val="0"/>
        <w:adjustRightInd w:val="0"/>
        <w:spacing w:before="10" w:after="0"/>
        <w:ind w:left="180" w:right="360"/>
        <w:jc w:val="both"/>
        <w:rPr>
          <w:rFonts w:ascii="Times New Roman" w:hAnsi="Times New Roman"/>
          <w:sz w:val="20"/>
          <w:szCs w:val="20"/>
        </w:rPr>
      </w:pPr>
      <w:r>
        <w:rPr>
          <w:rFonts w:ascii="Times New Roman" w:hAnsi="Times New Roman"/>
          <w:sz w:val="20"/>
          <w:szCs w:val="20"/>
        </w:rPr>
        <w:t>Electives:</w:t>
      </w:r>
    </w:p>
    <w:p w:rsidR="008404C4" w:rsidRDefault="008404C4" w:rsidP="008404C4">
      <w:pPr>
        <w:widowControl w:val="0"/>
        <w:tabs>
          <w:tab w:val="left" w:pos="4680"/>
          <w:tab w:val="left" w:pos="8860"/>
        </w:tabs>
        <w:autoSpaceDE w:val="0"/>
        <w:autoSpaceDN w:val="0"/>
        <w:adjustRightInd w:val="0"/>
        <w:spacing w:before="10" w:after="0"/>
        <w:ind w:left="180" w:right="360"/>
        <w:jc w:val="both"/>
        <w:rPr>
          <w:rFonts w:ascii="Times New Roman" w:hAnsi="Times New Roman"/>
          <w:sz w:val="20"/>
          <w:szCs w:val="20"/>
        </w:rPr>
      </w:pPr>
      <w:r>
        <w:rPr>
          <w:rFonts w:ascii="Times New Roman" w:hAnsi="Times New Roman"/>
          <w:sz w:val="20"/>
          <w:szCs w:val="20"/>
        </w:rPr>
        <w:t xml:space="preserve">   ACCT</w:t>
      </w:r>
      <w:r>
        <w:rPr>
          <w:rFonts w:ascii="Times New Roman" w:hAnsi="Times New Roman"/>
          <w:spacing w:val="-4"/>
          <w:sz w:val="20"/>
          <w:szCs w:val="20"/>
        </w:rPr>
        <w:t xml:space="preserve"> </w:t>
      </w:r>
      <w:r>
        <w:rPr>
          <w:rFonts w:ascii="Times New Roman" w:hAnsi="Times New Roman"/>
          <w:sz w:val="20"/>
          <w:szCs w:val="20"/>
        </w:rPr>
        <w:t>6</w:t>
      </w:r>
      <w:r>
        <w:rPr>
          <w:rFonts w:ascii="Times New Roman" w:hAnsi="Times New Roman"/>
          <w:spacing w:val="-7"/>
          <w:sz w:val="20"/>
          <w:szCs w:val="20"/>
        </w:rPr>
        <w:t>1</w:t>
      </w:r>
      <w:r>
        <w:rPr>
          <w:rFonts w:ascii="Times New Roman" w:hAnsi="Times New Roman"/>
          <w:sz w:val="20"/>
          <w:szCs w:val="20"/>
        </w:rPr>
        <w:t>12</w:t>
      </w:r>
      <w:r>
        <w:rPr>
          <w:rFonts w:ascii="Times New Roman" w:hAnsi="Times New Roman"/>
          <w:sz w:val="20"/>
          <w:szCs w:val="20"/>
        </w:rPr>
        <w:tab/>
        <w:t xml:space="preserve"> Advanced</w:t>
      </w:r>
      <w:r>
        <w:rPr>
          <w:rFonts w:ascii="Times New Roman" w:hAnsi="Times New Roman"/>
          <w:spacing w:val="-11"/>
          <w:sz w:val="20"/>
          <w:szCs w:val="20"/>
        </w:rPr>
        <w:t xml:space="preserve"> </w:t>
      </w:r>
      <w:r>
        <w:rPr>
          <w:rFonts w:ascii="Times New Roman" w:hAnsi="Times New Roman"/>
          <w:sz w:val="20"/>
          <w:szCs w:val="20"/>
        </w:rPr>
        <w:t>Auditing I</w:t>
      </w:r>
      <w:r>
        <w:rPr>
          <w:rFonts w:ascii="Times New Roman" w:hAnsi="Times New Roman"/>
          <w:sz w:val="20"/>
          <w:szCs w:val="20"/>
        </w:rPr>
        <w:tab/>
        <w:t>3</w:t>
      </w:r>
    </w:p>
    <w:p w:rsidR="008404C4" w:rsidRDefault="008404C4" w:rsidP="008404C4">
      <w:pPr>
        <w:widowControl w:val="0"/>
        <w:tabs>
          <w:tab w:val="left" w:pos="4720"/>
          <w:tab w:val="left" w:pos="8900"/>
          <w:tab w:val="left" w:pos="9560"/>
        </w:tabs>
        <w:autoSpaceDE w:val="0"/>
        <w:autoSpaceDN w:val="0"/>
        <w:adjustRightInd w:val="0"/>
        <w:spacing w:before="10" w:after="0" w:line="250" w:lineRule="auto"/>
        <w:ind w:left="180" w:right="360"/>
        <w:jc w:val="both"/>
        <w:rPr>
          <w:rFonts w:ascii="Times New Roman" w:hAnsi="Times New Roman"/>
          <w:sz w:val="20"/>
          <w:szCs w:val="20"/>
          <w:u w:val="single"/>
        </w:rPr>
      </w:pPr>
      <w:r>
        <w:rPr>
          <w:rFonts w:ascii="Times New Roman" w:hAnsi="Times New Roman"/>
          <w:spacing w:val="-11"/>
          <w:sz w:val="20"/>
          <w:szCs w:val="20"/>
          <w:u w:val="single"/>
        </w:rPr>
        <w:t xml:space="preserve">    </w:t>
      </w:r>
      <w:r>
        <w:rPr>
          <w:rFonts w:ascii="Times New Roman" w:hAnsi="Times New Roman"/>
          <w:sz w:val="20"/>
          <w:szCs w:val="20"/>
          <w:u w:val="single"/>
        </w:rPr>
        <w:t>ACCT</w:t>
      </w:r>
      <w:r>
        <w:rPr>
          <w:rFonts w:ascii="Times New Roman" w:hAnsi="Times New Roman"/>
          <w:spacing w:val="-4"/>
          <w:sz w:val="20"/>
          <w:szCs w:val="20"/>
          <w:u w:val="single"/>
        </w:rPr>
        <w:t xml:space="preserve"> </w:t>
      </w:r>
      <w:r>
        <w:rPr>
          <w:rFonts w:ascii="Times New Roman" w:hAnsi="Times New Roman"/>
          <w:sz w:val="20"/>
          <w:szCs w:val="20"/>
          <w:u w:val="single"/>
        </w:rPr>
        <w:t xml:space="preserve">6132 </w:t>
      </w:r>
      <w:r>
        <w:rPr>
          <w:rFonts w:ascii="Times New Roman" w:hAnsi="Times New Roman"/>
          <w:sz w:val="20"/>
          <w:szCs w:val="20"/>
          <w:u w:val="single"/>
        </w:rPr>
        <w:tab/>
        <w:t>Advanced</w:t>
      </w:r>
      <w:r>
        <w:rPr>
          <w:rFonts w:ascii="Times New Roman" w:hAnsi="Times New Roman"/>
          <w:spacing w:val="-11"/>
          <w:sz w:val="20"/>
          <w:szCs w:val="20"/>
          <w:u w:val="single"/>
        </w:rPr>
        <w:t xml:space="preserve"> </w:t>
      </w:r>
      <w:r>
        <w:rPr>
          <w:rFonts w:ascii="Times New Roman" w:hAnsi="Times New Roman"/>
          <w:sz w:val="20"/>
          <w:szCs w:val="20"/>
          <w:u w:val="single"/>
        </w:rPr>
        <w:t xml:space="preserve">Accounting II </w:t>
      </w:r>
      <w:r>
        <w:rPr>
          <w:rFonts w:ascii="Times New Roman" w:hAnsi="Times New Roman"/>
          <w:sz w:val="20"/>
          <w:szCs w:val="20"/>
          <w:u w:val="single"/>
        </w:rPr>
        <w:tab/>
        <w:t>3</w:t>
      </w:r>
    </w:p>
    <w:p w:rsidR="008404C4" w:rsidRDefault="008404C4" w:rsidP="008404C4">
      <w:pPr>
        <w:widowControl w:val="0"/>
        <w:tabs>
          <w:tab w:val="right" w:pos="4720"/>
          <w:tab w:val="right" w:pos="9000"/>
          <w:tab w:val="left" w:pos="9560"/>
        </w:tabs>
        <w:autoSpaceDE w:val="0"/>
        <w:autoSpaceDN w:val="0"/>
        <w:adjustRightInd w:val="0"/>
        <w:spacing w:before="10" w:after="0" w:line="250" w:lineRule="auto"/>
        <w:ind w:left="180" w:right="360"/>
        <w:jc w:val="both"/>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otal Hours</w:t>
      </w:r>
      <w:r>
        <w:rPr>
          <w:rFonts w:ascii="Times New Roman" w:hAnsi="Times New Roman"/>
          <w:sz w:val="20"/>
          <w:szCs w:val="20"/>
        </w:rPr>
        <w:tab/>
      </w:r>
      <w:r>
        <w:rPr>
          <w:rFonts w:ascii="Times New Roman" w:hAnsi="Times New Roman"/>
          <w:sz w:val="20"/>
          <w:szCs w:val="20"/>
        </w:rPr>
        <w:tab/>
        <w:t>36</w:t>
      </w:r>
    </w:p>
    <w:p w:rsidR="008404C4" w:rsidRDefault="008404C4" w:rsidP="008404C4">
      <w:pPr>
        <w:widowControl w:val="0"/>
        <w:autoSpaceDE w:val="0"/>
        <w:autoSpaceDN w:val="0"/>
        <w:adjustRightInd w:val="0"/>
        <w:spacing w:before="17" w:after="0" w:line="200" w:lineRule="exact"/>
        <w:ind w:left="180" w:right="360"/>
        <w:jc w:val="both"/>
        <w:rPr>
          <w:rFonts w:ascii="Times New Roman" w:hAnsi="Times New Roman"/>
          <w:sz w:val="20"/>
          <w:szCs w:val="20"/>
        </w:rPr>
      </w:pPr>
    </w:p>
    <w:p w:rsidR="008404C4" w:rsidRDefault="008404C4" w:rsidP="008404C4">
      <w:pPr>
        <w:widowControl w:val="0"/>
        <w:autoSpaceDE w:val="0"/>
        <w:autoSpaceDN w:val="0"/>
        <w:adjustRightInd w:val="0"/>
        <w:spacing w:after="0"/>
        <w:ind w:left="180" w:right="360" w:firstLine="0"/>
        <w:jc w:val="both"/>
        <w:rPr>
          <w:rFonts w:ascii="Times New Roman" w:hAnsi="Times New Roman"/>
          <w:sz w:val="28"/>
          <w:szCs w:val="28"/>
        </w:rPr>
      </w:pPr>
      <w:r>
        <w:rPr>
          <w:rFonts w:ascii="Times New Roman" w:hAnsi="Times New Roman"/>
          <w:b/>
          <w:bCs/>
          <w:sz w:val="28"/>
          <w:szCs w:val="28"/>
        </w:rPr>
        <w:t>For</w:t>
      </w:r>
      <w:r>
        <w:rPr>
          <w:rFonts w:ascii="Times New Roman" w:hAnsi="Times New Roman"/>
          <w:b/>
          <w:bCs/>
          <w:spacing w:val="-5"/>
          <w:sz w:val="28"/>
          <w:szCs w:val="28"/>
        </w:rPr>
        <w:t xml:space="preserve"> </w:t>
      </w:r>
      <w:r>
        <w:rPr>
          <w:rFonts w:ascii="Times New Roman" w:hAnsi="Times New Roman"/>
          <w:b/>
          <w:bCs/>
          <w:sz w:val="28"/>
          <w:szCs w:val="28"/>
        </w:rPr>
        <w:t>information, you may contact:</w:t>
      </w:r>
    </w:p>
    <w:p w:rsidR="008404C4" w:rsidRDefault="008404C4" w:rsidP="008404C4">
      <w:pPr>
        <w:widowControl w:val="0"/>
        <w:autoSpaceDE w:val="0"/>
        <w:autoSpaceDN w:val="0"/>
        <w:adjustRightInd w:val="0"/>
        <w:spacing w:before="37" w:after="0"/>
        <w:ind w:left="180" w:right="360"/>
        <w:jc w:val="both"/>
        <w:rPr>
          <w:rFonts w:ascii="Times New Roman" w:hAnsi="Times New Roman"/>
          <w:sz w:val="20"/>
          <w:szCs w:val="20"/>
        </w:rPr>
      </w:pPr>
      <w:r>
        <w:rPr>
          <w:rFonts w:ascii="Times New Roman" w:hAnsi="Times New Roman"/>
          <w:sz w:val="20"/>
          <w:szCs w:val="20"/>
        </w:rPr>
        <w:t>Dr. Jonathan Elimimian, Chair</w:t>
      </w:r>
    </w:p>
    <w:p w:rsidR="008404C4" w:rsidRDefault="008404C4" w:rsidP="008404C4">
      <w:pPr>
        <w:widowControl w:val="0"/>
        <w:autoSpaceDE w:val="0"/>
        <w:autoSpaceDN w:val="0"/>
        <w:adjustRightInd w:val="0"/>
        <w:spacing w:before="10" w:after="0" w:line="250" w:lineRule="auto"/>
        <w:ind w:left="180" w:right="360"/>
        <w:jc w:val="both"/>
        <w:rPr>
          <w:rFonts w:ascii="Times New Roman" w:hAnsi="Times New Roman"/>
          <w:sz w:val="20"/>
          <w:szCs w:val="20"/>
        </w:rPr>
      </w:pPr>
      <w:r>
        <w:rPr>
          <w:rFonts w:ascii="Times New Roman" w:hAnsi="Times New Roman"/>
          <w:sz w:val="20"/>
          <w:szCs w:val="20"/>
        </w:rPr>
        <w:t xml:space="preserve">College of Business </w:t>
      </w:r>
    </w:p>
    <w:p w:rsidR="008404C4" w:rsidRDefault="008404C4" w:rsidP="008404C4">
      <w:pPr>
        <w:widowControl w:val="0"/>
        <w:autoSpaceDE w:val="0"/>
        <w:autoSpaceDN w:val="0"/>
        <w:adjustRightInd w:val="0"/>
        <w:spacing w:before="10" w:after="0" w:line="250" w:lineRule="auto"/>
        <w:ind w:left="180" w:right="360"/>
        <w:jc w:val="both"/>
        <w:rPr>
          <w:rFonts w:ascii="Times New Roman" w:hAnsi="Times New Roman"/>
          <w:sz w:val="20"/>
          <w:szCs w:val="20"/>
        </w:rPr>
      </w:pPr>
      <w:r>
        <w:rPr>
          <w:rFonts w:ascii="Times New Roman" w:hAnsi="Times New Roman"/>
          <w:sz w:val="20"/>
          <w:szCs w:val="20"/>
        </w:rPr>
        <w:t xml:space="preserve">Albany State University </w:t>
      </w:r>
    </w:p>
    <w:p w:rsidR="008404C4" w:rsidRDefault="008404C4" w:rsidP="008404C4">
      <w:pPr>
        <w:widowControl w:val="0"/>
        <w:autoSpaceDE w:val="0"/>
        <w:autoSpaceDN w:val="0"/>
        <w:adjustRightInd w:val="0"/>
        <w:spacing w:before="10" w:after="0" w:line="250" w:lineRule="auto"/>
        <w:ind w:left="180" w:right="360"/>
        <w:jc w:val="both"/>
        <w:rPr>
          <w:rFonts w:ascii="Times New Roman" w:hAnsi="Times New Roman"/>
          <w:sz w:val="20"/>
          <w:szCs w:val="20"/>
        </w:rPr>
      </w:pPr>
      <w:r>
        <w:rPr>
          <w:rFonts w:ascii="Times New Roman" w:hAnsi="Times New Roman"/>
          <w:sz w:val="20"/>
          <w:szCs w:val="20"/>
        </w:rPr>
        <w:t>Alban</w:t>
      </w:r>
      <w:r>
        <w:rPr>
          <w:rFonts w:ascii="Times New Roman" w:hAnsi="Times New Roman"/>
          <w:spacing w:val="-13"/>
          <w:sz w:val="20"/>
          <w:szCs w:val="20"/>
        </w:rPr>
        <w:t>y</w:t>
      </w:r>
      <w:r>
        <w:rPr>
          <w:rFonts w:ascii="Times New Roman" w:hAnsi="Times New Roman"/>
          <w:sz w:val="20"/>
          <w:szCs w:val="20"/>
        </w:rPr>
        <w:t>, Geo</w:t>
      </w:r>
      <w:r>
        <w:rPr>
          <w:rFonts w:ascii="Times New Roman" w:hAnsi="Times New Roman"/>
          <w:spacing w:val="-4"/>
          <w:sz w:val="20"/>
          <w:szCs w:val="20"/>
        </w:rPr>
        <w:t>r</w:t>
      </w:r>
      <w:r>
        <w:rPr>
          <w:rFonts w:ascii="Times New Roman" w:hAnsi="Times New Roman"/>
          <w:sz w:val="20"/>
          <w:szCs w:val="20"/>
        </w:rPr>
        <w:t>gia 31705</w:t>
      </w:r>
    </w:p>
    <w:p w:rsidR="008404C4" w:rsidRPr="009B3357" w:rsidRDefault="008404C4" w:rsidP="008404C4">
      <w:pPr>
        <w:widowControl w:val="0"/>
        <w:autoSpaceDE w:val="0"/>
        <w:autoSpaceDN w:val="0"/>
        <w:adjustRightInd w:val="0"/>
        <w:spacing w:after="0"/>
        <w:ind w:left="180" w:right="360"/>
        <w:jc w:val="both"/>
        <w:rPr>
          <w:rFonts w:ascii="Times New Roman" w:hAnsi="Times New Roman"/>
          <w:sz w:val="20"/>
          <w:szCs w:val="20"/>
          <w:lang w:val="fr-MC"/>
        </w:rPr>
      </w:pPr>
      <w:r w:rsidRPr="009B3357">
        <w:rPr>
          <w:rFonts w:ascii="Times New Roman" w:hAnsi="Times New Roman"/>
          <w:sz w:val="20"/>
          <w:szCs w:val="20"/>
          <w:lang w:val="fr-MC"/>
        </w:rPr>
        <w:t>Phone: (229) 430-47</w:t>
      </w:r>
      <w:r>
        <w:rPr>
          <w:rFonts w:ascii="Times New Roman" w:hAnsi="Times New Roman"/>
          <w:sz w:val="20"/>
          <w:szCs w:val="20"/>
          <w:lang w:val="fr-MC"/>
        </w:rPr>
        <w:t>79</w:t>
      </w:r>
    </w:p>
    <w:p w:rsidR="008404C4" w:rsidRPr="009B3357" w:rsidRDefault="008404C4" w:rsidP="008404C4">
      <w:pPr>
        <w:widowControl w:val="0"/>
        <w:autoSpaceDE w:val="0"/>
        <w:autoSpaceDN w:val="0"/>
        <w:adjustRightInd w:val="0"/>
        <w:spacing w:before="10" w:after="0"/>
        <w:ind w:left="180" w:right="360"/>
        <w:jc w:val="both"/>
        <w:rPr>
          <w:rFonts w:ascii="Times New Roman" w:hAnsi="Times New Roman"/>
          <w:sz w:val="20"/>
          <w:szCs w:val="20"/>
          <w:lang w:val="fr-MC"/>
        </w:rPr>
      </w:pPr>
      <w:r w:rsidRPr="009B3357">
        <w:rPr>
          <w:rFonts w:ascii="Times New Roman" w:hAnsi="Times New Roman"/>
          <w:sz w:val="20"/>
          <w:szCs w:val="20"/>
          <w:lang w:val="fr-MC"/>
        </w:rPr>
        <w:t>Fax: (229) 430-5</w:t>
      </w:r>
      <w:r w:rsidRPr="009B3357">
        <w:rPr>
          <w:rFonts w:ascii="Times New Roman" w:hAnsi="Times New Roman"/>
          <w:spacing w:val="-7"/>
          <w:sz w:val="20"/>
          <w:szCs w:val="20"/>
          <w:lang w:val="fr-MC"/>
        </w:rPr>
        <w:t>1</w:t>
      </w:r>
      <w:r w:rsidRPr="009B3357">
        <w:rPr>
          <w:rFonts w:ascii="Times New Roman" w:hAnsi="Times New Roman"/>
          <w:sz w:val="20"/>
          <w:szCs w:val="20"/>
          <w:lang w:val="fr-MC"/>
        </w:rPr>
        <w:t>19</w:t>
      </w:r>
    </w:p>
    <w:p w:rsidR="008404C4" w:rsidRPr="009B3357" w:rsidRDefault="00B67D28" w:rsidP="008404C4">
      <w:pPr>
        <w:widowControl w:val="0"/>
        <w:autoSpaceDE w:val="0"/>
        <w:autoSpaceDN w:val="0"/>
        <w:adjustRightInd w:val="0"/>
        <w:spacing w:before="10" w:after="0"/>
        <w:ind w:left="180" w:right="360"/>
        <w:jc w:val="both"/>
        <w:rPr>
          <w:rFonts w:ascii="Times New Roman" w:hAnsi="Times New Roman"/>
          <w:sz w:val="20"/>
          <w:szCs w:val="20"/>
          <w:lang w:val="fr-MC"/>
        </w:rPr>
      </w:pPr>
      <w:hyperlink r:id="rId34" w:history="1">
        <w:r w:rsidR="008404C4" w:rsidRPr="009B3357">
          <w:rPr>
            <w:rFonts w:ascii="Times New Roman" w:hAnsi="Times New Roman"/>
            <w:sz w:val="20"/>
            <w:szCs w:val="20"/>
            <w:lang w:val="fr-MC"/>
          </w:rPr>
          <w:t>E-mail:</w:t>
        </w:r>
      </w:hyperlink>
      <w:r w:rsidR="008404C4" w:rsidRPr="009B3357">
        <w:rPr>
          <w:rFonts w:ascii="Times New Roman" w:hAnsi="Times New Roman"/>
          <w:sz w:val="20"/>
          <w:szCs w:val="20"/>
          <w:lang w:val="fr-MC"/>
        </w:rPr>
        <w:t xml:space="preserve"> </w:t>
      </w:r>
      <w:r w:rsidR="008404C4" w:rsidRPr="008404C4">
        <w:rPr>
          <w:rFonts w:ascii="Times New Roman" w:hAnsi="Times New Roman"/>
          <w:sz w:val="20"/>
          <w:szCs w:val="20"/>
          <w:lang w:val="fr-MC"/>
        </w:rPr>
        <w:t>Jonathan.Elimimian</w:t>
      </w:r>
      <w:r w:rsidR="008404C4" w:rsidRPr="009B3357">
        <w:rPr>
          <w:rFonts w:ascii="Times New Roman" w:hAnsi="Times New Roman"/>
          <w:sz w:val="20"/>
          <w:szCs w:val="20"/>
          <w:lang w:val="fr-MC"/>
        </w:rPr>
        <w:t>@asurams.edu</w:t>
      </w:r>
    </w:p>
    <w:p w:rsidR="008404C4" w:rsidRPr="009B3357" w:rsidRDefault="008404C4" w:rsidP="008404C4">
      <w:pPr>
        <w:widowControl w:val="0"/>
        <w:autoSpaceDE w:val="0"/>
        <w:autoSpaceDN w:val="0"/>
        <w:adjustRightInd w:val="0"/>
        <w:spacing w:before="6" w:after="0" w:line="170" w:lineRule="exact"/>
        <w:ind w:left="180" w:right="360"/>
        <w:jc w:val="both"/>
        <w:rPr>
          <w:rFonts w:ascii="Times New Roman" w:hAnsi="Times New Roman"/>
          <w:sz w:val="17"/>
          <w:szCs w:val="17"/>
          <w:lang w:val="fr-MC"/>
        </w:rPr>
      </w:pPr>
    </w:p>
    <w:p w:rsidR="008404C4" w:rsidRDefault="008404C4" w:rsidP="008404C4">
      <w:pPr>
        <w:pStyle w:val="Heading2"/>
        <w:spacing w:before="0"/>
        <w:ind w:left="180" w:right="360" w:firstLine="0"/>
        <w:rPr>
          <w:rFonts w:ascii="Impact" w:hAnsi="Impact" w:cs="Impact"/>
          <w:color w:val="000000"/>
          <w:sz w:val="32"/>
          <w:szCs w:val="32"/>
        </w:rPr>
      </w:pPr>
      <w:bookmarkStart w:id="123" w:name="_Toc294969683"/>
      <w:bookmarkStart w:id="124" w:name="_Toc295508246"/>
      <w:r>
        <w:rPr>
          <w:rFonts w:ascii="Impact" w:hAnsi="Impact" w:cs="Impact"/>
          <w:color w:val="666666"/>
          <w:sz w:val="32"/>
          <w:szCs w:val="32"/>
        </w:rPr>
        <w:t xml:space="preserve">THE MBA </w:t>
      </w:r>
      <w:r>
        <w:rPr>
          <w:rFonts w:ascii="Impact" w:hAnsi="Impact" w:cs="Impact"/>
          <w:color w:val="666666"/>
          <w:spacing w:val="-6"/>
          <w:sz w:val="32"/>
          <w:szCs w:val="32"/>
        </w:rPr>
        <w:t>F</w:t>
      </w:r>
      <w:r>
        <w:rPr>
          <w:rFonts w:ascii="Impact" w:hAnsi="Impact" w:cs="Impact"/>
          <w:color w:val="666666"/>
          <w:sz w:val="32"/>
          <w:szCs w:val="32"/>
        </w:rPr>
        <w:t>ACU</w:t>
      </w:r>
      <w:r>
        <w:rPr>
          <w:rFonts w:ascii="Impact" w:hAnsi="Impact" w:cs="Impact"/>
          <w:color w:val="666666"/>
          <w:spacing w:val="-23"/>
          <w:sz w:val="32"/>
          <w:szCs w:val="32"/>
        </w:rPr>
        <w:t>L</w:t>
      </w:r>
      <w:r>
        <w:rPr>
          <w:rFonts w:ascii="Impact" w:hAnsi="Impact" w:cs="Impact"/>
          <w:color w:val="666666"/>
          <w:spacing w:val="8"/>
          <w:sz w:val="32"/>
          <w:szCs w:val="32"/>
        </w:rPr>
        <w:t>T</w:t>
      </w:r>
      <w:r>
        <w:rPr>
          <w:rFonts w:ascii="Impact" w:hAnsi="Impact" w:cs="Impact"/>
          <w:color w:val="666666"/>
          <w:sz w:val="32"/>
          <w:szCs w:val="32"/>
        </w:rPr>
        <w:t>Y</w:t>
      </w:r>
      <w:bookmarkEnd w:id="123"/>
      <w:bookmarkEnd w:id="124"/>
      <w:r>
        <w:rPr>
          <w:rFonts w:ascii="Impact" w:hAnsi="Impact" w:cs="Impact"/>
          <w:color w:val="666666"/>
          <w:sz w:val="32"/>
          <w:szCs w:val="32"/>
        </w:rPr>
        <w:t xml:space="preserve">  </w:t>
      </w:r>
    </w:p>
    <w:p w:rsidR="008404C4" w:rsidRDefault="008404C4" w:rsidP="008404C4">
      <w:pPr>
        <w:widowControl w:val="0"/>
        <w:autoSpaceDE w:val="0"/>
        <w:autoSpaceDN w:val="0"/>
        <w:adjustRightInd w:val="0"/>
        <w:spacing w:before="8" w:after="0" w:line="140" w:lineRule="exact"/>
        <w:ind w:left="180" w:right="360"/>
        <w:jc w:val="both"/>
        <w:rPr>
          <w:rFonts w:ascii="Impact" w:hAnsi="Impact" w:cs="Impact"/>
          <w:color w:val="000000"/>
          <w:sz w:val="14"/>
          <w:szCs w:val="14"/>
        </w:rPr>
      </w:pPr>
    </w:p>
    <w:p w:rsidR="008404C4" w:rsidRDefault="008404C4" w:rsidP="008404C4">
      <w:pPr>
        <w:widowControl w:val="0"/>
        <w:autoSpaceDE w:val="0"/>
        <w:autoSpaceDN w:val="0"/>
        <w:adjustRightInd w:val="0"/>
        <w:spacing w:after="0"/>
        <w:ind w:left="900" w:right="360" w:firstLine="0"/>
        <w:jc w:val="both"/>
        <w:rPr>
          <w:rFonts w:ascii="Times New Roman" w:hAnsi="Times New Roman"/>
          <w:bCs/>
          <w:color w:val="000000"/>
          <w:sz w:val="20"/>
          <w:szCs w:val="20"/>
        </w:rPr>
      </w:pPr>
      <w:r w:rsidRPr="00013512">
        <w:rPr>
          <w:rFonts w:ascii="Times New Roman" w:hAnsi="Times New Roman"/>
          <w:b/>
          <w:bCs/>
          <w:color w:val="000000"/>
          <w:sz w:val="20"/>
          <w:szCs w:val="20"/>
        </w:rPr>
        <w:t>Akella, Devi, Ph. D</w:t>
      </w:r>
      <w:r w:rsidRPr="00013512">
        <w:rPr>
          <w:rFonts w:ascii="Times New Roman" w:hAnsi="Times New Roman"/>
          <w:bCs/>
          <w:color w:val="000000"/>
          <w:sz w:val="20"/>
          <w:szCs w:val="20"/>
        </w:rPr>
        <w:t>., University of Leeds. Specialty: Organizational Behavior</w:t>
      </w:r>
    </w:p>
    <w:p w:rsidR="008404C4" w:rsidRPr="00013512" w:rsidRDefault="008404C4" w:rsidP="008404C4">
      <w:pPr>
        <w:widowControl w:val="0"/>
        <w:autoSpaceDE w:val="0"/>
        <w:autoSpaceDN w:val="0"/>
        <w:adjustRightInd w:val="0"/>
        <w:spacing w:after="0"/>
        <w:ind w:left="900" w:right="360" w:firstLine="0"/>
        <w:jc w:val="both"/>
        <w:rPr>
          <w:rFonts w:ascii="Times New Roman" w:hAnsi="Times New Roman"/>
          <w:bCs/>
          <w:color w:val="000000"/>
          <w:sz w:val="20"/>
          <w:szCs w:val="20"/>
        </w:rPr>
      </w:pPr>
    </w:p>
    <w:p w:rsidR="008404C4" w:rsidRDefault="008404C4" w:rsidP="008404C4">
      <w:pPr>
        <w:widowControl w:val="0"/>
        <w:autoSpaceDE w:val="0"/>
        <w:autoSpaceDN w:val="0"/>
        <w:adjustRightInd w:val="0"/>
        <w:spacing w:after="0"/>
        <w:ind w:left="900" w:right="360" w:firstLine="0"/>
        <w:jc w:val="both"/>
        <w:rPr>
          <w:rFonts w:ascii="Times New Roman" w:hAnsi="Times New Roman"/>
          <w:bCs/>
          <w:color w:val="000000"/>
          <w:sz w:val="20"/>
          <w:szCs w:val="20"/>
        </w:rPr>
      </w:pPr>
      <w:r w:rsidRPr="00013512">
        <w:rPr>
          <w:rFonts w:ascii="Times New Roman" w:hAnsi="Times New Roman"/>
          <w:b/>
          <w:bCs/>
          <w:color w:val="000000"/>
          <w:sz w:val="20"/>
          <w:szCs w:val="20"/>
        </w:rPr>
        <w:t>Bennett, Cynthia, Ph. D</w:t>
      </w:r>
      <w:r w:rsidRPr="00013512">
        <w:rPr>
          <w:rFonts w:ascii="Times New Roman" w:hAnsi="Times New Roman"/>
          <w:bCs/>
          <w:color w:val="000000"/>
          <w:sz w:val="20"/>
          <w:szCs w:val="20"/>
        </w:rPr>
        <w:t>, Ohio University. Specialty: Business Communication and Business Ethics</w:t>
      </w:r>
    </w:p>
    <w:p w:rsidR="008404C4" w:rsidRPr="00013512" w:rsidRDefault="008404C4" w:rsidP="008404C4">
      <w:pPr>
        <w:widowControl w:val="0"/>
        <w:autoSpaceDE w:val="0"/>
        <w:autoSpaceDN w:val="0"/>
        <w:adjustRightInd w:val="0"/>
        <w:spacing w:after="0"/>
        <w:ind w:left="900" w:right="360" w:firstLine="0"/>
        <w:jc w:val="both"/>
        <w:rPr>
          <w:rFonts w:ascii="Times New Roman" w:hAnsi="Times New Roman"/>
          <w:bCs/>
          <w:color w:val="000000"/>
          <w:sz w:val="20"/>
          <w:szCs w:val="20"/>
        </w:rPr>
      </w:pPr>
    </w:p>
    <w:p w:rsidR="008404C4" w:rsidRPr="00013512" w:rsidRDefault="008404C4" w:rsidP="008404C4">
      <w:pPr>
        <w:widowControl w:val="0"/>
        <w:autoSpaceDE w:val="0"/>
        <w:autoSpaceDN w:val="0"/>
        <w:adjustRightInd w:val="0"/>
        <w:spacing w:after="0"/>
        <w:ind w:left="900" w:right="360" w:firstLine="0"/>
        <w:jc w:val="both"/>
        <w:rPr>
          <w:rFonts w:ascii="Times New Roman" w:hAnsi="Times New Roman"/>
          <w:bCs/>
          <w:color w:val="000000"/>
          <w:sz w:val="20"/>
          <w:szCs w:val="20"/>
        </w:rPr>
      </w:pPr>
      <w:r w:rsidRPr="00013512">
        <w:rPr>
          <w:rFonts w:ascii="Times New Roman" w:hAnsi="Times New Roman"/>
          <w:b/>
          <w:bCs/>
          <w:color w:val="000000"/>
          <w:sz w:val="20"/>
          <w:szCs w:val="20"/>
        </w:rPr>
        <w:t>Elimimian, Jonathan</w:t>
      </w:r>
      <w:r w:rsidRPr="00013512">
        <w:rPr>
          <w:rFonts w:ascii="Times New Roman" w:hAnsi="Times New Roman"/>
          <w:bCs/>
          <w:color w:val="000000"/>
          <w:sz w:val="20"/>
          <w:szCs w:val="20"/>
        </w:rPr>
        <w:t>, Ph. D, DBA, Atlanta University Now (CAU); Specialty: Institutional Research; Alliant (USIU) International University. Specialty: Marketing Strategy and Intl. Business; Program Chair</w:t>
      </w:r>
    </w:p>
    <w:p w:rsidR="008404C4" w:rsidRDefault="008404C4" w:rsidP="008404C4">
      <w:pPr>
        <w:widowControl w:val="0"/>
        <w:autoSpaceDE w:val="0"/>
        <w:autoSpaceDN w:val="0"/>
        <w:adjustRightInd w:val="0"/>
        <w:spacing w:after="0"/>
        <w:ind w:left="900" w:right="360" w:firstLine="0"/>
        <w:jc w:val="both"/>
        <w:rPr>
          <w:rFonts w:ascii="Times New Roman" w:hAnsi="Times New Roman"/>
          <w:b/>
          <w:bCs/>
          <w:color w:val="000000"/>
          <w:sz w:val="20"/>
          <w:szCs w:val="20"/>
        </w:rPr>
      </w:pPr>
    </w:p>
    <w:p w:rsidR="008404C4" w:rsidRPr="00013512" w:rsidRDefault="008404C4" w:rsidP="008404C4">
      <w:pPr>
        <w:widowControl w:val="0"/>
        <w:autoSpaceDE w:val="0"/>
        <w:autoSpaceDN w:val="0"/>
        <w:adjustRightInd w:val="0"/>
        <w:spacing w:after="0"/>
        <w:ind w:left="900" w:right="360" w:firstLine="0"/>
        <w:jc w:val="both"/>
        <w:rPr>
          <w:rFonts w:ascii="Times New Roman" w:hAnsi="Times New Roman"/>
          <w:bCs/>
          <w:color w:val="000000"/>
          <w:sz w:val="20"/>
          <w:szCs w:val="20"/>
        </w:rPr>
      </w:pPr>
      <w:r w:rsidRPr="00013512">
        <w:rPr>
          <w:rFonts w:ascii="Times New Roman" w:hAnsi="Times New Roman"/>
          <w:b/>
          <w:bCs/>
          <w:color w:val="000000"/>
          <w:sz w:val="20"/>
          <w:szCs w:val="20"/>
        </w:rPr>
        <w:t>Jaramillo, Juan, Ph.D.,</w:t>
      </w:r>
      <w:r w:rsidRPr="00013512">
        <w:rPr>
          <w:rFonts w:ascii="Times New Roman" w:hAnsi="Times New Roman"/>
          <w:bCs/>
          <w:color w:val="000000"/>
          <w:sz w:val="20"/>
          <w:szCs w:val="20"/>
        </w:rPr>
        <w:t xml:space="preserve"> West Virginia University. Specialty: Decision Science/Operations Management and Logistics </w:t>
      </w:r>
    </w:p>
    <w:p w:rsidR="008404C4" w:rsidRDefault="008404C4" w:rsidP="008404C4">
      <w:pPr>
        <w:widowControl w:val="0"/>
        <w:autoSpaceDE w:val="0"/>
        <w:autoSpaceDN w:val="0"/>
        <w:adjustRightInd w:val="0"/>
        <w:spacing w:after="0"/>
        <w:ind w:left="900" w:right="360" w:firstLine="0"/>
        <w:jc w:val="both"/>
        <w:rPr>
          <w:rFonts w:ascii="Times New Roman" w:hAnsi="Times New Roman"/>
          <w:b/>
          <w:bCs/>
          <w:color w:val="000000"/>
          <w:sz w:val="20"/>
          <w:szCs w:val="20"/>
        </w:rPr>
      </w:pPr>
    </w:p>
    <w:p w:rsidR="008404C4" w:rsidRPr="00013512" w:rsidRDefault="008404C4" w:rsidP="008404C4">
      <w:pPr>
        <w:widowControl w:val="0"/>
        <w:autoSpaceDE w:val="0"/>
        <w:autoSpaceDN w:val="0"/>
        <w:adjustRightInd w:val="0"/>
        <w:spacing w:after="0"/>
        <w:ind w:left="900" w:right="360" w:firstLine="0"/>
        <w:jc w:val="both"/>
        <w:rPr>
          <w:rFonts w:ascii="Times New Roman" w:hAnsi="Times New Roman"/>
          <w:bCs/>
          <w:color w:val="000000"/>
          <w:sz w:val="20"/>
          <w:szCs w:val="20"/>
        </w:rPr>
      </w:pPr>
      <w:r w:rsidRPr="00013512">
        <w:rPr>
          <w:rFonts w:ascii="Times New Roman" w:hAnsi="Times New Roman"/>
          <w:b/>
          <w:bCs/>
          <w:color w:val="000000"/>
          <w:sz w:val="20"/>
          <w:szCs w:val="20"/>
        </w:rPr>
        <w:t>Jeng-Hong Chen, Ph.D</w:t>
      </w:r>
      <w:r w:rsidRPr="00013512">
        <w:rPr>
          <w:rFonts w:ascii="Times New Roman" w:hAnsi="Times New Roman"/>
          <w:bCs/>
          <w:color w:val="000000"/>
          <w:sz w:val="20"/>
          <w:szCs w:val="20"/>
        </w:rPr>
        <w:t>; University of Memphis TN, Specialty: Finance</w:t>
      </w:r>
    </w:p>
    <w:p w:rsidR="008404C4" w:rsidRDefault="008404C4" w:rsidP="008404C4">
      <w:pPr>
        <w:widowControl w:val="0"/>
        <w:autoSpaceDE w:val="0"/>
        <w:autoSpaceDN w:val="0"/>
        <w:adjustRightInd w:val="0"/>
        <w:spacing w:after="0"/>
        <w:ind w:left="900" w:right="360" w:firstLine="0"/>
        <w:jc w:val="both"/>
        <w:rPr>
          <w:rFonts w:ascii="Times New Roman" w:hAnsi="Times New Roman"/>
          <w:b/>
          <w:bCs/>
          <w:color w:val="000000"/>
          <w:sz w:val="20"/>
          <w:szCs w:val="20"/>
        </w:rPr>
      </w:pPr>
    </w:p>
    <w:p w:rsidR="008404C4" w:rsidRPr="00013512" w:rsidRDefault="008404C4" w:rsidP="008404C4">
      <w:pPr>
        <w:widowControl w:val="0"/>
        <w:autoSpaceDE w:val="0"/>
        <w:autoSpaceDN w:val="0"/>
        <w:adjustRightInd w:val="0"/>
        <w:spacing w:after="0"/>
        <w:ind w:left="900" w:right="360" w:firstLine="0"/>
        <w:jc w:val="both"/>
        <w:rPr>
          <w:rFonts w:ascii="Times New Roman" w:hAnsi="Times New Roman"/>
          <w:bCs/>
          <w:color w:val="000000"/>
          <w:sz w:val="20"/>
          <w:szCs w:val="20"/>
        </w:rPr>
      </w:pPr>
      <w:r w:rsidRPr="00013512">
        <w:rPr>
          <w:rFonts w:ascii="Times New Roman" w:hAnsi="Times New Roman"/>
          <w:b/>
          <w:bCs/>
          <w:color w:val="000000"/>
          <w:sz w:val="20"/>
          <w:szCs w:val="20"/>
        </w:rPr>
        <w:t>Nwaokoro Amaechi, Ph.D</w:t>
      </w:r>
      <w:r w:rsidRPr="00013512">
        <w:rPr>
          <w:rFonts w:ascii="Times New Roman" w:hAnsi="Times New Roman"/>
          <w:bCs/>
          <w:color w:val="000000"/>
          <w:sz w:val="20"/>
          <w:szCs w:val="20"/>
        </w:rPr>
        <w:t>. University of Oklahoma. Specialty: Labor &amp; Industrial Economics.</w:t>
      </w:r>
    </w:p>
    <w:p w:rsidR="008404C4" w:rsidRDefault="008404C4" w:rsidP="008404C4">
      <w:pPr>
        <w:widowControl w:val="0"/>
        <w:autoSpaceDE w:val="0"/>
        <w:autoSpaceDN w:val="0"/>
        <w:adjustRightInd w:val="0"/>
        <w:spacing w:after="0"/>
        <w:ind w:left="900" w:right="360" w:firstLine="0"/>
        <w:jc w:val="both"/>
        <w:rPr>
          <w:rFonts w:ascii="Times New Roman" w:hAnsi="Times New Roman"/>
          <w:b/>
          <w:bCs/>
          <w:color w:val="000000"/>
          <w:sz w:val="20"/>
          <w:szCs w:val="20"/>
        </w:rPr>
      </w:pPr>
    </w:p>
    <w:p w:rsidR="008404C4" w:rsidRPr="00013512" w:rsidRDefault="008404C4" w:rsidP="008404C4">
      <w:pPr>
        <w:widowControl w:val="0"/>
        <w:autoSpaceDE w:val="0"/>
        <w:autoSpaceDN w:val="0"/>
        <w:adjustRightInd w:val="0"/>
        <w:spacing w:after="0"/>
        <w:ind w:left="900" w:right="360" w:firstLine="0"/>
        <w:jc w:val="both"/>
        <w:rPr>
          <w:rFonts w:ascii="Times New Roman" w:hAnsi="Times New Roman"/>
          <w:bCs/>
          <w:color w:val="000000"/>
          <w:sz w:val="20"/>
          <w:szCs w:val="20"/>
        </w:rPr>
      </w:pPr>
      <w:r w:rsidRPr="00013512">
        <w:rPr>
          <w:rFonts w:ascii="Times New Roman" w:hAnsi="Times New Roman"/>
          <w:b/>
          <w:bCs/>
          <w:color w:val="000000"/>
          <w:sz w:val="20"/>
          <w:szCs w:val="20"/>
        </w:rPr>
        <w:t>Rogers, Michael, Ph.D</w:t>
      </w:r>
      <w:r w:rsidRPr="00013512">
        <w:rPr>
          <w:rFonts w:ascii="Times New Roman" w:hAnsi="Times New Roman"/>
          <w:bCs/>
          <w:color w:val="000000"/>
          <w:sz w:val="20"/>
          <w:szCs w:val="20"/>
        </w:rPr>
        <w:t xml:space="preserve">., University of Tennessee. Specialties: Labor and Manpower Economics and      </w:t>
      </w:r>
      <w:r w:rsidRPr="00013512">
        <w:rPr>
          <w:rFonts w:ascii="Times New Roman" w:hAnsi="Times New Roman"/>
          <w:bCs/>
          <w:color w:val="000000"/>
          <w:sz w:val="20"/>
          <w:szCs w:val="20"/>
        </w:rPr>
        <w:tab/>
        <w:t xml:space="preserve">Human Resource Management         </w:t>
      </w:r>
    </w:p>
    <w:p w:rsidR="008404C4" w:rsidRDefault="008404C4" w:rsidP="008404C4">
      <w:pPr>
        <w:widowControl w:val="0"/>
        <w:autoSpaceDE w:val="0"/>
        <w:autoSpaceDN w:val="0"/>
        <w:adjustRightInd w:val="0"/>
        <w:spacing w:after="0"/>
        <w:ind w:left="900" w:right="360" w:firstLine="0"/>
        <w:jc w:val="both"/>
        <w:rPr>
          <w:rFonts w:ascii="Times New Roman" w:hAnsi="Times New Roman"/>
          <w:b/>
          <w:bCs/>
          <w:color w:val="000000"/>
          <w:sz w:val="20"/>
          <w:szCs w:val="20"/>
        </w:rPr>
      </w:pPr>
    </w:p>
    <w:p w:rsidR="008404C4" w:rsidRPr="00013512" w:rsidRDefault="008404C4" w:rsidP="008404C4">
      <w:pPr>
        <w:widowControl w:val="0"/>
        <w:autoSpaceDE w:val="0"/>
        <w:autoSpaceDN w:val="0"/>
        <w:adjustRightInd w:val="0"/>
        <w:spacing w:after="0"/>
        <w:ind w:left="900" w:right="360" w:firstLine="0"/>
        <w:jc w:val="both"/>
        <w:rPr>
          <w:rFonts w:ascii="Times New Roman" w:hAnsi="Times New Roman"/>
          <w:bCs/>
          <w:color w:val="000000"/>
          <w:sz w:val="20"/>
          <w:szCs w:val="20"/>
        </w:rPr>
      </w:pPr>
      <w:r w:rsidRPr="00013512">
        <w:rPr>
          <w:rFonts w:ascii="Times New Roman" w:hAnsi="Times New Roman"/>
          <w:b/>
          <w:bCs/>
          <w:color w:val="000000"/>
          <w:sz w:val="20"/>
          <w:szCs w:val="20"/>
        </w:rPr>
        <w:t>Snyder, Don, Ph.D</w:t>
      </w:r>
      <w:r w:rsidRPr="00013512">
        <w:rPr>
          <w:rFonts w:ascii="Times New Roman" w:hAnsi="Times New Roman"/>
          <w:bCs/>
          <w:color w:val="000000"/>
          <w:sz w:val="20"/>
          <w:szCs w:val="20"/>
        </w:rPr>
        <w:t>., Texas A&amp;M University. Specialty: Marketing and Logistics Management.</w:t>
      </w:r>
    </w:p>
    <w:p w:rsidR="008404C4" w:rsidRDefault="008404C4" w:rsidP="008404C4">
      <w:pPr>
        <w:widowControl w:val="0"/>
        <w:autoSpaceDE w:val="0"/>
        <w:autoSpaceDN w:val="0"/>
        <w:adjustRightInd w:val="0"/>
        <w:spacing w:after="0"/>
        <w:ind w:left="900" w:right="360" w:firstLine="0"/>
        <w:jc w:val="both"/>
        <w:rPr>
          <w:rFonts w:ascii="Times New Roman" w:hAnsi="Times New Roman"/>
          <w:b/>
          <w:bCs/>
          <w:color w:val="000000"/>
          <w:sz w:val="20"/>
          <w:szCs w:val="20"/>
        </w:rPr>
      </w:pPr>
    </w:p>
    <w:p w:rsidR="008404C4" w:rsidRPr="006C1ACB" w:rsidRDefault="008404C4" w:rsidP="008404C4">
      <w:pPr>
        <w:widowControl w:val="0"/>
        <w:autoSpaceDE w:val="0"/>
        <w:autoSpaceDN w:val="0"/>
        <w:adjustRightInd w:val="0"/>
        <w:spacing w:after="0"/>
        <w:ind w:left="900" w:right="360" w:firstLine="0"/>
        <w:jc w:val="both"/>
        <w:rPr>
          <w:rFonts w:ascii="Times New Roman" w:hAnsi="Times New Roman"/>
          <w:bCs/>
          <w:color w:val="000000"/>
          <w:sz w:val="20"/>
          <w:szCs w:val="20"/>
        </w:rPr>
      </w:pPr>
      <w:r w:rsidRPr="00013512">
        <w:rPr>
          <w:rFonts w:ascii="Times New Roman" w:hAnsi="Times New Roman"/>
          <w:b/>
          <w:bCs/>
          <w:color w:val="000000"/>
          <w:sz w:val="20"/>
          <w:szCs w:val="20"/>
        </w:rPr>
        <w:t>Wang, Chiou-Pring</w:t>
      </w:r>
      <w:r w:rsidRPr="00013512">
        <w:rPr>
          <w:rFonts w:ascii="Times New Roman" w:hAnsi="Times New Roman"/>
          <w:bCs/>
          <w:color w:val="000000"/>
          <w:sz w:val="20"/>
          <w:szCs w:val="20"/>
        </w:rPr>
        <w:t>., Ph.D., Texas Tech University</w:t>
      </w:r>
      <w:r w:rsidRPr="006C1ACB">
        <w:rPr>
          <w:rFonts w:ascii="Times New Roman" w:hAnsi="Times New Roman"/>
          <w:bCs/>
          <w:color w:val="000000"/>
          <w:sz w:val="20"/>
          <w:szCs w:val="20"/>
        </w:rPr>
        <w:t>. Specialty: Management Information Systems</w:t>
      </w:r>
      <w:r>
        <w:rPr>
          <w:rFonts w:ascii="Times New Roman" w:hAnsi="Times New Roman"/>
          <w:bCs/>
          <w:color w:val="000000"/>
          <w:sz w:val="20"/>
          <w:szCs w:val="20"/>
        </w:rPr>
        <w:t>.</w:t>
      </w:r>
    </w:p>
    <w:p w:rsidR="008404C4" w:rsidRDefault="008404C4" w:rsidP="008404C4">
      <w:pPr>
        <w:widowControl w:val="0"/>
        <w:autoSpaceDE w:val="0"/>
        <w:autoSpaceDN w:val="0"/>
        <w:adjustRightInd w:val="0"/>
        <w:spacing w:before="10" w:after="0" w:line="250" w:lineRule="auto"/>
        <w:ind w:left="180" w:right="360" w:firstLine="360"/>
        <w:jc w:val="both"/>
      </w:pPr>
    </w:p>
    <w:p w:rsidR="008404C4" w:rsidRDefault="008404C4">
      <w:r>
        <w:br w:type="page"/>
      </w:r>
    </w:p>
    <w:p w:rsidR="008404C4" w:rsidRPr="004E78AD" w:rsidRDefault="00B67D28" w:rsidP="008404C4">
      <w:pPr>
        <w:pStyle w:val="Heading2"/>
        <w:ind w:left="360" w:right="180" w:firstLine="0"/>
        <w:rPr>
          <w:rFonts w:ascii="Impact" w:hAnsi="Impact" w:cs="Impact"/>
          <w:color w:val="808080" w:themeColor="background1" w:themeShade="80"/>
          <w:sz w:val="32"/>
          <w:szCs w:val="32"/>
        </w:rPr>
      </w:pPr>
      <w:r w:rsidRPr="00B67D28">
        <w:rPr>
          <w:rFonts w:ascii="Calibri" w:hAnsi="Calibri" w:cs="Times New Roman"/>
          <w:noProof/>
          <w:color w:val="808080" w:themeColor="background1" w:themeShade="80"/>
          <w:lang w:eastAsia="en-US"/>
        </w:rPr>
        <w:lastRenderedPageBreak/>
        <w:pict>
          <v:group id="_x0000_s1139" style="position:absolute;left:0;text-align:left;margin-left:317.05pt;margin-top:-103.75pt;width:31.2pt;height:31.05pt;z-index:-251600896;mso-position-horizontal-relative:page" coordorigin="6341,-2075" coordsize="624,621" o:allowincell="f">
            <v:rect id="_x0000_s1140" style="position:absolute;left:6346;top:-2070;width:613;height:610" o:allowincell="f" stroked="f">
              <v:path arrowok="t"/>
            </v:rect>
            <v:rect id="_x0000_s1141" style="position:absolute;left:6346;top:-2070;width:620;height:620;mso-position-horizontal-relative:page" o:allowincell="f" filled="f" stroked="f">
              <v:textbox style="mso-next-textbox:#_x0000_s1141" inset="0,0,0,0">
                <w:txbxContent>
                  <w:p w:rsidR="00572BC6" w:rsidRDefault="00572BC6" w:rsidP="008404C4">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733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72BC6" w:rsidRDefault="00572BC6" w:rsidP="008404C4">
                    <w:pPr>
                      <w:widowControl w:val="0"/>
                      <w:autoSpaceDE w:val="0"/>
                      <w:autoSpaceDN w:val="0"/>
                      <w:adjustRightInd w:val="0"/>
                      <w:spacing w:after="0"/>
                      <w:rPr>
                        <w:rFonts w:ascii="Times New Roman" w:hAnsi="Times New Roman"/>
                        <w:sz w:val="24"/>
                        <w:szCs w:val="24"/>
                      </w:rPr>
                    </w:pPr>
                  </w:p>
                </w:txbxContent>
              </v:textbox>
            </v:rect>
            <w10:wrap anchorx="page"/>
          </v:group>
        </w:pict>
      </w:r>
      <w:bookmarkStart w:id="125" w:name="_Toc294969684"/>
      <w:bookmarkStart w:id="126" w:name="_Toc295508247"/>
      <w:r w:rsidR="008404C4" w:rsidRPr="004E78AD">
        <w:rPr>
          <w:rFonts w:ascii="Impact" w:hAnsi="Impact" w:cs="Impact"/>
          <w:color w:val="808080" w:themeColor="background1" w:themeShade="80"/>
          <w:sz w:val="32"/>
          <w:szCs w:val="32"/>
        </w:rPr>
        <w:t>COURSE DESCRIPTIONS</w:t>
      </w:r>
      <w:bookmarkEnd w:id="125"/>
      <w:bookmarkEnd w:id="126"/>
    </w:p>
    <w:p w:rsidR="008404C4" w:rsidRDefault="008404C4" w:rsidP="008404C4">
      <w:pPr>
        <w:widowControl w:val="0"/>
        <w:autoSpaceDE w:val="0"/>
        <w:autoSpaceDN w:val="0"/>
        <w:adjustRightInd w:val="0"/>
        <w:spacing w:before="3" w:after="0" w:line="280" w:lineRule="exact"/>
        <w:ind w:left="360" w:right="180"/>
        <w:rPr>
          <w:rFonts w:ascii="Impact" w:hAnsi="Impact" w:cs="Impact"/>
          <w:color w:val="000000"/>
          <w:sz w:val="28"/>
          <w:szCs w:val="28"/>
        </w:rPr>
      </w:pPr>
    </w:p>
    <w:p w:rsidR="008404C4" w:rsidRDefault="008404C4" w:rsidP="008404C4">
      <w:pPr>
        <w:widowControl w:val="0"/>
        <w:autoSpaceDE w:val="0"/>
        <w:autoSpaceDN w:val="0"/>
        <w:adjustRightInd w:val="0"/>
        <w:spacing w:after="0" w:line="251"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5200</w:t>
      </w:r>
      <w:r>
        <w:rPr>
          <w:rFonts w:ascii="Times New Roman" w:hAnsi="Times New Roman"/>
          <w:b/>
          <w:bCs/>
          <w:color w:val="000000"/>
          <w:spacing w:val="39"/>
          <w:sz w:val="20"/>
          <w:szCs w:val="20"/>
        </w:rPr>
        <w:t xml:space="preserve"> </w:t>
      </w:r>
      <w:r>
        <w:rPr>
          <w:rFonts w:ascii="Times New Roman" w:hAnsi="Times New Roman"/>
          <w:b/>
          <w:bCs/>
          <w:color w:val="000000"/>
          <w:sz w:val="20"/>
          <w:szCs w:val="20"/>
        </w:rPr>
        <w:t>ACCOUNTING/FINANCIAL</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MANAGEMENT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CONCEPTS</w:t>
      </w:r>
      <w:r>
        <w:rPr>
          <w:rFonts w:ascii="Times New Roman" w:hAnsi="Times New Roman"/>
          <w:b/>
          <w:bCs/>
          <w:color w:val="000000"/>
          <w:spacing w:val="-16"/>
          <w:sz w:val="20"/>
          <w:szCs w:val="20"/>
        </w:rPr>
        <w:t xml:space="preserve"> </w:t>
      </w:r>
      <w:r>
        <w:rPr>
          <w:rFonts w:ascii="Times New Roman" w:hAnsi="Times New Roman"/>
          <w:b/>
          <w:bCs/>
          <w:color w:val="000000"/>
          <w:sz w:val="20"/>
          <w:szCs w:val="20"/>
        </w:rPr>
        <w:t xml:space="preserve">..............1(1-0) </w:t>
      </w:r>
    </w:p>
    <w:p w:rsidR="008404C4" w:rsidRDefault="008404C4" w:rsidP="008404C4">
      <w:pPr>
        <w:widowControl w:val="0"/>
        <w:autoSpaceDE w:val="0"/>
        <w:autoSpaceDN w:val="0"/>
        <w:adjustRightInd w:val="0"/>
        <w:spacing w:after="0" w:line="251"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An overview course of financial and managerial accounting and financial management.</w:t>
      </w:r>
      <w:r>
        <w:rPr>
          <w:rFonts w:ascii="Times New Roman" w:hAnsi="Times New Roman"/>
          <w:color w:val="000000"/>
          <w:spacing w:val="-3"/>
          <w:sz w:val="20"/>
          <w:szCs w:val="20"/>
        </w:rPr>
        <w:t xml:space="preserve"> </w:t>
      </w:r>
      <w:r>
        <w:rPr>
          <w:rFonts w:ascii="Times New Roman" w:hAnsi="Times New Roman"/>
          <w:color w:val="000000"/>
          <w:sz w:val="20"/>
          <w:szCs w:val="20"/>
        </w:rPr>
        <w:t>This is an accelerated prerequisite MBA</w:t>
      </w:r>
      <w:r>
        <w:rPr>
          <w:rFonts w:ascii="Times New Roman" w:hAnsi="Times New Roman"/>
          <w:color w:val="000000"/>
          <w:spacing w:val="-11"/>
          <w:sz w:val="20"/>
          <w:szCs w:val="20"/>
        </w:rPr>
        <w:t xml:space="preserve"> </w:t>
      </w:r>
      <w:r>
        <w:rPr>
          <w:rFonts w:ascii="Times New Roman" w:hAnsi="Times New Roman"/>
          <w:color w:val="000000"/>
          <w:sz w:val="20"/>
          <w:szCs w:val="20"/>
        </w:rPr>
        <w:t>course for</w:t>
      </w:r>
      <w:r>
        <w:rPr>
          <w:rFonts w:ascii="Times New Roman" w:hAnsi="Times New Roman"/>
          <w:color w:val="000000"/>
          <w:spacing w:val="-11"/>
          <w:sz w:val="20"/>
          <w:szCs w:val="20"/>
        </w:rPr>
        <w:t xml:space="preserve"> </w:t>
      </w:r>
      <w:r>
        <w:rPr>
          <w:rFonts w:ascii="Times New Roman" w:hAnsi="Times New Roman"/>
          <w:color w:val="000000"/>
          <w:sz w:val="20"/>
          <w:szCs w:val="20"/>
        </w:rPr>
        <w:t>ACCT</w:t>
      </w:r>
      <w:r>
        <w:rPr>
          <w:rFonts w:ascii="Times New Roman" w:hAnsi="Times New Roman"/>
          <w:color w:val="000000"/>
          <w:spacing w:val="-4"/>
          <w:sz w:val="20"/>
          <w:szCs w:val="20"/>
        </w:rPr>
        <w:t xml:space="preserve"> </w:t>
      </w:r>
      <w:r>
        <w:rPr>
          <w:rFonts w:ascii="Times New Roman" w:hAnsi="Times New Roman"/>
          <w:color w:val="000000"/>
          <w:sz w:val="20"/>
          <w:szCs w:val="20"/>
        </w:rPr>
        <w:t>6102 and FINC 6101.</w:t>
      </w:r>
      <w:r>
        <w:rPr>
          <w:rFonts w:ascii="Times New Roman" w:hAnsi="Times New Roman"/>
          <w:color w:val="000000"/>
          <w:spacing w:val="-4"/>
          <w:sz w:val="20"/>
          <w:szCs w:val="20"/>
        </w:rPr>
        <w:t xml:space="preserve"> </w:t>
      </w:r>
      <w:r>
        <w:rPr>
          <w:rFonts w:ascii="Times New Roman" w:hAnsi="Times New Roman"/>
          <w:color w:val="000000"/>
          <w:spacing w:val="-16"/>
          <w:sz w:val="20"/>
          <w:szCs w:val="20"/>
        </w:rPr>
        <w:t>W</w:t>
      </w:r>
      <w:r>
        <w:rPr>
          <w:rFonts w:ascii="Times New Roman" w:hAnsi="Times New Roman"/>
          <w:color w:val="000000"/>
          <w:sz w:val="20"/>
          <w:szCs w:val="20"/>
        </w:rPr>
        <w:t>aivers will be granted to students who have completed</w:t>
      </w:r>
      <w:r>
        <w:rPr>
          <w:rFonts w:ascii="Times New Roman" w:hAnsi="Times New Roman"/>
          <w:color w:val="000000"/>
          <w:spacing w:val="-11"/>
          <w:sz w:val="20"/>
          <w:szCs w:val="20"/>
        </w:rPr>
        <w:t xml:space="preserve"> </w:t>
      </w:r>
      <w:r>
        <w:rPr>
          <w:rFonts w:ascii="Times New Roman" w:hAnsi="Times New Roman"/>
          <w:color w:val="000000"/>
          <w:sz w:val="20"/>
          <w:szCs w:val="20"/>
        </w:rPr>
        <w:t>ACCT</w:t>
      </w:r>
      <w:r>
        <w:rPr>
          <w:rFonts w:ascii="Times New Roman" w:hAnsi="Times New Roman"/>
          <w:color w:val="000000"/>
          <w:spacing w:val="-4"/>
          <w:sz w:val="20"/>
          <w:szCs w:val="20"/>
        </w:rPr>
        <w:t xml:space="preserve"> </w:t>
      </w:r>
      <w:r>
        <w:rPr>
          <w:rFonts w:ascii="Times New Roman" w:hAnsi="Times New Roman"/>
          <w:color w:val="000000"/>
          <w:sz w:val="20"/>
          <w:szCs w:val="20"/>
        </w:rPr>
        <w:t>2101,</w:t>
      </w:r>
      <w:r>
        <w:rPr>
          <w:rFonts w:ascii="Times New Roman" w:hAnsi="Times New Roman"/>
          <w:color w:val="000000"/>
          <w:spacing w:val="-11"/>
          <w:sz w:val="20"/>
          <w:szCs w:val="20"/>
        </w:rPr>
        <w:t xml:space="preserve"> </w:t>
      </w:r>
      <w:r>
        <w:rPr>
          <w:rFonts w:ascii="Times New Roman" w:hAnsi="Times New Roman"/>
          <w:color w:val="000000"/>
          <w:sz w:val="20"/>
          <w:szCs w:val="20"/>
        </w:rPr>
        <w:t>ACCT</w:t>
      </w:r>
      <w:r>
        <w:rPr>
          <w:rFonts w:ascii="Times New Roman" w:hAnsi="Times New Roman"/>
          <w:color w:val="000000"/>
          <w:spacing w:val="-4"/>
          <w:sz w:val="20"/>
          <w:szCs w:val="20"/>
        </w:rPr>
        <w:t xml:space="preserve"> </w:t>
      </w:r>
      <w:r>
        <w:rPr>
          <w:rFonts w:ascii="Times New Roman" w:hAnsi="Times New Roman"/>
          <w:color w:val="000000"/>
          <w:sz w:val="20"/>
          <w:szCs w:val="20"/>
        </w:rPr>
        <w:t>2102,  and FINC 3105 or equivalent courses with grades of “C” or bette</w:t>
      </w:r>
      <w:r>
        <w:rPr>
          <w:rFonts w:ascii="Times New Roman" w:hAnsi="Times New Roman"/>
          <w:color w:val="000000"/>
          <w:spacing w:val="-11"/>
          <w:sz w:val="20"/>
          <w:szCs w:val="20"/>
        </w:rPr>
        <w:t>r</w:t>
      </w:r>
      <w:r>
        <w:rPr>
          <w:rFonts w:ascii="Times New Roman" w:hAnsi="Times New Roman"/>
          <w:color w:val="000000"/>
          <w:sz w:val="20"/>
          <w:szCs w:val="20"/>
        </w:rPr>
        <w:t xml:space="preserve">. </w:t>
      </w:r>
      <w:r>
        <w:rPr>
          <w:rFonts w:ascii="Times New Roman" w:hAnsi="Times New Roman"/>
          <w:color w:val="000000"/>
          <w:spacing w:val="-18"/>
          <w:sz w:val="20"/>
          <w:szCs w:val="20"/>
        </w:rPr>
        <w:t>P</w:t>
      </w:r>
      <w:r>
        <w:rPr>
          <w:rFonts w:ascii="Times New Roman" w:hAnsi="Times New Roman"/>
          <w:color w:val="000000"/>
          <w:sz w:val="20"/>
          <w:szCs w:val="20"/>
        </w:rPr>
        <w:t>ASS/</w:t>
      </w:r>
      <w:r>
        <w:rPr>
          <w:rFonts w:ascii="Times New Roman" w:hAnsi="Times New Roman"/>
          <w:color w:val="000000"/>
          <w:spacing w:val="-15"/>
          <w:sz w:val="20"/>
          <w:szCs w:val="20"/>
        </w:rPr>
        <w:t>F</w:t>
      </w:r>
      <w:r>
        <w:rPr>
          <w:rFonts w:ascii="Times New Roman" w:hAnsi="Times New Roman"/>
          <w:color w:val="000000"/>
          <w:sz w:val="20"/>
          <w:szCs w:val="20"/>
        </w:rPr>
        <w:t>AIL</w:t>
      </w:r>
      <w:r>
        <w:rPr>
          <w:rFonts w:ascii="Times New Roman" w:hAnsi="Times New Roman"/>
          <w:color w:val="000000"/>
          <w:spacing w:val="-7"/>
          <w:sz w:val="20"/>
          <w:szCs w:val="20"/>
        </w:rPr>
        <w:t xml:space="preserve"> </w:t>
      </w:r>
      <w:r>
        <w:rPr>
          <w:rFonts w:ascii="Times New Roman" w:hAnsi="Times New Roman"/>
          <w:color w:val="000000"/>
          <w:sz w:val="20"/>
          <w:szCs w:val="20"/>
        </w:rPr>
        <w:t>Grading.</w:t>
      </w:r>
    </w:p>
    <w:p w:rsidR="008404C4" w:rsidRDefault="008404C4" w:rsidP="008404C4">
      <w:pPr>
        <w:widowControl w:val="0"/>
        <w:autoSpaceDE w:val="0"/>
        <w:autoSpaceDN w:val="0"/>
        <w:adjustRightInd w:val="0"/>
        <w:spacing w:before="16" w:after="0" w:line="200" w:lineRule="exact"/>
        <w:ind w:left="360" w:right="180" w:firstLine="0"/>
        <w:jc w:val="both"/>
        <w:rPr>
          <w:rFonts w:ascii="Times New Roman" w:hAnsi="Times New Roman"/>
          <w:color w:val="000000"/>
          <w:sz w:val="20"/>
          <w:szCs w:val="20"/>
        </w:rPr>
      </w:pPr>
    </w:p>
    <w:p w:rsidR="008404C4" w:rsidRDefault="008404C4" w:rsidP="008404C4">
      <w:pPr>
        <w:widowControl w:val="0"/>
        <w:autoSpaceDE w:val="0"/>
        <w:autoSpaceDN w:val="0"/>
        <w:adjustRightInd w:val="0"/>
        <w:spacing w:after="0" w:line="251"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 xml:space="preserve">6000 </w:t>
      </w:r>
      <w:r>
        <w:rPr>
          <w:rFonts w:ascii="Times New Roman" w:hAnsi="Times New Roman"/>
          <w:b/>
          <w:bCs/>
          <w:color w:val="000000"/>
          <w:position w:val="2"/>
          <w:sz w:val="20"/>
          <w:szCs w:val="20"/>
        </w:rPr>
        <w:t xml:space="preserve">— </w:t>
      </w:r>
      <w:r>
        <w:rPr>
          <w:rFonts w:ascii="Times New Roman" w:hAnsi="Times New Roman"/>
          <w:b/>
          <w:bCs/>
          <w:color w:val="000000"/>
          <w:sz w:val="20"/>
          <w:szCs w:val="20"/>
        </w:rPr>
        <w:t>INTERNSHIP</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IN</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w:t>
      </w:r>
      <w:r>
        <w:rPr>
          <w:rFonts w:ascii="Times New Roman" w:hAnsi="Times New Roman"/>
          <w:b/>
          <w:bCs/>
          <w:color w:val="000000"/>
          <w:spacing w:val="3"/>
          <w:sz w:val="20"/>
          <w:szCs w:val="20"/>
        </w:rPr>
        <w:t>G</w:t>
      </w:r>
      <w:r>
        <w:rPr>
          <w:rFonts w:ascii="Times New Roman" w:hAnsi="Times New Roman"/>
          <w:b/>
          <w:bCs/>
          <w:color w:val="000000"/>
          <w:sz w:val="20"/>
          <w:szCs w:val="20"/>
        </w:rPr>
        <w:t xml:space="preserve">.........................................................3(3-0) </w:t>
      </w:r>
    </w:p>
    <w:p w:rsidR="008404C4" w:rsidRDefault="008404C4" w:rsidP="008404C4">
      <w:pPr>
        <w:widowControl w:val="0"/>
        <w:autoSpaceDE w:val="0"/>
        <w:autoSpaceDN w:val="0"/>
        <w:adjustRightInd w:val="0"/>
        <w:spacing w:after="0" w:line="251"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Provides an opportunity for students to gain practical experience while working in a business or governmental agenc</w:t>
      </w:r>
      <w:r>
        <w:rPr>
          <w:rFonts w:ascii="Times New Roman" w:hAnsi="Times New Roman"/>
          <w:color w:val="000000"/>
          <w:spacing w:val="-13"/>
          <w:sz w:val="20"/>
          <w:szCs w:val="20"/>
        </w:rPr>
        <w:t>y</w:t>
      </w:r>
      <w:r>
        <w:rPr>
          <w:rFonts w:ascii="Times New Roman" w:hAnsi="Times New Roman"/>
          <w:color w:val="000000"/>
          <w:sz w:val="20"/>
          <w:szCs w:val="20"/>
        </w:rPr>
        <w:t>. Students are required to work full-time in their area of concentration during a summer term or semeste</w:t>
      </w:r>
      <w:r>
        <w:rPr>
          <w:rFonts w:ascii="Times New Roman" w:hAnsi="Times New Roman"/>
          <w:color w:val="000000"/>
          <w:spacing w:val="-11"/>
          <w:sz w:val="20"/>
          <w:szCs w:val="20"/>
        </w:rPr>
        <w:t>r</w:t>
      </w:r>
      <w:r>
        <w:rPr>
          <w:rFonts w:ascii="Times New Roman" w:hAnsi="Times New Roman"/>
          <w:color w:val="000000"/>
          <w:sz w:val="20"/>
          <w:szCs w:val="20"/>
        </w:rPr>
        <w:t>. Internship is coordinated by faculty member and supe</w:t>
      </w:r>
      <w:r>
        <w:rPr>
          <w:rFonts w:ascii="Times New Roman" w:hAnsi="Times New Roman"/>
          <w:color w:val="000000"/>
          <w:spacing w:val="-4"/>
          <w:sz w:val="20"/>
          <w:szCs w:val="20"/>
        </w:rPr>
        <w:t>r</w:t>
      </w:r>
      <w:r>
        <w:rPr>
          <w:rFonts w:ascii="Times New Roman" w:hAnsi="Times New Roman"/>
          <w:color w:val="000000"/>
          <w:sz w:val="20"/>
          <w:szCs w:val="20"/>
        </w:rPr>
        <w:t>vised by an approved business superviso</w:t>
      </w:r>
      <w:r>
        <w:rPr>
          <w:rFonts w:ascii="Times New Roman" w:hAnsi="Times New Roman"/>
          <w:color w:val="000000"/>
          <w:spacing w:val="-11"/>
          <w:sz w:val="20"/>
          <w:szCs w:val="20"/>
        </w:rPr>
        <w:t>r</w:t>
      </w:r>
      <w:r>
        <w:rPr>
          <w:rFonts w:ascii="Times New Roman" w:hAnsi="Times New Roman"/>
          <w:color w:val="000000"/>
          <w:sz w:val="20"/>
          <w:szCs w:val="20"/>
        </w:rPr>
        <w:t>.</w:t>
      </w:r>
      <w:r>
        <w:rPr>
          <w:rFonts w:ascii="Times New Roman" w:hAnsi="Times New Roman"/>
          <w:color w:val="000000"/>
          <w:spacing w:val="-11"/>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final report and oral presentation are required.</w:t>
      </w:r>
    </w:p>
    <w:p w:rsidR="008404C4" w:rsidRDefault="008404C4" w:rsidP="008404C4">
      <w:pPr>
        <w:widowControl w:val="0"/>
        <w:autoSpaceDE w:val="0"/>
        <w:autoSpaceDN w:val="0"/>
        <w:adjustRightInd w:val="0"/>
        <w:spacing w:before="20" w:after="0" w:line="200" w:lineRule="exact"/>
        <w:ind w:left="360" w:right="180" w:firstLine="0"/>
        <w:jc w:val="both"/>
        <w:rPr>
          <w:rFonts w:ascii="Times New Roman" w:hAnsi="Times New Roman"/>
          <w:color w:val="000000"/>
          <w:sz w:val="20"/>
          <w:szCs w:val="20"/>
        </w:rPr>
      </w:pPr>
    </w:p>
    <w:p w:rsidR="008404C4" w:rsidRDefault="008404C4" w:rsidP="008404C4">
      <w:pPr>
        <w:widowControl w:val="0"/>
        <w:autoSpaceDE w:val="0"/>
        <w:autoSpaceDN w:val="0"/>
        <w:adjustRightInd w:val="0"/>
        <w:spacing w:after="0" w:line="245" w:lineRule="auto"/>
        <w:ind w:left="360" w:right="180" w:firstLine="0"/>
        <w:jc w:val="both"/>
        <w:rPr>
          <w:rFonts w:ascii="Times New Roman" w:hAnsi="Times New Roman"/>
          <w:b/>
          <w:bCs/>
          <w:color w:val="000000"/>
          <w:position w:val="2"/>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 xml:space="preserve">6101 </w:t>
      </w:r>
      <w:r>
        <w:rPr>
          <w:rFonts w:ascii="Times New Roman" w:hAnsi="Times New Roman"/>
          <w:b/>
          <w:bCs/>
          <w:color w:val="000000"/>
          <w:position w:val="2"/>
          <w:sz w:val="20"/>
          <w:szCs w:val="20"/>
        </w:rPr>
        <w:t>—</w:t>
      </w:r>
      <w:r>
        <w:rPr>
          <w:rFonts w:ascii="Times New Roman" w:hAnsi="Times New Roman"/>
          <w:b/>
          <w:bCs/>
          <w:color w:val="000000"/>
          <w:spacing w:val="-11"/>
          <w:position w:val="2"/>
          <w:sz w:val="20"/>
          <w:szCs w:val="20"/>
        </w:rPr>
        <w:t xml:space="preserve"> </w:t>
      </w:r>
      <w:r>
        <w:rPr>
          <w:rFonts w:ascii="Times New Roman" w:hAnsi="Times New Roman"/>
          <w:b/>
          <w:bCs/>
          <w:color w:val="000000"/>
          <w:sz w:val="20"/>
          <w:szCs w:val="20"/>
        </w:rPr>
        <w:t>Accounting</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Analysis for</w:t>
      </w:r>
      <w:r>
        <w:rPr>
          <w:rFonts w:ascii="Times New Roman" w:hAnsi="Times New Roman"/>
          <w:b/>
          <w:bCs/>
          <w:color w:val="000000"/>
          <w:spacing w:val="-4"/>
          <w:sz w:val="20"/>
          <w:szCs w:val="20"/>
        </w:rPr>
        <w:t xml:space="preserve"> </w:t>
      </w:r>
      <w:r>
        <w:rPr>
          <w:rFonts w:ascii="Times New Roman" w:hAnsi="Times New Roman"/>
          <w:b/>
          <w:bCs/>
          <w:color w:val="000000"/>
          <w:sz w:val="20"/>
          <w:szCs w:val="20"/>
        </w:rPr>
        <w:t>Decision Making</w:t>
      </w:r>
      <w:r>
        <w:rPr>
          <w:rFonts w:ascii="Times New Roman" w:hAnsi="Times New Roman"/>
          <w:b/>
          <w:bCs/>
          <w:color w:val="000000"/>
          <w:spacing w:val="-32"/>
          <w:sz w:val="20"/>
          <w:szCs w:val="20"/>
        </w:rPr>
        <w:t xml:space="preserve"> </w:t>
      </w:r>
      <w:r>
        <w:rPr>
          <w:rFonts w:ascii="Times New Roman" w:hAnsi="Times New Roman"/>
          <w:b/>
          <w:bCs/>
          <w:color w:val="000000"/>
          <w:sz w:val="20"/>
          <w:szCs w:val="20"/>
        </w:rPr>
        <w:t>.............................................</w:t>
      </w:r>
      <w:r>
        <w:rPr>
          <w:rFonts w:ascii="Times New Roman" w:hAnsi="Times New Roman"/>
          <w:b/>
          <w:bCs/>
          <w:color w:val="000000"/>
          <w:position w:val="2"/>
          <w:sz w:val="20"/>
          <w:szCs w:val="20"/>
        </w:rPr>
        <w:t xml:space="preserve">3(3-0) </w:t>
      </w:r>
    </w:p>
    <w:p w:rsidR="008404C4" w:rsidRDefault="008404C4" w:rsidP="008404C4">
      <w:pPr>
        <w:widowControl w:val="0"/>
        <w:autoSpaceDE w:val="0"/>
        <w:autoSpaceDN w:val="0"/>
        <w:adjustRightInd w:val="0"/>
        <w:spacing w:after="0" w:line="245"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This course is designed to familiarize the student with applications of accounting data in decision-making; cost analysis as applied in the development of budgets and standards as an accounting tool for cost control and pricing.</w:t>
      </w:r>
      <w:r>
        <w:rPr>
          <w:rFonts w:ascii="Times New Roman" w:hAnsi="Times New Roman"/>
          <w:color w:val="000000"/>
          <w:spacing w:val="-11"/>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case problem that requires students to interpret and discuss their analysis in the context of managerial decision-making is used.</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 FINC 3105</w:t>
      </w:r>
    </w:p>
    <w:p w:rsidR="008404C4" w:rsidRDefault="008404C4" w:rsidP="008404C4">
      <w:pPr>
        <w:widowControl w:val="0"/>
        <w:autoSpaceDE w:val="0"/>
        <w:autoSpaceDN w:val="0"/>
        <w:adjustRightInd w:val="0"/>
        <w:spacing w:before="1" w:after="0" w:line="251" w:lineRule="auto"/>
        <w:ind w:left="360" w:right="180" w:firstLine="0"/>
        <w:jc w:val="both"/>
        <w:rPr>
          <w:rFonts w:ascii="Times New Roman" w:hAnsi="Times New Roman"/>
          <w:b/>
          <w:bCs/>
          <w:color w:val="000000"/>
          <w:sz w:val="20"/>
          <w:szCs w:val="20"/>
        </w:rPr>
      </w:pPr>
    </w:p>
    <w:p w:rsidR="008404C4" w:rsidRDefault="008404C4" w:rsidP="008404C4">
      <w:pPr>
        <w:widowControl w:val="0"/>
        <w:autoSpaceDE w:val="0"/>
        <w:autoSpaceDN w:val="0"/>
        <w:adjustRightInd w:val="0"/>
        <w:spacing w:before="1" w:after="0" w:line="251"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6102 — Managerial/Cost</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Accounting II</w:t>
      </w:r>
      <w:r>
        <w:rPr>
          <w:rFonts w:ascii="Times New Roman" w:hAnsi="Times New Roman"/>
          <w:b/>
          <w:bCs/>
          <w:color w:val="000000"/>
          <w:spacing w:val="-19"/>
          <w:sz w:val="20"/>
          <w:szCs w:val="20"/>
        </w:rPr>
        <w:t xml:space="preserve"> </w:t>
      </w:r>
      <w:r>
        <w:rPr>
          <w:rFonts w:ascii="Times New Roman" w:hAnsi="Times New Roman"/>
          <w:b/>
          <w:bCs/>
          <w:color w:val="000000"/>
          <w:sz w:val="20"/>
          <w:szCs w:val="20"/>
        </w:rPr>
        <w:t xml:space="preserve">..............................................................3(3-0) </w:t>
      </w:r>
    </w:p>
    <w:p w:rsidR="008404C4" w:rsidRDefault="008404C4" w:rsidP="008404C4">
      <w:pPr>
        <w:widowControl w:val="0"/>
        <w:autoSpaceDE w:val="0"/>
        <w:autoSpaceDN w:val="0"/>
        <w:adjustRightInd w:val="0"/>
        <w:spacing w:before="1" w:after="0" w:line="251"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This is a study of budgeting, standard costing, cost-volume-profit analysis, performance evaluation and variable costing.</w:t>
      </w:r>
      <w:r>
        <w:rPr>
          <w:rFonts w:ascii="Times New Roman" w:hAnsi="Times New Roman"/>
          <w:color w:val="000000"/>
          <w:spacing w:val="-11"/>
          <w:sz w:val="20"/>
          <w:szCs w:val="20"/>
        </w:rPr>
        <w:t xml:space="preserve"> </w:t>
      </w:r>
      <w:r>
        <w:rPr>
          <w:rFonts w:ascii="Times New Roman" w:hAnsi="Times New Roman"/>
          <w:color w:val="000000"/>
          <w:sz w:val="20"/>
          <w:szCs w:val="20"/>
        </w:rPr>
        <w:t>Also covers new developments in the area of costing.</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 site:</w:t>
      </w:r>
      <w:r>
        <w:rPr>
          <w:rFonts w:ascii="Times New Roman" w:hAnsi="Times New Roman"/>
          <w:i/>
          <w:iCs/>
          <w:color w:val="000000"/>
          <w:spacing w:val="-4"/>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4101</w:t>
      </w:r>
    </w:p>
    <w:p w:rsidR="008404C4" w:rsidRDefault="008404C4" w:rsidP="008404C4">
      <w:pPr>
        <w:widowControl w:val="0"/>
        <w:autoSpaceDE w:val="0"/>
        <w:autoSpaceDN w:val="0"/>
        <w:adjustRightInd w:val="0"/>
        <w:spacing w:after="0" w:line="249" w:lineRule="exact"/>
        <w:ind w:left="360" w:right="180" w:firstLine="0"/>
        <w:jc w:val="both"/>
        <w:rPr>
          <w:rFonts w:ascii="Times New Roman" w:hAnsi="Times New Roman"/>
          <w:b/>
          <w:bCs/>
          <w:color w:val="000000"/>
          <w:position w:val="-1"/>
          <w:sz w:val="20"/>
          <w:szCs w:val="20"/>
        </w:rPr>
      </w:pPr>
    </w:p>
    <w:p w:rsidR="008404C4" w:rsidRDefault="008404C4" w:rsidP="008404C4">
      <w:pPr>
        <w:widowControl w:val="0"/>
        <w:autoSpaceDE w:val="0"/>
        <w:autoSpaceDN w:val="0"/>
        <w:adjustRightInd w:val="0"/>
        <w:spacing w:after="0" w:line="249" w:lineRule="exact"/>
        <w:ind w:left="360" w:right="180" w:firstLine="0"/>
        <w:jc w:val="both"/>
        <w:rPr>
          <w:rFonts w:ascii="Times New Roman" w:hAnsi="Times New Roman"/>
          <w:color w:val="000000"/>
          <w:sz w:val="20"/>
          <w:szCs w:val="20"/>
        </w:rPr>
      </w:pPr>
      <w:r>
        <w:rPr>
          <w:rFonts w:ascii="Times New Roman" w:hAnsi="Times New Roman"/>
          <w:b/>
          <w:bCs/>
          <w:color w:val="000000"/>
          <w:position w:val="-1"/>
          <w:sz w:val="20"/>
          <w:szCs w:val="20"/>
        </w:rPr>
        <w:t>ACCT</w:t>
      </w:r>
      <w:r>
        <w:rPr>
          <w:rFonts w:ascii="Times New Roman" w:hAnsi="Times New Roman"/>
          <w:b/>
          <w:bCs/>
          <w:color w:val="000000"/>
          <w:spacing w:val="-4"/>
          <w:position w:val="-1"/>
          <w:sz w:val="20"/>
          <w:szCs w:val="20"/>
        </w:rPr>
        <w:t xml:space="preserve"> </w:t>
      </w:r>
      <w:r>
        <w:rPr>
          <w:rFonts w:ascii="Times New Roman" w:hAnsi="Times New Roman"/>
          <w:b/>
          <w:bCs/>
          <w:color w:val="000000"/>
          <w:position w:val="-1"/>
          <w:sz w:val="20"/>
          <w:szCs w:val="20"/>
        </w:rPr>
        <w:t xml:space="preserve">6106 </w:t>
      </w:r>
      <w:r>
        <w:rPr>
          <w:rFonts w:ascii="Times New Roman" w:hAnsi="Times New Roman"/>
          <w:b/>
          <w:bCs/>
          <w:color w:val="000000"/>
          <w:position w:val="2"/>
          <w:sz w:val="20"/>
          <w:szCs w:val="20"/>
        </w:rPr>
        <w:t>—</w:t>
      </w:r>
      <w:r>
        <w:rPr>
          <w:rFonts w:ascii="Times New Roman" w:hAnsi="Times New Roman"/>
          <w:b/>
          <w:bCs/>
          <w:color w:val="000000"/>
          <w:spacing w:val="-4"/>
          <w:position w:val="2"/>
          <w:sz w:val="20"/>
          <w:szCs w:val="20"/>
        </w:rPr>
        <w:t xml:space="preserve"> </w:t>
      </w:r>
      <w:r>
        <w:rPr>
          <w:rFonts w:ascii="Times New Roman" w:hAnsi="Times New Roman"/>
          <w:b/>
          <w:bCs/>
          <w:color w:val="000000"/>
          <w:spacing w:val="-18"/>
          <w:position w:val="-1"/>
          <w:sz w:val="20"/>
          <w:szCs w:val="20"/>
        </w:rPr>
        <w:t>T</w:t>
      </w:r>
      <w:r>
        <w:rPr>
          <w:rFonts w:ascii="Times New Roman" w:hAnsi="Times New Roman"/>
          <w:b/>
          <w:bCs/>
          <w:color w:val="000000"/>
          <w:position w:val="-1"/>
          <w:sz w:val="20"/>
          <w:szCs w:val="20"/>
        </w:rPr>
        <w:t>ax Resea</w:t>
      </w:r>
      <w:r>
        <w:rPr>
          <w:rFonts w:ascii="Times New Roman" w:hAnsi="Times New Roman"/>
          <w:b/>
          <w:bCs/>
          <w:color w:val="000000"/>
          <w:spacing w:val="-4"/>
          <w:position w:val="-1"/>
          <w:sz w:val="20"/>
          <w:szCs w:val="20"/>
        </w:rPr>
        <w:t>r</w:t>
      </w:r>
      <w:r>
        <w:rPr>
          <w:rFonts w:ascii="Times New Roman" w:hAnsi="Times New Roman"/>
          <w:b/>
          <w:bCs/>
          <w:color w:val="000000"/>
          <w:position w:val="-1"/>
          <w:sz w:val="20"/>
          <w:szCs w:val="20"/>
        </w:rPr>
        <w:t>ch</w:t>
      </w:r>
      <w:r>
        <w:rPr>
          <w:rFonts w:ascii="Times New Roman" w:hAnsi="Times New Roman"/>
          <w:b/>
          <w:bCs/>
          <w:color w:val="000000"/>
          <w:spacing w:val="-9"/>
          <w:position w:val="-1"/>
          <w:sz w:val="20"/>
          <w:szCs w:val="20"/>
        </w:rPr>
        <w:t xml:space="preserve"> </w:t>
      </w:r>
      <w:r>
        <w:rPr>
          <w:rFonts w:ascii="Times New Roman" w:hAnsi="Times New Roman"/>
          <w:b/>
          <w:bCs/>
          <w:color w:val="000000"/>
          <w:position w:val="-1"/>
          <w:sz w:val="20"/>
          <w:szCs w:val="20"/>
        </w:rPr>
        <w:t>............................................................................................</w:t>
      </w:r>
      <w:r>
        <w:rPr>
          <w:rFonts w:ascii="Times New Roman" w:hAnsi="Times New Roman"/>
          <w:b/>
          <w:bCs/>
          <w:color w:val="000000"/>
          <w:position w:val="2"/>
          <w:sz w:val="20"/>
          <w:szCs w:val="20"/>
        </w:rPr>
        <w:t>3(3-0)</w:t>
      </w:r>
    </w:p>
    <w:p w:rsidR="008404C4" w:rsidRDefault="008404C4" w:rsidP="008404C4">
      <w:pPr>
        <w:widowControl w:val="0"/>
        <w:autoSpaceDE w:val="0"/>
        <w:autoSpaceDN w:val="0"/>
        <w:adjustRightInd w:val="0"/>
        <w:spacing w:after="0" w:line="220" w:lineRule="exact"/>
        <w:ind w:left="360" w:right="18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course designed to apply the concepts learned in</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ax</w:t>
      </w:r>
      <w:r>
        <w:rPr>
          <w:rFonts w:ascii="Times New Roman" w:hAnsi="Times New Roman"/>
          <w:color w:val="000000"/>
          <w:spacing w:val="-11"/>
          <w:sz w:val="20"/>
          <w:szCs w:val="20"/>
        </w:rPr>
        <w:t xml:space="preserve"> </w:t>
      </w:r>
      <w:r>
        <w:rPr>
          <w:rFonts w:ascii="Times New Roman" w:hAnsi="Times New Roman"/>
          <w:color w:val="000000"/>
          <w:sz w:val="20"/>
          <w:szCs w:val="20"/>
        </w:rPr>
        <w:t>Accounting I. Library research and case analysis are used to develop a deeper understanding of income tax applications.</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4"/>
          <w:sz w:val="20"/>
          <w:szCs w:val="20"/>
        </w:rPr>
        <w:t xml:space="preserve"> </w:t>
      </w:r>
      <w:r>
        <w:rPr>
          <w:rFonts w:ascii="Times New Roman" w:hAnsi="Times New Roman"/>
          <w:i/>
          <w:iCs/>
          <w:color w:val="000000"/>
          <w:sz w:val="20"/>
          <w:szCs w:val="20"/>
        </w:rPr>
        <w:t>ACCT4121</w:t>
      </w:r>
    </w:p>
    <w:p w:rsidR="008404C4" w:rsidRDefault="008404C4" w:rsidP="008404C4">
      <w:pPr>
        <w:widowControl w:val="0"/>
        <w:autoSpaceDE w:val="0"/>
        <w:autoSpaceDN w:val="0"/>
        <w:adjustRightInd w:val="0"/>
        <w:spacing w:after="0" w:line="245" w:lineRule="exact"/>
        <w:ind w:left="360" w:right="180" w:firstLine="0"/>
        <w:jc w:val="both"/>
        <w:rPr>
          <w:rFonts w:ascii="Times New Roman" w:hAnsi="Times New Roman"/>
          <w:b/>
          <w:bCs/>
          <w:color w:val="000000"/>
          <w:position w:val="-1"/>
          <w:sz w:val="20"/>
          <w:szCs w:val="20"/>
        </w:rPr>
      </w:pPr>
    </w:p>
    <w:p w:rsidR="008404C4"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sz w:val="20"/>
          <w:szCs w:val="20"/>
        </w:rPr>
      </w:pPr>
      <w:r>
        <w:rPr>
          <w:rFonts w:ascii="Times New Roman" w:hAnsi="Times New Roman"/>
          <w:b/>
          <w:bCs/>
          <w:color w:val="000000"/>
          <w:position w:val="-1"/>
          <w:sz w:val="20"/>
          <w:szCs w:val="20"/>
        </w:rPr>
        <w:t>ACCT</w:t>
      </w:r>
      <w:r>
        <w:rPr>
          <w:rFonts w:ascii="Times New Roman" w:hAnsi="Times New Roman"/>
          <w:b/>
          <w:bCs/>
          <w:color w:val="000000"/>
          <w:spacing w:val="-4"/>
          <w:position w:val="-1"/>
          <w:sz w:val="20"/>
          <w:szCs w:val="20"/>
        </w:rPr>
        <w:t xml:space="preserve"> </w:t>
      </w:r>
      <w:r>
        <w:rPr>
          <w:rFonts w:ascii="Times New Roman" w:hAnsi="Times New Roman"/>
          <w:b/>
          <w:bCs/>
          <w:color w:val="000000"/>
          <w:position w:val="-1"/>
          <w:sz w:val="20"/>
          <w:szCs w:val="20"/>
        </w:rPr>
        <w:t xml:space="preserve">6107 </w:t>
      </w:r>
      <w:r>
        <w:rPr>
          <w:rFonts w:ascii="Times New Roman" w:hAnsi="Times New Roman"/>
          <w:b/>
          <w:bCs/>
          <w:color w:val="000000"/>
          <w:position w:val="1"/>
          <w:sz w:val="20"/>
          <w:szCs w:val="20"/>
        </w:rPr>
        <w:t>—</w:t>
      </w:r>
      <w:r>
        <w:rPr>
          <w:rFonts w:ascii="Times New Roman" w:hAnsi="Times New Roman"/>
          <w:b/>
          <w:bCs/>
          <w:color w:val="000000"/>
          <w:spacing w:val="-11"/>
          <w:position w:val="1"/>
          <w:sz w:val="20"/>
          <w:szCs w:val="20"/>
        </w:rPr>
        <w:t xml:space="preserve"> </w:t>
      </w:r>
      <w:r>
        <w:rPr>
          <w:rFonts w:ascii="Times New Roman" w:hAnsi="Times New Roman"/>
          <w:b/>
          <w:bCs/>
          <w:color w:val="000000"/>
          <w:position w:val="-1"/>
          <w:sz w:val="20"/>
          <w:szCs w:val="20"/>
        </w:rPr>
        <w:t>Accounting</w:t>
      </w:r>
      <w:r>
        <w:rPr>
          <w:rFonts w:ascii="Times New Roman" w:hAnsi="Times New Roman"/>
          <w:b/>
          <w:bCs/>
          <w:color w:val="000000"/>
          <w:spacing w:val="-4"/>
          <w:position w:val="-1"/>
          <w:sz w:val="20"/>
          <w:szCs w:val="20"/>
        </w:rPr>
        <w:t xml:space="preserve"> </w:t>
      </w:r>
      <w:r>
        <w:rPr>
          <w:rFonts w:ascii="Times New Roman" w:hAnsi="Times New Roman"/>
          <w:b/>
          <w:bCs/>
          <w:color w:val="000000"/>
          <w:position w:val="-1"/>
          <w:sz w:val="20"/>
          <w:szCs w:val="20"/>
        </w:rPr>
        <w:t>Theor</w:t>
      </w:r>
      <w:r>
        <w:rPr>
          <w:rFonts w:ascii="Times New Roman" w:hAnsi="Times New Roman"/>
          <w:b/>
          <w:bCs/>
          <w:color w:val="000000"/>
          <w:spacing w:val="2"/>
          <w:position w:val="-1"/>
          <w:sz w:val="20"/>
          <w:szCs w:val="20"/>
        </w:rPr>
        <w:t>y</w:t>
      </w:r>
      <w:r>
        <w:rPr>
          <w:rFonts w:ascii="Times New Roman" w:hAnsi="Times New Roman"/>
          <w:b/>
          <w:bCs/>
          <w:color w:val="000000"/>
          <w:position w:val="-1"/>
          <w:sz w:val="20"/>
          <w:szCs w:val="20"/>
        </w:rPr>
        <w:t>...................................................................................</w:t>
      </w:r>
      <w:r>
        <w:rPr>
          <w:rFonts w:ascii="Times New Roman" w:hAnsi="Times New Roman"/>
          <w:b/>
          <w:bCs/>
          <w:color w:val="000000"/>
          <w:position w:val="1"/>
          <w:sz w:val="20"/>
          <w:szCs w:val="20"/>
        </w:rPr>
        <w:t>3(3-0)</w:t>
      </w:r>
    </w:p>
    <w:p w:rsidR="008404C4"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sz w:val="20"/>
          <w:szCs w:val="20"/>
        </w:rPr>
      </w:pPr>
      <w:r>
        <w:rPr>
          <w:rFonts w:ascii="Times New Roman" w:hAnsi="Times New Roman"/>
          <w:color w:val="000000"/>
          <w:sz w:val="20"/>
          <w:szCs w:val="20"/>
        </w:rPr>
        <w:t>The study of the conceptual theory underlying accounting and the development of accounting principles within the conceptual theor</w:t>
      </w:r>
      <w:r>
        <w:rPr>
          <w:rFonts w:ascii="Times New Roman" w:hAnsi="Times New Roman"/>
          <w:color w:val="000000"/>
          <w:spacing w:val="-13"/>
          <w:sz w:val="20"/>
          <w:szCs w:val="20"/>
        </w:rPr>
        <w:t>y</w:t>
      </w:r>
      <w:r>
        <w:rPr>
          <w:rFonts w:ascii="Times New Roman" w:hAnsi="Times New Roman"/>
          <w:color w:val="000000"/>
          <w:sz w:val="20"/>
          <w:szCs w:val="20"/>
        </w:rPr>
        <w:t xml:space="preserve">. Emphasis is placed on accounting objectives and the cost, revenue, income, asset and equity concepts.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3102</w:t>
      </w:r>
    </w:p>
    <w:p w:rsidR="008404C4" w:rsidRDefault="008404C4" w:rsidP="008404C4">
      <w:pPr>
        <w:widowControl w:val="0"/>
        <w:autoSpaceDE w:val="0"/>
        <w:autoSpaceDN w:val="0"/>
        <w:adjustRightInd w:val="0"/>
        <w:spacing w:after="0" w:line="225" w:lineRule="exact"/>
        <w:ind w:left="360" w:right="180" w:firstLine="0"/>
        <w:jc w:val="both"/>
        <w:rPr>
          <w:rFonts w:ascii="Times New Roman" w:hAnsi="Times New Roman"/>
          <w:color w:val="000000"/>
          <w:sz w:val="20"/>
          <w:szCs w:val="20"/>
        </w:rPr>
      </w:pPr>
    </w:p>
    <w:p w:rsidR="008404C4" w:rsidRDefault="008404C4" w:rsidP="008404C4">
      <w:pPr>
        <w:widowControl w:val="0"/>
        <w:autoSpaceDE w:val="0"/>
        <w:autoSpaceDN w:val="0"/>
        <w:adjustRightInd w:val="0"/>
        <w:spacing w:after="0" w:line="245" w:lineRule="exact"/>
        <w:ind w:left="360" w:right="180" w:firstLine="0"/>
        <w:jc w:val="both"/>
        <w:rPr>
          <w:rFonts w:ascii="Times New Roman" w:hAnsi="Times New Roman"/>
          <w:color w:val="000000"/>
          <w:sz w:val="20"/>
          <w:szCs w:val="20"/>
        </w:rPr>
      </w:pPr>
      <w:r>
        <w:rPr>
          <w:rFonts w:ascii="Times New Roman" w:hAnsi="Times New Roman"/>
          <w:b/>
          <w:bCs/>
          <w:color w:val="000000"/>
          <w:position w:val="-1"/>
          <w:sz w:val="20"/>
          <w:szCs w:val="20"/>
        </w:rPr>
        <w:t>ACCT</w:t>
      </w:r>
      <w:r>
        <w:rPr>
          <w:rFonts w:ascii="Times New Roman" w:hAnsi="Times New Roman"/>
          <w:b/>
          <w:bCs/>
          <w:color w:val="000000"/>
          <w:spacing w:val="-4"/>
          <w:position w:val="-1"/>
          <w:sz w:val="20"/>
          <w:szCs w:val="20"/>
        </w:rPr>
        <w:t xml:space="preserve"> </w:t>
      </w:r>
      <w:r>
        <w:rPr>
          <w:rFonts w:ascii="Times New Roman" w:hAnsi="Times New Roman"/>
          <w:b/>
          <w:bCs/>
          <w:color w:val="000000"/>
          <w:position w:val="-1"/>
          <w:sz w:val="20"/>
          <w:szCs w:val="20"/>
        </w:rPr>
        <w:t xml:space="preserve">6108 </w:t>
      </w:r>
      <w:r>
        <w:rPr>
          <w:rFonts w:ascii="Times New Roman" w:hAnsi="Times New Roman"/>
          <w:b/>
          <w:bCs/>
          <w:color w:val="000000"/>
          <w:position w:val="1"/>
          <w:sz w:val="20"/>
          <w:szCs w:val="20"/>
        </w:rPr>
        <w:t xml:space="preserve">— </w:t>
      </w:r>
      <w:r>
        <w:rPr>
          <w:rFonts w:ascii="Times New Roman" w:hAnsi="Times New Roman"/>
          <w:b/>
          <w:bCs/>
          <w:color w:val="000000"/>
          <w:position w:val="-1"/>
          <w:sz w:val="20"/>
          <w:szCs w:val="20"/>
        </w:rPr>
        <w:t>International</w:t>
      </w:r>
      <w:r>
        <w:rPr>
          <w:rFonts w:ascii="Times New Roman" w:hAnsi="Times New Roman"/>
          <w:b/>
          <w:bCs/>
          <w:color w:val="000000"/>
          <w:spacing w:val="-11"/>
          <w:position w:val="-1"/>
          <w:sz w:val="20"/>
          <w:szCs w:val="20"/>
        </w:rPr>
        <w:t xml:space="preserve"> </w:t>
      </w:r>
      <w:r>
        <w:rPr>
          <w:rFonts w:ascii="Times New Roman" w:hAnsi="Times New Roman"/>
          <w:b/>
          <w:bCs/>
          <w:color w:val="000000"/>
          <w:position w:val="-1"/>
          <w:sz w:val="20"/>
          <w:szCs w:val="20"/>
        </w:rPr>
        <w:t>Accounting</w:t>
      </w:r>
      <w:r>
        <w:rPr>
          <w:rFonts w:ascii="Times New Roman" w:hAnsi="Times New Roman"/>
          <w:b/>
          <w:bCs/>
          <w:color w:val="000000"/>
          <w:spacing w:val="-13"/>
          <w:position w:val="-1"/>
          <w:sz w:val="20"/>
          <w:szCs w:val="20"/>
        </w:rPr>
        <w:t xml:space="preserve"> </w:t>
      </w:r>
      <w:r>
        <w:rPr>
          <w:rFonts w:ascii="Times New Roman" w:hAnsi="Times New Roman"/>
          <w:b/>
          <w:bCs/>
          <w:color w:val="000000"/>
          <w:position w:val="-1"/>
          <w:sz w:val="20"/>
          <w:szCs w:val="20"/>
        </w:rPr>
        <w:t>........................................................................</w:t>
      </w:r>
      <w:r>
        <w:rPr>
          <w:rFonts w:ascii="Times New Roman" w:hAnsi="Times New Roman"/>
          <w:b/>
          <w:bCs/>
          <w:color w:val="000000"/>
          <w:position w:val="1"/>
          <w:sz w:val="20"/>
          <w:szCs w:val="20"/>
        </w:rPr>
        <w:t>3(3-0)</w:t>
      </w:r>
    </w:p>
    <w:p w:rsidR="008404C4"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study of the international dimension of accounting as it relates to the multinational corpor</w:t>
      </w:r>
      <w:r>
        <w:rPr>
          <w:rFonts w:ascii="Times New Roman" w:hAnsi="Times New Roman"/>
          <w:color w:val="000000"/>
          <w:spacing w:val="-4"/>
          <w:sz w:val="20"/>
          <w:szCs w:val="20"/>
        </w:rPr>
        <w:t>a</w:t>
      </w:r>
      <w:r>
        <w:rPr>
          <w:rFonts w:ascii="Times New Roman" w:hAnsi="Times New Roman"/>
          <w:color w:val="000000"/>
          <w:sz w:val="20"/>
          <w:szCs w:val="20"/>
        </w:rPr>
        <w:t xml:space="preserve">tion and the international environment.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ACCT2102</w:t>
      </w:r>
    </w:p>
    <w:p w:rsidR="008404C4" w:rsidRDefault="008404C4" w:rsidP="008404C4">
      <w:pPr>
        <w:widowControl w:val="0"/>
        <w:autoSpaceDE w:val="0"/>
        <w:autoSpaceDN w:val="0"/>
        <w:adjustRightInd w:val="0"/>
        <w:spacing w:after="0" w:line="225" w:lineRule="exact"/>
        <w:ind w:left="360" w:right="180" w:firstLine="0"/>
        <w:jc w:val="both"/>
        <w:rPr>
          <w:rFonts w:ascii="Times New Roman" w:hAnsi="Times New Roman"/>
          <w:color w:val="000000"/>
          <w:sz w:val="20"/>
          <w:szCs w:val="20"/>
        </w:rPr>
      </w:pPr>
    </w:p>
    <w:p w:rsidR="008404C4" w:rsidRDefault="008404C4" w:rsidP="008404C4">
      <w:pPr>
        <w:widowControl w:val="0"/>
        <w:autoSpaceDE w:val="0"/>
        <w:autoSpaceDN w:val="0"/>
        <w:adjustRightInd w:val="0"/>
        <w:spacing w:before="5" w:after="0"/>
        <w:ind w:left="360" w:right="180" w:firstLine="0"/>
        <w:jc w:val="both"/>
        <w:rPr>
          <w:rFonts w:ascii="Times New Roman" w:hAnsi="Times New Roman"/>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6</w:t>
      </w:r>
      <w:r>
        <w:rPr>
          <w:rFonts w:ascii="Times New Roman" w:hAnsi="Times New Roman"/>
          <w:b/>
          <w:bCs/>
          <w:color w:val="000000"/>
          <w:spacing w:val="-11"/>
          <w:sz w:val="20"/>
          <w:szCs w:val="20"/>
        </w:rPr>
        <w:t>1</w:t>
      </w:r>
      <w:r>
        <w:rPr>
          <w:rFonts w:ascii="Times New Roman" w:hAnsi="Times New Roman"/>
          <w:b/>
          <w:bCs/>
          <w:color w:val="000000"/>
          <w:sz w:val="20"/>
          <w:szCs w:val="20"/>
        </w:rPr>
        <w:t xml:space="preserve">12 </w:t>
      </w:r>
      <w:r>
        <w:rPr>
          <w:rFonts w:ascii="Times New Roman" w:hAnsi="Times New Roman"/>
          <w:b/>
          <w:bCs/>
          <w:color w:val="000000"/>
          <w:position w:val="2"/>
          <w:sz w:val="20"/>
          <w:szCs w:val="20"/>
        </w:rPr>
        <w:t>—</w:t>
      </w:r>
      <w:r>
        <w:rPr>
          <w:rFonts w:ascii="Times New Roman" w:hAnsi="Times New Roman"/>
          <w:b/>
          <w:bCs/>
          <w:color w:val="000000"/>
          <w:spacing w:val="-11"/>
          <w:position w:val="2"/>
          <w:sz w:val="20"/>
          <w:szCs w:val="20"/>
        </w:rPr>
        <w:t xml:space="preserve"> </w:t>
      </w:r>
      <w:r>
        <w:rPr>
          <w:rFonts w:ascii="Times New Roman" w:hAnsi="Times New Roman"/>
          <w:b/>
          <w:bCs/>
          <w:color w:val="000000"/>
          <w:sz w:val="20"/>
          <w:szCs w:val="20"/>
        </w:rPr>
        <w:t>Advanced</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Auditing I</w:t>
      </w:r>
      <w:r>
        <w:rPr>
          <w:rFonts w:ascii="Times New Roman" w:hAnsi="Times New Roman"/>
          <w:b/>
          <w:bCs/>
          <w:color w:val="000000"/>
          <w:spacing w:val="-19"/>
          <w:sz w:val="20"/>
          <w:szCs w:val="20"/>
        </w:rPr>
        <w:t xml:space="preserve"> </w:t>
      </w:r>
      <w:r>
        <w:rPr>
          <w:rFonts w:ascii="Times New Roman" w:hAnsi="Times New Roman"/>
          <w:b/>
          <w:bCs/>
          <w:color w:val="000000"/>
          <w:sz w:val="20"/>
          <w:szCs w:val="20"/>
        </w:rPr>
        <w:t>................................................................................</w:t>
      </w:r>
      <w:r>
        <w:rPr>
          <w:rFonts w:ascii="Times New Roman" w:hAnsi="Times New Roman"/>
          <w:b/>
          <w:bCs/>
          <w:color w:val="000000"/>
          <w:position w:val="2"/>
          <w:sz w:val="20"/>
          <w:szCs w:val="20"/>
        </w:rPr>
        <w:t>3(3-0)</w:t>
      </w:r>
    </w:p>
    <w:p w:rsidR="008404C4" w:rsidRDefault="008404C4" w:rsidP="008404C4">
      <w:pPr>
        <w:widowControl w:val="0"/>
        <w:autoSpaceDE w:val="0"/>
        <w:autoSpaceDN w:val="0"/>
        <w:adjustRightInd w:val="0"/>
        <w:spacing w:after="0" w:line="225" w:lineRule="exact"/>
        <w:ind w:left="360" w:right="180" w:firstLine="0"/>
        <w:jc w:val="both"/>
        <w:rPr>
          <w:rFonts w:ascii="Times New Roman" w:hAnsi="Times New Roman"/>
          <w:i/>
          <w:iCs/>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detailed study of audit procedures includes audit sampling, tests of controls and substantive tests.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4</w:t>
      </w:r>
      <w:r>
        <w:rPr>
          <w:rFonts w:ascii="Times New Roman" w:hAnsi="Times New Roman"/>
          <w:i/>
          <w:iCs/>
          <w:color w:val="000000"/>
          <w:spacing w:val="-15"/>
          <w:sz w:val="20"/>
          <w:szCs w:val="20"/>
        </w:rPr>
        <w:t>11</w:t>
      </w:r>
      <w:r>
        <w:rPr>
          <w:rFonts w:ascii="Times New Roman" w:hAnsi="Times New Roman"/>
          <w:i/>
          <w:iCs/>
          <w:color w:val="000000"/>
          <w:sz w:val="20"/>
          <w:szCs w:val="20"/>
        </w:rPr>
        <w:t>1</w:t>
      </w:r>
    </w:p>
    <w:p w:rsidR="008404C4" w:rsidRDefault="008404C4" w:rsidP="008404C4">
      <w:pPr>
        <w:widowControl w:val="0"/>
        <w:autoSpaceDE w:val="0"/>
        <w:autoSpaceDN w:val="0"/>
        <w:adjustRightInd w:val="0"/>
        <w:spacing w:after="0" w:line="225" w:lineRule="exact"/>
        <w:ind w:left="360" w:right="180" w:firstLine="0"/>
        <w:jc w:val="both"/>
        <w:rPr>
          <w:rFonts w:ascii="Times New Roman" w:hAnsi="Times New Roman"/>
          <w:color w:val="000000"/>
          <w:sz w:val="20"/>
          <w:szCs w:val="20"/>
        </w:rPr>
      </w:pPr>
    </w:p>
    <w:p w:rsidR="008404C4" w:rsidRDefault="008404C4" w:rsidP="008404C4">
      <w:pPr>
        <w:widowControl w:val="0"/>
        <w:autoSpaceDE w:val="0"/>
        <w:autoSpaceDN w:val="0"/>
        <w:adjustRightInd w:val="0"/>
        <w:spacing w:before="13" w:after="0" w:line="242" w:lineRule="auto"/>
        <w:ind w:left="360" w:right="180" w:firstLine="0"/>
        <w:jc w:val="both"/>
        <w:rPr>
          <w:rFonts w:ascii="Times New Roman" w:hAnsi="Times New Roman"/>
          <w:b/>
          <w:bCs/>
          <w:color w:val="000000"/>
          <w:position w:val="2"/>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 xml:space="preserve">6122 </w:t>
      </w:r>
      <w:r>
        <w:rPr>
          <w:rFonts w:ascii="Times New Roman" w:hAnsi="Times New Roman"/>
          <w:b/>
          <w:bCs/>
          <w:color w:val="000000"/>
          <w:position w:val="2"/>
          <w:sz w:val="20"/>
          <w:szCs w:val="20"/>
        </w:rPr>
        <w:t>—</w:t>
      </w:r>
      <w:r>
        <w:rPr>
          <w:rFonts w:ascii="Times New Roman" w:hAnsi="Times New Roman"/>
          <w:b/>
          <w:bCs/>
          <w:color w:val="000000"/>
          <w:spacing w:val="-4"/>
          <w:position w:val="2"/>
          <w:sz w:val="20"/>
          <w:szCs w:val="20"/>
        </w:rPr>
        <w:t xml:space="preserve"> </w:t>
      </w:r>
      <w:r>
        <w:rPr>
          <w:rFonts w:ascii="Times New Roman" w:hAnsi="Times New Roman"/>
          <w:b/>
          <w:bCs/>
          <w:color w:val="000000"/>
          <w:spacing w:val="-18"/>
          <w:sz w:val="20"/>
          <w:szCs w:val="20"/>
        </w:rPr>
        <w:t>T</w:t>
      </w:r>
      <w:r>
        <w:rPr>
          <w:rFonts w:ascii="Times New Roman" w:hAnsi="Times New Roman"/>
          <w:b/>
          <w:bCs/>
          <w:color w:val="000000"/>
          <w:sz w:val="20"/>
          <w:szCs w:val="20"/>
        </w:rPr>
        <w:t>ax</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Accounting I</w:t>
      </w:r>
      <w:r>
        <w:rPr>
          <w:rFonts w:ascii="Times New Roman" w:hAnsi="Times New Roman"/>
          <w:b/>
          <w:bCs/>
          <w:color w:val="000000"/>
          <w:spacing w:val="3"/>
          <w:sz w:val="20"/>
          <w:szCs w:val="20"/>
        </w:rPr>
        <w:t>I</w:t>
      </w:r>
      <w:r>
        <w:rPr>
          <w:rFonts w:ascii="Times New Roman" w:hAnsi="Times New Roman"/>
          <w:b/>
          <w:bCs/>
          <w:color w:val="000000"/>
          <w:sz w:val="20"/>
          <w:szCs w:val="20"/>
        </w:rPr>
        <w:t>.....................................................................................</w:t>
      </w:r>
      <w:r>
        <w:rPr>
          <w:rFonts w:ascii="Times New Roman" w:hAnsi="Times New Roman"/>
          <w:b/>
          <w:bCs/>
          <w:color w:val="000000"/>
          <w:position w:val="2"/>
          <w:sz w:val="20"/>
          <w:szCs w:val="20"/>
        </w:rPr>
        <w:t xml:space="preserve">3(3-0) </w:t>
      </w:r>
    </w:p>
    <w:p w:rsidR="008404C4" w:rsidRDefault="008404C4" w:rsidP="008404C4">
      <w:pPr>
        <w:widowControl w:val="0"/>
        <w:autoSpaceDE w:val="0"/>
        <w:autoSpaceDN w:val="0"/>
        <w:adjustRightInd w:val="0"/>
        <w:spacing w:before="13" w:after="0" w:line="242"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The study of the income tax law regarding the alternative minimum tax, property transactions, corporations, partnerships, estates and trusts, and the gift and estate tax.</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 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4121.</w:t>
      </w:r>
    </w:p>
    <w:p w:rsidR="008404C4" w:rsidRDefault="008404C4" w:rsidP="008404C4">
      <w:pPr>
        <w:widowControl w:val="0"/>
        <w:autoSpaceDE w:val="0"/>
        <w:autoSpaceDN w:val="0"/>
        <w:adjustRightInd w:val="0"/>
        <w:spacing w:before="7" w:after="0" w:line="250" w:lineRule="auto"/>
        <w:ind w:left="360" w:right="180" w:firstLine="0"/>
        <w:jc w:val="both"/>
        <w:rPr>
          <w:rFonts w:ascii="Times New Roman" w:hAnsi="Times New Roman"/>
          <w:b/>
          <w:bCs/>
          <w:color w:val="000000"/>
          <w:sz w:val="20"/>
          <w:szCs w:val="20"/>
        </w:rPr>
      </w:pPr>
    </w:p>
    <w:p w:rsidR="008404C4" w:rsidRDefault="008404C4" w:rsidP="008404C4">
      <w:pPr>
        <w:widowControl w:val="0"/>
        <w:autoSpaceDE w:val="0"/>
        <w:autoSpaceDN w:val="0"/>
        <w:adjustRightInd w:val="0"/>
        <w:spacing w:before="7" w:after="0" w:line="250"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6131 —</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Advanced</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Accounting I</w:t>
      </w:r>
      <w:r>
        <w:rPr>
          <w:rFonts w:ascii="Times New Roman" w:hAnsi="Times New Roman"/>
          <w:b/>
          <w:bCs/>
          <w:color w:val="000000"/>
          <w:spacing w:val="-2"/>
          <w:sz w:val="20"/>
          <w:szCs w:val="20"/>
        </w:rPr>
        <w:t xml:space="preserve"> </w:t>
      </w:r>
      <w:r>
        <w:rPr>
          <w:rFonts w:ascii="Times New Roman" w:hAnsi="Times New Roman"/>
          <w:b/>
          <w:bCs/>
          <w:color w:val="000000"/>
          <w:sz w:val="20"/>
          <w:szCs w:val="20"/>
        </w:rPr>
        <w:t xml:space="preserve">...........................................................................3(3-0) </w:t>
      </w:r>
    </w:p>
    <w:p w:rsidR="008404C4" w:rsidRDefault="008404C4" w:rsidP="008404C4">
      <w:pPr>
        <w:widowControl w:val="0"/>
        <w:autoSpaceDE w:val="0"/>
        <w:autoSpaceDN w:val="0"/>
        <w:adjustRightInd w:val="0"/>
        <w:spacing w:before="7"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 xml:space="preserve">This course is a study of financial accounting and reporting related to partnerships, branches, segmental and interim reporting.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3103</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sz w:val="20"/>
          <w:szCs w:val="20"/>
        </w:rPr>
      </w:pP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ACCT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6132 —</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Advanced</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Accounting II</w:t>
      </w:r>
      <w:r>
        <w:rPr>
          <w:rFonts w:ascii="Times New Roman" w:hAnsi="Times New Roman"/>
          <w:b/>
          <w:bCs/>
          <w:color w:val="000000"/>
          <w:spacing w:val="-30"/>
          <w:sz w:val="20"/>
          <w:szCs w:val="20"/>
        </w:rPr>
        <w:t xml:space="preserve"> </w:t>
      </w:r>
      <w:r>
        <w:rPr>
          <w:rFonts w:ascii="Times New Roman" w:hAnsi="Times New Roman"/>
          <w:b/>
          <w:bCs/>
          <w:color w:val="000000"/>
          <w:sz w:val="20"/>
          <w:szCs w:val="20"/>
        </w:rPr>
        <w:t xml:space="preserve">..........................................................................3(3-0) </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sz w:val="20"/>
          <w:szCs w:val="20"/>
        </w:rPr>
      </w:pPr>
      <w:r>
        <w:rPr>
          <w:rFonts w:ascii="Times New Roman" w:hAnsi="Times New Roman"/>
          <w:color w:val="000000"/>
          <w:sz w:val="20"/>
          <w:szCs w:val="20"/>
        </w:rPr>
        <w:t xml:space="preserve">Financial accounting and reporting related to business combinations and consolidations and for foreign operations.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w:t>
      </w:r>
      <w:r>
        <w:rPr>
          <w:rFonts w:ascii="Times New Roman" w:hAnsi="Times New Roman"/>
          <w:i/>
          <w:iCs/>
          <w:color w:val="000000"/>
          <w:spacing w:val="-3"/>
          <w:sz w:val="20"/>
          <w:szCs w:val="20"/>
        </w:rPr>
        <w:t xml:space="preserve"> </w:t>
      </w:r>
      <w:r>
        <w:rPr>
          <w:rFonts w:ascii="Times New Roman" w:hAnsi="Times New Roman"/>
          <w:i/>
          <w:iCs/>
          <w:color w:val="000000"/>
          <w:sz w:val="20"/>
          <w:szCs w:val="20"/>
        </w:rPr>
        <w:t>ACCT</w:t>
      </w:r>
      <w:r>
        <w:rPr>
          <w:rFonts w:ascii="Times New Roman" w:hAnsi="Times New Roman"/>
          <w:i/>
          <w:iCs/>
          <w:color w:val="000000"/>
          <w:spacing w:val="-4"/>
          <w:sz w:val="20"/>
          <w:szCs w:val="20"/>
        </w:rPr>
        <w:t xml:space="preserve"> </w:t>
      </w:r>
      <w:r>
        <w:rPr>
          <w:rFonts w:ascii="Times New Roman" w:hAnsi="Times New Roman"/>
          <w:i/>
          <w:iCs/>
          <w:color w:val="000000"/>
          <w:sz w:val="20"/>
          <w:szCs w:val="20"/>
        </w:rPr>
        <w:t>3103</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color w:val="000000"/>
          <w:sz w:val="20"/>
          <w:szCs w:val="20"/>
        </w:rPr>
      </w:pPr>
    </w:p>
    <w:p w:rsidR="008404C4"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sz w:val="20"/>
          <w:szCs w:val="20"/>
        </w:rPr>
      </w:pPr>
      <w:r>
        <w:rPr>
          <w:rFonts w:ascii="Times New Roman" w:hAnsi="Times New Roman"/>
          <w:b/>
          <w:bCs/>
          <w:sz w:val="20"/>
          <w:szCs w:val="20"/>
        </w:rPr>
        <w:t>ACCT</w:t>
      </w:r>
      <w:r>
        <w:rPr>
          <w:rFonts w:ascii="Times New Roman" w:hAnsi="Times New Roman"/>
          <w:b/>
          <w:bCs/>
          <w:spacing w:val="-4"/>
          <w:sz w:val="20"/>
          <w:szCs w:val="20"/>
        </w:rPr>
        <w:t xml:space="preserve"> </w:t>
      </w:r>
      <w:r>
        <w:rPr>
          <w:rFonts w:ascii="Times New Roman" w:hAnsi="Times New Roman"/>
          <w:b/>
          <w:bCs/>
          <w:sz w:val="20"/>
          <w:szCs w:val="20"/>
        </w:rPr>
        <w:t>6141 — Municipal</w:t>
      </w:r>
      <w:r>
        <w:rPr>
          <w:rFonts w:ascii="Times New Roman" w:hAnsi="Times New Roman"/>
          <w:b/>
          <w:bCs/>
          <w:spacing w:val="-11"/>
          <w:sz w:val="20"/>
          <w:szCs w:val="20"/>
        </w:rPr>
        <w:t xml:space="preserve"> </w:t>
      </w:r>
      <w:r>
        <w:rPr>
          <w:rFonts w:ascii="Times New Roman" w:hAnsi="Times New Roman"/>
          <w:b/>
          <w:bCs/>
          <w:sz w:val="20"/>
          <w:szCs w:val="20"/>
        </w:rPr>
        <w:t>Accounting</w:t>
      </w:r>
      <w:r>
        <w:rPr>
          <w:rFonts w:ascii="Times New Roman" w:hAnsi="Times New Roman"/>
          <w:b/>
          <w:bCs/>
          <w:spacing w:val="-8"/>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sz w:val="20"/>
          <w:szCs w:val="20"/>
        </w:rPr>
      </w:pPr>
      <w:r>
        <w:rPr>
          <w:rFonts w:ascii="Times New Roman" w:hAnsi="Times New Roman"/>
          <w:sz w:val="20"/>
          <w:szCs w:val="20"/>
        </w:rPr>
        <w:t>Fund theor</w:t>
      </w:r>
      <w:r>
        <w:rPr>
          <w:rFonts w:ascii="Times New Roman" w:hAnsi="Times New Roman"/>
          <w:spacing w:val="-13"/>
          <w:sz w:val="20"/>
          <w:szCs w:val="20"/>
        </w:rPr>
        <w:t>y</w:t>
      </w:r>
      <w:r>
        <w:rPr>
          <w:rFonts w:ascii="Times New Roman" w:hAnsi="Times New Roman"/>
          <w:sz w:val="20"/>
          <w:szCs w:val="20"/>
        </w:rPr>
        <w:t xml:space="preserve">, generally accepted accounting principles and accounting practice and reporting for state and local governments.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w:t>
      </w:r>
      <w:r>
        <w:rPr>
          <w:rFonts w:ascii="Times New Roman" w:hAnsi="Times New Roman"/>
          <w:i/>
          <w:iCs/>
          <w:spacing w:val="-3"/>
          <w:sz w:val="20"/>
          <w:szCs w:val="20"/>
        </w:rPr>
        <w:t xml:space="preserve"> </w:t>
      </w:r>
      <w:r>
        <w:rPr>
          <w:rFonts w:ascii="Times New Roman" w:hAnsi="Times New Roman"/>
          <w:i/>
          <w:iCs/>
          <w:sz w:val="20"/>
          <w:szCs w:val="20"/>
        </w:rPr>
        <w:t>ACCT</w:t>
      </w:r>
      <w:r>
        <w:rPr>
          <w:rFonts w:ascii="Times New Roman" w:hAnsi="Times New Roman"/>
          <w:i/>
          <w:iCs/>
          <w:spacing w:val="-4"/>
          <w:sz w:val="20"/>
          <w:szCs w:val="20"/>
        </w:rPr>
        <w:t xml:space="preserve"> </w:t>
      </w:r>
      <w:r>
        <w:rPr>
          <w:rFonts w:ascii="Times New Roman" w:hAnsi="Times New Roman"/>
          <w:i/>
          <w:iCs/>
          <w:sz w:val="20"/>
          <w:szCs w:val="20"/>
        </w:rPr>
        <w:t>2102</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ACCT</w:t>
      </w:r>
      <w:r>
        <w:rPr>
          <w:rFonts w:ascii="Times New Roman" w:hAnsi="Times New Roman"/>
          <w:b/>
          <w:bCs/>
          <w:spacing w:val="-4"/>
          <w:sz w:val="20"/>
          <w:szCs w:val="20"/>
        </w:rPr>
        <w:t xml:space="preserve"> </w:t>
      </w:r>
      <w:r>
        <w:rPr>
          <w:rFonts w:ascii="Times New Roman" w:hAnsi="Times New Roman"/>
          <w:b/>
          <w:bCs/>
          <w:sz w:val="20"/>
          <w:szCs w:val="20"/>
        </w:rPr>
        <w:t>6142 — Not-Fo</w:t>
      </w:r>
      <w:r>
        <w:rPr>
          <w:rFonts w:ascii="Times New Roman" w:hAnsi="Times New Roman"/>
          <w:b/>
          <w:bCs/>
          <w:spacing w:val="-7"/>
          <w:sz w:val="20"/>
          <w:szCs w:val="20"/>
        </w:rPr>
        <w:t>r</w:t>
      </w:r>
      <w:r>
        <w:rPr>
          <w:rFonts w:ascii="Times New Roman" w:hAnsi="Times New Roman"/>
          <w:b/>
          <w:bCs/>
          <w:sz w:val="20"/>
          <w:szCs w:val="20"/>
        </w:rPr>
        <w:t>-P</w:t>
      </w:r>
      <w:r>
        <w:rPr>
          <w:rFonts w:ascii="Times New Roman" w:hAnsi="Times New Roman"/>
          <w:b/>
          <w:bCs/>
          <w:spacing w:val="-4"/>
          <w:sz w:val="20"/>
          <w:szCs w:val="20"/>
        </w:rPr>
        <w:t>r</w:t>
      </w:r>
      <w:r>
        <w:rPr>
          <w:rFonts w:ascii="Times New Roman" w:hAnsi="Times New Roman"/>
          <w:b/>
          <w:bCs/>
          <w:sz w:val="20"/>
          <w:szCs w:val="20"/>
        </w:rPr>
        <w:t>ofit</w:t>
      </w:r>
      <w:r>
        <w:rPr>
          <w:rFonts w:ascii="Times New Roman" w:hAnsi="Times New Roman"/>
          <w:b/>
          <w:bCs/>
          <w:spacing w:val="-11"/>
          <w:sz w:val="20"/>
          <w:szCs w:val="20"/>
        </w:rPr>
        <w:t xml:space="preserve"> </w:t>
      </w:r>
      <w:r>
        <w:rPr>
          <w:rFonts w:ascii="Times New Roman" w:hAnsi="Times New Roman"/>
          <w:b/>
          <w:bCs/>
          <w:sz w:val="20"/>
          <w:szCs w:val="20"/>
        </w:rPr>
        <w:t>Accounting</w:t>
      </w:r>
      <w:r>
        <w:rPr>
          <w:rFonts w:ascii="Times New Roman" w:hAnsi="Times New Roman"/>
          <w:b/>
          <w:bCs/>
          <w:spacing w:val="-24"/>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sz w:val="20"/>
          <w:szCs w:val="20"/>
        </w:rPr>
        <w:t>This course covers fund theor</w:t>
      </w:r>
      <w:r>
        <w:rPr>
          <w:rFonts w:ascii="Times New Roman" w:hAnsi="Times New Roman"/>
          <w:spacing w:val="-13"/>
          <w:sz w:val="20"/>
          <w:szCs w:val="20"/>
        </w:rPr>
        <w:t>y</w:t>
      </w:r>
      <w:r>
        <w:rPr>
          <w:rFonts w:ascii="Times New Roman" w:hAnsi="Times New Roman"/>
          <w:sz w:val="20"/>
          <w:szCs w:val="20"/>
        </w:rPr>
        <w:t xml:space="preserve">, generally accepted accounting principles and accounting practice and reporting for </w:t>
      </w:r>
      <w:r>
        <w:rPr>
          <w:rFonts w:ascii="Times New Roman" w:hAnsi="Times New Roman"/>
          <w:sz w:val="20"/>
          <w:szCs w:val="20"/>
        </w:rPr>
        <w:lastRenderedPageBreak/>
        <w:t>hospitals, colleges and universities, and other not-fo</w:t>
      </w:r>
      <w:r>
        <w:rPr>
          <w:rFonts w:ascii="Times New Roman" w:hAnsi="Times New Roman"/>
          <w:spacing w:val="-4"/>
          <w:sz w:val="20"/>
          <w:szCs w:val="20"/>
        </w:rPr>
        <w:t>r</w:t>
      </w:r>
      <w:r>
        <w:rPr>
          <w:rFonts w:ascii="Times New Roman" w:hAnsi="Times New Roman"/>
          <w:sz w:val="20"/>
          <w:szCs w:val="20"/>
        </w:rPr>
        <w:t xml:space="preserve">-profits.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w:t>
      </w:r>
      <w:r>
        <w:rPr>
          <w:rFonts w:ascii="Times New Roman" w:hAnsi="Times New Roman"/>
          <w:i/>
          <w:iCs/>
          <w:spacing w:val="-3"/>
          <w:sz w:val="20"/>
          <w:szCs w:val="20"/>
        </w:rPr>
        <w:t xml:space="preserve"> </w:t>
      </w:r>
      <w:r>
        <w:rPr>
          <w:rFonts w:ascii="Times New Roman" w:hAnsi="Times New Roman"/>
          <w:i/>
          <w:iCs/>
          <w:sz w:val="20"/>
          <w:szCs w:val="20"/>
        </w:rPr>
        <w:t>ACCT</w:t>
      </w:r>
      <w:r>
        <w:rPr>
          <w:rFonts w:ascii="Times New Roman" w:hAnsi="Times New Roman"/>
          <w:i/>
          <w:iCs/>
          <w:spacing w:val="-4"/>
          <w:sz w:val="20"/>
          <w:szCs w:val="20"/>
        </w:rPr>
        <w:t xml:space="preserve"> </w:t>
      </w:r>
      <w:r>
        <w:rPr>
          <w:rFonts w:ascii="Times New Roman" w:hAnsi="Times New Roman"/>
          <w:i/>
          <w:iCs/>
          <w:sz w:val="20"/>
          <w:szCs w:val="20"/>
        </w:rPr>
        <w:t>6141</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BUSA</w:t>
      </w:r>
      <w:r>
        <w:rPr>
          <w:rFonts w:ascii="Times New Roman" w:hAnsi="Times New Roman"/>
          <w:b/>
          <w:bCs/>
          <w:spacing w:val="-11"/>
          <w:sz w:val="20"/>
          <w:szCs w:val="20"/>
        </w:rPr>
        <w:t xml:space="preserve"> </w:t>
      </w:r>
      <w:r>
        <w:rPr>
          <w:rFonts w:ascii="Times New Roman" w:hAnsi="Times New Roman"/>
          <w:b/>
          <w:bCs/>
          <w:sz w:val="20"/>
          <w:szCs w:val="20"/>
        </w:rPr>
        <w:t>6100 — Independent Study In Business</w:t>
      </w:r>
      <w:r>
        <w:rPr>
          <w:rFonts w:ascii="Times New Roman" w:hAnsi="Times New Roman"/>
          <w:b/>
          <w:bCs/>
          <w:spacing w:val="-11"/>
          <w:sz w:val="20"/>
          <w:szCs w:val="20"/>
        </w:rPr>
        <w:t xml:space="preserve"> </w:t>
      </w:r>
      <w:r>
        <w:rPr>
          <w:rFonts w:ascii="Times New Roman" w:hAnsi="Times New Roman"/>
          <w:b/>
          <w:bCs/>
          <w:sz w:val="20"/>
          <w:szCs w:val="20"/>
        </w:rPr>
        <w:t>Administration</w:t>
      </w:r>
      <w:r>
        <w:rPr>
          <w:rFonts w:ascii="Times New Roman" w:hAnsi="Times New Roman"/>
          <w:b/>
          <w:bCs/>
          <w:spacing w:val="-24"/>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Special research projects undertaken by MBA</w:t>
      </w:r>
      <w:r>
        <w:rPr>
          <w:rFonts w:ascii="Times New Roman" w:hAnsi="Times New Roman"/>
          <w:spacing w:val="-11"/>
          <w:sz w:val="20"/>
          <w:szCs w:val="20"/>
        </w:rPr>
        <w:t xml:space="preserve"> </w:t>
      </w:r>
      <w:r>
        <w:rPr>
          <w:rFonts w:ascii="Times New Roman" w:hAnsi="Times New Roman"/>
          <w:sz w:val="20"/>
          <w:szCs w:val="20"/>
        </w:rPr>
        <w:t>students under the direction of MBA</w:t>
      </w:r>
      <w:r>
        <w:rPr>
          <w:rFonts w:ascii="Times New Roman" w:hAnsi="Times New Roman"/>
          <w:spacing w:val="-11"/>
          <w:sz w:val="20"/>
          <w:szCs w:val="20"/>
        </w:rPr>
        <w:t xml:space="preserve"> </w:t>
      </w:r>
      <w:r>
        <w:rPr>
          <w:rFonts w:ascii="Times New Roman" w:hAnsi="Times New Roman"/>
          <w:sz w:val="20"/>
          <w:szCs w:val="20"/>
        </w:rPr>
        <w:t>graduate facult</w:t>
      </w:r>
      <w:r>
        <w:rPr>
          <w:rFonts w:ascii="Times New Roman" w:hAnsi="Times New Roman"/>
          <w:spacing w:val="-13"/>
          <w:sz w:val="20"/>
          <w:szCs w:val="20"/>
        </w:rPr>
        <w:t>y</w:t>
      </w:r>
      <w:r>
        <w:rPr>
          <w:rFonts w:ascii="Times New Roman" w:hAnsi="Times New Roman"/>
          <w:sz w:val="20"/>
          <w:szCs w:val="20"/>
        </w:rPr>
        <w:t>. Students are required to conduct independent research and write scholarly papers.</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before="42" w:after="0" w:line="258" w:lineRule="auto"/>
        <w:ind w:left="360" w:right="180" w:firstLine="0"/>
        <w:jc w:val="both"/>
        <w:rPr>
          <w:rFonts w:ascii="Times New Roman" w:hAnsi="Times New Roman"/>
          <w:b/>
          <w:bCs/>
          <w:sz w:val="20"/>
          <w:szCs w:val="20"/>
        </w:rPr>
      </w:pPr>
      <w:r>
        <w:rPr>
          <w:rFonts w:ascii="Times New Roman" w:hAnsi="Times New Roman"/>
          <w:b/>
          <w:bCs/>
          <w:sz w:val="20"/>
          <w:szCs w:val="20"/>
        </w:rPr>
        <w:t>BUSA</w:t>
      </w:r>
      <w:r>
        <w:rPr>
          <w:rFonts w:ascii="Times New Roman" w:hAnsi="Times New Roman"/>
          <w:b/>
          <w:bCs/>
          <w:spacing w:val="-11"/>
          <w:sz w:val="20"/>
          <w:szCs w:val="20"/>
        </w:rPr>
        <w:t xml:space="preserve"> </w:t>
      </w:r>
      <w:r>
        <w:rPr>
          <w:rFonts w:ascii="Times New Roman" w:hAnsi="Times New Roman"/>
          <w:b/>
          <w:bCs/>
          <w:sz w:val="20"/>
          <w:szCs w:val="20"/>
        </w:rPr>
        <w:t>6105 — International Busines</w:t>
      </w:r>
      <w:r>
        <w:rPr>
          <w:rFonts w:ascii="Times New Roman" w:hAnsi="Times New Roman"/>
          <w:b/>
          <w:bCs/>
          <w:spacing w:val="10"/>
          <w:sz w:val="20"/>
          <w:szCs w:val="20"/>
        </w:rPr>
        <w:t>s</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before="42" w:after="0" w:line="258" w:lineRule="auto"/>
        <w:ind w:left="360" w:right="180" w:firstLine="0"/>
        <w:jc w:val="both"/>
        <w:rPr>
          <w:rFonts w:ascii="Times New Roman" w:hAnsi="Times New Roman"/>
          <w:i/>
          <w:iCs/>
          <w:sz w:val="20"/>
          <w:szCs w:val="20"/>
        </w:rPr>
      </w:pPr>
      <w:r>
        <w:rPr>
          <w:rFonts w:ascii="Times New Roman" w:hAnsi="Times New Roman"/>
          <w:sz w:val="20"/>
          <w:szCs w:val="20"/>
        </w:rPr>
        <w:t>Introduction to international business and the multinational corporation.</w:t>
      </w:r>
      <w:r>
        <w:rPr>
          <w:rFonts w:ascii="Times New Roman" w:hAnsi="Times New Roman"/>
          <w:spacing w:val="-3"/>
          <w:sz w:val="20"/>
          <w:szCs w:val="20"/>
        </w:rPr>
        <w:t xml:space="preserve"> </w:t>
      </w:r>
      <w:r>
        <w:rPr>
          <w:rFonts w:ascii="Times New Roman" w:hAnsi="Times New Roman"/>
          <w:spacing w:val="-14"/>
          <w:sz w:val="20"/>
          <w:szCs w:val="20"/>
        </w:rPr>
        <w:t>T</w:t>
      </w:r>
      <w:r>
        <w:rPr>
          <w:rFonts w:ascii="Times New Roman" w:hAnsi="Times New Roman"/>
          <w:sz w:val="20"/>
          <w:szCs w:val="20"/>
        </w:rPr>
        <w:t>opics include devel- opment of international business, the institutional and economic environment of global business, legal and socioeconomic factors a</w:t>
      </w:r>
      <w:r>
        <w:rPr>
          <w:rFonts w:ascii="Times New Roman" w:hAnsi="Times New Roman"/>
          <w:spacing w:val="-4"/>
          <w:sz w:val="20"/>
          <w:szCs w:val="20"/>
        </w:rPr>
        <w:t>f</w:t>
      </w:r>
      <w:r>
        <w:rPr>
          <w:rFonts w:ascii="Times New Roman" w:hAnsi="Times New Roman"/>
          <w:sz w:val="20"/>
          <w:szCs w:val="20"/>
        </w:rPr>
        <w:t xml:space="preserve">fecting multinational corporations and the planning and operation of international business.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5200</w:t>
      </w:r>
    </w:p>
    <w:p w:rsidR="008404C4" w:rsidRDefault="008404C4" w:rsidP="008404C4">
      <w:pPr>
        <w:widowControl w:val="0"/>
        <w:autoSpaceDE w:val="0"/>
        <w:autoSpaceDN w:val="0"/>
        <w:adjustRightInd w:val="0"/>
        <w:spacing w:before="42" w:after="0" w:line="258"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after="0" w:line="223" w:lineRule="exact"/>
        <w:ind w:left="360" w:right="180" w:firstLine="0"/>
        <w:jc w:val="both"/>
        <w:rPr>
          <w:rFonts w:ascii="Times New Roman" w:hAnsi="Times New Roman"/>
          <w:sz w:val="20"/>
          <w:szCs w:val="20"/>
        </w:rPr>
      </w:pPr>
      <w:r>
        <w:rPr>
          <w:rFonts w:ascii="Times New Roman" w:hAnsi="Times New Roman"/>
          <w:b/>
          <w:bCs/>
          <w:sz w:val="20"/>
          <w:szCs w:val="20"/>
        </w:rPr>
        <w:t>BUSA</w:t>
      </w:r>
      <w:r>
        <w:rPr>
          <w:rFonts w:ascii="Times New Roman" w:hAnsi="Times New Roman"/>
          <w:b/>
          <w:bCs/>
          <w:spacing w:val="-11"/>
          <w:sz w:val="20"/>
          <w:szCs w:val="20"/>
        </w:rPr>
        <w:t xml:space="preserve"> </w:t>
      </w:r>
      <w:r>
        <w:rPr>
          <w:rFonts w:ascii="Times New Roman" w:hAnsi="Times New Roman"/>
          <w:b/>
          <w:bCs/>
          <w:sz w:val="20"/>
          <w:szCs w:val="20"/>
        </w:rPr>
        <w:t>6205 — Business Resea</w:t>
      </w:r>
      <w:r>
        <w:rPr>
          <w:rFonts w:ascii="Times New Roman" w:hAnsi="Times New Roman"/>
          <w:b/>
          <w:bCs/>
          <w:spacing w:val="-4"/>
          <w:sz w:val="20"/>
          <w:szCs w:val="20"/>
        </w:rPr>
        <w:t>r</w:t>
      </w:r>
      <w:r>
        <w:rPr>
          <w:rFonts w:ascii="Times New Roman" w:hAnsi="Times New Roman"/>
          <w:b/>
          <w:bCs/>
          <w:sz w:val="20"/>
          <w:szCs w:val="20"/>
        </w:rPr>
        <w:t>ch Methods</w:t>
      </w:r>
      <w:r>
        <w:rPr>
          <w:rFonts w:ascii="Times New Roman" w:hAnsi="Times New Roman"/>
          <w:b/>
          <w:bCs/>
          <w:spacing w:val="-36"/>
          <w:sz w:val="20"/>
          <w:szCs w:val="20"/>
        </w:rPr>
        <w:t xml:space="preserve"> </w:t>
      </w:r>
      <w:r>
        <w:rPr>
          <w:rFonts w:ascii="Times New Roman" w:hAnsi="Times New Roman"/>
          <w:b/>
          <w:bCs/>
          <w:sz w:val="20"/>
          <w:szCs w:val="20"/>
        </w:rPr>
        <w:t>.....................................................................3(3-0)</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sz w:val="20"/>
          <w:szCs w:val="20"/>
        </w:rPr>
      </w:pPr>
      <w:r>
        <w:rPr>
          <w:rFonts w:ascii="Times New Roman" w:hAnsi="Times New Roman"/>
          <w:sz w:val="20"/>
          <w:szCs w:val="20"/>
        </w:rPr>
        <w:t>An evaluation of research methodologies used in business, types of research, research design and application of research results. Includes hands-on application of research methodolog</w:t>
      </w:r>
      <w:r>
        <w:rPr>
          <w:rFonts w:ascii="Times New Roman" w:hAnsi="Times New Roman"/>
          <w:spacing w:val="-13"/>
          <w:sz w:val="20"/>
          <w:szCs w:val="20"/>
        </w:rPr>
        <w:t>y</w:t>
      </w:r>
      <w:r>
        <w:rPr>
          <w:rFonts w:ascii="Times New Roman" w:hAnsi="Times New Roman"/>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3205</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ECON 5200 — Overview of Economics /Quantitative</w:t>
      </w:r>
      <w:r>
        <w:rPr>
          <w:rFonts w:ascii="Times New Roman" w:hAnsi="Times New Roman"/>
          <w:b/>
          <w:bCs/>
          <w:spacing w:val="-4"/>
          <w:sz w:val="20"/>
          <w:szCs w:val="20"/>
        </w:rPr>
        <w:t xml:space="preserve"> </w:t>
      </w:r>
      <w:r>
        <w:rPr>
          <w:rFonts w:ascii="Times New Roman" w:hAnsi="Times New Roman"/>
          <w:b/>
          <w:bCs/>
          <w:spacing w:val="-18"/>
          <w:sz w:val="20"/>
          <w:szCs w:val="20"/>
        </w:rPr>
        <w:t>T</w:t>
      </w:r>
      <w:r>
        <w:rPr>
          <w:rFonts w:ascii="Times New Roman" w:hAnsi="Times New Roman"/>
          <w:b/>
          <w:bCs/>
          <w:sz w:val="20"/>
          <w:szCs w:val="20"/>
        </w:rPr>
        <w:t>echniques</w:t>
      </w:r>
      <w:r>
        <w:rPr>
          <w:rFonts w:ascii="Times New Roman" w:hAnsi="Times New Roman"/>
          <w:b/>
          <w:bCs/>
          <w:spacing w:val="-28"/>
          <w:sz w:val="20"/>
          <w:szCs w:val="20"/>
        </w:rPr>
        <w:t xml:space="preserve"> </w:t>
      </w:r>
      <w:r>
        <w:rPr>
          <w:rFonts w:ascii="Times New Roman" w:hAnsi="Times New Roman"/>
          <w:b/>
          <w:bCs/>
          <w:sz w:val="20"/>
          <w:szCs w:val="20"/>
        </w:rPr>
        <w:t xml:space="preserve">...............................1(1-0)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An overview course of microeconomics and macroeconomics, and quantitative techniques in business.</w:t>
      </w:r>
      <w:r>
        <w:rPr>
          <w:rFonts w:ascii="Times New Roman" w:hAnsi="Times New Roman"/>
          <w:spacing w:val="-4"/>
          <w:sz w:val="20"/>
          <w:szCs w:val="20"/>
        </w:rPr>
        <w:t xml:space="preserve"> </w:t>
      </w:r>
      <w:r>
        <w:rPr>
          <w:rFonts w:ascii="Times New Roman" w:hAnsi="Times New Roman"/>
          <w:sz w:val="20"/>
          <w:szCs w:val="20"/>
        </w:rPr>
        <w:t>This is an accelerated MBA</w:t>
      </w:r>
      <w:r>
        <w:rPr>
          <w:rFonts w:ascii="Times New Roman" w:hAnsi="Times New Roman"/>
          <w:spacing w:val="-11"/>
          <w:sz w:val="20"/>
          <w:szCs w:val="20"/>
        </w:rPr>
        <w:t xml:space="preserve"> </w:t>
      </w:r>
      <w:r>
        <w:rPr>
          <w:rFonts w:ascii="Times New Roman" w:hAnsi="Times New Roman"/>
          <w:sz w:val="20"/>
          <w:szCs w:val="20"/>
        </w:rPr>
        <w:t>prerequisite course for ECON 6106 and MGMT</w:t>
      </w:r>
      <w:r>
        <w:rPr>
          <w:rFonts w:ascii="Times New Roman" w:hAnsi="Times New Roman"/>
          <w:spacing w:val="-4"/>
          <w:sz w:val="20"/>
          <w:szCs w:val="20"/>
        </w:rPr>
        <w:t xml:space="preserve"> </w:t>
      </w:r>
      <w:r>
        <w:rPr>
          <w:rFonts w:ascii="Times New Roman" w:hAnsi="Times New Roman"/>
          <w:sz w:val="20"/>
          <w:szCs w:val="20"/>
        </w:rPr>
        <w:t xml:space="preserve">6108. </w:t>
      </w:r>
      <w:r>
        <w:rPr>
          <w:rFonts w:ascii="Times New Roman" w:hAnsi="Times New Roman"/>
          <w:spacing w:val="-16"/>
          <w:sz w:val="20"/>
          <w:szCs w:val="20"/>
        </w:rPr>
        <w:t>W</w:t>
      </w:r>
      <w:r>
        <w:rPr>
          <w:rFonts w:ascii="Times New Roman" w:hAnsi="Times New Roman"/>
          <w:sz w:val="20"/>
          <w:szCs w:val="20"/>
        </w:rPr>
        <w:t>aivers will be granted to students who completed ECON 2105, ECON 2106, and ECON 3205 or equivalent courses with grades of “C” or bette</w:t>
      </w:r>
      <w:r>
        <w:rPr>
          <w:rFonts w:ascii="Times New Roman" w:hAnsi="Times New Roman"/>
          <w:spacing w:val="-11"/>
          <w:sz w:val="20"/>
          <w:szCs w:val="20"/>
        </w:rPr>
        <w:t>r</w:t>
      </w:r>
      <w:r>
        <w:rPr>
          <w:rFonts w:ascii="Times New Roman" w:hAnsi="Times New Roman"/>
          <w:sz w:val="20"/>
          <w:szCs w:val="20"/>
        </w:rPr>
        <w:t xml:space="preserve">.  </w:t>
      </w:r>
      <w:r>
        <w:rPr>
          <w:rFonts w:ascii="Times New Roman" w:hAnsi="Times New Roman"/>
          <w:spacing w:val="-18"/>
          <w:sz w:val="20"/>
          <w:szCs w:val="20"/>
        </w:rPr>
        <w:t>P</w:t>
      </w:r>
      <w:r>
        <w:rPr>
          <w:rFonts w:ascii="Times New Roman" w:hAnsi="Times New Roman"/>
          <w:sz w:val="20"/>
          <w:szCs w:val="20"/>
        </w:rPr>
        <w:t>ASS/</w:t>
      </w:r>
      <w:r>
        <w:rPr>
          <w:rFonts w:ascii="Times New Roman" w:hAnsi="Times New Roman"/>
          <w:spacing w:val="-15"/>
          <w:sz w:val="20"/>
          <w:szCs w:val="20"/>
        </w:rPr>
        <w:t>F</w:t>
      </w:r>
      <w:r>
        <w:rPr>
          <w:rFonts w:ascii="Times New Roman" w:hAnsi="Times New Roman"/>
          <w:sz w:val="20"/>
          <w:szCs w:val="20"/>
        </w:rPr>
        <w:t>AIL</w:t>
      </w:r>
      <w:r>
        <w:rPr>
          <w:rFonts w:ascii="Times New Roman" w:hAnsi="Times New Roman"/>
          <w:spacing w:val="-7"/>
          <w:sz w:val="20"/>
          <w:szCs w:val="20"/>
        </w:rPr>
        <w:t xml:space="preserve"> </w:t>
      </w:r>
      <w:r>
        <w:rPr>
          <w:rFonts w:ascii="Times New Roman" w:hAnsi="Times New Roman"/>
          <w:sz w:val="20"/>
          <w:szCs w:val="20"/>
        </w:rPr>
        <w:t>Grading.</w:t>
      </w:r>
    </w:p>
    <w:p w:rsidR="008404C4" w:rsidRDefault="008404C4" w:rsidP="008404C4">
      <w:pPr>
        <w:widowControl w:val="0"/>
        <w:autoSpaceDE w:val="0"/>
        <w:autoSpaceDN w:val="0"/>
        <w:adjustRightInd w:val="0"/>
        <w:spacing w:after="0"/>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sz w:val="20"/>
          <w:szCs w:val="20"/>
        </w:rPr>
      </w:pPr>
      <w:r>
        <w:rPr>
          <w:rFonts w:ascii="Times New Roman" w:hAnsi="Times New Roman"/>
          <w:b/>
          <w:bCs/>
          <w:sz w:val="20"/>
          <w:szCs w:val="20"/>
        </w:rPr>
        <w:t>ECON 6100 — Independent Study in Economic</w:t>
      </w:r>
      <w:r>
        <w:rPr>
          <w:rFonts w:ascii="Times New Roman" w:hAnsi="Times New Roman"/>
          <w:b/>
          <w:bCs/>
          <w:spacing w:val="5"/>
          <w:sz w:val="20"/>
          <w:szCs w:val="20"/>
        </w:rPr>
        <w:t>s</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Special economic research projects undertaken by MBA</w:t>
      </w:r>
      <w:r>
        <w:rPr>
          <w:rFonts w:ascii="Times New Roman" w:hAnsi="Times New Roman"/>
          <w:spacing w:val="-11"/>
          <w:sz w:val="20"/>
          <w:szCs w:val="20"/>
        </w:rPr>
        <w:t xml:space="preserve"> </w:t>
      </w:r>
      <w:r>
        <w:rPr>
          <w:rFonts w:ascii="Times New Roman" w:hAnsi="Times New Roman"/>
          <w:sz w:val="20"/>
          <w:szCs w:val="20"/>
        </w:rPr>
        <w:t>students under the direction of Economics graduate facult</w:t>
      </w:r>
      <w:r>
        <w:rPr>
          <w:rFonts w:ascii="Times New Roman" w:hAnsi="Times New Roman"/>
          <w:spacing w:val="-13"/>
          <w:sz w:val="20"/>
          <w:szCs w:val="20"/>
        </w:rPr>
        <w:t>y</w:t>
      </w:r>
      <w:r>
        <w:rPr>
          <w:rFonts w:ascii="Times New Roman" w:hAnsi="Times New Roman"/>
          <w:sz w:val="20"/>
          <w:szCs w:val="20"/>
        </w:rPr>
        <w:t>. Students are required to conduct independent research and write scholarly papers, after they have completed at least 12   semester hours of MBA</w:t>
      </w:r>
      <w:r>
        <w:rPr>
          <w:rFonts w:ascii="Times New Roman" w:hAnsi="Times New Roman"/>
          <w:spacing w:val="-11"/>
          <w:sz w:val="20"/>
          <w:szCs w:val="20"/>
        </w:rPr>
        <w:t xml:space="preserve"> </w:t>
      </w:r>
      <w:r>
        <w:rPr>
          <w:rFonts w:ascii="Times New Roman" w:hAnsi="Times New Roman"/>
          <w:sz w:val="20"/>
          <w:szCs w:val="20"/>
        </w:rPr>
        <w:t>level course work beyond prerequisites.</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b/>
          <w:bCs/>
          <w:sz w:val="20"/>
          <w:szCs w:val="20"/>
        </w:rPr>
        <w:t>ECON 6101 — Mic</w:t>
      </w:r>
      <w:r>
        <w:rPr>
          <w:rFonts w:ascii="Times New Roman" w:hAnsi="Times New Roman"/>
          <w:b/>
          <w:bCs/>
          <w:spacing w:val="-3"/>
          <w:sz w:val="20"/>
          <w:szCs w:val="20"/>
        </w:rPr>
        <w:t>r</w:t>
      </w:r>
      <w:r>
        <w:rPr>
          <w:rFonts w:ascii="Times New Roman" w:hAnsi="Times New Roman"/>
          <w:b/>
          <w:bCs/>
          <w:sz w:val="20"/>
          <w:szCs w:val="20"/>
        </w:rPr>
        <w:t>oeconomic</w:t>
      </w:r>
      <w:r>
        <w:rPr>
          <w:rFonts w:ascii="Times New Roman" w:hAnsi="Times New Roman"/>
          <w:b/>
          <w:bCs/>
          <w:spacing w:val="-4"/>
          <w:sz w:val="20"/>
          <w:szCs w:val="20"/>
        </w:rPr>
        <w:t xml:space="preserve"> </w:t>
      </w:r>
      <w:r>
        <w:rPr>
          <w:rFonts w:ascii="Times New Roman" w:hAnsi="Times New Roman"/>
          <w:b/>
          <w:bCs/>
          <w:sz w:val="20"/>
          <w:szCs w:val="20"/>
        </w:rPr>
        <w:t>Theory and Price</w:t>
      </w:r>
      <w:r>
        <w:rPr>
          <w:rFonts w:ascii="Times New Roman" w:hAnsi="Times New Roman"/>
          <w:b/>
          <w:bCs/>
          <w:spacing w:val="-11"/>
          <w:sz w:val="20"/>
          <w:szCs w:val="20"/>
        </w:rPr>
        <w:t xml:space="preserve"> </w:t>
      </w:r>
      <w:r>
        <w:rPr>
          <w:rFonts w:ascii="Times New Roman" w:hAnsi="Times New Roman"/>
          <w:b/>
          <w:bCs/>
          <w:sz w:val="20"/>
          <w:szCs w:val="20"/>
        </w:rPr>
        <w:t>Analysi</w:t>
      </w:r>
      <w:r>
        <w:rPr>
          <w:rFonts w:ascii="Times New Roman" w:hAnsi="Times New Roman"/>
          <w:b/>
          <w:bCs/>
          <w:spacing w:val="8"/>
          <w:sz w:val="20"/>
          <w:szCs w:val="20"/>
        </w:rPr>
        <w:t>s</w:t>
      </w:r>
      <w:r>
        <w:rPr>
          <w:rFonts w:ascii="Times New Roman" w:hAnsi="Times New Roman"/>
          <w:b/>
          <w:bCs/>
          <w:sz w:val="20"/>
          <w:szCs w:val="20"/>
        </w:rPr>
        <w:t>...........................................3(3-0</w:t>
      </w:r>
      <w:r>
        <w:rPr>
          <w:rFonts w:ascii="Times New Roman" w:hAnsi="Times New Roman"/>
          <w:sz w:val="20"/>
          <w:szCs w:val="20"/>
        </w:rPr>
        <w:t xml:space="preserve">)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The course studies the e</w:t>
      </w:r>
      <w:r>
        <w:rPr>
          <w:rFonts w:ascii="Times New Roman" w:hAnsi="Times New Roman"/>
          <w:spacing w:val="-4"/>
          <w:sz w:val="20"/>
          <w:szCs w:val="20"/>
        </w:rPr>
        <w:t>f</w:t>
      </w:r>
      <w:r>
        <w:rPr>
          <w:rFonts w:ascii="Times New Roman" w:hAnsi="Times New Roman"/>
          <w:sz w:val="20"/>
          <w:szCs w:val="20"/>
        </w:rPr>
        <w:t>ficient role of price mechanism in the allocation of resources. It examines the individual economic unit, the consume</w:t>
      </w:r>
      <w:r>
        <w:rPr>
          <w:rFonts w:ascii="Times New Roman" w:hAnsi="Times New Roman"/>
          <w:spacing w:val="-8"/>
          <w:sz w:val="20"/>
          <w:szCs w:val="20"/>
        </w:rPr>
        <w:t>r</w:t>
      </w:r>
      <w:r>
        <w:rPr>
          <w:rFonts w:ascii="Times New Roman" w:hAnsi="Times New Roman"/>
          <w:sz w:val="20"/>
          <w:szCs w:val="20"/>
        </w:rPr>
        <w:t>, and the firm.</w:t>
      </w:r>
      <w:r>
        <w:rPr>
          <w:rFonts w:ascii="Times New Roman" w:hAnsi="Times New Roman"/>
          <w:spacing w:val="-4"/>
          <w:sz w:val="20"/>
          <w:szCs w:val="20"/>
        </w:rPr>
        <w:t xml:space="preserve"> </w:t>
      </w:r>
      <w:r>
        <w:rPr>
          <w:rFonts w:ascii="Times New Roman" w:hAnsi="Times New Roman"/>
          <w:sz w:val="20"/>
          <w:szCs w:val="20"/>
        </w:rPr>
        <w:t>The course develops an understanding of the factors underlying the determination of price and output in di</w:t>
      </w:r>
      <w:r>
        <w:rPr>
          <w:rFonts w:ascii="Times New Roman" w:hAnsi="Times New Roman"/>
          <w:spacing w:val="-4"/>
          <w:sz w:val="20"/>
          <w:szCs w:val="20"/>
        </w:rPr>
        <w:t>f</w:t>
      </w:r>
      <w:r>
        <w:rPr>
          <w:rFonts w:ascii="Times New Roman" w:hAnsi="Times New Roman"/>
          <w:sz w:val="20"/>
          <w:szCs w:val="20"/>
        </w:rPr>
        <w:t>ferent market situations.</w:t>
      </w:r>
    </w:p>
    <w:p w:rsidR="008404C4" w:rsidRDefault="008404C4" w:rsidP="008404C4">
      <w:pPr>
        <w:widowControl w:val="0"/>
        <w:autoSpaceDE w:val="0"/>
        <w:autoSpaceDN w:val="0"/>
        <w:adjustRightInd w:val="0"/>
        <w:spacing w:after="0"/>
        <w:ind w:left="360" w:right="180" w:firstLine="0"/>
        <w:jc w:val="both"/>
        <w:rPr>
          <w:rFonts w:ascii="Times New Roman" w:hAnsi="Times New Roman"/>
          <w:i/>
          <w:iCs/>
          <w:sz w:val="20"/>
          <w:szCs w:val="20"/>
        </w:rPr>
      </w:pP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2106 or ECON 5200</w:t>
      </w:r>
    </w:p>
    <w:p w:rsidR="008404C4" w:rsidRDefault="008404C4" w:rsidP="008404C4">
      <w:pPr>
        <w:widowControl w:val="0"/>
        <w:autoSpaceDE w:val="0"/>
        <w:autoSpaceDN w:val="0"/>
        <w:adjustRightInd w:val="0"/>
        <w:spacing w:after="0"/>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sz w:val="20"/>
          <w:szCs w:val="20"/>
        </w:rPr>
      </w:pPr>
      <w:r>
        <w:rPr>
          <w:rFonts w:ascii="Times New Roman" w:hAnsi="Times New Roman"/>
          <w:b/>
          <w:bCs/>
          <w:sz w:val="20"/>
          <w:szCs w:val="20"/>
        </w:rPr>
        <w:t>ECON 6106 — Economics for</w:t>
      </w:r>
      <w:r>
        <w:rPr>
          <w:rFonts w:ascii="Times New Roman" w:hAnsi="Times New Roman"/>
          <w:b/>
          <w:bCs/>
          <w:spacing w:val="-4"/>
          <w:sz w:val="20"/>
          <w:szCs w:val="20"/>
        </w:rPr>
        <w:t xml:space="preserve"> </w:t>
      </w:r>
      <w:r>
        <w:rPr>
          <w:rFonts w:ascii="Times New Roman" w:hAnsi="Times New Roman"/>
          <w:b/>
          <w:bCs/>
          <w:sz w:val="20"/>
          <w:szCs w:val="20"/>
        </w:rPr>
        <w:t>Managers</w:t>
      </w:r>
      <w:r>
        <w:rPr>
          <w:rFonts w:ascii="Times New Roman" w:hAnsi="Times New Roman"/>
          <w:b/>
          <w:bCs/>
          <w:spacing w:val="-7"/>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This course is an overview of basic economic theory applied to modern business decision- making. It will cover major macroeconomic and microeconomic concepts that are important to managers working within the</w:t>
      </w:r>
      <w:r>
        <w:rPr>
          <w:rFonts w:ascii="Times New Roman" w:hAnsi="Times New Roman"/>
          <w:spacing w:val="-11"/>
          <w:sz w:val="20"/>
          <w:szCs w:val="20"/>
        </w:rPr>
        <w:t xml:space="preserve"> </w:t>
      </w:r>
      <w:r>
        <w:rPr>
          <w:rFonts w:ascii="Times New Roman" w:hAnsi="Times New Roman"/>
          <w:sz w:val="20"/>
          <w:szCs w:val="20"/>
        </w:rPr>
        <w:t>American econom</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4"/>
          <w:sz w:val="20"/>
          <w:szCs w:val="20"/>
        </w:rPr>
        <w:t xml:space="preserve"> </w:t>
      </w:r>
      <w:r>
        <w:rPr>
          <w:rFonts w:ascii="Times New Roman" w:hAnsi="Times New Roman"/>
          <w:sz w:val="20"/>
          <w:szCs w:val="20"/>
        </w:rPr>
        <w:t>The course is designed to develop students’ understanding of how to e</w:t>
      </w:r>
      <w:r>
        <w:rPr>
          <w:rFonts w:ascii="Times New Roman" w:hAnsi="Times New Roman"/>
          <w:spacing w:val="-4"/>
          <w:sz w:val="20"/>
          <w:szCs w:val="20"/>
        </w:rPr>
        <w:t>f</w:t>
      </w:r>
      <w:r>
        <w:rPr>
          <w:rFonts w:ascii="Times New Roman" w:hAnsi="Times New Roman"/>
          <w:sz w:val="20"/>
          <w:szCs w:val="20"/>
        </w:rPr>
        <w:t>ficiently achieve the goals of the firm and their ability to recognize how economic forces a</w:t>
      </w:r>
      <w:r>
        <w:rPr>
          <w:rFonts w:ascii="Times New Roman" w:hAnsi="Times New Roman"/>
          <w:spacing w:val="-4"/>
          <w:sz w:val="20"/>
          <w:szCs w:val="20"/>
        </w:rPr>
        <w:t>f</w:t>
      </w:r>
      <w:r>
        <w:rPr>
          <w:rFonts w:ascii="Times New Roman" w:hAnsi="Times New Roman"/>
          <w:sz w:val="20"/>
          <w:szCs w:val="20"/>
        </w:rPr>
        <w:t>fect the o</w:t>
      </w:r>
      <w:r>
        <w:rPr>
          <w:rFonts w:ascii="Times New Roman" w:hAnsi="Times New Roman"/>
          <w:spacing w:val="-4"/>
          <w:sz w:val="20"/>
          <w:szCs w:val="20"/>
        </w:rPr>
        <w:t>r</w:t>
      </w:r>
      <w:r>
        <w:rPr>
          <w:rFonts w:ascii="Times New Roman" w:hAnsi="Times New Roman"/>
          <w:sz w:val="20"/>
          <w:szCs w:val="20"/>
        </w:rPr>
        <w:t>ganization.</w:t>
      </w:r>
    </w:p>
    <w:p w:rsidR="008404C4" w:rsidRDefault="008404C4" w:rsidP="008404C4">
      <w:pPr>
        <w:widowControl w:val="0"/>
        <w:autoSpaceDE w:val="0"/>
        <w:autoSpaceDN w:val="0"/>
        <w:adjustRightInd w:val="0"/>
        <w:spacing w:after="0"/>
        <w:ind w:left="360" w:right="180" w:firstLine="0"/>
        <w:jc w:val="both"/>
        <w:rPr>
          <w:rFonts w:ascii="Times New Roman" w:hAnsi="Times New Roman"/>
          <w:i/>
          <w:iCs/>
          <w:sz w:val="20"/>
          <w:szCs w:val="20"/>
        </w:rPr>
      </w:pP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2105 and 2106 or ECON 5200</w:t>
      </w:r>
    </w:p>
    <w:p w:rsidR="008404C4" w:rsidRDefault="008404C4" w:rsidP="008404C4">
      <w:pPr>
        <w:widowControl w:val="0"/>
        <w:autoSpaceDE w:val="0"/>
        <w:autoSpaceDN w:val="0"/>
        <w:adjustRightInd w:val="0"/>
        <w:spacing w:after="0"/>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sz w:val="20"/>
          <w:szCs w:val="20"/>
        </w:rPr>
      </w:pPr>
      <w:r>
        <w:rPr>
          <w:rFonts w:ascii="Times New Roman" w:hAnsi="Times New Roman"/>
          <w:b/>
          <w:bCs/>
          <w:sz w:val="20"/>
          <w:szCs w:val="20"/>
        </w:rPr>
        <w:t>ECON 6108 — International</w:t>
      </w:r>
      <w:r>
        <w:rPr>
          <w:rFonts w:ascii="Times New Roman" w:hAnsi="Times New Roman"/>
          <w:b/>
          <w:bCs/>
          <w:spacing w:val="-4"/>
          <w:sz w:val="20"/>
          <w:szCs w:val="20"/>
        </w:rPr>
        <w:t xml:space="preserve"> </w:t>
      </w:r>
      <w:r>
        <w:rPr>
          <w:rFonts w:ascii="Times New Roman" w:hAnsi="Times New Roman"/>
          <w:b/>
          <w:bCs/>
          <w:spacing w:val="-15"/>
          <w:sz w:val="20"/>
          <w:szCs w:val="20"/>
        </w:rPr>
        <w:t>T</w:t>
      </w:r>
      <w:r>
        <w:rPr>
          <w:rFonts w:ascii="Times New Roman" w:hAnsi="Times New Roman"/>
          <w:b/>
          <w:bCs/>
          <w:sz w:val="20"/>
          <w:szCs w:val="20"/>
        </w:rPr>
        <w:t>rade and Finance</w:t>
      </w:r>
      <w:r>
        <w:rPr>
          <w:rFonts w:ascii="Times New Roman" w:hAnsi="Times New Roman"/>
          <w:b/>
          <w:bCs/>
          <w:spacing w:val="-15"/>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Theory of the international exchange of goods and services. Emphasis on current problems and polic</w:t>
      </w:r>
      <w:r>
        <w:rPr>
          <w:rFonts w:ascii="Times New Roman" w:hAnsi="Times New Roman"/>
          <w:spacing w:val="-13"/>
          <w:sz w:val="20"/>
          <w:szCs w:val="20"/>
        </w:rPr>
        <w:t>y</w:t>
      </w:r>
      <w:r>
        <w:rPr>
          <w:rFonts w:ascii="Times New Roman" w:hAnsi="Times New Roman"/>
          <w:sz w:val="20"/>
          <w:szCs w:val="20"/>
        </w:rPr>
        <w:t>.</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 xml:space="preserve">ECON 6128 — Contemporary Economic Issues.............................................................3(3-0)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sz w:val="20"/>
          <w:szCs w:val="20"/>
        </w:rPr>
        <w:t>The course discusses the economics of social issues. Focus will be on today</w:t>
      </w:r>
      <w:r>
        <w:rPr>
          <w:rFonts w:ascii="Times New Roman" w:hAnsi="Times New Roman"/>
          <w:spacing w:val="-11"/>
          <w:sz w:val="20"/>
          <w:szCs w:val="20"/>
        </w:rPr>
        <w:t>’</w:t>
      </w:r>
      <w:r>
        <w:rPr>
          <w:rFonts w:ascii="Times New Roman" w:hAnsi="Times New Roman"/>
          <w:sz w:val="20"/>
          <w:szCs w:val="20"/>
        </w:rPr>
        <w:t>s most pressing social and economic problems from both domestic and global viewpoints. Students will examine the issues of, but not limited to, Social Security and Medicare, Economic Growth, Poverty Problems, Government Expenditures and</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 xml:space="preserve">ax Issues, and Protectionism versus Free </w:t>
      </w:r>
      <w:r>
        <w:rPr>
          <w:rFonts w:ascii="Times New Roman" w:hAnsi="Times New Roman"/>
          <w:spacing w:val="-7"/>
          <w:sz w:val="20"/>
          <w:szCs w:val="20"/>
        </w:rPr>
        <w:t>T</w:t>
      </w:r>
      <w:r>
        <w:rPr>
          <w:rFonts w:ascii="Times New Roman" w:hAnsi="Times New Roman"/>
          <w:sz w:val="20"/>
          <w:szCs w:val="20"/>
        </w:rPr>
        <w:t>rade.</w:t>
      </w:r>
      <w:r>
        <w:rPr>
          <w:rFonts w:ascii="Times New Roman" w:hAnsi="Times New Roman"/>
          <w:spacing w:val="-4"/>
          <w:sz w:val="20"/>
          <w:szCs w:val="20"/>
        </w:rPr>
        <w:t xml:space="preserve"> </w:t>
      </w:r>
      <w:r>
        <w:rPr>
          <w:rFonts w:ascii="Times New Roman" w:hAnsi="Times New Roman"/>
          <w:sz w:val="20"/>
          <w:szCs w:val="20"/>
        </w:rPr>
        <w:t xml:space="preserve">The course goes in depth discussing the applicable theories and contemporary issues.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6106</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i/>
          <w:iCs/>
          <w:sz w:val="20"/>
          <w:szCs w:val="20"/>
        </w:rPr>
      </w:pPr>
    </w:p>
    <w:p w:rsidR="008404C4"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sz w:val="20"/>
          <w:szCs w:val="20"/>
        </w:rPr>
      </w:pPr>
      <w:r>
        <w:rPr>
          <w:rFonts w:ascii="Times New Roman" w:hAnsi="Times New Roman"/>
          <w:b/>
          <w:bCs/>
          <w:sz w:val="20"/>
          <w:szCs w:val="20"/>
        </w:rPr>
        <w:t>ECON 6145 — Banking and Fo</w:t>
      </w:r>
      <w:r>
        <w:rPr>
          <w:rFonts w:ascii="Times New Roman" w:hAnsi="Times New Roman"/>
          <w:b/>
          <w:bCs/>
          <w:spacing w:val="-4"/>
          <w:sz w:val="20"/>
          <w:szCs w:val="20"/>
        </w:rPr>
        <w:t>r</w:t>
      </w:r>
      <w:r>
        <w:rPr>
          <w:rFonts w:ascii="Times New Roman" w:hAnsi="Times New Roman"/>
          <w:b/>
          <w:bCs/>
          <w:sz w:val="20"/>
          <w:szCs w:val="20"/>
        </w:rPr>
        <w:t>eign Exchange</w:t>
      </w:r>
      <w:r>
        <w:rPr>
          <w:rFonts w:ascii="Times New Roman" w:hAnsi="Times New Roman"/>
          <w:b/>
          <w:bCs/>
          <w:spacing w:val="-19"/>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sz w:val="20"/>
          <w:szCs w:val="20"/>
        </w:rPr>
      </w:pPr>
      <w:r>
        <w:rPr>
          <w:rFonts w:ascii="Times New Roman" w:hAnsi="Times New Roman"/>
          <w:sz w:val="20"/>
          <w:szCs w:val="20"/>
        </w:rPr>
        <w:t>The nature of money standards, Federal Reserve System, theory of mone</w:t>
      </w:r>
      <w:r>
        <w:rPr>
          <w:rFonts w:ascii="Times New Roman" w:hAnsi="Times New Roman"/>
          <w:spacing w:val="-13"/>
          <w:sz w:val="20"/>
          <w:szCs w:val="20"/>
        </w:rPr>
        <w:t>y</w:t>
      </w:r>
      <w:r>
        <w:rPr>
          <w:rFonts w:ascii="Times New Roman" w:hAnsi="Times New Roman"/>
          <w:sz w:val="20"/>
          <w:szCs w:val="20"/>
        </w:rPr>
        <w:t>, credit and banking.</w:t>
      </w:r>
    </w:p>
    <w:p w:rsidR="008404C4"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b/>
          <w:bCs/>
          <w:sz w:val="20"/>
          <w:szCs w:val="20"/>
        </w:rPr>
        <w:t>ECON 6205 — Int</w:t>
      </w:r>
      <w:r>
        <w:rPr>
          <w:rFonts w:ascii="Times New Roman" w:hAnsi="Times New Roman"/>
          <w:b/>
          <w:bCs/>
          <w:spacing w:val="-4"/>
          <w:sz w:val="20"/>
          <w:szCs w:val="20"/>
        </w:rPr>
        <w:t>r</w:t>
      </w:r>
      <w:r>
        <w:rPr>
          <w:rFonts w:ascii="Times New Roman" w:hAnsi="Times New Roman"/>
          <w:b/>
          <w:bCs/>
          <w:sz w:val="20"/>
          <w:szCs w:val="20"/>
        </w:rPr>
        <w:t>oduction to Econometric</w:t>
      </w:r>
      <w:r>
        <w:rPr>
          <w:rFonts w:ascii="Times New Roman" w:hAnsi="Times New Roman"/>
          <w:b/>
          <w:bCs/>
          <w:spacing w:val="4"/>
          <w:sz w:val="20"/>
          <w:szCs w:val="20"/>
        </w:rPr>
        <w:t>s</w:t>
      </w:r>
      <w:r>
        <w:rPr>
          <w:rFonts w:ascii="Times New Roman" w:hAnsi="Times New Roman"/>
          <w:b/>
          <w:bCs/>
          <w:sz w:val="20"/>
          <w:szCs w:val="20"/>
        </w:rPr>
        <w:t>.................................................................3(3-0)</w:t>
      </w:r>
    </w:p>
    <w:p w:rsidR="008404C4" w:rsidRDefault="008404C4" w:rsidP="008404C4">
      <w:pPr>
        <w:widowControl w:val="0"/>
        <w:autoSpaceDE w:val="0"/>
        <w:autoSpaceDN w:val="0"/>
        <w:adjustRightInd w:val="0"/>
        <w:spacing w:before="10" w:after="0"/>
        <w:ind w:left="360" w:right="180" w:firstLine="0"/>
        <w:jc w:val="both"/>
        <w:rPr>
          <w:rFonts w:ascii="Times New Roman" w:hAnsi="Times New Roman"/>
          <w:i/>
          <w:iCs/>
          <w:sz w:val="20"/>
          <w:szCs w:val="20"/>
        </w:rPr>
      </w:pPr>
      <w:r>
        <w:rPr>
          <w:rFonts w:ascii="Times New Roman" w:hAnsi="Times New Roman"/>
          <w:sz w:val="20"/>
          <w:szCs w:val="20"/>
        </w:rPr>
        <w:t xml:space="preserve">The course discusses the mathematical formulation of economic theories. Focus will be on the use of statistical procedures to measure the theoretical relationships and to verify or reject such theories.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 ECON 3205 and ECON 6106</w:t>
      </w:r>
    </w:p>
    <w:p w:rsidR="008404C4" w:rsidRDefault="008404C4" w:rsidP="008404C4">
      <w:pPr>
        <w:widowControl w:val="0"/>
        <w:autoSpaceDE w:val="0"/>
        <w:autoSpaceDN w:val="0"/>
        <w:adjustRightInd w:val="0"/>
        <w:spacing w:before="10" w:after="0"/>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lastRenderedPageBreak/>
        <w:t>ECON 6605 — Labor</w:t>
      </w:r>
      <w:r>
        <w:rPr>
          <w:rFonts w:ascii="Times New Roman" w:hAnsi="Times New Roman"/>
          <w:b/>
          <w:bCs/>
          <w:spacing w:val="-4"/>
          <w:sz w:val="20"/>
          <w:szCs w:val="20"/>
        </w:rPr>
        <w:t xml:space="preserve"> </w:t>
      </w:r>
      <w:r>
        <w:rPr>
          <w:rFonts w:ascii="Times New Roman" w:hAnsi="Times New Roman"/>
          <w:b/>
          <w:bCs/>
          <w:sz w:val="20"/>
          <w:szCs w:val="20"/>
        </w:rPr>
        <w:t>Economics</w:t>
      </w:r>
      <w:r>
        <w:rPr>
          <w:rFonts w:ascii="Times New Roman" w:hAnsi="Times New Roman"/>
          <w:b/>
          <w:bCs/>
          <w:spacing w:val="-30"/>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sz w:val="20"/>
          <w:szCs w:val="20"/>
        </w:rPr>
        <w:t>The course focuses on application of economic theory to labor markets and discussion of the impact of market powers such as labor unions, government, and big corporations and the discrimination of the resulting distribution of income.</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ECON 6106</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FINC 6101 — Financial Management</w:t>
      </w:r>
      <w:r>
        <w:rPr>
          <w:rFonts w:ascii="Times New Roman" w:hAnsi="Times New Roman"/>
          <w:b/>
          <w:bCs/>
          <w:spacing w:val="-11"/>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sz w:val="20"/>
          <w:szCs w:val="20"/>
        </w:rPr>
        <w:t xml:space="preserve">This course provides an introduction to the fundamental concepts of the finance function with emphasis on the decision-making techniques relevant to financial and nonfinancial managers. </w:t>
      </w:r>
      <w:r>
        <w:rPr>
          <w:rFonts w:ascii="Times New Roman" w:hAnsi="Times New Roman"/>
          <w:spacing w:val="-14"/>
          <w:sz w:val="20"/>
          <w:szCs w:val="20"/>
        </w:rPr>
        <w:t>T</w:t>
      </w:r>
      <w:r>
        <w:rPr>
          <w:rFonts w:ascii="Times New Roman" w:hAnsi="Times New Roman"/>
          <w:sz w:val="20"/>
          <w:szCs w:val="20"/>
        </w:rPr>
        <w:t xml:space="preserve">opics include valuation, risk and return analysis, cost of capital, financial analysis and plan- ning and working capital management.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FINC 3105 or</w:t>
      </w:r>
      <w:r>
        <w:rPr>
          <w:rFonts w:ascii="Times New Roman" w:hAnsi="Times New Roman"/>
          <w:i/>
          <w:iCs/>
          <w:spacing w:val="-4"/>
          <w:sz w:val="20"/>
          <w:szCs w:val="20"/>
        </w:rPr>
        <w:t xml:space="preserve"> </w:t>
      </w:r>
      <w:r>
        <w:rPr>
          <w:rFonts w:ascii="Times New Roman" w:hAnsi="Times New Roman"/>
          <w:i/>
          <w:iCs/>
          <w:sz w:val="20"/>
          <w:szCs w:val="20"/>
        </w:rPr>
        <w:t>ACCT 5200</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FINC 6102 — Cases In Financial Managemen</w:t>
      </w:r>
      <w:r>
        <w:rPr>
          <w:rFonts w:ascii="Times New Roman" w:hAnsi="Times New Roman"/>
          <w:b/>
          <w:bCs/>
          <w:spacing w:val="11"/>
          <w:sz w:val="20"/>
          <w:szCs w:val="20"/>
        </w:rPr>
        <w:t>t</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sz w:val="20"/>
          <w:szCs w:val="20"/>
        </w:rPr>
        <w:t>An in-depth study of the techniques of financial analysis in solving case problems. Emphasis on blending the theoretical and practical aspects of finance as applied to corporations.</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FINC 6101</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after="0" w:line="245" w:lineRule="exact"/>
        <w:ind w:left="360" w:right="180" w:firstLine="0"/>
        <w:jc w:val="both"/>
        <w:rPr>
          <w:rFonts w:ascii="Times New Roman" w:hAnsi="Times New Roman"/>
          <w:sz w:val="20"/>
          <w:szCs w:val="20"/>
        </w:rPr>
      </w:pPr>
      <w:r>
        <w:rPr>
          <w:rFonts w:ascii="Times New Roman" w:hAnsi="Times New Roman"/>
          <w:b/>
          <w:bCs/>
          <w:position w:val="1"/>
          <w:sz w:val="20"/>
          <w:szCs w:val="20"/>
        </w:rPr>
        <w:t>FINC 6103 — Investment</w:t>
      </w:r>
      <w:r>
        <w:rPr>
          <w:rFonts w:ascii="Times New Roman" w:hAnsi="Times New Roman"/>
          <w:b/>
          <w:bCs/>
          <w:spacing w:val="-11"/>
          <w:position w:val="1"/>
          <w:sz w:val="20"/>
          <w:szCs w:val="20"/>
        </w:rPr>
        <w:t xml:space="preserve"> </w:t>
      </w:r>
      <w:r>
        <w:rPr>
          <w:rFonts w:ascii="Times New Roman" w:hAnsi="Times New Roman"/>
          <w:b/>
          <w:bCs/>
          <w:position w:val="1"/>
          <w:sz w:val="20"/>
          <w:szCs w:val="20"/>
        </w:rPr>
        <w:t>Analysis</w:t>
      </w:r>
      <w:r>
        <w:rPr>
          <w:rFonts w:ascii="Times New Roman" w:hAnsi="Times New Roman"/>
          <w:b/>
          <w:bCs/>
          <w:spacing w:val="-6"/>
          <w:position w:val="1"/>
          <w:sz w:val="20"/>
          <w:szCs w:val="20"/>
        </w:rPr>
        <w:t xml:space="preserve"> </w:t>
      </w:r>
      <w:r>
        <w:rPr>
          <w:rFonts w:ascii="Times New Roman" w:hAnsi="Times New Roman"/>
          <w:b/>
          <w:bCs/>
          <w:position w:val="1"/>
          <w:sz w:val="20"/>
          <w:szCs w:val="20"/>
        </w:rPr>
        <w:t>..................................................................................</w:t>
      </w:r>
      <w:r>
        <w:rPr>
          <w:rFonts w:ascii="Times New Roman" w:hAnsi="Times New Roman"/>
          <w:b/>
          <w:bCs/>
          <w:position w:val="-1"/>
          <w:sz w:val="20"/>
          <w:szCs w:val="20"/>
        </w:rPr>
        <w:t>3(3-0)</w:t>
      </w:r>
    </w:p>
    <w:p w:rsidR="008404C4" w:rsidRDefault="008404C4" w:rsidP="008404C4">
      <w:pPr>
        <w:widowControl w:val="0"/>
        <w:autoSpaceDE w:val="0"/>
        <w:autoSpaceDN w:val="0"/>
        <w:adjustRightInd w:val="0"/>
        <w:spacing w:after="0" w:line="225" w:lineRule="exact"/>
        <w:ind w:left="360" w:right="180" w:firstLine="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survey of the investment field in theory and practice from the point of view of individuals and institutional investors. Includes the study of security analysis and portfolio management.</w:t>
      </w:r>
    </w:p>
    <w:p w:rsidR="008404C4" w:rsidRDefault="008404C4" w:rsidP="008404C4">
      <w:pPr>
        <w:widowControl w:val="0"/>
        <w:autoSpaceDE w:val="0"/>
        <w:autoSpaceDN w:val="0"/>
        <w:adjustRightInd w:val="0"/>
        <w:spacing w:after="0" w:line="225" w:lineRule="exact"/>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sz w:val="20"/>
          <w:szCs w:val="20"/>
        </w:rPr>
      </w:pPr>
      <w:r>
        <w:rPr>
          <w:rFonts w:ascii="Times New Roman" w:hAnsi="Times New Roman"/>
          <w:b/>
          <w:bCs/>
          <w:sz w:val="20"/>
          <w:szCs w:val="20"/>
        </w:rPr>
        <w:t>FINC 6104 — Capital Markets and the Global Economy</w:t>
      </w:r>
      <w:r>
        <w:rPr>
          <w:rFonts w:ascii="Times New Roman" w:hAnsi="Times New Roman"/>
          <w:b/>
          <w:bCs/>
          <w:spacing w:val="-11"/>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sz w:val="20"/>
          <w:szCs w:val="20"/>
        </w:rPr>
      </w:pPr>
      <w:r>
        <w:rPr>
          <w:rFonts w:ascii="Times New Roman" w:hAnsi="Times New Roman"/>
          <w:sz w:val="20"/>
          <w:szCs w:val="20"/>
        </w:rPr>
        <w:t>This course will provide an in-depth study of capital markets in instruments, structure and equilibrium and familiarize the students as managers with a changing international scene.</w:t>
      </w:r>
      <w:r>
        <w:rPr>
          <w:rFonts w:ascii="Times New Roman" w:hAnsi="Times New Roman"/>
          <w:spacing w:val="-4"/>
          <w:sz w:val="20"/>
          <w:szCs w:val="20"/>
        </w:rPr>
        <w:t xml:space="preserve"> </w:t>
      </w:r>
      <w:r>
        <w:rPr>
          <w:rFonts w:ascii="Times New Roman" w:hAnsi="Times New Roman"/>
          <w:sz w:val="20"/>
          <w:szCs w:val="20"/>
        </w:rPr>
        <w:t>The use of foreign exchange markets, interest rate, risk, arbitrage, spot and forward rates, swaps and their applicability to hedging will be introduced.</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w:t>
      </w:r>
      <w:r>
        <w:rPr>
          <w:rFonts w:ascii="Times New Roman" w:hAnsi="Times New Roman"/>
          <w:i/>
          <w:iCs/>
          <w:spacing w:val="-4"/>
          <w:sz w:val="20"/>
          <w:szCs w:val="20"/>
        </w:rPr>
        <w:t xml:space="preserve"> </w:t>
      </w:r>
      <w:r>
        <w:rPr>
          <w:rFonts w:ascii="Times New Roman" w:hAnsi="Times New Roman"/>
          <w:i/>
          <w:iCs/>
          <w:sz w:val="20"/>
          <w:szCs w:val="20"/>
        </w:rPr>
        <w:t>ACCT2102 and ECON3145</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after="0" w:line="245" w:lineRule="exact"/>
        <w:ind w:left="360" w:right="180" w:firstLine="0"/>
        <w:jc w:val="both"/>
        <w:rPr>
          <w:rFonts w:ascii="Times New Roman" w:hAnsi="Times New Roman"/>
          <w:sz w:val="20"/>
          <w:szCs w:val="20"/>
        </w:rPr>
      </w:pPr>
      <w:r>
        <w:rPr>
          <w:rFonts w:ascii="Times New Roman" w:hAnsi="Times New Roman"/>
          <w:b/>
          <w:bCs/>
          <w:sz w:val="20"/>
          <w:szCs w:val="20"/>
        </w:rPr>
        <w:t xml:space="preserve">FINC </w:t>
      </w:r>
      <w:r>
        <w:rPr>
          <w:rFonts w:ascii="Times New Roman" w:hAnsi="Times New Roman"/>
          <w:b/>
          <w:bCs/>
          <w:position w:val="-1"/>
          <w:sz w:val="20"/>
          <w:szCs w:val="20"/>
        </w:rPr>
        <w:t xml:space="preserve">6105 </w:t>
      </w:r>
      <w:r>
        <w:rPr>
          <w:rFonts w:ascii="Times New Roman" w:hAnsi="Times New Roman"/>
          <w:b/>
          <w:bCs/>
          <w:position w:val="1"/>
          <w:sz w:val="20"/>
          <w:szCs w:val="20"/>
        </w:rPr>
        <w:t xml:space="preserve">— </w:t>
      </w:r>
      <w:r>
        <w:rPr>
          <w:rFonts w:ascii="Times New Roman" w:hAnsi="Times New Roman"/>
          <w:b/>
          <w:bCs/>
          <w:position w:val="-1"/>
          <w:sz w:val="20"/>
          <w:szCs w:val="20"/>
        </w:rPr>
        <w:t>Management of Financial Intermediarie</w:t>
      </w:r>
      <w:r>
        <w:rPr>
          <w:rFonts w:ascii="Times New Roman" w:hAnsi="Times New Roman"/>
          <w:b/>
          <w:bCs/>
          <w:spacing w:val="6"/>
          <w:position w:val="-1"/>
          <w:sz w:val="20"/>
          <w:szCs w:val="20"/>
        </w:rPr>
        <w:t>s</w:t>
      </w:r>
      <w:r>
        <w:rPr>
          <w:rFonts w:ascii="Times New Roman" w:hAnsi="Times New Roman"/>
          <w:b/>
          <w:bCs/>
          <w:position w:val="-1"/>
          <w:sz w:val="20"/>
          <w:szCs w:val="20"/>
        </w:rPr>
        <w:t>...............................................</w:t>
      </w:r>
      <w:r>
        <w:rPr>
          <w:rFonts w:ascii="Times New Roman" w:hAnsi="Times New Roman"/>
          <w:b/>
          <w:bCs/>
          <w:position w:val="1"/>
          <w:sz w:val="20"/>
          <w:szCs w:val="20"/>
        </w:rPr>
        <w:t>3(3-0)</w:t>
      </w:r>
    </w:p>
    <w:p w:rsidR="008404C4" w:rsidRDefault="008404C4" w:rsidP="008404C4">
      <w:pPr>
        <w:widowControl w:val="0"/>
        <w:autoSpaceDE w:val="0"/>
        <w:autoSpaceDN w:val="0"/>
        <w:adjustRightInd w:val="0"/>
        <w:spacing w:after="0" w:line="225" w:lineRule="exact"/>
        <w:ind w:left="360" w:right="180" w:firstLine="0"/>
        <w:jc w:val="both"/>
        <w:rPr>
          <w:rFonts w:ascii="Times New Roman" w:hAnsi="Times New Roman"/>
          <w:i/>
          <w:iCs/>
          <w:sz w:val="20"/>
          <w:szCs w:val="20"/>
        </w:rPr>
      </w:pPr>
      <w:r>
        <w:rPr>
          <w:rFonts w:ascii="Times New Roman" w:hAnsi="Times New Roman"/>
          <w:sz w:val="20"/>
          <w:szCs w:val="20"/>
        </w:rPr>
        <w:t>This is an in-depth study of the di</w:t>
      </w:r>
      <w:r>
        <w:rPr>
          <w:rFonts w:ascii="Times New Roman" w:hAnsi="Times New Roman"/>
          <w:spacing w:val="-4"/>
          <w:sz w:val="20"/>
          <w:szCs w:val="20"/>
        </w:rPr>
        <w:t>f</w:t>
      </w:r>
      <w:r>
        <w:rPr>
          <w:rFonts w:ascii="Times New Roman" w:hAnsi="Times New Roman"/>
          <w:sz w:val="20"/>
          <w:szCs w:val="20"/>
        </w:rPr>
        <w:t>ferent types of financial intermediaries. Students will gain insights into the importance of the dual role played by these institutions, learn the procedures and operations in which they participate and be able to identify the characteristics of the financial assets intermediaries manage in their portfolios.</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FINC3105</w:t>
      </w:r>
    </w:p>
    <w:p w:rsidR="008404C4" w:rsidRDefault="008404C4" w:rsidP="008404C4">
      <w:pPr>
        <w:widowControl w:val="0"/>
        <w:autoSpaceDE w:val="0"/>
        <w:autoSpaceDN w:val="0"/>
        <w:adjustRightInd w:val="0"/>
        <w:spacing w:after="0" w:line="225" w:lineRule="exact"/>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FINC 6106 — Speculative Markets and Financial Engineering</w:t>
      </w:r>
      <w:r>
        <w:rPr>
          <w:rFonts w:ascii="Times New Roman" w:hAnsi="Times New Roman"/>
          <w:b/>
          <w:bCs/>
          <w:spacing w:val="-6"/>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sz w:val="20"/>
          <w:szCs w:val="20"/>
        </w:rPr>
        <w:t>This is an in-depth study of the di</w:t>
      </w:r>
      <w:r>
        <w:rPr>
          <w:rFonts w:ascii="Times New Roman" w:hAnsi="Times New Roman"/>
          <w:spacing w:val="-4"/>
          <w:sz w:val="20"/>
          <w:szCs w:val="20"/>
        </w:rPr>
        <w:t>f</w:t>
      </w:r>
      <w:r>
        <w:rPr>
          <w:rFonts w:ascii="Times New Roman" w:hAnsi="Times New Roman"/>
          <w:sz w:val="20"/>
          <w:szCs w:val="20"/>
        </w:rPr>
        <w:t xml:space="preserve">ferent types of speculative securities, mainly options and futures. Emphasis will be placed on the theoretical foundations of modern contingent claims analysis, the necessary institution details and the significant role of financial engineering.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FINC 6103</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5</w:t>
      </w:r>
      <w:r>
        <w:rPr>
          <w:rFonts w:ascii="Times New Roman" w:hAnsi="Times New Roman"/>
          <w:b/>
          <w:bCs/>
          <w:spacing w:val="-11"/>
          <w:sz w:val="20"/>
          <w:szCs w:val="20"/>
        </w:rPr>
        <w:t>1</w:t>
      </w:r>
      <w:r>
        <w:rPr>
          <w:rFonts w:ascii="Times New Roman" w:hAnsi="Times New Roman"/>
          <w:b/>
          <w:bCs/>
          <w:sz w:val="20"/>
          <w:szCs w:val="20"/>
        </w:rPr>
        <w:t>10 — Organizational Behavior</w:t>
      </w:r>
      <w:r>
        <w:rPr>
          <w:rFonts w:ascii="Times New Roman" w:hAnsi="Times New Roman"/>
          <w:b/>
          <w:bCs/>
          <w:spacing w:val="-4"/>
          <w:sz w:val="20"/>
          <w:szCs w:val="20"/>
        </w:rPr>
        <w:t xml:space="preserve"> </w:t>
      </w:r>
      <w:r>
        <w:rPr>
          <w:rFonts w:ascii="Times New Roman" w:hAnsi="Times New Roman"/>
          <w:b/>
          <w:bCs/>
          <w:sz w:val="20"/>
          <w:szCs w:val="20"/>
        </w:rPr>
        <w:t>Effectiveness</w:t>
      </w:r>
      <w:r>
        <w:rPr>
          <w:rFonts w:ascii="Times New Roman" w:hAnsi="Times New Roman"/>
          <w:b/>
          <w:bCs/>
          <w:spacing w:val="-26"/>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This course is designed for students to learn individual and group skills required for e</w:t>
      </w:r>
      <w:r>
        <w:rPr>
          <w:rFonts w:ascii="Times New Roman" w:hAnsi="Times New Roman"/>
          <w:spacing w:val="-4"/>
          <w:sz w:val="20"/>
          <w:szCs w:val="20"/>
        </w:rPr>
        <w:t>f</w:t>
      </w:r>
      <w:r>
        <w:rPr>
          <w:rFonts w:ascii="Times New Roman" w:hAnsi="Times New Roman"/>
          <w:sz w:val="20"/>
          <w:szCs w:val="20"/>
        </w:rPr>
        <w:t>fective functioning in an o</w:t>
      </w:r>
      <w:r>
        <w:rPr>
          <w:rFonts w:ascii="Times New Roman" w:hAnsi="Times New Roman"/>
          <w:spacing w:val="-4"/>
          <w:sz w:val="20"/>
          <w:szCs w:val="20"/>
        </w:rPr>
        <w:t>r</w:t>
      </w:r>
      <w:r>
        <w:rPr>
          <w:rFonts w:ascii="Times New Roman" w:hAnsi="Times New Roman"/>
          <w:sz w:val="20"/>
          <w:szCs w:val="20"/>
        </w:rPr>
        <w:t>ganizational context.</w:t>
      </w:r>
      <w:r>
        <w:rPr>
          <w:rFonts w:ascii="Times New Roman" w:hAnsi="Times New Roman"/>
          <w:spacing w:val="-3"/>
          <w:sz w:val="20"/>
          <w:szCs w:val="20"/>
        </w:rPr>
        <w:t xml:space="preserve"> </w:t>
      </w:r>
      <w:r>
        <w:rPr>
          <w:rFonts w:ascii="Times New Roman" w:hAnsi="Times New Roman"/>
          <w:sz w:val="20"/>
          <w:szCs w:val="20"/>
        </w:rPr>
        <w:t>The course highlights the leadership and managerial competencies needed to create and maintain o</w:t>
      </w:r>
      <w:r>
        <w:rPr>
          <w:rFonts w:ascii="Times New Roman" w:hAnsi="Times New Roman"/>
          <w:spacing w:val="-4"/>
          <w:sz w:val="20"/>
          <w:szCs w:val="20"/>
        </w:rPr>
        <w:t>r</w:t>
      </w:r>
      <w:r>
        <w:rPr>
          <w:rFonts w:ascii="Times New Roman" w:hAnsi="Times New Roman"/>
          <w:sz w:val="20"/>
          <w:szCs w:val="20"/>
        </w:rPr>
        <w:t>ganizations that are e</w:t>
      </w:r>
      <w:r>
        <w:rPr>
          <w:rFonts w:ascii="Times New Roman" w:hAnsi="Times New Roman"/>
          <w:spacing w:val="-4"/>
          <w:sz w:val="20"/>
          <w:szCs w:val="20"/>
        </w:rPr>
        <w:t>f</w:t>
      </w:r>
      <w:r>
        <w:rPr>
          <w:rFonts w:ascii="Times New Roman" w:hAnsi="Times New Roman"/>
          <w:sz w:val="20"/>
          <w:szCs w:val="20"/>
        </w:rPr>
        <w:t>fective, successful, and earn above average returns on their investments. Such knowledge and skills focus on the accurate diagnosis, design, deployment, evaluation and enhancement of o</w:t>
      </w:r>
      <w:r>
        <w:rPr>
          <w:rFonts w:ascii="Times New Roman" w:hAnsi="Times New Roman"/>
          <w:spacing w:val="-4"/>
          <w:sz w:val="20"/>
          <w:szCs w:val="20"/>
        </w:rPr>
        <w:t>r</w:t>
      </w:r>
      <w:r>
        <w:rPr>
          <w:rFonts w:ascii="Times New Roman" w:hAnsi="Times New Roman"/>
          <w:sz w:val="20"/>
          <w:szCs w:val="20"/>
        </w:rPr>
        <w:t>ganizations and o</w:t>
      </w:r>
      <w:r>
        <w:rPr>
          <w:rFonts w:ascii="Times New Roman" w:hAnsi="Times New Roman"/>
          <w:spacing w:val="-4"/>
          <w:sz w:val="20"/>
          <w:szCs w:val="20"/>
        </w:rPr>
        <w:t>r</w:t>
      </w:r>
      <w:r>
        <w:rPr>
          <w:rFonts w:ascii="Times New Roman" w:hAnsi="Times New Roman"/>
          <w:sz w:val="20"/>
          <w:szCs w:val="20"/>
        </w:rPr>
        <w:t>g</w:t>
      </w:r>
      <w:r>
        <w:rPr>
          <w:rFonts w:ascii="Times New Roman" w:hAnsi="Times New Roman"/>
          <w:spacing w:val="-4"/>
          <w:sz w:val="20"/>
          <w:szCs w:val="20"/>
        </w:rPr>
        <w:t>a</w:t>
      </w:r>
      <w:r>
        <w:rPr>
          <w:rFonts w:ascii="Times New Roman" w:hAnsi="Times New Roman"/>
          <w:sz w:val="20"/>
          <w:szCs w:val="20"/>
        </w:rPr>
        <w:t>nizational interventions needed to sustain e</w:t>
      </w:r>
      <w:r>
        <w:rPr>
          <w:rFonts w:ascii="Times New Roman" w:hAnsi="Times New Roman"/>
          <w:spacing w:val="-4"/>
          <w:sz w:val="20"/>
          <w:szCs w:val="20"/>
        </w:rPr>
        <w:t>f</w:t>
      </w:r>
      <w:r>
        <w:rPr>
          <w:rFonts w:ascii="Times New Roman" w:hAnsi="Times New Roman"/>
          <w:sz w:val="20"/>
          <w:szCs w:val="20"/>
        </w:rPr>
        <w:t>fective change.</w:t>
      </w:r>
      <w:r>
        <w:rPr>
          <w:rFonts w:ascii="Times New Roman" w:hAnsi="Times New Roman"/>
          <w:spacing w:val="49"/>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w:t>
      </w:r>
      <w:r>
        <w:rPr>
          <w:rFonts w:ascii="Times New Roman" w:hAnsi="Times New Roman"/>
          <w:i/>
          <w:iCs/>
          <w:spacing w:val="-4"/>
          <w:sz w:val="20"/>
          <w:szCs w:val="20"/>
        </w:rPr>
        <w:t xml:space="preserve"> </w:t>
      </w:r>
      <w:r>
        <w:rPr>
          <w:rFonts w:ascii="Times New Roman" w:hAnsi="Times New Roman"/>
          <w:i/>
          <w:iCs/>
          <w:sz w:val="20"/>
          <w:szCs w:val="20"/>
        </w:rPr>
        <w:t>4</w:t>
      </w:r>
      <w:r>
        <w:rPr>
          <w:rFonts w:ascii="Times New Roman" w:hAnsi="Times New Roman"/>
          <w:i/>
          <w:iCs/>
          <w:spacing w:val="-15"/>
          <w:sz w:val="20"/>
          <w:szCs w:val="20"/>
        </w:rPr>
        <w:t>1</w:t>
      </w:r>
      <w:r>
        <w:rPr>
          <w:rFonts w:ascii="Times New Roman" w:hAnsi="Times New Roman"/>
          <w:i/>
          <w:iCs/>
          <w:sz w:val="20"/>
          <w:szCs w:val="20"/>
        </w:rPr>
        <w:t>10 or MGMT</w:t>
      </w:r>
      <w:r>
        <w:rPr>
          <w:rFonts w:ascii="Times New Roman" w:hAnsi="Times New Roman"/>
          <w:i/>
          <w:iCs/>
          <w:spacing w:val="-4"/>
          <w:sz w:val="20"/>
          <w:szCs w:val="20"/>
        </w:rPr>
        <w:t xml:space="preserve"> </w:t>
      </w:r>
      <w:r>
        <w:rPr>
          <w:rFonts w:ascii="Times New Roman" w:hAnsi="Times New Roman"/>
          <w:i/>
          <w:iCs/>
          <w:sz w:val="20"/>
          <w:szCs w:val="20"/>
        </w:rPr>
        <w:t>5200</w:t>
      </w:r>
    </w:p>
    <w:p w:rsidR="008404C4" w:rsidRDefault="008404C4" w:rsidP="008404C4">
      <w:pPr>
        <w:widowControl w:val="0"/>
        <w:autoSpaceDE w:val="0"/>
        <w:autoSpaceDN w:val="0"/>
        <w:adjustRightInd w:val="0"/>
        <w:spacing w:before="10" w:after="0" w:line="250" w:lineRule="auto"/>
        <w:ind w:left="360" w:right="180" w:firstLine="0"/>
        <w:jc w:val="both"/>
      </w:pPr>
    </w:p>
    <w:p w:rsidR="008404C4"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6000 — Internship in Management</w:t>
      </w:r>
      <w:r>
        <w:rPr>
          <w:rFonts w:ascii="Times New Roman" w:hAnsi="Times New Roman"/>
          <w:b/>
          <w:bCs/>
          <w:spacing w:val="-2"/>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sz w:val="20"/>
          <w:szCs w:val="20"/>
        </w:rPr>
      </w:pPr>
      <w:r>
        <w:rPr>
          <w:rFonts w:ascii="Times New Roman" w:hAnsi="Times New Roman"/>
          <w:sz w:val="20"/>
          <w:szCs w:val="20"/>
        </w:rPr>
        <w:t>Provides an opportunity for students to gain practical experience while working in a business or governmental agenc</w:t>
      </w:r>
      <w:r>
        <w:rPr>
          <w:rFonts w:ascii="Times New Roman" w:hAnsi="Times New Roman"/>
          <w:spacing w:val="-13"/>
          <w:sz w:val="20"/>
          <w:szCs w:val="20"/>
        </w:rPr>
        <w:t>y</w:t>
      </w:r>
      <w:r>
        <w:rPr>
          <w:rFonts w:ascii="Times New Roman" w:hAnsi="Times New Roman"/>
          <w:sz w:val="20"/>
          <w:szCs w:val="20"/>
        </w:rPr>
        <w:t>. Students are required to work full-time in their area of concentration during a summer term or semeste</w:t>
      </w:r>
      <w:r>
        <w:rPr>
          <w:rFonts w:ascii="Times New Roman" w:hAnsi="Times New Roman"/>
          <w:spacing w:val="-11"/>
          <w:sz w:val="20"/>
          <w:szCs w:val="20"/>
        </w:rPr>
        <w:t>r</w:t>
      </w:r>
      <w:r>
        <w:rPr>
          <w:rFonts w:ascii="Times New Roman" w:hAnsi="Times New Roman"/>
          <w:sz w:val="20"/>
          <w:szCs w:val="20"/>
        </w:rPr>
        <w:t>. Internship is coordinated by a faculty member and supe</w:t>
      </w:r>
      <w:r>
        <w:rPr>
          <w:rFonts w:ascii="Times New Roman" w:hAnsi="Times New Roman"/>
          <w:spacing w:val="-4"/>
          <w:sz w:val="20"/>
          <w:szCs w:val="20"/>
        </w:rPr>
        <w:t>r</w:t>
      </w:r>
      <w:r>
        <w:rPr>
          <w:rFonts w:ascii="Times New Roman" w:hAnsi="Times New Roman"/>
          <w:sz w:val="20"/>
          <w:szCs w:val="20"/>
        </w:rPr>
        <w:t>vised by an approved business superviso</w:t>
      </w:r>
      <w:r>
        <w:rPr>
          <w:rFonts w:ascii="Times New Roman" w:hAnsi="Times New Roman"/>
          <w:spacing w:val="-11"/>
          <w:sz w:val="20"/>
          <w:szCs w:val="20"/>
        </w:rPr>
        <w:t>r</w:t>
      </w:r>
      <w:r>
        <w:rPr>
          <w:rFonts w:ascii="Times New Roman" w:hAnsi="Times New Roman"/>
          <w:sz w:val="20"/>
          <w:szCs w:val="20"/>
        </w:rPr>
        <w:t>.</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final report and oral presentation are required.</w:t>
      </w:r>
    </w:p>
    <w:p w:rsidR="008404C4"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6105 —</w:t>
      </w:r>
      <w:r>
        <w:rPr>
          <w:rFonts w:ascii="Times New Roman" w:hAnsi="Times New Roman"/>
          <w:b/>
          <w:bCs/>
          <w:spacing w:val="-4"/>
          <w:sz w:val="20"/>
          <w:szCs w:val="20"/>
        </w:rPr>
        <w:t xml:space="preserve"> </w:t>
      </w:r>
      <w:r>
        <w:rPr>
          <w:rFonts w:ascii="Times New Roman" w:hAnsi="Times New Roman"/>
          <w:b/>
          <w:bCs/>
          <w:sz w:val="20"/>
          <w:szCs w:val="20"/>
        </w:rPr>
        <w:t>The Legal EnvI</w:t>
      </w:r>
      <w:r>
        <w:rPr>
          <w:rFonts w:ascii="Times New Roman" w:hAnsi="Times New Roman"/>
          <w:b/>
          <w:bCs/>
          <w:spacing w:val="-4"/>
          <w:sz w:val="20"/>
          <w:szCs w:val="20"/>
        </w:rPr>
        <w:t>r</w:t>
      </w:r>
      <w:r>
        <w:rPr>
          <w:rFonts w:ascii="Times New Roman" w:hAnsi="Times New Roman"/>
          <w:b/>
          <w:bCs/>
          <w:sz w:val="20"/>
          <w:szCs w:val="20"/>
        </w:rPr>
        <w:t>onment of Business</w:t>
      </w:r>
      <w:r>
        <w:rPr>
          <w:rFonts w:ascii="Times New Roman" w:hAnsi="Times New Roman"/>
          <w:b/>
          <w:bCs/>
          <w:spacing w:val="-23"/>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Develops an understanding of the interrelationships of law and society and an awareness of the need to recognize the conflicting rights and duties which lead to the formation of la</w:t>
      </w:r>
      <w:r>
        <w:rPr>
          <w:rFonts w:ascii="Times New Roman" w:hAnsi="Times New Roman"/>
          <w:spacing w:val="-13"/>
          <w:sz w:val="20"/>
          <w:szCs w:val="20"/>
        </w:rPr>
        <w:t>w</w:t>
      </w:r>
      <w:r>
        <w:rPr>
          <w:rFonts w:ascii="Times New Roman" w:hAnsi="Times New Roman"/>
          <w:sz w:val="20"/>
          <w:szCs w:val="20"/>
        </w:rPr>
        <w:t>, to- gether with the impact such law has on the business communit</w:t>
      </w:r>
      <w:r>
        <w:rPr>
          <w:rFonts w:ascii="Times New Roman" w:hAnsi="Times New Roman"/>
          <w:spacing w:val="-13"/>
          <w:sz w:val="20"/>
          <w:szCs w:val="20"/>
        </w:rPr>
        <w:t>y</w:t>
      </w:r>
      <w:r>
        <w:rPr>
          <w:rFonts w:ascii="Times New Roman" w:hAnsi="Times New Roman"/>
          <w:sz w:val="20"/>
          <w:szCs w:val="20"/>
        </w:rPr>
        <w:t>.</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6108 — Quantitative Methods for</w:t>
      </w:r>
      <w:r>
        <w:rPr>
          <w:rFonts w:ascii="Times New Roman" w:hAnsi="Times New Roman"/>
          <w:b/>
          <w:bCs/>
          <w:spacing w:val="-4"/>
          <w:sz w:val="20"/>
          <w:szCs w:val="20"/>
        </w:rPr>
        <w:t xml:space="preserve"> </w:t>
      </w:r>
      <w:r>
        <w:rPr>
          <w:rFonts w:ascii="Times New Roman" w:hAnsi="Times New Roman"/>
          <w:b/>
          <w:bCs/>
          <w:sz w:val="20"/>
          <w:szCs w:val="20"/>
        </w:rPr>
        <w:t>Manager</w:t>
      </w:r>
      <w:r>
        <w:rPr>
          <w:rFonts w:ascii="Times New Roman" w:hAnsi="Times New Roman"/>
          <w:b/>
          <w:bCs/>
          <w:spacing w:val="8"/>
          <w:sz w:val="20"/>
          <w:szCs w:val="20"/>
        </w:rPr>
        <w:t>s</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sz w:val="20"/>
          <w:szCs w:val="20"/>
        </w:rPr>
        <w:t>This course introduces students to the major quantitative techniques used in management decision making.</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opics include deterministric nad probability models, decision theor</w:t>
      </w:r>
      <w:r>
        <w:rPr>
          <w:rFonts w:ascii="Times New Roman" w:hAnsi="Times New Roman"/>
          <w:spacing w:val="-13"/>
          <w:sz w:val="20"/>
          <w:szCs w:val="20"/>
        </w:rPr>
        <w:t>y</w:t>
      </w:r>
      <w:r>
        <w:rPr>
          <w:rFonts w:ascii="Times New Roman" w:hAnsi="Times New Roman"/>
          <w:sz w:val="20"/>
          <w:szCs w:val="20"/>
        </w:rPr>
        <w:t>, game theor</w:t>
      </w:r>
      <w:r>
        <w:rPr>
          <w:rFonts w:ascii="Times New Roman" w:hAnsi="Times New Roman"/>
          <w:spacing w:val="-13"/>
          <w:sz w:val="20"/>
          <w:szCs w:val="20"/>
        </w:rPr>
        <w:t>y</w:t>
      </w:r>
      <w:r>
        <w:rPr>
          <w:rFonts w:ascii="Times New Roman" w:hAnsi="Times New Roman"/>
          <w:sz w:val="20"/>
          <w:szCs w:val="20"/>
        </w:rPr>
        <w:t xml:space="preserve">, linear programming, production planning, </w:t>
      </w:r>
      <w:r>
        <w:rPr>
          <w:rFonts w:ascii="Times New Roman" w:hAnsi="Times New Roman"/>
          <w:sz w:val="20"/>
          <w:szCs w:val="20"/>
        </w:rPr>
        <w:lastRenderedPageBreak/>
        <w:t>operating technolog</w:t>
      </w:r>
      <w:r>
        <w:rPr>
          <w:rFonts w:ascii="Times New Roman" w:hAnsi="Times New Roman"/>
          <w:spacing w:val="-13"/>
          <w:sz w:val="20"/>
          <w:szCs w:val="20"/>
        </w:rPr>
        <w:t>y</w:t>
      </w:r>
      <w:r>
        <w:rPr>
          <w:rFonts w:ascii="Times New Roman" w:hAnsi="Times New Roman"/>
          <w:sz w:val="20"/>
          <w:szCs w:val="20"/>
        </w:rPr>
        <w:t xml:space="preserve">, simulation, dynamic programming and advanced applications of statistics. Computer applications are emphasized.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 3106 or ECON 5200</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w:t>
      </w:r>
      <w:r>
        <w:rPr>
          <w:rFonts w:ascii="Times New Roman" w:hAnsi="Times New Roman"/>
          <w:b/>
          <w:bCs/>
          <w:spacing w:val="-11"/>
          <w:sz w:val="20"/>
          <w:szCs w:val="20"/>
        </w:rPr>
        <w:t>1</w:t>
      </w:r>
      <w:r>
        <w:rPr>
          <w:rFonts w:ascii="Times New Roman" w:hAnsi="Times New Roman"/>
          <w:b/>
          <w:bCs/>
          <w:sz w:val="20"/>
          <w:szCs w:val="20"/>
        </w:rPr>
        <w:t>10 — Organizational Behavior</w:t>
      </w:r>
      <w:r>
        <w:rPr>
          <w:rFonts w:ascii="Times New Roman" w:hAnsi="Times New Roman"/>
          <w:b/>
          <w:bCs/>
          <w:spacing w:val="-4"/>
          <w:sz w:val="20"/>
          <w:szCs w:val="20"/>
        </w:rPr>
        <w:t xml:space="preserve"> </w:t>
      </w:r>
      <w:r>
        <w:rPr>
          <w:rFonts w:ascii="Times New Roman" w:hAnsi="Times New Roman"/>
          <w:b/>
          <w:bCs/>
          <w:sz w:val="20"/>
          <w:szCs w:val="20"/>
        </w:rPr>
        <w:t>and Effectivenes</w:t>
      </w:r>
      <w:r>
        <w:rPr>
          <w:rFonts w:ascii="Times New Roman" w:hAnsi="Times New Roman"/>
          <w:b/>
          <w:bCs/>
          <w:spacing w:val="2"/>
          <w:sz w:val="20"/>
          <w:szCs w:val="20"/>
        </w:rPr>
        <w:t>s</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sz w:val="20"/>
          <w:szCs w:val="20"/>
        </w:rPr>
        <w:t>This course enhances understanding of all aspects of behavior in o</w:t>
      </w:r>
      <w:r>
        <w:rPr>
          <w:rFonts w:ascii="Times New Roman" w:hAnsi="Times New Roman"/>
          <w:spacing w:val="-4"/>
          <w:sz w:val="20"/>
          <w:szCs w:val="20"/>
        </w:rPr>
        <w:t>r</w:t>
      </w:r>
      <w:r>
        <w:rPr>
          <w:rFonts w:ascii="Times New Roman" w:hAnsi="Times New Roman"/>
          <w:sz w:val="20"/>
          <w:szCs w:val="20"/>
        </w:rPr>
        <w:t>ganizational settings through the systematic study of individual, group and o</w:t>
      </w:r>
      <w:r>
        <w:rPr>
          <w:rFonts w:ascii="Times New Roman" w:hAnsi="Times New Roman"/>
          <w:spacing w:val="-4"/>
          <w:sz w:val="20"/>
          <w:szCs w:val="20"/>
        </w:rPr>
        <w:t>r</w:t>
      </w:r>
      <w:r>
        <w:rPr>
          <w:rFonts w:ascii="Times New Roman" w:hAnsi="Times New Roman"/>
          <w:sz w:val="20"/>
          <w:szCs w:val="20"/>
        </w:rPr>
        <w:t>ganizational processes.</w:t>
      </w:r>
      <w:r>
        <w:rPr>
          <w:rFonts w:ascii="Times New Roman" w:hAnsi="Times New Roman"/>
          <w:spacing w:val="-4"/>
          <w:sz w:val="20"/>
          <w:szCs w:val="20"/>
        </w:rPr>
        <w:t xml:space="preserve"> </w:t>
      </w:r>
      <w:r>
        <w:rPr>
          <w:rFonts w:ascii="Times New Roman" w:hAnsi="Times New Roman"/>
          <w:sz w:val="20"/>
          <w:szCs w:val="20"/>
        </w:rPr>
        <w:t>The approach is experiential and focuses on o</w:t>
      </w:r>
      <w:r>
        <w:rPr>
          <w:rFonts w:ascii="Times New Roman" w:hAnsi="Times New Roman"/>
          <w:spacing w:val="-4"/>
          <w:sz w:val="20"/>
          <w:szCs w:val="20"/>
        </w:rPr>
        <w:t>r</w:t>
      </w:r>
      <w:r>
        <w:rPr>
          <w:rFonts w:ascii="Times New Roman" w:hAnsi="Times New Roman"/>
          <w:sz w:val="20"/>
          <w:szCs w:val="20"/>
        </w:rPr>
        <w:t>ganization development, leadership and teamwork.</w:t>
      </w:r>
      <w:r>
        <w:rPr>
          <w:rFonts w:ascii="Times New Roman" w:hAnsi="Times New Roman"/>
          <w:spacing w:val="-4"/>
          <w:sz w:val="20"/>
          <w:szCs w:val="20"/>
        </w:rPr>
        <w:t xml:space="preserve"> </w:t>
      </w:r>
      <w:r>
        <w:rPr>
          <w:rFonts w:ascii="Times New Roman" w:hAnsi="Times New Roman"/>
          <w:sz w:val="20"/>
          <w:szCs w:val="20"/>
        </w:rPr>
        <w:t>The goal of the course is to gain competencies to improve o</w:t>
      </w:r>
      <w:r>
        <w:rPr>
          <w:rFonts w:ascii="Times New Roman" w:hAnsi="Times New Roman"/>
          <w:spacing w:val="-4"/>
          <w:sz w:val="20"/>
          <w:szCs w:val="20"/>
        </w:rPr>
        <w:t>r</w:t>
      </w:r>
      <w:r>
        <w:rPr>
          <w:rFonts w:ascii="Times New Roman" w:hAnsi="Times New Roman"/>
          <w:sz w:val="20"/>
          <w:szCs w:val="20"/>
        </w:rPr>
        <w:t>ganizational e</w:t>
      </w:r>
      <w:r>
        <w:rPr>
          <w:rFonts w:ascii="Times New Roman" w:hAnsi="Times New Roman"/>
          <w:spacing w:val="-4"/>
          <w:sz w:val="20"/>
          <w:szCs w:val="20"/>
        </w:rPr>
        <w:t>f</w:t>
      </w:r>
      <w:r>
        <w:rPr>
          <w:rFonts w:ascii="Times New Roman" w:hAnsi="Times New Roman"/>
          <w:sz w:val="20"/>
          <w:szCs w:val="20"/>
        </w:rPr>
        <w:t xml:space="preserve">fectiveness and enhance competitive advantage.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 4</w:t>
      </w:r>
      <w:r>
        <w:rPr>
          <w:rFonts w:ascii="Times New Roman" w:hAnsi="Times New Roman"/>
          <w:i/>
          <w:iCs/>
          <w:spacing w:val="-15"/>
          <w:sz w:val="20"/>
          <w:szCs w:val="20"/>
        </w:rPr>
        <w:t>1</w:t>
      </w:r>
      <w:r>
        <w:rPr>
          <w:rFonts w:ascii="Times New Roman" w:hAnsi="Times New Roman"/>
          <w:i/>
          <w:iCs/>
          <w:sz w:val="20"/>
          <w:szCs w:val="20"/>
        </w:rPr>
        <w:t>10 or MGMT</w:t>
      </w:r>
      <w:r>
        <w:rPr>
          <w:rFonts w:ascii="Times New Roman" w:hAnsi="Times New Roman"/>
          <w:i/>
          <w:iCs/>
          <w:spacing w:val="-4"/>
          <w:sz w:val="20"/>
          <w:szCs w:val="20"/>
        </w:rPr>
        <w:t xml:space="preserve"> </w:t>
      </w:r>
      <w:r>
        <w:rPr>
          <w:rFonts w:ascii="Times New Roman" w:hAnsi="Times New Roman"/>
          <w:i/>
          <w:iCs/>
          <w:sz w:val="20"/>
          <w:szCs w:val="20"/>
        </w:rPr>
        <w:t>5200</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6120 — Leadership</w:t>
      </w:r>
      <w:r>
        <w:rPr>
          <w:rFonts w:ascii="Times New Roman" w:hAnsi="Times New Roman"/>
          <w:b/>
          <w:bCs/>
          <w:spacing w:val="-30"/>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sz w:val="20"/>
          <w:szCs w:val="20"/>
        </w:rPr>
        <w:t>This course provides students with a theory-based, integrative and practical view of leade</w:t>
      </w:r>
      <w:r>
        <w:rPr>
          <w:rFonts w:ascii="Times New Roman" w:hAnsi="Times New Roman"/>
          <w:spacing w:val="-4"/>
          <w:sz w:val="20"/>
          <w:szCs w:val="20"/>
        </w:rPr>
        <w:t>r</w:t>
      </w:r>
      <w:r>
        <w:rPr>
          <w:rFonts w:ascii="Times New Roman" w:hAnsi="Times New Roman"/>
          <w:sz w:val="20"/>
          <w:szCs w:val="20"/>
        </w:rPr>
        <w:t>ship. Contemporary debates adn controversies within the field of leadership are presented, emphasizing integration of theory and practice with a cross-cultural perspective.</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w:t>
      </w:r>
      <w:r>
        <w:rPr>
          <w:rFonts w:ascii="Times New Roman" w:hAnsi="Times New Roman"/>
          <w:i/>
          <w:iCs/>
          <w:spacing w:val="-4"/>
          <w:sz w:val="20"/>
          <w:szCs w:val="20"/>
        </w:rPr>
        <w:t xml:space="preserve"> </w:t>
      </w:r>
      <w:r>
        <w:rPr>
          <w:rFonts w:ascii="Times New Roman" w:hAnsi="Times New Roman"/>
          <w:i/>
          <w:iCs/>
          <w:sz w:val="20"/>
          <w:szCs w:val="20"/>
        </w:rPr>
        <w:t>5200</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6125 — Human Resou</w:t>
      </w:r>
      <w:r>
        <w:rPr>
          <w:rFonts w:ascii="Times New Roman" w:hAnsi="Times New Roman"/>
          <w:b/>
          <w:bCs/>
          <w:spacing w:val="-4"/>
          <w:sz w:val="20"/>
          <w:szCs w:val="20"/>
        </w:rPr>
        <w:t>r</w:t>
      </w:r>
      <w:r>
        <w:rPr>
          <w:rFonts w:ascii="Times New Roman" w:hAnsi="Times New Roman"/>
          <w:b/>
          <w:bCs/>
          <w:sz w:val="20"/>
          <w:szCs w:val="20"/>
        </w:rPr>
        <w:t>ces Managemen</w:t>
      </w:r>
      <w:r>
        <w:rPr>
          <w:rFonts w:ascii="Times New Roman" w:hAnsi="Times New Roman"/>
          <w:b/>
          <w:bCs/>
          <w:spacing w:val="8"/>
          <w:sz w:val="20"/>
          <w:szCs w:val="20"/>
        </w:rPr>
        <w:t>t</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sz w:val="20"/>
          <w:szCs w:val="20"/>
        </w:rPr>
        <w:t>Explores the process of forecasting and identifying resources in the labor market, determining sta</w:t>
      </w:r>
      <w:r>
        <w:rPr>
          <w:rFonts w:ascii="Times New Roman" w:hAnsi="Times New Roman"/>
          <w:spacing w:val="-4"/>
          <w:sz w:val="20"/>
          <w:szCs w:val="20"/>
        </w:rPr>
        <w:t>f</w:t>
      </w:r>
      <w:r>
        <w:rPr>
          <w:rFonts w:ascii="Times New Roman" w:hAnsi="Times New Roman"/>
          <w:sz w:val="20"/>
          <w:szCs w:val="20"/>
        </w:rPr>
        <w:t>fing needs, developing budgets and employment plans. Includes the creation of job specifications, recruitment programs, and interviewing and selection techniques. Emphasis on program evaluation and legal considerations, equal employment opportunit</w:t>
      </w:r>
      <w:r>
        <w:rPr>
          <w:rFonts w:ascii="Times New Roman" w:hAnsi="Times New Roman"/>
          <w:spacing w:val="-13"/>
          <w:sz w:val="20"/>
          <w:szCs w:val="20"/>
        </w:rPr>
        <w:t>y</w:t>
      </w:r>
      <w:r>
        <w:rPr>
          <w:rFonts w:ascii="Times New Roman" w:hAnsi="Times New Roman"/>
          <w:sz w:val="20"/>
          <w:szCs w:val="20"/>
        </w:rPr>
        <w:t xml:space="preserve">, performance appraisal, compensation management, training and development. Includes discussion of con- temporary issues in the field.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w:t>
      </w:r>
      <w:r>
        <w:rPr>
          <w:rFonts w:ascii="Times New Roman" w:hAnsi="Times New Roman"/>
          <w:i/>
          <w:iCs/>
          <w:spacing w:val="-4"/>
          <w:sz w:val="20"/>
          <w:szCs w:val="20"/>
        </w:rPr>
        <w:t xml:space="preserve"> </w:t>
      </w:r>
      <w:r>
        <w:rPr>
          <w:rFonts w:ascii="Times New Roman" w:hAnsi="Times New Roman"/>
          <w:i/>
          <w:iCs/>
          <w:sz w:val="20"/>
          <w:szCs w:val="20"/>
        </w:rPr>
        <w:t>4125 or MGMT 5200</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after="0"/>
        <w:ind w:left="360" w:right="18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6127 — Small Business Management and Ent</w:t>
      </w:r>
      <w:r>
        <w:rPr>
          <w:rFonts w:ascii="Times New Roman" w:hAnsi="Times New Roman"/>
          <w:b/>
          <w:bCs/>
          <w:spacing w:val="-4"/>
          <w:sz w:val="20"/>
          <w:szCs w:val="20"/>
        </w:rPr>
        <w:t>r</w:t>
      </w:r>
      <w:r>
        <w:rPr>
          <w:rFonts w:ascii="Times New Roman" w:hAnsi="Times New Roman"/>
          <w:b/>
          <w:bCs/>
          <w:sz w:val="20"/>
          <w:szCs w:val="20"/>
        </w:rPr>
        <w:t>ep</w:t>
      </w:r>
      <w:r>
        <w:rPr>
          <w:rFonts w:ascii="Times New Roman" w:hAnsi="Times New Roman"/>
          <w:b/>
          <w:bCs/>
          <w:spacing w:val="-4"/>
          <w:sz w:val="20"/>
          <w:szCs w:val="20"/>
        </w:rPr>
        <w:t>r</w:t>
      </w:r>
      <w:r>
        <w:rPr>
          <w:rFonts w:ascii="Times New Roman" w:hAnsi="Times New Roman"/>
          <w:b/>
          <w:bCs/>
          <w:sz w:val="20"/>
          <w:szCs w:val="20"/>
        </w:rPr>
        <w:t>eneurship</w:t>
      </w:r>
      <w:r>
        <w:rPr>
          <w:rFonts w:ascii="Times New Roman" w:hAnsi="Times New Roman"/>
          <w:b/>
          <w:bCs/>
          <w:spacing w:val="-6"/>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ind w:left="360" w:right="180" w:firstLine="0"/>
        <w:jc w:val="both"/>
        <w:rPr>
          <w:rFonts w:ascii="Times New Roman" w:hAnsi="Times New Roman"/>
          <w:i/>
          <w:iCs/>
          <w:sz w:val="20"/>
          <w:szCs w:val="20"/>
        </w:rPr>
      </w:pPr>
      <w:r>
        <w:rPr>
          <w:rFonts w:ascii="Times New Roman" w:hAnsi="Times New Roman"/>
          <w:sz w:val="20"/>
          <w:szCs w:val="20"/>
        </w:rPr>
        <w:t>Involves teh student under faculty supervision in solving current, real-life and small business situations.</w:t>
      </w:r>
      <w:r>
        <w:rPr>
          <w:rFonts w:ascii="Times New Roman" w:hAnsi="Times New Roman"/>
          <w:spacing w:val="-11"/>
          <w:sz w:val="20"/>
          <w:szCs w:val="20"/>
        </w:rPr>
        <w:t xml:space="preserve"> </w:t>
      </w:r>
      <w:r>
        <w:rPr>
          <w:rFonts w:ascii="Times New Roman" w:hAnsi="Times New Roman"/>
          <w:sz w:val="20"/>
          <w:szCs w:val="20"/>
        </w:rPr>
        <w:t>Actual cases embrace marketing, finance, accounting and o</w:t>
      </w:r>
      <w:r>
        <w:rPr>
          <w:rFonts w:ascii="Times New Roman" w:hAnsi="Times New Roman"/>
          <w:spacing w:val="-4"/>
          <w:sz w:val="20"/>
          <w:szCs w:val="20"/>
        </w:rPr>
        <w:t>r</w:t>
      </w:r>
      <w:r>
        <w:rPr>
          <w:rFonts w:ascii="Times New Roman" w:hAnsi="Times New Roman"/>
          <w:sz w:val="20"/>
          <w:szCs w:val="20"/>
        </w:rPr>
        <w:t>ganizational e</w:t>
      </w:r>
      <w:r>
        <w:rPr>
          <w:rFonts w:ascii="Times New Roman" w:hAnsi="Times New Roman"/>
          <w:spacing w:val="-4"/>
          <w:sz w:val="20"/>
          <w:szCs w:val="20"/>
        </w:rPr>
        <w:t>f</w:t>
      </w:r>
      <w:r>
        <w:rPr>
          <w:rFonts w:ascii="Times New Roman" w:hAnsi="Times New Roman"/>
          <w:sz w:val="20"/>
          <w:szCs w:val="20"/>
        </w:rPr>
        <w:t xml:space="preserve">fectiveness.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 4127 or MGMT 5200.</w:t>
      </w:r>
    </w:p>
    <w:p w:rsidR="008404C4" w:rsidRDefault="008404C4" w:rsidP="008404C4">
      <w:pPr>
        <w:widowControl w:val="0"/>
        <w:autoSpaceDE w:val="0"/>
        <w:autoSpaceDN w:val="0"/>
        <w:adjustRightInd w:val="0"/>
        <w:spacing w:after="0"/>
        <w:ind w:left="360" w:right="180" w:firstLine="0"/>
        <w:jc w:val="both"/>
        <w:rPr>
          <w:rFonts w:ascii="Times New Roman" w:hAnsi="Times New Roman"/>
          <w:i/>
          <w:iCs/>
          <w:sz w:val="20"/>
          <w:szCs w:val="20"/>
        </w:rPr>
      </w:pPr>
    </w:p>
    <w:p w:rsidR="008404C4" w:rsidRDefault="008404C4" w:rsidP="008404C4">
      <w:pPr>
        <w:widowControl w:val="0"/>
        <w:autoSpaceDE w:val="0"/>
        <w:autoSpaceDN w:val="0"/>
        <w:adjustRightInd w:val="0"/>
        <w:spacing w:after="0"/>
        <w:ind w:left="360" w:right="18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6199 — Business Policy and Strategic Management</w:t>
      </w:r>
      <w:r>
        <w:rPr>
          <w:rFonts w:ascii="Times New Roman" w:hAnsi="Times New Roman"/>
          <w:b/>
          <w:bCs/>
          <w:spacing w:val="-29"/>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This course can be taken only after completion of at least 24 hours of MBA</w:t>
      </w:r>
      <w:r>
        <w:rPr>
          <w:rFonts w:ascii="Times New Roman" w:hAnsi="Times New Roman"/>
          <w:spacing w:val="-11"/>
          <w:sz w:val="20"/>
          <w:szCs w:val="20"/>
        </w:rPr>
        <w:t xml:space="preserve"> </w:t>
      </w:r>
      <w:r>
        <w:rPr>
          <w:rFonts w:ascii="Times New Roman" w:hAnsi="Times New Roman"/>
          <w:sz w:val="20"/>
          <w:szCs w:val="20"/>
        </w:rPr>
        <w:t>courses.</w:t>
      </w:r>
      <w:r>
        <w:rPr>
          <w:rFonts w:ascii="Times New Roman" w:hAnsi="Times New Roman"/>
          <w:spacing w:val="-4"/>
          <w:sz w:val="20"/>
          <w:szCs w:val="20"/>
        </w:rPr>
        <w:t xml:space="preserve"> </w:t>
      </w:r>
      <w:r>
        <w:rPr>
          <w:rFonts w:ascii="Times New Roman" w:hAnsi="Times New Roman"/>
          <w:sz w:val="20"/>
          <w:szCs w:val="20"/>
        </w:rPr>
        <w:t>The pu</w:t>
      </w:r>
      <w:r>
        <w:rPr>
          <w:rFonts w:ascii="Times New Roman" w:hAnsi="Times New Roman"/>
          <w:spacing w:val="-4"/>
          <w:sz w:val="20"/>
          <w:szCs w:val="20"/>
        </w:rPr>
        <w:t>r</w:t>
      </w:r>
      <w:r>
        <w:rPr>
          <w:rFonts w:ascii="Times New Roman" w:hAnsi="Times New Roman"/>
          <w:sz w:val="20"/>
          <w:szCs w:val="20"/>
        </w:rPr>
        <w:t>pose of the course is to give the student an opportunity to develop and appreciate skills and perspectives, capabilities needed by highe</w:t>
      </w:r>
      <w:r>
        <w:rPr>
          <w:rFonts w:ascii="Times New Roman" w:hAnsi="Times New Roman"/>
          <w:spacing w:val="-4"/>
          <w:sz w:val="20"/>
          <w:szCs w:val="20"/>
        </w:rPr>
        <w:t>r</w:t>
      </w:r>
      <w:r>
        <w:rPr>
          <w:rFonts w:ascii="Times New Roman" w:hAnsi="Times New Roman"/>
          <w:sz w:val="20"/>
          <w:szCs w:val="20"/>
        </w:rPr>
        <w:t>-level leaders and managers in all types of o</w:t>
      </w:r>
      <w:r>
        <w:rPr>
          <w:rFonts w:ascii="Times New Roman" w:hAnsi="Times New Roman"/>
          <w:spacing w:val="-4"/>
          <w:sz w:val="20"/>
          <w:szCs w:val="20"/>
        </w:rPr>
        <w:t>r</w:t>
      </w:r>
      <w:r>
        <w:rPr>
          <w:rFonts w:ascii="Times New Roman" w:hAnsi="Times New Roman"/>
          <w:sz w:val="20"/>
          <w:szCs w:val="20"/>
        </w:rPr>
        <w:t>gan</w:t>
      </w:r>
      <w:r>
        <w:rPr>
          <w:rFonts w:ascii="Times New Roman" w:hAnsi="Times New Roman"/>
          <w:spacing w:val="-4"/>
          <w:sz w:val="20"/>
          <w:szCs w:val="20"/>
        </w:rPr>
        <w:t>i</w:t>
      </w:r>
      <w:r>
        <w:rPr>
          <w:rFonts w:ascii="Times New Roman" w:hAnsi="Times New Roman"/>
          <w:sz w:val="20"/>
          <w:szCs w:val="20"/>
        </w:rPr>
        <w:t>zations. Emphasis is given to the integration of subject matter from all business courses and other disciplines in formulating, implementing and evaluating cross-functional decisions that enable the o</w:t>
      </w:r>
      <w:r>
        <w:rPr>
          <w:rFonts w:ascii="Times New Roman" w:hAnsi="Times New Roman"/>
          <w:spacing w:val="-4"/>
          <w:sz w:val="20"/>
          <w:szCs w:val="20"/>
        </w:rPr>
        <w:t>r</w:t>
      </w:r>
      <w:r>
        <w:rPr>
          <w:rFonts w:ascii="Times New Roman" w:hAnsi="Times New Roman"/>
          <w:sz w:val="20"/>
          <w:szCs w:val="20"/>
        </w:rPr>
        <w:t>ganization to achieve its goals and objectives. Comprehensive analysis of o</w:t>
      </w:r>
      <w:r>
        <w:rPr>
          <w:rFonts w:ascii="Times New Roman" w:hAnsi="Times New Roman"/>
          <w:spacing w:val="-4"/>
          <w:sz w:val="20"/>
          <w:szCs w:val="20"/>
        </w:rPr>
        <w:t>r</w:t>
      </w:r>
      <w:r>
        <w:rPr>
          <w:rFonts w:ascii="Times New Roman" w:hAnsi="Times New Roman"/>
          <w:sz w:val="20"/>
          <w:szCs w:val="20"/>
        </w:rPr>
        <w:t>gan</w:t>
      </w:r>
      <w:r>
        <w:rPr>
          <w:rFonts w:ascii="Times New Roman" w:hAnsi="Times New Roman"/>
          <w:spacing w:val="-4"/>
          <w:sz w:val="20"/>
          <w:szCs w:val="20"/>
        </w:rPr>
        <w:t>i</w:t>
      </w:r>
      <w:r>
        <w:rPr>
          <w:rFonts w:ascii="Times New Roman" w:hAnsi="Times New Roman"/>
          <w:sz w:val="20"/>
          <w:szCs w:val="20"/>
        </w:rPr>
        <w:t>zations in a wide variety of situations is conducted.</w:t>
      </w:r>
      <w:r>
        <w:rPr>
          <w:rFonts w:ascii="Times New Roman" w:hAnsi="Times New Roman"/>
          <w:spacing w:val="-3"/>
          <w:sz w:val="20"/>
          <w:szCs w:val="20"/>
        </w:rPr>
        <w:t xml:space="preserve"> </w:t>
      </w:r>
      <w:r>
        <w:rPr>
          <w:rFonts w:ascii="Times New Roman" w:hAnsi="Times New Roman"/>
          <w:sz w:val="20"/>
          <w:szCs w:val="20"/>
        </w:rPr>
        <w:t>This is the capstone MBA</w:t>
      </w:r>
      <w:r>
        <w:rPr>
          <w:rFonts w:ascii="Times New Roman" w:hAnsi="Times New Roman"/>
          <w:spacing w:val="-11"/>
          <w:sz w:val="20"/>
          <w:szCs w:val="20"/>
        </w:rPr>
        <w:t xml:space="preserve"> </w:t>
      </w:r>
      <w:r>
        <w:rPr>
          <w:rFonts w:ascii="Times New Roman" w:hAnsi="Times New Roman"/>
          <w:sz w:val="20"/>
          <w:szCs w:val="20"/>
        </w:rPr>
        <w:t>course.</w:t>
      </w:r>
    </w:p>
    <w:p w:rsidR="008404C4" w:rsidRDefault="008404C4" w:rsidP="008404C4">
      <w:pPr>
        <w:widowControl w:val="0"/>
        <w:autoSpaceDE w:val="0"/>
        <w:autoSpaceDN w:val="0"/>
        <w:adjustRightInd w:val="0"/>
        <w:spacing w:before="120"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6205 — Management Information Systems.</w:t>
      </w:r>
      <w:r>
        <w:rPr>
          <w:rFonts w:ascii="Times New Roman" w:hAnsi="Times New Roman"/>
          <w:b/>
          <w:bCs/>
          <w:spacing w:val="-18"/>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An overview course designed to introduce students to the area of information systems. It emphasizes concepts, components and structures of information systems and their applications in business and managerial decision-making.</w:t>
      </w:r>
      <w:r>
        <w:rPr>
          <w:rFonts w:ascii="Times New Roman" w:hAnsi="Times New Roman"/>
          <w:spacing w:val="-3"/>
          <w:sz w:val="20"/>
          <w:szCs w:val="20"/>
        </w:rPr>
        <w:t xml:space="preserve"> </w:t>
      </w:r>
      <w:r>
        <w:rPr>
          <w:rFonts w:ascii="Times New Roman" w:hAnsi="Times New Roman"/>
          <w:sz w:val="20"/>
          <w:szCs w:val="20"/>
        </w:rPr>
        <w:t xml:space="preserve">The topics include information systems software and hardware, telecommunications, database management, decision support, export systems and management of information technologies. Optional topics may include client/server com- puting and Internet and Intranet development.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 4205 or MGMT</w:t>
      </w:r>
      <w:r>
        <w:rPr>
          <w:rFonts w:ascii="Times New Roman" w:hAnsi="Times New Roman"/>
          <w:i/>
          <w:iCs/>
          <w:spacing w:val="-4"/>
          <w:sz w:val="20"/>
          <w:szCs w:val="20"/>
        </w:rPr>
        <w:t xml:space="preserve"> </w:t>
      </w:r>
      <w:r>
        <w:rPr>
          <w:rFonts w:ascii="Times New Roman" w:hAnsi="Times New Roman"/>
          <w:i/>
          <w:iCs/>
          <w:sz w:val="20"/>
          <w:szCs w:val="20"/>
        </w:rPr>
        <w:t>5200</w:t>
      </w:r>
    </w:p>
    <w:p w:rsidR="008404C4" w:rsidRDefault="008404C4" w:rsidP="008404C4">
      <w:pPr>
        <w:widowControl w:val="0"/>
        <w:autoSpaceDE w:val="0"/>
        <w:autoSpaceDN w:val="0"/>
        <w:adjustRightInd w:val="0"/>
        <w:spacing w:before="10" w:after="0" w:line="250" w:lineRule="auto"/>
        <w:ind w:left="360" w:right="180" w:firstLine="0"/>
        <w:jc w:val="both"/>
      </w:pPr>
    </w:p>
    <w:p w:rsidR="008404C4"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6206 — Database Management Systems</w:t>
      </w:r>
      <w:r>
        <w:rPr>
          <w:rFonts w:ascii="Times New Roman" w:hAnsi="Times New Roman"/>
          <w:b/>
          <w:bCs/>
          <w:spacing w:val="-13"/>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i/>
          <w:iCs/>
          <w:sz w:val="20"/>
          <w:szCs w:val="20"/>
        </w:rPr>
      </w:pPr>
      <w:r>
        <w:rPr>
          <w:rFonts w:ascii="Times New Roman" w:hAnsi="Times New Roman"/>
          <w:sz w:val="20"/>
          <w:szCs w:val="20"/>
        </w:rPr>
        <w:t>This is an introductory course to database management and its system implementation tech- niques. It covers the structure of database management systems, database design, entity-rela- tionship modeling, normal forms, relational database theor</w:t>
      </w:r>
      <w:r>
        <w:rPr>
          <w:rFonts w:ascii="Times New Roman" w:hAnsi="Times New Roman"/>
          <w:spacing w:val="-13"/>
          <w:sz w:val="20"/>
          <w:szCs w:val="20"/>
        </w:rPr>
        <w:t>y</w:t>
      </w:r>
      <w:r>
        <w:rPr>
          <w:rFonts w:ascii="Times New Roman" w:hAnsi="Times New Roman"/>
          <w:sz w:val="20"/>
          <w:szCs w:val="20"/>
        </w:rPr>
        <w:t xml:space="preserve">, the structural query language (SQL), and database system development and management using an industrial leading data- base system such as ORACLE. Optional topics may include object-oriented databases, dis- tributed databases, database programming and advanced database management issues.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w:t>
      </w:r>
      <w:r>
        <w:rPr>
          <w:rFonts w:ascii="Times New Roman" w:hAnsi="Times New Roman"/>
          <w:i/>
          <w:iCs/>
          <w:spacing w:val="-4"/>
          <w:sz w:val="20"/>
          <w:szCs w:val="20"/>
        </w:rPr>
        <w:t xml:space="preserve"> </w:t>
      </w:r>
      <w:r>
        <w:rPr>
          <w:rFonts w:ascii="Times New Roman" w:hAnsi="Times New Roman"/>
          <w:i/>
          <w:iCs/>
          <w:sz w:val="20"/>
          <w:szCs w:val="20"/>
        </w:rPr>
        <w:t>6205</w:t>
      </w:r>
    </w:p>
    <w:p w:rsidR="008404C4" w:rsidRDefault="008404C4" w:rsidP="008404C4">
      <w:pPr>
        <w:widowControl w:val="0"/>
        <w:autoSpaceDE w:val="0"/>
        <w:autoSpaceDN w:val="0"/>
        <w:adjustRightInd w:val="0"/>
        <w:spacing w:before="27" w:after="0" w:line="250"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b/>
          <w:bCs/>
          <w:sz w:val="20"/>
          <w:szCs w:val="20"/>
        </w:rPr>
        <w:t>MGMT</w:t>
      </w:r>
      <w:r>
        <w:rPr>
          <w:rFonts w:ascii="Times New Roman" w:hAnsi="Times New Roman"/>
          <w:b/>
          <w:bCs/>
          <w:spacing w:val="-4"/>
          <w:sz w:val="20"/>
          <w:szCs w:val="20"/>
        </w:rPr>
        <w:t xml:space="preserve"> </w:t>
      </w:r>
      <w:r>
        <w:rPr>
          <w:rFonts w:ascii="Times New Roman" w:hAnsi="Times New Roman"/>
          <w:b/>
          <w:bCs/>
          <w:sz w:val="20"/>
          <w:szCs w:val="20"/>
        </w:rPr>
        <w:t>6207 — Systems</w:t>
      </w:r>
      <w:r>
        <w:rPr>
          <w:rFonts w:ascii="Times New Roman" w:hAnsi="Times New Roman"/>
          <w:b/>
          <w:bCs/>
          <w:spacing w:val="-11"/>
          <w:sz w:val="20"/>
          <w:szCs w:val="20"/>
        </w:rPr>
        <w:t xml:space="preserve"> </w:t>
      </w:r>
      <w:r>
        <w:rPr>
          <w:rFonts w:ascii="Times New Roman" w:hAnsi="Times New Roman"/>
          <w:b/>
          <w:bCs/>
          <w:sz w:val="20"/>
          <w:szCs w:val="20"/>
        </w:rPr>
        <w:t>Analysis and Design</w:t>
      </w:r>
      <w:r>
        <w:rPr>
          <w:rFonts w:ascii="Times New Roman" w:hAnsi="Times New Roman"/>
          <w:b/>
          <w:bCs/>
          <w:spacing w:val="-14"/>
          <w:sz w:val="20"/>
          <w:szCs w:val="20"/>
        </w:rPr>
        <w:t xml:space="preserve"> </w:t>
      </w:r>
      <w:r>
        <w:rPr>
          <w:rFonts w:ascii="Times New Roman" w:hAnsi="Times New Roman"/>
          <w:b/>
          <w:bCs/>
          <w:sz w:val="20"/>
          <w:szCs w:val="20"/>
        </w:rPr>
        <w:t>................................................................3(3-0)</w:t>
      </w:r>
    </w:p>
    <w:p w:rsidR="008404C4" w:rsidRDefault="008404C4" w:rsidP="008404C4">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This course covers all the major phases of a complete systems development life cycle</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sz w:val="20"/>
          <w:szCs w:val="20"/>
        </w:rPr>
      </w:pPr>
      <w:r>
        <w:rPr>
          <w:rFonts w:ascii="Times New Roman" w:hAnsi="Times New Roman"/>
          <w:sz w:val="20"/>
          <w:szCs w:val="20"/>
        </w:rPr>
        <w:t>(SDLC), business modeling techniques such as entity-relationship diagramming, data flow di- agramming and the use of Integrated Compute</w:t>
      </w:r>
      <w:r>
        <w:rPr>
          <w:rFonts w:ascii="Times New Roman" w:hAnsi="Times New Roman"/>
          <w:spacing w:val="-4"/>
          <w:sz w:val="20"/>
          <w:szCs w:val="20"/>
        </w:rPr>
        <w:t>r</w:t>
      </w:r>
      <w:r>
        <w:rPr>
          <w:rFonts w:ascii="Times New Roman" w:hAnsi="Times New Roman"/>
          <w:sz w:val="20"/>
          <w:szCs w:val="20"/>
        </w:rPr>
        <w:t>-Aided Software Engineering (I-CASE) tools to support systems development. Optional topics may include forms and reports development using rapid application development (RAD) tools, client/server development and</w:t>
      </w:r>
      <w:r>
        <w:rPr>
          <w:rFonts w:ascii="Times New Roman" w:hAnsi="Times New Roman"/>
          <w:spacing w:val="-4"/>
          <w:sz w:val="20"/>
          <w:szCs w:val="20"/>
        </w:rPr>
        <w:t xml:space="preserve"> </w:t>
      </w:r>
      <w:r>
        <w:rPr>
          <w:rFonts w:ascii="Times New Roman" w:hAnsi="Times New Roman"/>
          <w:spacing w:val="-16"/>
          <w:sz w:val="20"/>
          <w:szCs w:val="20"/>
        </w:rPr>
        <w:t>W</w:t>
      </w:r>
      <w:r>
        <w:rPr>
          <w:rFonts w:ascii="Times New Roman" w:hAnsi="Times New Roman"/>
          <w:sz w:val="20"/>
          <w:szCs w:val="20"/>
        </w:rPr>
        <w:t xml:space="preserve">eb-based systems deployment.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MGMT</w:t>
      </w:r>
      <w:r>
        <w:rPr>
          <w:rFonts w:ascii="Times New Roman" w:hAnsi="Times New Roman"/>
          <w:i/>
          <w:iCs/>
          <w:spacing w:val="-4"/>
          <w:sz w:val="20"/>
          <w:szCs w:val="20"/>
        </w:rPr>
        <w:t xml:space="preserve"> </w:t>
      </w:r>
      <w:r>
        <w:rPr>
          <w:rFonts w:ascii="Times New Roman" w:hAnsi="Times New Roman"/>
          <w:i/>
          <w:iCs/>
          <w:sz w:val="20"/>
          <w:szCs w:val="20"/>
        </w:rPr>
        <w:t>4206</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MKTG 6000 — Internship in Marketing</w:t>
      </w:r>
      <w:r>
        <w:rPr>
          <w:rFonts w:ascii="Times New Roman" w:hAnsi="Times New Roman"/>
          <w:b/>
          <w:bCs/>
          <w:spacing w:val="-11"/>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Provides an opportunity for students to gain practical experience while working in a business or governmental agenc</w:t>
      </w:r>
      <w:r>
        <w:rPr>
          <w:rFonts w:ascii="Times New Roman" w:hAnsi="Times New Roman"/>
          <w:spacing w:val="-13"/>
          <w:sz w:val="20"/>
          <w:szCs w:val="20"/>
        </w:rPr>
        <w:t>y</w:t>
      </w:r>
      <w:r>
        <w:rPr>
          <w:rFonts w:ascii="Times New Roman" w:hAnsi="Times New Roman"/>
          <w:sz w:val="20"/>
          <w:szCs w:val="20"/>
        </w:rPr>
        <w:t>. Students are required to work full-time in their area of concentration during a summer term or semeste</w:t>
      </w:r>
      <w:r>
        <w:rPr>
          <w:rFonts w:ascii="Times New Roman" w:hAnsi="Times New Roman"/>
          <w:spacing w:val="-11"/>
          <w:sz w:val="20"/>
          <w:szCs w:val="20"/>
        </w:rPr>
        <w:t>r</w:t>
      </w:r>
      <w:r>
        <w:rPr>
          <w:rFonts w:ascii="Times New Roman" w:hAnsi="Times New Roman"/>
          <w:sz w:val="20"/>
          <w:szCs w:val="20"/>
        </w:rPr>
        <w:t>. Internship is coordinated by a faculty member and supe</w:t>
      </w:r>
      <w:r>
        <w:rPr>
          <w:rFonts w:ascii="Times New Roman" w:hAnsi="Times New Roman"/>
          <w:spacing w:val="-4"/>
          <w:sz w:val="20"/>
          <w:szCs w:val="20"/>
        </w:rPr>
        <w:t>r</w:t>
      </w:r>
      <w:r>
        <w:rPr>
          <w:rFonts w:ascii="Times New Roman" w:hAnsi="Times New Roman"/>
          <w:sz w:val="20"/>
          <w:szCs w:val="20"/>
        </w:rPr>
        <w:t>- vised by an approved business superviso</w:t>
      </w:r>
      <w:r>
        <w:rPr>
          <w:rFonts w:ascii="Times New Roman" w:hAnsi="Times New Roman"/>
          <w:spacing w:val="-11"/>
          <w:sz w:val="20"/>
          <w:szCs w:val="20"/>
        </w:rPr>
        <w:t>r</w:t>
      </w:r>
      <w:r>
        <w:rPr>
          <w:rFonts w:ascii="Times New Roman" w:hAnsi="Times New Roman"/>
          <w:sz w:val="20"/>
          <w:szCs w:val="20"/>
        </w:rPr>
        <w:t>.</w:t>
      </w:r>
      <w:r>
        <w:rPr>
          <w:rFonts w:ascii="Times New Roman" w:hAnsi="Times New Roman"/>
          <w:spacing w:val="-11"/>
          <w:sz w:val="20"/>
          <w:szCs w:val="20"/>
        </w:rPr>
        <w:t xml:space="preserve"> </w:t>
      </w:r>
      <w:r>
        <w:rPr>
          <w:rFonts w:ascii="Times New Roman" w:hAnsi="Times New Roman"/>
          <w:sz w:val="20"/>
          <w:szCs w:val="20"/>
        </w:rPr>
        <w:t>A final report and oral presentation are required.</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MKTG 6150 — Marketing of Services</w:t>
      </w:r>
      <w:r>
        <w:rPr>
          <w:rFonts w:ascii="Times New Roman" w:hAnsi="Times New Roman"/>
          <w:b/>
          <w:bCs/>
          <w:spacing w:val="-10"/>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sz w:val="20"/>
          <w:szCs w:val="20"/>
        </w:rPr>
        <w:t>Designed to highlight the di</w:t>
      </w:r>
      <w:r>
        <w:rPr>
          <w:rFonts w:ascii="Times New Roman" w:hAnsi="Times New Roman"/>
          <w:spacing w:val="-4"/>
          <w:sz w:val="20"/>
          <w:szCs w:val="20"/>
        </w:rPr>
        <w:t>f</w:t>
      </w:r>
      <w:r>
        <w:rPr>
          <w:rFonts w:ascii="Times New Roman" w:hAnsi="Times New Roman"/>
          <w:sz w:val="20"/>
          <w:szCs w:val="20"/>
        </w:rPr>
        <w:t xml:space="preserve">ference between product marketing and the marketing of services and to provide students who are interested in pursuing careers in the service sector of the economy with a more in-depth coverage of the services area than is presently available in the traditional product marketing courses.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 3120 or MGMT 5200</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b/>
          <w:bCs/>
          <w:sz w:val="20"/>
          <w:szCs w:val="20"/>
        </w:rPr>
        <w:t>MKTG 6170 — Marketing Management</w:t>
      </w:r>
      <w:r>
        <w:rPr>
          <w:rFonts w:ascii="Times New Roman" w:hAnsi="Times New Roman"/>
          <w:b/>
          <w:bCs/>
          <w:spacing w:val="-16"/>
          <w:sz w:val="20"/>
          <w:szCs w:val="20"/>
        </w:rPr>
        <w:t xml:space="preserve"> </w:t>
      </w:r>
      <w:r>
        <w:rPr>
          <w:rFonts w:ascii="Times New Roman" w:hAnsi="Times New Roman"/>
          <w:b/>
          <w:bCs/>
          <w:sz w:val="20"/>
          <w:szCs w:val="20"/>
        </w:rPr>
        <w:t>........................................................................3(3-0)</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comprehensive study of marketing practices, theory and decision-making in all types of o</w:t>
      </w:r>
      <w:r>
        <w:rPr>
          <w:rFonts w:ascii="Times New Roman" w:hAnsi="Times New Roman"/>
          <w:spacing w:val="-4"/>
          <w:sz w:val="20"/>
          <w:szCs w:val="20"/>
        </w:rPr>
        <w:t>r</w:t>
      </w:r>
      <w:r>
        <w:rPr>
          <w:rFonts w:ascii="Times New Roman" w:hAnsi="Times New Roman"/>
          <w:sz w:val="20"/>
          <w:szCs w:val="20"/>
        </w:rPr>
        <w:t>- ganizations and enterprises.</w:t>
      </w:r>
      <w:r>
        <w:rPr>
          <w:rFonts w:ascii="Times New Roman" w:hAnsi="Times New Roman"/>
          <w:spacing w:val="-4"/>
          <w:sz w:val="20"/>
          <w:szCs w:val="20"/>
        </w:rPr>
        <w:t xml:space="preserve"> </w:t>
      </w:r>
      <w:r>
        <w:rPr>
          <w:rFonts w:ascii="Times New Roman" w:hAnsi="Times New Roman"/>
          <w:sz w:val="20"/>
          <w:szCs w:val="20"/>
        </w:rPr>
        <w:t xml:space="preserve">The case method and various other methods are emphasized; a managerial perspective is utilized.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 3120 or MGMT 5200</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MKTG 6325 — International Marketing</w:t>
      </w:r>
      <w:r>
        <w:rPr>
          <w:rFonts w:ascii="Times New Roman" w:hAnsi="Times New Roman"/>
          <w:b/>
          <w:bCs/>
          <w:spacing w:val="-28"/>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course designed to introduce students to the cultural, institution, political, and economic variables inﬂuencing the international marketing environment, the concept of international trade, and a framework for the development and implementation of a multinational marketing strateg</w:t>
      </w:r>
      <w:r>
        <w:rPr>
          <w:rFonts w:ascii="Times New Roman" w:hAnsi="Times New Roman"/>
          <w:spacing w:val="-13"/>
          <w:sz w:val="20"/>
          <w:szCs w:val="20"/>
        </w:rPr>
        <w:t>y</w:t>
      </w:r>
      <w:r>
        <w:rPr>
          <w:rFonts w:ascii="Times New Roman" w:hAnsi="Times New Roman"/>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 3125 or MGMT</w:t>
      </w:r>
      <w:r>
        <w:rPr>
          <w:rFonts w:ascii="Times New Roman" w:hAnsi="Times New Roman"/>
          <w:i/>
          <w:iCs/>
          <w:spacing w:val="-4"/>
          <w:sz w:val="20"/>
          <w:szCs w:val="20"/>
        </w:rPr>
        <w:t xml:space="preserve"> </w:t>
      </w:r>
      <w:r>
        <w:rPr>
          <w:rFonts w:ascii="Times New Roman" w:hAnsi="Times New Roman"/>
          <w:i/>
          <w:iCs/>
          <w:sz w:val="20"/>
          <w:szCs w:val="20"/>
        </w:rPr>
        <w:t>5200</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MKTG 6400 — Marketing Strategy</w:t>
      </w:r>
      <w:r>
        <w:rPr>
          <w:rFonts w:ascii="Times New Roman" w:hAnsi="Times New Roman"/>
          <w:b/>
          <w:bCs/>
          <w:spacing w:val="-16"/>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sz w:val="20"/>
          <w:szCs w:val="20"/>
        </w:rPr>
        <w:t>Emphasized quantitative approaches to strategic marketing decisions, such as pricing, adve</w:t>
      </w:r>
      <w:r>
        <w:rPr>
          <w:rFonts w:ascii="Times New Roman" w:hAnsi="Times New Roman"/>
          <w:spacing w:val="-4"/>
          <w:sz w:val="20"/>
          <w:szCs w:val="20"/>
        </w:rPr>
        <w:t>r</w:t>
      </w:r>
      <w:r>
        <w:rPr>
          <w:rFonts w:ascii="Times New Roman" w:hAnsi="Times New Roman"/>
          <w:sz w:val="20"/>
          <w:szCs w:val="20"/>
        </w:rPr>
        <w:t xml:space="preserve">- tising, new products positioning, promotions, and market segmentation.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 6170</w:t>
      </w: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MKTG 6410 — Marketing Resea</w:t>
      </w:r>
      <w:r>
        <w:rPr>
          <w:rFonts w:ascii="Times New Roman" w:hAnsi="Times New Roman"/>
          <w:b/>
          <w:bCs/>
          <w:spacing w:val="-4"/>
          <w:sz w:val="20"/>
          <w:szCs w:val="20"/>
        </w:rPr>
        <w:t>r</w:t>
      </w:r>
      <w:r>
        <w:rPr>
          <w:rFonts w:ascii="Times New Roman" w:hAnsi="Times New Roman"/>
          <w:b/>
          <w:bCs/>
          <w:sz w:val="20"/>
          <w:szCs w:val="20"/>
        </w:rPr>
        <w:t>ch</w:t>
      </w:r>
      <w:r>
        <w:rPr>
          <w:rFonts w:ascii="Times New Roman" w:hAnsi="Times New Roman"/>
          <w:b/>
          <w:bCs/>
          <w:spacing w:val="-29"/>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sz w:val="20"/>
          <w:szCs w:val="20"/>
        </w:rPr>
      </w:pPr>
      <w:r>
        <w:rPr>
          <w:rFonts w:ascii="Times New Roman" w:hAnsi="Times New Roman"/>
          <w:sz w:val="20"/>
          <w:szCs w:val="20"/>
        </w:rPr>
        <w:t xml:space="preserve">Survey of the problems, data, and methods of marketing research.  Designed for management users of research.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  MKTG 3134 or MKTG 6170</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MKTG 6500 — Marketing Channels and Logistics</w:t>
      </w:r>
      <w:r>
        <w:rPr>
          <w:rFonts w:ascii="Times New Roman" w:hAnsi="Times New Roman"/>
          <w:b/>
          <w:bCs/>
          <w:spacing w:val="-23"/>
          <w:sz w:val="20"/>
          <w:szCs w:val="20"/>
        </w:rPr>
        <w:t xml:space="preserve"> </w:t>
      </w:r>
      <w:r>
        <w:rPr>
          <w:rFonts w:ascii="Times New Roman" w:hAnsi="Times New Roman"/>
          <w:b/>
          <w:bCs/>
          <w:sz w:val="20"/>
          <w:szCs w:val="20"/>
        </w:rPr>
        <w:t xml:space="preserve">.......................................................3(3-0) </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sz w:val="20"/>
          <w:szCs w:val="20"/>
        </w:rPr>
      </w:pPr>
      <w:r>
        <w:rPr>
          <w:rFonts w:ascii="Times New Roman" w:hAnsi="Times New Roman"/>
          <w:sz w:val="20"/>
          <w:szCs w:val="20"/>
        </w:rPr>
        <w:t>This course will deal with integrated physical distribution systems, physical distribution func- tions including transportation, warehousing, inventory control, materials handling, purcha</w:t>
      </w:r>
      <w:r>
        <w:rPr>
          <w:rFonts w:ascii="Times New Roman" w:hAnsi="Times New Roman"/>
          <w:spacing w:val="-4"/>
          <w:sz w:val="20"/>
          <w:szCs w:val="20"/>
        </w:rPr>
        <w:t>s</w:t>
      </w:r>
      <w:r>
        <w:rPr>
          <w:rFonts w:ascii="Times New Roman" w:hAnsi="Times New Roman"/>
          <w:sz w:val="20"/>
          <w:szCs w:val="20"/>
        </w:rPr>
        <w:t xml:space="preserve">- ing, production planning, and information systems.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MKTG 4130 or MKTG 6170</w:t>
      </w:r>
    </w:p>
    <w:p w:rsidR="008404C4" w:rsidRDefault="00C43359" w:rsidP="008404C4">
      <w:pPr>
        <w:widowControl w:val="0"/>
        <w:autoSpaceDE w:val="0"/>
        <w:autoSpaceDN w:val="0"/>
        <w:adjustRightInd w:val="0"/>
        <w:spacing w:before="10" w:after="0" w:line="250" w:lineRule="auto"/>
        <w:ind w:left="360" w:right="180" w:firstLine="0"/>
        <w:jc w:val="both"/>
        <w:rPr>
          <w:rFonts w:ascii="Times New Roman" w:hAnsi="Times New Roman"/>
          <w:i/>
          <w:iCs/>
          <w:sz w:val="20"/>
          <w:szCs w:val="20"/>
        </w:rPr>
      </w:pPr>
      <w:r>
        <w:rPr>
          <w:rFonts w:ascii="Times New Roman" w:hAnsi="Times New Roman"/>
          <w:i/>
          <w:iCs/>
          <w:noProof/>
          <w:sz w:val="20"/>
          <w:szCs w:val="20"/>
        </w:rPr>
        <w:drawing>
          <wp:inline distT="0" distB="0" distL="0" distR="0">
            <wp:extent cx="5991225" cy="3983451"/>
            <wp:effectExtent l="19050" t="0" r="9525" b="0"/>
            <wp:docPr id="19371" name="Picture 19370" descr="MA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S.JPG"/>
                    <pic:cNvPicPr/>
                  </pic:nvPicPr>
                  <pic:blipFill>
                    <a:blip r:embed="rId35" cstate="print"/>
                    <a:stretch>
                      <a:fillRect/>
                    </a:stretch>
                  </pic:blipFill>
                  <pic:spPr>
                    <a:xfrm>
                      <a:off x="0" y="0"/>
                      <a:ext cx="5991225" cy="3983451"/>
                    </a:xfrm>
                    <a:prstGeom prst="rect">
                      <a:avLst/>
                    </a:prstGeom>
                  </pic:spPr>
                </pic:pic>
              </a:graphicData>
            </a:graphic>
          </wp:inline>
        </w:drawing>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sz w:val="20"/>
          <w:szCs w:val="20"/>
        </w:rPr>
      </w:pP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i/>
          <w:iCs/>
          <w:sz w:val="20"/>
          <w:szCs w:val="20"/>
        </w:rPr>
      </w:pPr>
    </w:p>
    <w:p w:rsidR="008404C4" w:rsidRDefault="008404C4">
      <w:r>
        <w:br w:type="page"/>
      </w:r>
    </w:p>
    <w:p w:rsidR="00872727" w:rsidRDefault="00872727" w:rsidP="008404C4">
      <w:pPr>
        <w:pStyle w:val="Heading1"/>
        <w:spacing w:before="0"/>
        <w:ind w:left="360" w:right="180" w:firstLine="0"/>
        <w:rPr>
          <w:rFonts w:ascii="Impact" w:hAnsi="Impact" w:cs="Times New Roman"/>
          <w:noProof/>
          <w:color w:val="808080" w:themeColor="background1" w:themeShade="80"/>
          <w:sz w:val="44"/>
          <w:szCs w:val="44"/>
          <w:lang w:eastAsia="en-US"/>
        </w:rPr>
        <w:sectPr w:rsidR="00872727" w:rsidSect="00872727">
          <w:pgSz w:w="12240" w:h="15840" w:code="1"/>
          <w:pgMar w:top="720" w:right="720" w:bottom="288" w:left="1440" w:header="720" w:footer="288" w:gutter="0"/>
          <w:cols w:space="720"/>
          <w:docGrid w:linePitch="360"/>
        </w:sectPr>
      </w:pPr>
      <w:bookmarkStart w:id="127" w:name="_Toc294969685"/>
      <w:bookmarkStart w:id="128" w:name="_Toc295508248"/>
    </w:p>
    <w:p w:rsidR="008404C4" w:rsidRPr="004E78AD" w:rsidRDefault="008404C4" w:rsidP="008404C4">
      <w:pPr>
        <w:pStyle w:val="Heading1"/>
        <w:spacing w:before="0"/>
        <w:ind w:left="360" w:right="180" w:firstLine="0"/>
        <w:rPr>
          <w:rFonts w:ascii="Impact" w:hAnsi="Impact"/>
          <w:sz w:val="44"/>
          <w:szCs w:val="44"/>
        </w:rPr>
      </w:pPr>
      <w:r w:rsidRPr="004E78AD">
        <w:rPr>
          <w:rFonts w:ascii="Impact" w:hAnsi="Impact" w:cs="Times New Roman"/>
          <w:noProof/>
          <w:color w:val="808080" w:themeColor="background1" w:themeShade="80"/>
          <w:sz w:val="44"/>
          <w:szCs w:val="44"/>
          <w:lang w:eastAsia="en-US"/>
        </w:rPr>
        <w:lastRenderedPageBreak/>
        <w:t>Master of Science in Criminal Justice</w:t>
      </w:r>
      <w:bookmarkEnd w:id="127"/>
      <w:bookmarkEnd w:id="128"/>
    </w:p>
    <w:p w:rsidR="008404C4" w:rsidRPr="004E78AD" w:rsidRDefault="008404C4" w:rsidP="008404C4">
      <w:pPr>
        <w:pStyle w:val="Heading2"/>
        <w:spacing w:before="0"/>
        <w:ind w:left="360" w:right="180" w:firstLine="0"/>
        <w:rPr>
          <w:rFonts w:ascii="Times New Roman" w:hAnsi="Times New Roman"/>
          <w:bCs w:val="0"/>
          <w:color w:val="808080" w:themeColor="background1" w:themeShade="80"/>
          <w:sz w:val="28"/>
          <w:szCs w:val="28"/>
        </w:rPr>
      </w:pPr>
      <w:bookmarkStart w:id="129" w:name="_Toc294969686"/>
      <w:bookmarkStart w:id="130" w:name="_Toc295508249"/>
      <w:r w:rsidRPr="004E78AD">
        <w:rPr>
          <w:rFonts w:ascii="Times New Roman" w:hAnsi="Times New Roman"/>
          <w:bCs w:val="0"/>
          <w:color w:val="808080" w:themeColor="background1" w:themeShade="80"/>
          <w:sz w:val="28"/>
          <w:szCs w:val="28"/>
        </w:rPr>
        <w:t>Int</w:t>
      </w:r>
      <w:r w:rsidRPr="004E78AD">
        <w:rPr>
          <w:rFonts w:ascii="Times New Roman" w:hAnsi="Times New Roman"/>
          <w:bCs w:val="0"/>
          <w:color w:val="808080" w:themeColor="background1" w:themeShade="80"/>
          <w:spacing w:val="-5"/>
          <w:sz w:val="28"/>
          <w:szCs w:val="28"/>
        </w:rPr>
        <w:t>r</w:t>
      </w:r>
      <w:r w:rsidRPr="004E78AD">
        <w:rPr>
          <w:rFonts w:ascii="Times New Roman" w:hAnsi="Times New Roman"/>
          <w:bCs w:val="0"/>
          <w:color w:val="808080" w:themeColor="background1" w:themeShade="80"/>
          <w:sz w:val="28"/>
          <w:szCs w:val="28"/>
        </w:rPr>
        <w:t>oduction</w:t>
      </w:r>
      <w:bookmarkEnd w:id="129"/>
      <w:bookmarkEnd w:id="130"/>
    </w:p>
    <w:p w:rsidR="008404C4" w:rsidRPr="009576CC" w:rsidRDefault="008404C4" w:rsidP="008404C4">
      <w:pPr>
        <w:widowControl w:val="0"/>
        <w:autoSpaceDE w:val="0"/>
        <w:autoSpaceDN w:val="0"/>
        <w:adjustRightInd w:val="0"/>
        <w:spacing w:before="14" w:after="0"/>
        <w:ind w:left="360" w:right="180" w:firstLine="360"/>
        <w:jc w:val="both"/>
        <w:rPr>
          <w:rFonts w:ascii="Times New Roman" w:hAnsi="Times New Roman"/>
          <w:sz w:val="28"/>
          <w:szCs w:val="28"/>
        </w:rPr>
      </w:pPr>
      <w:r w:rsidRPr="009576CC">
        <w:rPr>
          <w:rFonts w:ascii="Times New Roman" w:hAnsi="Times New Roman"/>
          <w:color w:val="000000"/>
          <w:sz w:val="20"/>
          <w:szCs w:val="20"/>
        </w:rPr>
        <w:t>The M.S. degree program in Criminal Justice offered by the Albany State University Criminal</w:t>
      </w:r>
      <w:r>
        <w:rPr>
          <w:rFonts w:ascii="Times New Roman" w:hAnsi="Times New Roman"/>
          <w:color w:val="000000"/>
          <w:sz w:val="20"/>
          <w:szCs w:val="20"/>
        </w:rPr>
        <w:t xml:space="preserve"> </w:t>
      </w:r>
      <w:r w:rsidRPr="009576CC">
        <w:rPr>
          <w:rFonts w:ascii="Times New Roman" w:hAnsi="Times New Roman"/>
          <w:color w:val="000000"/>
          <w:sz w:val="20"/>
          <w:szCs w:val="20"/>
        </w:rPr>
        <w:t>Justice Institute is designed to prepare students for professional careers within the criminal justice</w:t>
      </w:r>
      <w:r>
        <w:rPr>
          <w:rFonts w:ascii="Times New Roman" w:hAnsi="Times New Roman"/>
          <w:color w:val="000000"/>
          <w:sz w:val="20"/>
          <w:szCs w:val="20"/>
        </w:rPr>
        <w:t xml:space="preserve"> </w:t>
      </w:r>
      <w:r w:rsidRPr="009576CC">
        <w:rPr>
          <w:rFonts w:ascii="Times New Roman" w:hAnsi="Times New Roman"/>
          <w:color w:val="000000"/>
          <w:sz w:val="20"/>
          <w:szCs w:val="20"/>
        </w:rPr>
        <w:t>system. Theoretical, methodological and philosophical understanding of the criminal justice system</w:t>
      </w:r>
      <w:r>
        <w:rPr>
          <w:rFonts w:ascii="Times New Roman" w:hAnsi="Times New Roman"/>
          <w:color w:val="000000"/>
          <w:sz w:val="20"/>
          <w:szCs w:val="20"/>
        </w:rPr>
        <w:t xml:space="preserve"> </w:t>
      </w:r>
      <w:r w:rsidRPr="009576CC">
        <w:rPr>
          <w:rFonts w:ascii="Times New Roman" w:hAnsi="Times New Roman"/>
          <w:color w:val="000000"/>
          <w:sz w:val="20"/>
          <w:szCs w:val="20"/>
        </w:rPr>
        <w:t>is stressed during the matriculation process. As a result, students are well-prepared for careers</w:t>
      </w:r>
      <w:r>
        <w:rPr>
          <w:rFonts w:ascii="Times New Roman" w:hAnsi="Times New Roman"/>
          <w:color w:val="000000"/>
          <w:sz w:val="20"/>
          <w:szCs w:val="20"/>
        </w:rPr>
        <w:t xml:space="preserve"> </w:t>
      </w:r>
      <w:r w:rsidRPr="009576CC">
        <w:rPr>
          <w:rFonts w:ascii="Times New Roman" w:hAnsi="Times New Roman"/>
          <w:color w:val="000000"/>
          <w:sz w:val="20"/>
          <w:szCs w:val="20"/>
        </w:rPr>
        <w:t>in criminal justice. Those seeking advanced graduate education beyond the Master’s degree level</w:t>
      </w:r>
      <w:r>
        <w:rPr>
          <w:rFonts w:ascii="Times New Roman" w:hAnsi="Times New Roman"/>
          <w:color w:val="000000"/>
          <w:sz w:val="20"/>
          <w:szCs w:val="20"/>
        </w:rPr>
        <w:t xml:space="preserve"> </w:t>
      </w:r>
      <w:r w:rsidRPr="009576CC">
        <w:rPr>
          <w:rFonts w:ascii="Times New Roman" w:hAnsi="Times New Roman"/>
          <w:color w:val="000000"/>
          <w:sz w:val="20"/>
          <w:szCs w:val="20"/>
        </w:rPr>
        <w:t>will be able to compete successfully with graduates from other schools and disciplines. The Master</w:t>
      </w:r>
      <w:r>
        <w:rPr>
          <w:rFonts w:ascii="Times New Roman" w:hAnsi="Times New Roman"/>
          <w:color w:val="000000"/>
          <w:sz w:val="20"/>
          <w:szCs w:val="20"/>
        </w:rPr>
        <w:t xml:space="preserve"> </w:t>
      </w:r>
      <w:r w:rsidRPr="009576CC">
        <w:rPr>
          <w:rFonts w:ascii="Times New Roman" w:hAnsi="Times New Roman"/>
          <w:color w:val="000000"/>
          <w:sz w:val="20"/>
          <w:szCs w:val="20"/>
        </w:rPr>
        <w:t xml:space="preserve">of Science in Criminal Justice program </w:t>
      </w:r>
      <w:r>
        <w:rPr>
          <w:rFonts w:ascii="Times New Roman" w:hAnsi="Times New Roman"/>
          <w:color w:val="000000"/>
          <w:sz w:val="20"/>
          <w:szCs w:val="20"/>
        </w:rPr>
        <w:t xml:space="preserve">requires </w:t>
      </w:r>
      <w:r w:rsidRPr="009576CC">
        <w:rPr>
          <w:rFonts w:ascii="Times New Roman" w:hAnsi="Times New Roman"/>
          <w:sz w:val="20"/>
          <w:szCs w:val="20"/>
        </w:rPr>
        <w:t>30</w:t>
      </w:r>
      <w:r w:rsidRPr="009576CC">
        <w:rPr>
          <w:rFonts w:ascii="Times New Roman" w:hAnsi="Times New Roman"/>
          <w:color w:val="FF0000"/>
          <w:sz w:val="20"/>
          <w:szCs w:val="20"/>
        </w:rPr>
        <w:t xml:space="preserve"> </w:t>
      </w:r>
      <w:r w:rsidRPr="009576CC">
        <w:rPr>
          <w:rFonts w:ascii="Times New Roman" w:hAnsi="Times New Roman"/>
          <w:color w:val="000000"/>
          <w:sz w:val="20"/>
          <w:szCs w:val="20"/>
        </w:rPr>
        <w:t xml:space="preserve">hours of </w:t>
      </w:r>
      <w:r>
        <w:rPr>
          <w:rFonts w:ascii="Times New Roman" w:hAnsi="Times New Roman"/>
          <w:color w:val="000000"/>
          <w:sz w:val="20"/>
          <w:szCs w:val="20"/>
        </w:rPr>
        <w:t xml:space="preserve">program of </w:t>
      </w:r>
      <w:r w:rsidRPr="009576CC">
        <w:rPr>
          <w:rFonts w:ascii="Times New Roman" w:hAnsi="Times New Roman"/>
          <w:color w:val="000000"/>
          <w:sz w:val="20"/>
          <w:szCs w:val="20"/>
        </w:rPr>
        <w:t xml:space="preserve">study </w:t>
      </w:r>
      <w:r>
        <w:rPr>
          <w:rFonts w:ascii="Times New Roman" w:hAnsi="Times New Roman"/>
          <w:color w:val="000000"/>
          <w:sz w:val="20"/>
          <w:szCs w:val="20"/>
        </w:rPr>
        <w:t xml:space="preserve">including </w:t>
      </w:r>
      <w:r w:rsidRPr="009576CC">
        <w:rPr>
          <w:rFonts w:ascii="Times New Roman" w:hAnsi="Times New Roman"/>
          <w:color w:val="000000"/>
          <w:sz w:val="20"/>
          <w:szCs w:val="20"/>
        </w:rPr>
        <w:t xml:space="preserve"> thesis research. In addition, all students must successfully complete a comprehensive examination</w:t>
      </w:r>
      <w:r>
        <w:rPr>
          <w:rFonts w:ascii="Times New Roman" w:hAnsi="Times New Roman"/>
          <w:color w:val="000000"/>
          <w:sz w:val="20"/>
          <w:szCs w:val="20"/>
        </w:rPr>
        <w:t xml:space="preserve"> </w:t>
      </w:r>
      <w:r w:rsidRPr="009576CC">
        <w:rPr>
          <w:rFonts w:ascii="Times New Roman" w:hAnsi="Times New Roman"/>
          <w:color w:val="000000"/>
          <w:sz w:val="20"/>
          <w:szCs w:val="20"/>
        </w:rPr>
        <w:t xml:space="preserve">on core, statistics/methodology and a chosen specialty area. The Department also offers fully online MS degree in Criminal Justice with 30 hours </w:t>
      </w:r>
      <w:r>
        <w:rPr>
          <w:rFonts w:ascii="Times New Roman" w:hAnsi="Times New Roman"/>
          <w:color w:val="000000"/>
          <w:sz w:val="20"/>
          <w:szCs w:val="20"/>
        </w:rPr>
        <w:t xml:space="preserve">of course </w:t>
      </w:r>
      <w:r w:rsidRPr="009576CC">
        <w:rPr>
          <w:rFonts w:ascii="Times New Roman" w:hAnsi="Times New Roman"/>
          <w:color w:val="000000"/>
          <w:sz w:val="20"/>
          <w:szCs w:val="20"/>
        </w:rPr>
        <w:t>requirement.</w:t>
      </w:r>
    </w:p>
    <w:p w:rsidR="008404C4"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8404C4" w:rsidRPr="004E78AD" w:rsidRDefault="008404C4" w:rsidP="008404C4">
      <w:pPr>
        <w:pStyle w:val="Heading2"/>
        <w:spacing w:before="0"/>
        <w:ind w:left="360" w:right="180" w:firstLine="0"/>
        <w:rPr>
          <w:rFonts w:ascii="Times New Roman" w:hAnsi="Times New Roman"/>
          <w:color w:val="808080" w:themeColor="background1" w:themeShade="80"/>
          <w:sz w:val="28"/>
          <w:szCs w:val="28"/>
        </w:rPr>
      </w:pPr>
      <w:bookmarkStart w:id="131" w:name="_Toc294969687"/>
      <w:bookmarkStart w:id="132" w:name="_Toc295508250"/>
      <w:r w:rsidRPr="004E78AD">
        <w:rPr>
          <w:rFonts w:ascii="Times New Roman" w:hAnsi="Times New Roman"/>
          <w:bCs w:val="0"/>
          <w:color w:val="808080" w:themeColor="background1" w:themeShade="80"/>
          <w:sz w:val="28"/>
          <w:szCs w:val="28"/>
        </w:rPr>
        <w:t>Philosophy</w:t>
      </w:r>
      <w:bookmarkEnd w:id="131"/>
      <w:bookmarkEnd w:id="132"/>
    </w:p>
    <w:p w:rsidR="008404C4" w:rsidRDefault="008404C4" w:rsidP="008404C4">
      <w:pPr>
        <w:widowControl w:val="0"/>
        <w:autoSpaceDE w:val="0"/>
        <w:autoSpaceDN w:val="0"/>
        <w:adjustRightInd w:val="0"/>
        <w:spacing w:before="37" w:after="0"/>
        <w:ind w:left="360" w:right="180" w:firstLine="360"/>
        <w:jc w:val="both"/>
        <w:rPr>
          <w:rFonts w:ascii="Times New Roman" w:hAnsi="Times New Roman"/>
          <w:sz w:val="20"/>
          <w:szCs w:val="20"/>
        </w:rPr>
      </w:pPr>
      <w:r>
        <w:rPr>
          <w:rFonts w:ascii="Times New Roman" w:hAnsi="Times New Roman"/>
          <w:sz w:val="20"/>
          <w:szCs w:val="20"/>
        </w:rPr>
        <w:t>The philosophy and objectives embraced by the Institute are to educate students in such a way as to channel their talents and capabilities toward the enrichment of the communit</w:t>
      </w:r>
      <w:r>
        <w:rPr>
          <w:rFonts w:ascii="Times New Roman" w:hAnsi="Times New Roman"/>
          <w:spacing w:val="-13"/>
          <w:sz w:val="20"/>
          <w:szCs w:val="20"/>
        </w:rPr>
        <w:t>y</w:t>
      </w:r>
      <w:r>
        <w:rPr>
          <w:rFonts w:ascii="Times New Roman" w:hAnsi="Times New Roman"/>
          <w:sz w:val="20"/>
          <w:szCs w:val="20"/>
        </w:rPr>
        <w:t>, state and the nation. Embracing this idea, the Institute strives toward the broad-based development of the individual to meet the technological and legal complexities of a modern democratic societ</w:t>
      </w:r>
      <w:r>
        <w:rPr>
          <w:rFonts w:ascii="Times New Roman" w:hAnsi="Times New Roman"/>
          <w:spacing w:val="-13"/>
          <w:sz w:val="20"/>
          <w:szCs w:val="20"/>
        </w:rPr>
        <w:t>y</w:t>
      </w:r>
      <w:r>
        <w:rPr>
          <w:rFonts w:ascii="Times New Roman" w:hAnsi="Times New Roman"/>
          <w:sz w:val="20"/>
          <w:szCs w:val="20"/>
        </w:rPr>
        <w:t>.</w:t>
      </w:r>
    </w:p>
    <w:p w:rsidR="008404C4"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8404C4" w:rsidRPr="004E78AD" w:rsidRDefault="008404C4" w:rsidP="008404C4">
      <w:pPr>
        <w:pStyle w:val="Heading2"/>
        <w:spacing w:before="0"/>
        <w:ind w:left="360" w:right="180" w:firstLine="0"/>
        <w:rPr>
          <w:rFonts w:ascii="Times New Roman" w:hAnsi="Times New Roman"/>
          <w:color w:val="808080" w:themeColor="background1" w:themeShade="80"/>
          <w:sz w:val="28"/>
          <w:szCs w:val="28"/>
        </w:rPr>
      </w:pPr>
      <w:bookmarkStart w:id="133" w:name="_Toc294969688"/>
      <w:bookmarkStart w:id="134" w:name="_Toc295508251"/>
      <w:r w:rsidRPr="004E78AD">
        <w:rPr>
          <w:rFonts w:ascii="Times New Roman" w:hAnsi="Times New Roman"/>
          <w:bCs w:val="0"/>
          <w:color w:val="808080" w:themeColor="background1" w:themeShade="80"/>
          <w:sz w:val="28"/>
          <w:szCs w:val="28"/>
        </w:rPr>
        <w:t>Objectives</w:t>
      </w:r>
      <w:bookmarkEnd w:id="133"/>
      <w:bookmarkEnd w:id="134"/>
    </w:p>
    <w:p w:rsidR="008404C4" w:rsidRPr="00C7608E" w:rsidRDefault="008404C4" w:rsidP="00F56BDC">
      <w:pPr>
        <w:pStyle w:val="BalloonText"/>
        <w:widowControl w:val="0"/>
        <w:numPr>
          <w:ilvl w:val="0"/>
          <w:numId w:val="13"/>
        </w:numPr>
        <w:autoSpaceDE w:val="0"/>
        <w:autoSpaceDN w:val="0"/>
        <w:adjustRightInd w:val="0"/>
        <w:spacing w:before="37"/>
        <w:ind w:left="360" w:right="180" w:firstLine="0"/>
        <w:jc w:val="both"/>
        <w:rPr>
          <w:rFonts w:ascii="Times New Roman" w:hAnsi="Times New Roman"/>
          <w:sz w:val="20"/>
          <w:szCs w:val="20"/>
        </w:rPr>
      </w:pPr>
      <w:r w:rsidRPr="00C7608E">
        <w:rPr>
          <w:rFonts w:ascii="Times New Roman" w:hAnsi="Times New Roman"/>
          <w:spacing w:val="-14"/>
          <w:sz w:val="20"/>
          <w:szCs w:val="20"/>
        </w:rPr>
        <w:t>T</w:t>
      </w:r>
      <w:r w:rsidRPr="00C7608E">
        <w:rPr>
          <w:rFonts w:ascii="Times New Roman" w:hAnsi="Times New Roman"/>
          <w:sz w:val="20"/>
          <w:szCs w:val="20"/>
        </w:rPr>
        <w:t>o prepare students for professional careers within the criminal justice system;</w:t>
      </w:r>
    </w:p>
    <w:p w:rsidR="008404C4" w:rsidRPr="00C7608E" w:rsidRDefault="008404C4" w:rsidP="00F56BDC">
      <w:pPr>
        <w:pStyle w:val="BalloonText"/>
        <w:widowControl w:val="0"/>
        <w:numPr>
          <w:ilvl w:val="0"/>
          <w:numId w:val="13"/>
        </w:numPr>
        <w:autoSpaceDE w:val="0"/>
        <w:autoSpaceDN w:val="0"/>
        <w:adjustRightInd w:val="0"/>
        <w:spacing w:before="10" w:line="250" w:lineRule="auto"/>
        <w:ind w:left="360" w:right="180" w:firstLine="0"/>
        <w:jc w:val="both"/>
        <w:rPr>
          <w:rFonts w:ascii="Times New Roman" w:hAnsi="Times New Roman"/>
          <w:sz w:val="20"/>
          <w:szCs w:val="20"/>
        </w:rPr>
      </w:pPr>
      <w:r w:rsidRPr="00C7608E">
        <w:rPr>
          <w:rFonts w:ascii="Times New Roman" w:hAnsi="Times New Roman"/>
          <w:spacing w:val="-14"/>
          <w:sz w:val="20"/>
          <w:szCs w:val="20"/>
        </w:rPr>
        <w:t>T</w:t>
      </w:r>
      <w:r w:rsidRPr="00C7608E">
        <w:rPr>
          <w:rFonts w:ascii="Times New Roman" w:hAnsi="Times New Roman"/>
          <w:sz w:val="20"/>
          <w:szCs w:val="20"/>
        </w:rPr>
        <w:t>o provide students with an understanding of the theoretical and philosophical principles of law enforcement and punishment;</w:t>
      </w:r>
    </w:p>
    <w:p w:rsidR="008404C4" w:rsidRPr="00C7608E" w:rsidRDefault="008404C4" w:rsidP="00F56BDC">
      <w:pPr>
        <w:pStyle w:val="BalloonText"/>
        <w:widowControl w:val="0"/>
        <w:numPr>
          <w:ilvl w:val="0"/>
          <w:numId w:val="13"/>
        </w:numPr>
        <w:autoSpaceDE w:val="0"/>
        <w:autoSpaceDN w:val="0"/>
        <w:adjustRightInd w:val="0"/>
        <w:spacing w:line="250" w:lineRule="auto"/>
        <w:ind w:left="360" w:right="180" w:firstLine="0"/>
        <w:jc w:val="both"/>
        <w:rPr>
          <w:rFonts w:ascii="Times New Roman" w:hAnsi="Times New Roman"/>
          <w:sz w:val="20"/>
          <w:szCs w:val="20"/>
        </w:rPr>
      </w:pPr>
      <w:r w:rsidRPr="00C7608E">
        <w:rPr>
          <w:rFonts w:ascii="Times New Roman" w:hAnsi="Times New Roman"/>
          <w:spacing w:val="-14"/>
          <w:sz w:val="20"/>
          <w:szCs w:val="20"/>
        </w:rPr>
        <w:t>T</w:t>
      </w:r>
      <w:r w:rsidRPr="00C7608E">
        <w:rPr>
          <w:rFonts w:ascii="Times New Roman" w:hAnsi="Times New Roman"/>
          <w:sz w:val="20"/>
          <w:szCs w:val="20"/>
        </w:rPr>
        <w:t>o provide students with knowledge of the methods, application and implications of criminal justice research; and</w:t>
      </w:r>
    </w:p>
    <w:p w:rsidR="008404C4" w:rsidRPr="00C7608E" w:rsidRDefault="008404C4" w:rsidP="00F56BDC">
      <w:pPr>
        <w:pStyle w:val="BalloonText"/>
        <w:widowControl w:val="0"/>
        <w:numPr>
          <w:ilvl w:val="0"/>
          <w:numId w:val="13"/>
        </w:numPr>
        <w:autoSpaceDE w:val="0"/>
        <w:autoSpaceDN w:val="0"/>
        <w:adjustRightInd w:val="0"/>
        <w:spacing w:line="250" w:lineRule="auto"/>
        <w:ind w:left="360" w:right="180" w:firstLine="0"/>
        <w:jc w:val="both"/>
        <w:rPr>
          <w:rFonts w:ascii="Times New Roman" w:hAnsi="Times New Roman"/>
          <w:sz w:val="20"/>
          <w:szCs w:val="20"/>
        </w:rPr>
      </w:pPr>
      <w:r w:rsidRPr="00C7608E">
        <w:rPr>
          <w:rFonts w:ascii="Times New Roman" w:hAnsi="Times New Roman"/>
          <w:spacing w:val="-14"/>
          <w:sz w:val="20"/>
          <w:szCs w:val="20"/>
        </w:rPr>
        <w:t>T</w:t>
      </w:r>
      <w:r w:rsidRPr="00C7608E">
        <w:rPr>
          <w:rFonts w:ascii="Times New Roman" w:hAnsi="Times New Roman"/>
          <w:sz w:val="20"/>
          <w:szCs w:val="20"/>
        </w:rPr>
        <w:t>o provide students with the necessary skills for the e</w:t>
      </w:r>
      <w:r w:rsidRPr="00C7608E">
        <w:rPr>
          <w:rFonts w:ascii="Times New Roman" w:hAnsi="Times New Roman"/>
          <w:spacing w:val="-4"/>
          <w:sz w:val="20"/>
          <w:szCs w:val="20"/>
        </w:rPr>
        <w:t>f</w:t>
      </w:r>
      <w:r w:rsidRPr="00C7608E">
        <w:rPr>
          <w:rFonts w:ascii="Times New Roman" w:hAnsi="Times New Roman"/>
          <w:sz w:val="20"/>
          <w:szCs w:val="20"/>
        </w:rPr>
        <w:t>ficient and e</w:t>
      </w:r>
      <w:r w:rsidRPr="00C7608E">
        <w:rPr>
          <w:rFonts w:ascii="Times New Roman" w:hAnsi="Times New Roman"/>
          <w:spacing w:val="-4"/>
          <w:sz w:val="20"/>
          <w:szCs w:val="20"/>
        </w:rPr>
        <w:t>f</w:t>
      </w:r>
      <w:r w:rsidRPr="00C7608E">
        <w:rPr>
          <w:rFonts w:ascii="Times New Roman" w:hAnsi="Times New Roman"/>
          <w:sz w:val="20"/>
          <w:szCs w:val="20"/>
        </w:rPr>
        <w:t>fective management of criminal justice o</w:t>
      </w:r>
      <w:r w:rsidRPr="00C7608E">
        <w:rPr>
          <w:rFonts w:ascii="Times New Roman" w:hAnsi="Times New Roman"/>
          <w:spacing w:val="-4"/>
          <w:sz w:val="20"/>
          <w:szCs w:val="20"/>
        </w:rPr>
        <w:t>r</w:t>
      </w:r>
      <w:r w:rsidRPr="00C7608E">
        <w:rPr>
          <w:rFonts w:ascii="Times New Roman" w:hAnsi="Times New Roman"/>
          <w:sz w:val="20"/>
          <w:szCs w:val="20"/>
        </w:rPr>
        <w:t>ganizations and agencies.</w:t>
      </w:r>
    </w:p>
    <w:p w:rsidR="008404C4"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8404C4" w:rsidRPr="00072AD6" w:rsidRDefault="008404C4" w:rsidP="008404C4">
      <w:pPr>
        <w:pStyle w:val="Heading2"/>
        <w:spacing w:before="0"/>
        <w:ind w:left="360" w:right="180" w:firstLine="0"/>
        <w:rPr>
          <w:rFonts w:ascii="Times New Roman" w:hAnsi="Times New Roman"/>
          <w:color w:val="808080" w:themeColor="background1" w:themeShade="80"/>
          <w:sz w:val="28"/>
          <w:szCs w:val="28"/>
        </w:rPr>
      </w:pPr>
      <w:bookmarkStart w:id="135" w:name="_Toc294969689"/>
      <w:bookmarkStart w:id="136" w:name="_Toc295508252"/>
      <w:r w:rsidRPr="00072AD6">
        <w:rPr>
          <w:rFonts w:ascii="Times New Roman" w:hAnsi="Times New Roman"/>
          <w:bCs w:val="0"/>
          <w:color w:val="808080" w:themeColor="background1" w:themeShade="80"/>
          <w:sz w:val="28"/>
          <w:szCs w:val="28"/>
        </w:rPr>
        <w:t>Facility</w:t>
      </w:r>
      <w:bookmarkEnd w:id="135"/>
      <w:bookmarkEnd w:id="136"/>
    </w:p>
    <w:p w:rsidR="008404C4"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The Criminal Justice Institute is housed in Catherine Hartnett Hall, a three-story building with a mock court facility and forensic science laboratories. Hartnett Hall is located on the lower southwest campus in the historic area.</w:t>
      </w:r>
    </w:p>
    <w:p w:rsidR="008404C4" w:rsidRDefault="008404C4" w:rsidP="008404C4">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8404C4" w:rsidRPr="00072AD6" w:rsidRDefault="008404C4" w:rsidP="008404C4">
      <w:pPr>
        <w:pStyle w:val="Heading2"/>
        <w:spacing w:before="0"/>
        <w:ind w:left="360" w:right="180" w:firstLine="0"/>
        <w:rPr>
          <w:rFonts w:ascii="Times New Roman" w:hAnsi="Times New Roman"/>
          <w:color w:val="808080" w:themeColor="background1" w:themeShade="80"/>
          <w:sz w:val="28"/>
          <w:szCs w:val="28"/>
        </w:rPr>
      </w:pPr>
      <w:bookmarkStart w:id="137" w:name="_Toc294969690"/>
      <w:bookmarkStart w:id="138" w:name="_Toc295508253"/>
      <w:r w:rsidRPr="00072AD6">
        <w:rPr>
          <w:rFonts w:ascii="Times New Roman" w:hAnsi="Times New Roman"/>
          <w:bCs w:val="0"/>
          <w:color w:val="808080" w:themeColor="background1" w:themeShade="80"/>
          <w:sz w:val="28"/>
          <w:szCs w:val="28"/>
        </w:rPr>
        <w:t>Admission Requi</w:t>
      </w:r>
      <w:r w:rsidRPr="00072AD6">
        <w:rPr>
          <w:rFonts w:ascii="Times New Roman" w:hAnsi="Times New Roman"/>
          <w:bCs w:val="0"/>
          <w:color w:val="808080" w:themeColor="background1" w:themeShade="80"/>
          <w:spacing w:val="-5"/>
          <w:sz w:val="28"/>
          <w:szCs w:val="28"/>
        </w:rPr>
        <w:t>r</w:t>
      </w:r>
      <w:r w:rsidRPr="00072AD6">
        <w:rPr>
          <w:rFonts w:ascii="Times New Roman" w:hAnsi="Times New Roman"/>
          <w:bCs w:val="0"/>
          <w:color w:val="808080" w:themeColor="background1" w:themeShade="80"/>
          <w:sz w:val="28"/>
          <w:szCs w:val="28"/>
        </w:rPr>
        <w:t>ements</w:t>
      </w:r>
      <w:bookmarkEnd w:id="137"/>
      <w:bookmarkEnd w:id="138"/>
    </w:p>
    <w:p w:rsidR="008404C4"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All  applicants  must  meet  the  general  requirements  for  admission  to  the  Graduate School,  which  include  completion  of  a  baccalaureate degree from an accredited college or university and submission of o</w:t>
      </w:r>
      <w:r>
        <w:rPr>
          <w:rFonts w:ascii="Times New Roman" w:hAnsi="Times New Roman"/>
          <w:spacing w:val="-4"/>
          <w:sz w:val="20"/>
          <w:szCs w:val="20"/>
        </w:rPr>
        <w:t>f</w:t>
      </w:r>
      <w:r>
        <w:rPr>
          <w:rFonts w:ascii="Times New Roman" w:hAnsi="Times New Roman"/>
          <w:sz w:val="20"/>
          <w:szCs w:val="20"/>
        </w:rPr>
        <w:t>ficial copies of transcripts forwarded from degree-granting institutions with a cumulative grade-point average of 2.5 out of the 4.0 quality points for all courses</w:t>
      </w:r>
      <w:r w:rsidR="0024381A">
        <w:rPr>
          <w:rFonts w:ascii="Times New Roman" w:hAnsi="Times New Roman"/>
          <w:sz w:val="20"/>
          <w:szCs w:val="20"/>
        </w:rPr>
        <w:t xml:space="preserve"> </w:t>
      </w:r>
      <w:r>
        <w:rPr>
          <w:rFonts w:ascii="Times New Roman" w:hAnsi="Times New Roman"/>
          <w:sz w:val="20"/>
          <w:szCs w:val="20"/>
        </w:rPr>
        <w:t>taken in the last degree  program.</w:t>
      </w:r>
      <w:r>
        <w:rPr>
          <w:rFonts w:ascii="Times New Roman" w:hAnsi="Times New Roman"/>
          <w:spacing w:val="-11"/>
          <w:sz w:val="20"/>
          <w:szCs w:val="20"/>
        </w:rPr>
        <w:t xml:space="preserve"> </w:t>
      </w:r>
      <w:r>
        <w:rPr>
          <w:rFonts w:ascii="Times New Roman" w:hAnsi="Times New Roman"/>
          <w:sz w:val="20"/>
          <w:szCs w:val="20"/>
        </w:rPr>
        <w:t>Applicants whose unde</w:t>
      </w:r>
      <w:r>
        <w:rPr>
          <w:rFonts w:ascii="Times New Roman" w:hAnsi="Times New Roman"/>
          <w:spacing w:val="-4"/>
          <w:sz w:val="20"/>
          <w:szCs w:val="20"/>
        </w:rPr>
        <w:t>r</w:t>
      </w:r>
      <w:r>
        <w:rPr>
          <w:rFonts w:ascii="Times New Roman" w:hAnsi="Times New Roman"/>
          <w:sz w:val="20"/>
          <w:szCs w:val="20"/>
        </w:rPr>
        <w:t xml:space="preserve">graduate degree was not in criminal justice may be required to complete six semester hours </w:t>
      </w:r>
      <w:r w:rsidR="0024381A">
        <w:rPr>
          <w:rFonts w:ascii="Times New Roman" w:hAnsi="Times New Roman"/>
          <w:sz w:val="20"/>
          <w:szCs w:val="20"/>
        </w:rPr>
        <w:t>in undergraduate</w:t>
      </w:r>
      <w:r>
        <w:rPr>
          <w:rFonts w:ascii="Times New Roman" w:hAnsi="Times New Roman"/>
          <w:sz w:val="20"/>
          <w:szCs w:val="20"/>
        </w:rPr>
        <w:t xml:space="preserve"> criminal justice courses. Three semester hours must be completed in research or statistics and three hours in criminology or social theor</w:t>
      </w:r>
      <w:r>
        <w:rPr>
          <w:rFonts w:ascii="Times New Roman" w:hAnsi="Times New Roman"/>
          <w:spacing w:val="-13"/>
          <w:sz w:val="20"/>
          <w:szCs w:val="20"/>
        </w:rPr>
        <w:t>y</w:t>
      </w:r>
      <w:r>
        <w:rPr>
          <w:rFonts w:ascii="Times New Roman" w:hAnsi="Times New Roman"/>
          <w:sz w:val="20"/>
          <w:szCs w:val="20"/>
        </w:rPr>
        <w:t>.</w:t>
      </w:r>
    </w:p>
    <w:p w:rsidR="008404C4" w:rsidRDefault="008404C4" w:rsidP="008404C4">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Students seeking admission to the Master of Criminal Justice program must submit the results of the Miller</w:t>
      </w:r>
      <w:r>
        <w:rPr>
          <w:rFonts w:ascii="Times New Roman" w:hAnsi="Times New Roman"/>
          <w:spacing w:val="-11"/>
          <w:sz w:val="20"/>
          <w:szCs w:val="20"/>
        </w:rPr>
        <w:t xml:space="preserve"> </w:t>
      </w:r>
      <w:r>
        <w:rPr>
          <w:rFonts w:ascii="Times New Roman" w:hAnsi="Times New Roman"/>
          <w:sz w:val="20"/>
          <w:szCs w:val="20"/>
        </w:rPr>
        <w:t>Analogies</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est (M</w:t>
      </w:r>
      <w:r>
        <w:rPr>
          <w:rFonts w:ascii="Times New Roman" w:hAnsi="Times New Roman"/>
          <w:spacing w:val="-22"/>
          <w:sz w:val="20"/>
          <w:szCs w:val="20"/>
        </w:rPr>
        <w:t>A</w:t>
      </w:r>
      <w:r>
        <w:rPr>
          <w:rFonts w:ascii="Times New Roman" w:hAnsi="Times New Roman"/>
          <w:sz w:val="20"/>
          <w:szCs w:val="20"/>
        </w:rPr>
        <w:t>T) or Graduate Record Exam (GRE) and two letters of recommendation.</w:t>
      </w:r>
      <w:r>
        <w:rPr>
          <w:rFonts w:ascii="Times New Roman" w:hAnsi="Times New Roman"/>
          <w:spacing w:val="-11"/>
          <w:sz w:val="20"/>
          <w:szCs w:val="20"/>
        </w:rPr>
        <w:t xml:space="preserve"> </w:t>
      </w:r>
      <w:r>
        <w:rPr>
          <w:rFonts w:ascii="Times New Roman" w:hAnsi="Times New Roman"/>
          <w:sz w:val="20"/>
          <w:szCs w:val="20"/>
        </w:rPr>
        <w:t>An M</w:t>
      </w:r>
      <w:r>
        <w:rPr>
          <w:rFonts w:ascii="Times New Roman" w:hAnsi="Times New Roman"/>
          <w:spacing w:val="-22"/>
          <w:sz w:val="20"/>
          <w:szCs w:val="20"/>
        </w:rPr>
        <w:t>A</w:t>
      </w:r>
      <w:r>
        <w:rPr>
          <w:rFonts w:ascii="Times New Roman" w:hAnsi="Times New Roman"/>
          <w:sz w:val="20"/>
          <w:szCs w:val="20"/>
        </w:rPr>
        <w:t>T</w:t>
      </w:r>
      <w:r>
        <w:rPr>
          <w:rFonts w:ascii="Times New Roman" w:hAnsi="Times New Roman"/>
          <w:spacing w:val="-4"/>
          <w:sz w:val="20"/>
          <w:szCs w:val="20"/>
        </w:rPr>
        <w:t xml:space="preserve"> </w:t>
      </w:r>
      <w:r>
        <w:rPr>
          <w:rFonts w:ascii="Times New Roman" w:hAnsi="Times New Roman"/>
          <w:sz w:val="20"/>
          <w:szCs w:val="20"/>
        </w:rPr>
        <w:t>score of 27 or GRE score of 700 is required for provisional admission, an M</w:t>
      </w:r>
      <w:r>
        <w:rPr>
          <w:rFonts w:ascii="Times New Roman" w:hAnsi="Times New Roman"/>
          <w:spacing w:val="-22"/>
          <w:sz w:val="20"/>
          <w:szCs w:val="20"/>
        </w:rPr>
        <w:t>A</w:t>
      </w:r>
      <w:r>
        <w:rPr>
          <w:rFonts w:ascii="Times New Roman" w:hAnsi="Times New Roman"/>
          <w:sz w:val="20"/>
          <w:szCs w:val="20"/>
        </w:rPr>
        <w:t>T</w:t>
      </w:r>
      <w:r>
        <w:rPr>
          <w:rFonts w:ascii="Times New Roman" w:hAnsi="Times New Roman"/>
          <w:spacing w:val="-4"/>
          <w:sz w:val="20"/>
          <w:szCs w:val="20"/>
        </w:rPr>
        <w:t xml:space="preserve"> </w:t>
      </w:r>
      <w:r>
        <w:rPr>
          <w:rFonts w:ascii="Times New Roman" w:hAnsi="Times New Roman"/>
          <w:sz w:val="20"/>
          <w:szCs w:val="20"/>
        </w:rPr>
        <w:t xml:space="preserve">score of 44 or GRE score of 800 for regular admission. </w:t>
      </w:r>
      <w:r>
        <w:rPr>
          <w:rFonts w:ascii="Times New Roman" w:hAnsi="Times New Roman"/>
          <w:spacing w:val="39"/>
          <w:sz w:val="20"/>
          <w:szCs w:val="20"/>
        </w:rPr>
        <w:t xml:space="preserve"> </w:t>
      </w:r>
      <w:r>
        <w:rPr>
          <w:rFonts w:ascii="Times New Roman" w:hAnsi="Times New Roman"/>
          <w:sz w:val="20"/>
          <w:szCs w:val="20"/>
        </w:rPr>
        <w:t>Applicants who do not fully meet the requirements for regular admission because of grade-point average or standardized test score may be considered for provisional admission. Upon completion of the first nine semester hours of study with a grade of “B” or bette</w:t>
      </w:r>
      <w:r>
        <w:rPr>
          <w:rFonts w:ascii="Times New Roman" w:hAnsi="Times New Roman"/>
          <w:spacing w:val="-8"/>
          <w:sz w:val="20"/>
          <w:szCs w:val="20"/>
        </w:rPr>
        <w:t>r</w:t>
      </w:r>
      <w:r>
        <w:rPr>
          <w:rFonts w:ascii="Times New Roman" w:hAnsi="Times New Roman"/>
          <w:sz w:val="20"/>
          <w:szCs w:val="20"/>
        </w:rPr>
        <w:t>, the provisional student is granted full admission to the Master of Science in Criminal Justice program. Otherwise, the student</w:t>
      </w:r>
      <w:r>
        <w:rPr>
          <w:rFonts w:ascii="Times New Roman" w:hAnsi="Times New Roman"/>
          <w:spacing w:val="-11"/>
          <w:sz w:val="20"/>
          <w:szCs w:val="20"/>
        </w:rPr>
        <w:t>’</w:t>
      </w:r>
      <w:r>
        <w:rPr>
          <w:rFonts w:ascii="Times New Roman" w:hAnsi="Times New Roman"/>
          <w:sz w:val="20"/>
          <w:szCs w:val="20"/>
        </w:rPr>
        <w:t>s enrollment is terminated.</w:t>
      </w:r>
    </w:p>
    <w:p w:rsidR="0024381A"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sz w:val="20"/>
          <w:szCs w:val="20"/>
        </w:rPr>
      </w:pPr>
    </w:p>
    <w:p w:rsidR="0024381A"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sz w:val="20"/>
          <w:szCs w:val="20"/>
        </w:rPr>
      </w:pPr>
    </w:p>
    <w:p w:rsidR="0024381A"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sz w:val="20"/>
          <w:szCs w:val="20"/>
        </w:rPr>
      </w:pPr>
    </w:p>
    <w:p w:rsidR="0024381A" w:rsidRDefault="0024381A" w:rsidP="008404C4">
      <w:pPr>
        <w:widowControl w:val="0"/>
        <w:autoSpaceDE w:val="0"/>
        <w:autoSpaceDN w:val="0"/>
        <w:adjustRightInd w:val="0"/>
        <w:spacing w:before="10" w:after="0" w:line="250" w:lineRule="auto"/>
        <w:ind w:left="360" w:right="180" w:firstLine="0"/>
        <w:jc w:val="both"/>
        <w:rPr>
          <w:rFonts w:ascii="Times New Roman" w:hAnsi="Times New Roman"/>
          <w:sz w:val="20"/>
          <w:szCs w:val="20"/>
        </w:rPr>
      </w:pPr>
    </w:p>
    <w:p w:rsidR="008404C4" w:rsidRDefault="008404C4" w:rsidP="008404C4">
      <w:pPr>
        <w:widowControl w:val="0"/>
        <w:autoSpaceDE w:val="0"/>
        <w:autoSpaceDN w:val="0"/>
        <w:adjustRightInd w:val="0"/>
        <w:spacing w:before="10" w:after="0" w:line="250" w:lineRule="auto"/>
        <w:ind w:left="360" w:right="180" w:firstLine="0"/>
        <w:jc w:val="both"/>
      </w:pPr>
    </w:p>
    <w:p w:rsidR="008404C4" w:rsidRDefault="008404C4" w:rsidP="008404C4">
      <w:pPr>
        <w:widowControl w:val="0"/>
        <w:autoSpaceDE w:val="0"/>
        <w:autoSpaceDN w:val="0"/>
        <w:adjustRightInd w:val="0"/>
        <w:spacing w:before="10" w:after="0" w:line="250" w:lineRule="auto"/>
        <w:ind w:left="360" w:right="180" w:firstLine="0"/>
        <w:jc w:val="both"/>
      </w:pPr>
    </w:p>
    <w:p w:rsidR="008404C4" w:rsidRDefault="008404C4" w:rsidP="008404C4">
      <w:pPr>
        <w:widowControl w:val="0"/>
        <w:autoSpaceDE w:val="0"/>
        <w:autoSpaceDN w:val="0"/>
        <w:adjustRightInd w:val="0"/>
        <w:spacing w:before="10" w:after="0" w:line="250" w:lineRule="auto"/>
        <w:ind w:left="360" w:right="180" w:firstLine="0"/>
        <w:jc w:val="both"/>
      </w:pPr>
    </w:p>
    <w:p w:rsidR="008404C4" w:rsidRDefault="008404C4" w:rsidP="008404C4">
      <w:pPr>
        <w:widowControl w:val="0"/>
        <w:autoSpaceDE w:val="0"/>
        <w:autoSpaceDN w:val="0"/>
        <w:adjustRightInd w:val="0"/>
        <w:spacing w:before="10" w:after="0" w:line="250" w:lineRule="auto"/>
        <w:ind w:left="360" w:right="180" w:firstLine="0"/>
        <w:jc w:val="both"/>
      </w:pPr>
    </w:p>
    <w:p w:rsidR="008404C4" w:rsidRDefault="008404C4" w:rsidP="008404C4">
      <w:pPr>
        <w:widowControl w:val="0"/>
        <w:autoSpaceDE w:val="0"/>
        <w:autoSpaceDN w:val="0"/>
        <w:adjustRightInd w:val="0"/>
        <w:spacing w:before="10" w:after="0" w:line="250" w:lineRule="auto"/>
        <w:ind w:left="360" w:right="180" w:firstLine="0"/>
        <w:jc w:val="both"/>
      </w:pPr>
    </w:p>
    <w:p w:rsidR="008404C4" w:rsidRDefault="008404C4" w:rsidP="008404C4">
      <w:pPr>
        <w:widowControl w:val="0"/>
        <w:autoSpaceDE w:val="0"/>
        <w:autoSpaceDN w:val="0"/>
        <w:adjustRightInd w:val="0"/>
        <w:spacing w:before="10" w:after="0" w:line="250" w:lineRule="auto"/>
        <w:ind w:left="360" w:right="180" w:firstLine="0"/>
        <w:jc w:val="both"/>
      </w:pPr>
    </w:p>
    <w:p w:rsidR="00872727" w:rsidRDefault="00872727" w:rsidP="0024381A">
      <w:pPr>
        <w:pStyle w:val="Heading2"/>
        <w:spacing w:before="0"/>
        <w:ind w:left="360" w:right="180" w:firstLine="0"/>
        <w:rPr>
          <w:rFonts w:ascii="Times New Roman" w:hAnsi="Times New Roman"/>
          <w:bCs w:val="0"/>
          <w:color w:val="808080" w:themeColor="background1" w:themeShade="80"/>
          <w:sz w:val="28"/>
          <w:szCs w:val="28"/>
        </w:rPr>
        <w:sectPr w:rsidR="00872727" w:rsidSect="00872727">
          <w:headerReference w:type="even" r:id="rId36"/>
          <w:pgSz w:w="12240" w:h="15840" w:code="1"/>
          <w:pgMar w:top="720" w:right="720" w:bottom="288" w:left="1440" w:header="720" w:footer="288" w:gutter="0"/>
          <w:cols w:space="720"/>
          <w:docGrid w:linePitch="360"/>
        </w:sectPr>
      </w:pPr>
      <w:bookmarkStart w:id="139" w:name="_Toc294969691"/>
      <w:bookmarkStart w:id="140" w:name="_Toc295508254"/>
    </w:p>
    <w:p w:rsidR="008404C4" w:rsidRPr="00072AD6" w:rsidRDefault="008404C4" w:rsidP="0024381A">
      <w:pPr>
        <w:pStyle w:val="Heading2"/>
        <w:spacing w:before="0"/>
        <w:ind w:left="360" w:right="180" w:firstLine="0"/>
        <w:rPr>
          <w:rFonts w:ascii="Times New Roman" w:hAnsi="Times New Roman"/>
          <w:color w:val="808080" w:themeColor="background1" w:themeShade="80"/>
          <w:sz w:val="28"/>
          <w:szCs w:val="28"/>
        </w:rPr>
      </w:pPr>
      <w:r w:rsidRPr="00072AD6">
        <w:rPr>
          <w:rFonts w:ascii="Times New Roman" w:hAnsi="Times New Roman"/>
          <w:bCs w:val="0"/>
          <w:color w:val="808080" w:themeColor="background1" w:themeShade="80"/>
          <w:sz w:val="28"/>
          <w:szCs w:val="28"/>
        </w:rPr>
        <w:lastRenderedPageBreak/>
        <w:t>P</w:t>
      </w:r>
      <w:r w:rsidRPr="00072AD6">
        <w:rPr>
          <w:rFonts w:ascii="Times New Roman" w:hAnsi="Times New Roman"/>
          <w:bCs w:val="0"/>
          <w:color w:val="808080" w:themeColor="background1" w:themeShade="80"/>
          <w:spacing w:val="-5"/>
          <w:sz w:val="28"/>
          <w:szCs w:val="28"/>
        </w:rPr>
        <w:t>r</w:t>
      </w:r>
      <w:r w:rsidRPr="00072AD6">
        <w:rPr>
          <w:rFonts w:ascii="Times New Roman" w:hAnsi="Times New Roman"/>
          <w:bCs w:val="0"/>
          <w:color w:val="808080" w:themeColor="background1" w:themeShade="80"/>
          <w:sz w:val="28"/>
          <w:szCs w:val="28"/>
        </w:rPr>
        <w:t>ogram of Study /Curriculum</w:t>
      </w:r>
      <w:bookmarkEnd w:id="139"/>
      <w:bookmarkEnd w:id="140"/>
    </w:p>
    <w:p w:rsidR="008404C4" w:rsidRDefault="008404C4" w:rsidP="0024381A">
      <w:pPr>
        <w:widowControl w:val="0"/>
        <w:autoSpaceDE w:val="0"/>
        <w:autoSpaceDN w:val="0"/>
        <w:adjustRightInd w:val="0"/>
        <w:spacing w:before="37" w:after="0"/>
        <w:ind w:left="360" w:right="180" w:firstLine="360"/>
        <w:jc w:val="both"/>
        <w:rPr>
          <w:rFonts w:ascii="Times New Roman" w:hAnsi="Times New Roman"/>
          <w:sz w:val="20"/>
          <w:szCs w:val="20"/>
        </w:rPr>
      </w:pPr>
      <w:r>
        <w:rPr>
          <w:rFonts w:ascii="Times New Roman" w:hAnsi="Times New Roman"/>
          <w:sz w:val="20"/>
          <w:szCs w:val="20"/>
        </w:rPr>
        <w:t>Each student must complete 18 semester hours of core curriculum requirements:</w:t>
      </w:r>
    </w:p>
    <w:p w:rsidR="008404C4" w:rsidRDefault="008404C4" w:rsidP="0024381A">
      <w:pPr>
        <w:widowControl w:val="0"/>
        <w:tabs>
          <w:tab w:val="left" w:pos="7200"/>
        </w:tabs>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u w:val="single"/>
        </w:rPr>
        <w:t xml:space="preserve">Core Courses </w:t>
      </w:r>
      <w:r>
        <w:rPr>
          <w:rFonts w:ascii="Times New Roman" w:hAnsi="Times New Roman"/>
          <w:sz w:val="20"/>
          <w:szCs w:val="20"/>
          <w:u w:val="single"/>
        </w:rPr>
        <w:tab/>
        <w:t>Hours</w:t>
      </w:r>
    </w:p>
    <w:p w:rsidR="008404C4" w:rsidRDefault="008404C4" w:rsidP="0024381A">
      <w:pPr>
        <w:widowControl w:val="0"/>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CRJU 5100 Foundations of Criminal Justic</w:t>
      </w:r>
      <w:r>
        <w:rPr>
          <w:rFonts w:ascii="Times New Roman" w:hAnsi="Times New Roman"/>
          <w:spacing w:val="9"/>
          <w:sz w:val="20"/>
          <w:szCs w:val="20"/>
        </w:rPr>
        <w:t>e</w:t>
      </w:r>
      <w:r>
        <w:rPr>
          <w:rFonts w:ascii="Times New Roman" w:hAnsi="Times New Roman"/>
          <w:sz w:val="20"/>
          <w:szCs w:val="20"/>
        </w:rPr>
        <w:t>......................................................................3</w:t>
      </w:r>
    </w:p>
    <w:p w:rsidR="008404C4" w:rsidRDefault="008404C4" w:rsidP="0024381A">
      <w:pPr>
        <w:widowControl w:val="0"/>
        <w:tabs>
          <w:tab w:val="left" w:pos="4160"/>
        </w:tabs>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CRJU 5110 Theory and Philosophy of Criminal Justice</w:t>
      </w:r>
      <w:r>
        <w:rPr>
          <w:rFonts w:ascii="Times New Roman" w:hAnsi="Times New Roman"/>
          <w:spacing w:val="-2"/>
          <w:sz w:val="20"/>
          <w:szCs w:val="20"/>
        </w:rPr>
        <w:t xml:space="preserve"> </w:t>
      </w:r>
      <w:r>
        <w:rPr>
          <w:rFonts w:ascii="Times New Roman" w:hAnsi="Times New Roman"/>
          <w:sz w:val="20"/>
          <w:szCs w:val="20"/>
        </w:rPr>
        <w:t>....................................................3</w:t>
      </w:r>
    </w:p>
    <w:p w:rsidR="008404C4" w:rsidRDefault="008404C4" w:rsidP="0024381A">
      <w:pPr>
        <w:widowControl w:val="0"/>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CRJU 5400 O</w:t>
      </w:r>
      <w:r>
        <w:rPr>
          <w:rFonts w:ascii="Times New Roman" w:hAnsi="Times New Roman"/>
          <w:spacing w:val="-4"/>
          <w:sz w:val="20"/>
          <w:szCs w:val="20"/>
        </w:rPr>
        <w:t>r</w:t>
      </w:r>
      <w:r>
        <w:rPr>
          <w:rFonts w:ascii="Times New Roman" w:hAnsi="Times New Roman"/>
          <w:sz w:val="20"/>
          <w:szCs w:val="20"/>
        </w:rPr>
        <w:t>ganization and</w:t>
      </w:r>
      <w:r>
        <w:rPr>
          <w:rFonts w:ascii="Times New Roman" w:hAnsi="Times New Roman"/>
          <w:spacing w:val="-11"/>
          <w:sz w:val="20"/>
          <w:szCs w:val="20"/>
        </w:rPr>
        <w:t xml:space="preserve"> </w:t>
      </w:r>
      <w:r>
        <w:rPr>
          <w:rFonts w:ascii="Times New Roman" w:hAnsi="Times New Roman"/>
          <w:sz w:val="20"/>
          <w:szCs w:val="20"/>
        </w:rPr>
        <w:t>Administration of Criminal Justice System</w:t>
      </w:r>
      <w:r>
        <w:rPr>
          <w:rFonts w:ascii="Times New Roman" w:hAnsi="Times New Roman"/>
          <w:spacing w:val="-20"/>
          <w:sz w:val="20"/>
          <w:szCs w:val="20"/>
        </w:rPr>
        <w:t xml:space="preserve"> </w:t>
      </w:r>
      <w:r>
        <w:rPr>
          <w:rFonts w:ascii="Times New Roman" w:hAnsi="Times New Roman"/>
          <w:sz w:val="20"/>
          <w:szCs w:val="20"/>
        </w:rPr>
        <w:t>........................3</w:t>
      </w:r>
    </w:p>
    <w:p w:rsidR="008404C4" w:rsidRDefault="008404C4" w:rsidP="0024381A">
      <w:pPr>
        <w:widowControl w:val="0"/>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CRJU 5600 Research Methodology in Criminal Justice</w:t>
      </w:r>
      <w:r>
        <w:rPr>
          <w:rFonts w:ascii="Times New Roman" w:hAnsi="Times New Roman"/>
          <w:spacing w:val="-2"/>
          <w:sz w:val="20"/>
          <w:szCs w:val="20"/>
        </w:rPr>
        <w:t xml:space="preserve"> </w:t>
      </w:r>
      <w:r>
        <w:rPr>
          <w:rFonts w:ascii="Times New Roman" w:hAnsi="Times New Roman"/>
          <w:sz w:val="20"/>
          <w:szCs w:val="20"/>
        </w:rPr>
        <w:t>....................................................3</w:t>
      </w:r>
    </w:p>
    <w:p w:rsidR="008404C4" w:rsidRDefault="008404C4" w:rsidP="0024381A">
      <w:pPr>
        <w:widowControl w:val="0"/>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CRJU 5610 Research Statistics in Criminal Justic</w:t>
      </w:r>
      <w:r>
        <w:rPr>
          <w:rFonts w:ascii="Times New Roman" w:hAnsi="Times New Roman"/>
          <w:spacing w:val="4"/>
          <w:sz w:val="20"/>
          <w:szCs w:val="20"/>
        </w:rPr>
        <w:t>e</w:t>
      </w:r>
      <w:r>
        <w:rPr>
          <w:rFonts w:ascii="Times New Roman" w:hAnsi="Times New Roman"/>
          <w:sz w:val="20"/>
          <w:szCs w:val="20"/>
        </w:rPr>
        <w:t>............................................................3</w:t>
      </w:r>
    </w:p>
    <w:p w:rsidR="008404C4" w:rsidRDefault="008404C4" w:rsidP="0024381A">
      <w:pPr>
        <w:widowControl w:val="0"/>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 xml:space="preserve">otal </w:t>
      </w:r>
      <w:r>
        <w:rPr>
          <w:rFonts w:ascii="Times New Roman" w:hAnsi="Times New Roman"/>
          <w:spacing w:val="1"/>
          <w:sz w:val="20"/>
          <w:szCs w:val="20"/>
        </w:rPr>
        <w:t xml:space="preserve"> </w:t>
      </w:r>
      <w:r>
        <w:rPr>
          <w:rFonts w:ascii="Times New Roman" w:hAnsi="Times New Roman"/>
          <w:sz w:val="20"/>
          <w:szCs w:val="20"/>
        </w:rPr>
        <w:t>...................................................................................................................................15</w:t>
      </w:r>
    </w:p>
    <w:p w:rsidR="008404C4"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rPr>
      </w:pPr>
    </w:p>
    <w:p w:rsidR="008404C4" w:rsidRPr="00072AD6" w:rsidRDefault="008404C4" w:rsidP="0024381A">
      <w:pPr>
        <w:pStyle w:val="Heading2"/>
        <w:spacing w:before="0"/>
        <w:ind w:left="360" w:right="180" w:firstLine="0"/>
        <w:rPr>
          <w:rFonts w:ascii="Times New Roman" w:hAnsi="Times New Roman"/>
          <w:color w:val="808080" w:themeColor="background1" w:themeShade="80"/>
          <w:sz w:val="28"/>
          <w:szCs w:val="28"/>
        </w:rPr>
      </w:pPr>
      <w:bookmarkStart w:id="141" w:name="_Toc294969692"/>
      <w:bookmarkStart w:id="142" w:name="_Toc295508255"/>
      <w:r w:rsidRPr="00072AD6">
        <w:rPr>
          <w:rFonts w:ascii="Times New Roman" w:hAnsi="Times New Roman"/>
          <w:bCs w:val="0"/>
          <w:color w:val="808080" w:themeColor="background1" w:themeShade="80"/>
          <w:sz w:val="28"/>
          <w:szCs w:val="28"/>
        </w:rPr>
        <w:t>Specialty</w:t>
      </w:r>
      <w:r w:rsidRPr="00072AD6">
        <w:rPr>
          <w:rFonts w:ascii="Times New Roman" w:hAnsi="Times New Roman"/>
          <w:bCs w:val="0"/>
          <w:color w:val="808080" w:themeColor="background1" w:themeShade="80"/>
          <w:spacing w:val="-15"/>
          <w:sz w:val="28"/>
          <w:szCs w:val="28"/>
        </w:rPr>
        <w:t xml:space="preserve"> </w:t>
      </w:r>
      <w:r w:rsidRPr="00072AD6">
        <w:rPr>
          <w:rFonts w:ascii="Times New Roman" w:hAnsi="Times New Roman"/>
          <w:bCs w:val="0"/>
          <w:color w:val="808080" w:themeColor="background1" w:themeShade="80"/>
          <w:sz w:val="28"/>
          <w:szCs w:val="28"/>
        </w:rPr>
        <w:t>A</w:t>
      </w:r>
      <w:r w:rsidRPr="00072AD6">
        <w:rPr>
          <w:rFonts w:ascii="Times New Roman" w:hAnsi="Times New Roman"/>
          <w:bCs w:val="0"/>
          <w:color w:val="808080" w:themeColor="background1" w:themeShade="80"/>
          <w:spacing w:val="-5"/>
          <w:sz w:val="28"/>
          <w:szCs w:val="28"/>
        </w:rPr>
        <w:t>r</w:t>
      </w:r>
      <w:r w:rsidRPr="00072AD6">
        <w:rPr>
          <w:rFonts w:ascii="Times New Roman" w:hAnsi="Times New Roman"/>
          <w:bCs w:val="0"/>
          <w:color w:val="808080" w:themeColor="background1" w:themeShade="80"/>
          <w:sz w:val="28"/>
          <w:szCs w:val="28"/>
        </w:rPr>
        <w:t>eas</w:t>
      </w:r>
      <w:bookmarkEnd w:id="141"/>
      <w:bookmarkEnd w:id="142"/>
    </w:p>
    <w:p w:rsidR="008404C4"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In addition to core courses, students must complete nine semester hours in one of the four specialty areas: corrections, forensic sciences, law enforcement and public administration. Online program offers only corrections and law enforcement specialties. Course work that is six years or older cannot be applied to the Master of Science in Criminal Justice.</w:t>
      </w:r>
    </w:p>
    <w:p w:rsidR="008404C4" w:rsidRDefault="008404C4" w:rsidP="0024381A">
      <w:pPr>
        <w:widowControl w:val="0"/>
        <w:autoSpaceDE w:val="0"/>
        <w:autoSpaceDN w:val="0"/>
        <w:adjustRightInd w:val="0"/>
        <w:spacing w:before="17" w:after="0" w:line="200" w:lineRule="exact"/>
        <w:ind w:left="360" w:right="180" w:firstLine="360"/>
        <w:jc w:val="both"/>
        <w:rPr>
          <w:rFonts w:ascii="Times New Roman" w:hAnsi="Times New Roman"/>
          <w:sz w:val="20"/>
          <w:szCs w:val="20"/>
        </w:rPr>
      </w:pPr>
    </w:p>
    <w:p w:rsidR="008404C4" w:rsidRPr="00072AD6" w:rsidRDefault="008404C4" w:rsidP="0024381A">
      <w:pPr>
        <w:widowControl w:val="0"/>
        <w:autoSpaceDE w:val="0"/>
        <w:autoSpaceDN w:val="0"/>
        <w:adjustRightInd w:val="0"/>
        <w:spacing w:after="0"/>
        <w:ind w:left="360" w:right="180" w:firstLine="0"/>
        <w:jc w:val="both"/>
        <w:rPr>
          <w:rFonts w:ascii="Times New Roman" w:hAnsi="Times New Roman"/>
          <w:color w:val="808080" w:themeColor="background1" w:themeShade="80"/>
          <w:sz w:val="24"/>
          <w:szCs w:val="24"/>
        </w:rPr>
      </w:pPr>
      <w:r w:rsidRPr="00072AD6">
        <w:rPr>
          <w:rFonts w:ascii="Times New Roman" w:hAnsi="Times New Roman"/>
          <w:b/>
          <w:bCs/>
          <w:color w:val="808080" w:themeColor="background1" w:themeShade="80"/>
          <w:sz w:val="24"/>
          <w:szCs w:val="24"/>
        </w:rPr>
        <w:t>Cor</w:t>
      </w:r>
      <w:r w:rsidRPr="00072AD6">
        <w:rPr>
          <w:rFonts w:ascii="Times New Roman" w:hAnsi="Times New Roman"/>
          <w:b/>
          <w:bCs/>
          <w:color w:val="808080" w:themeColor="background1" w:themeShade="80"/>
          <w:spacing w:val="-5"/>
          <w:sz w:val="24"/>
          <w:szCs w:val="24"/>
        </w:rPr>
        <w:t>r</w:t>
      </w:r>
      <w:r w:rsidRPr="00072AD6">
        <w:rPr>
          <w:rFonts w:ascii="Times New Roman" w:hAnsi="Times New Roman"/>
          <w:b/>
          <w:bCs/>
          <w:color w:val="808080" w:themeColor="background1" w:themeShade="80"/>
          <w:sz w:val="24"/>
          <w:szCs w:val="24"/>
        </w:rPr>
        <w:t>ections Specialty</w:t>
      </w:r>
    </w:p>
    <w:p w:rsidR="008404C4"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The correctional emphasis focuses on the philosophical purpose and meaning of corre</w:t>
      </w:r>
      <w:r>
        <w:rPr>
          <w:rFonts w:ascii="Times New Roman" w:hAnsi="Times New Roman"/>
          <w:spacing w:val="-4"/>
          <w:sz w:val="20"/>
          <w:szCs w:val="20"/>
        </w:rPr>
        <w:t>c</w:t>
      </w:r>
      <w:r>
        <w:rPr>
          <w:rFonts w:ascii="Times New Roman" w:hAnsi="Times New Roman"/>
          <w:sz w:val="20"/>
          <w:szCs w:val="20"/>
        </w:rPr>
        <w:t>tions to the system and community-based treatment programs.</w:t>
      </w:r>
      <w:r>
        <w:rPr>
          <w:rFonts w:ascii="Times New Roman" w:hAnsi="Times New Roman"/>
          <w:spacing w:val="-4"/>
          <w:sz w:val="20"/>
          <w:szCs w:val="20"/>
        </w:rPr>
        <w:t xml:space="preserve"> </w:t>
      </w:r>
      <w:r>
        <w:rPr>
          <w:rFonts w:ascii="Times New Roman" w:hAnsi="Times New Roman"/>
          <w:sz w:val="20"/>
          <w:szCs w:val="20"/>
        </w:rPr>
        <w:t>The underlying thrust of this concentration is to impart theoretical and applied knowledge on the o</w:t>
      </w:r>
      <w:r>
        <w:rPr>
          <w:rFonts w:ascii="Times New Roman" w:hAnsi="Times New Roman"/>
          <w:spacing w:val="-4"/>
          <w:sz w:val="20"/>
          <w:szCs w:val="20"/>
        </w:rPr>
        <w:t>r</w:t>
      </w:r>
      <w:r>
        <w:rPr>
          <w:rFonts w:ascii="Times New Roman" w:hAnsi="Times New Roman"/>
          <w:sz w:val="20"/>
          <w:szCs w:val="20"/>
        </w:rPr>
        <w:t>ganizational,</w:t>
      </w:r>
      <w:r w:rsidR="0024381A">
        <w:rPr>
          <w:rFonts w:ascii="Times New Roman" w:hAnsi="Times New Roman"/>
          <w:sz w:val="20"/>
          <w:szCs w:val="20"/>
        </w:rPr>
        <w:t xml:space="preserve"> </w:t>
      </w:r>
      <w:r>
        <w:rPr>
          <w:rFonts w:ascii="Times New Roman" w:hAnsi="Times New Roman"/>
          <w:sz w:val="20"/>
          <w:szCs w:val="20"/>
        </w:rPr>
        <w:t>legal and social aspects of contemporary correctional agencies. Specialization in corrections will prepare students for careers as parole o</w:t>
      </w:r>
      <w:r>
        <w:rPr>
          <w:rFonts w:ascii="Times New Roman" w:hAnsi="Times New Roman"/>
          <w:spacing w:val="-4"/>
          <w:sz w:val="20"/>
          <w:szCs w:val="20"/>
        </w:rPr>
        <w:t>f</w:t>
      </w:r>
      <w:r>
        <w:rPr>
          <w:rFonts w:ascii="Times New Roman" w:hAnsi="Times New Roman"/>
          <w:sz w:val="20"/>
          <w:szCs w:val="20"/>
        </w:rPr>
        <w:t>ficers, corrections supervisors, prison administrators and e</w:t>
      </w:r>
      <w:r>
        <w:rPr>
          <w:rFonts w:ascii="Times New Roman" w:hAnsi="Times New Roman"/>
          <w:spacing w:val="-4"/>
          <w:sz w:val="20"/>
          <w:szCs w:val="20"/>
        </w:rPr>
        <w:t>f</w:t>
      </w:r>
      <w:r>
        <w:rPr>
          <w:rFonts w:ascii="Times New Roman" w:hAnsi="Times New Roman"/>
          <w:sz w:val="20"/>
          <w:szCs w:val="20"/>
        </w:rPr>
        <w:t>fective case workers in community-based treatment programs.</w:t>
      </w:r>
    </w:p>
    <w:p w:rsidR="008404C4" w:rsidRDefault="008404C4" w:rsidP="0024381A">
      <w:pPr>
        <w:widowControl w:val="0"/>
        <w:autoSpaceDE w:val="0"/>
        <w:autoSpaceDN w:val="0"/>
        <w:adjustRightInd w:val="0"/>
        <w:spacing w:after="0"/>
        <w:ind w:left="360" w:right="180" w:firstLine="360"/>
        <w:jc w:val="both"/>
        <w:rPr>
          <w:rFonts w:ascii="Times New Roman" w:hAnsi="Times New Roman"/>
          <w:sz w:val="20"/>
          <w:szCs w:val="20"/>
        </w:rPr>
      </w:pPr>
      <w:r>
        <w:rPr>
          <w:rFonts w:ascii="Times New Roman" w:hAnsi="Times New Roman"/>
          <w:b/>
          <w:bCs/>
          <w:sz w:val="20"/>
          <w:szCs w:val="20"/>
        </w:rPr>
        <w:t>Cor</w:t>
      </w:r>
      <w:r>
        <w:rPr>
          <w:rFonts w:ascii="Times New Roman" w:hAnsi="Times New Roman"/>
          <w:b/>
          <w:bCs/>
          <w:spacing w:val="-4"/>
          <w:sz w:val="20"/>
          <w:szCs w:val="20"/>
        </w:rPr>
        <w:t>r</w:t>
      </w:r>
      <w:r>
        <w:rPr>
          <w:rFonts w:ascii="Times New Roman" w:hAnsi="Times New Roman"/>
          <w:b/>
          <w:bCs/>
          <w:sz w:val="20"/>
          <w:szCs w:val="20"/>
        </w:rPr>
        <w:t>ections Courses and Hours:</w:t>
      </w:r>
    </w:p>
    <w:p w:rsidR="008404C4" w:rsidRDefault="008404C4" w:rsidP="0024381A">
      <w:pPr>
        <w:widowControl w:val="0"/>
        <w:tabs>
          <w:tab w:val="left" w:pos="7200"/>
        </w:tabs>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u w:val="single"/>
        </w:rPr>
        <w:t xml:space="preserve">Courses </w:t>
      </w:r>
      <w:r>
        <w:rPr>
          <w:rFonts w:ascii="Times New Roman" w:hAnsi="Times New Roman"/>
          <w:sz w:val="20"/>
          <w:szCs w:val="20"/>
          <w:u w:val="single"/>
        </w:rPr>
        <w:tab/>
        <w:t>Hours</w:t>
      </w:r>
    </w:p>
    <w:p w:rsidR="008404C4" w:rsidRDefault="008404C4" w:rsidP="0024381A">
      <w:pPr>
        <w:widowControl w:val="0"/>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CRJU 6400  Foundations of Corrections</w:t>
      </w:r>
      <w:r>
        <w:rPr>
          <w:rFonts w:ascii="Times New Roman" w:hAnsi="Times New Roman"/>
          <w:spacing w:val="-19"/>
          <w:sz w:val="20"/>
          <w:szCs w:val="20"/>
        </w:rPr>
        <w:t xml:space="preserve"> </w:t>
      </w:r>
      <w:r>
        <w:rPr>
          <w:rFonts w:ascii="Times New Roman" w:hAnsi="Times New Roman"/>
          <w:sz w:val="20"/>
          <w:szCs w:val="20"/>
        </w:rPr>
        <w:t>............................................................................3</w:t>
      </w:r>
    </w:p>
    <w:p w:rsidR="008404C4" w:rsidRDefault="008404C4" w:rsidP="0024381A">
      <w:pPr>
        <w:widowControl w:val="0"/>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CRJU 6410</w:t>
      </w:r>
      <w:r>
        <w:rPr>
          <w:rFonts w:ascii="Times New Roman" w:hAnsi="Times New Roman"/>
          <w:spacing w:val="39"/>
          <w:sz w:val="20"/>
          <w:szCs w:val="20"/>
        </w:rPr>
        <w:t xml:space="preserve"> </w:t>
      </w:r>
      <w:r>
        <w:rPr>
          <w:rFonts w:ascii="Times New Roman" w:hAnsi="Times New Roman"/>
          <w:sz w:val="20"/>
          <w:szCs w:val="20"/>
        </w:rPr>
        <w:t>Administration of Psychological</w:t>
      </w:r>
      <w:r>
        <w:rPr>
          <w:rFonts w:ascii="Times New Roman" w:hAnsi="Times New Roman"/>
          <w:spacing w:val="-3"/>
          <w:sz w:val="20"/>
          <w:szCs w:val="20"/>
        </w:rPr>
        <w:t xml:space="preserve"> </w:t>
      </w:r>
      <w:r>
        <w:rPr>
          <w:rFonts w:ascii="Times New Roman" w:hAnsi="Times New Roman"/>
          <w:spacing w:val="-14"/>
          <w:sz w:val="20"/>
          <w:szCs w:val="20"/>
        </w:rPr>
        <w:t>T</w:t>
      </w:r>
      <w:r>
        <w:rPr>
          <w:rFonts w:ascii="Times New Roman" w:hAnsi="Times New Roman"/>
          <w:sz w:val="20"/>
          <w:szCs w:val="20"/>
        </w:rPr>
        <w:t>ests</w:t>
      </w:r>
      <w:r>
        <w:rPr>
          <w:rFonts w:ascii="Times New Roman" w:hAnsi="Times New Roman"/>
          <w:spacing w:val="-23"/>
          <w:sz w:val="20"/>
          <w:szCs w:val="20"/>
        </w:rPr>
        <w:t xml:space="preserve"> </w:t>
      </w:r>
      <w:r>
        <w:rPr>
          <w:rFonts w:ascii="Times New Roman" w:hAnsi="Times New Roman"/>
          <w:sz w:val="20"/>
          <w:szCs w:val="20"/>
        </w:rPr>
        <w:t>...........................................................3</w:t>
      </w:r>
    </w:p>
    <w:p w:rsidR="008404C4" w:rsidRDefault="008404C4" w:rsidP="0024381A">
      <w:pPr>
        <w:widowControl w:val="0"/>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CRJU 6420  Interviewing and Counseling</w:t>
      </w:r>
      <w:r>
        <w:rPr>
          <w:rFonts w:ascii="Times New Roman" w:hAnsi="Times New Roman"/>
          <w:spacing w:val="-2"/>
          <w:sz w:val="20"/>
          <w:szCs w:val="20"/>
        </w:rPr>
        <w:t xml:space="preserve"> </w:t>
      </w:r>
      <w:r>
        <w:rPr>
          <w:rFonts w:ascii="Times New Roman" w:hAnsi="Times New Roman"/>
          <w:sz w:val="20"/>
          <w:szCs w:val="20"/>
        </w:rPr>
        <w:t>.........................................................................3</w:t>
      </w:r>
    </w:p>
    <w:p w:rsidR="008404C4" w:rsidRDefault="008404C4" w:rsidP="0024381A">
      <w:pPr>
        <w:widowControl w:val="0"/>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CRJU 6430  Rehabilitation and</w:t>
      </w:r>
      <w:r>
        <w:rPr>
          <w:rFonts w:ascii="Times New Roman" w:hAnsi="Times New Roman"/>
          <w:spacing w:val="-4"/>
          <w:sz w:val="20"/>
          <w:szCs w:val="20"/>
        </w:rPr>
        <w:t xml:space="preserve"> </w:t>
      </w:r>
      <w:r>
        <w:rPr>
          <w:rFonts w:ascii="Times New Roman" w:hAnsi="Times New Roman"/>
          <w:spacing w:val="-7"/>
          <w:sz w:val="20"/>
          <w:szCs w:val="20"/>
        </w:rPr>
        <w:t>T</w:t>
      </w:r>
      <w:r>
        <w:rPr>
          <w:rFonts w:ascii="Times New Roman" w:hAnsi="Times New Roman"/>
          <w:sz w:val="20"/>
          <w:szCs w:val="20"/>
        </w:rPr>
        <w:t>reatment</w:t>
      </w:r>
      <w:r>
        <w:rPr>
          <w:rFonts w:ascii="Times New Roman" w:hAnsi="Times New Roman"/>
          <w:spacing w:val="-13"/>
          <w:sz w:val="20"/>
          <w:szCs w:val="20"/>
        </w:rPr>
        <w:t xml:space="preserve"> </w:t>
      </w:r>
      <w:r>
        <w:rPr>
          <w:rFonts w:ascii="Times New Roman" w:hAnsi="Times New Roman"/>
          <w:sz w:val="20"/>
          <w:szCs w:val="20"/>
        </w:rPr>
        <w:t>.........................................................................3</w:t>
      </w:r>
    </w:p>
    <w:p w:rsidR="008404C4" w:rsidRDefault="008404C4" w:rsidP="0024381A">
      <w:pPr>
        <w:widowControl w:val="0"/>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CRJU 6440  Management of Correctional Institution</w:t>
      </w:r>
      <w:r>
        <w:rPr>
          <w:rFonts w:ascii="Times New Roman" w:hAnsi="Times New Roman"/>
          <w:spacing w:val="10"/>
          <w:sz w:val="20"/>
          <w:szCs w:val="20"/>
        </w:rPr>
        <w:t>s</w:t>
      </w:r>
      <w:r>
        <w:rPr>
          <w:rFonts w:ascii="Times New Roman" w:hAnsi="Times New Roman"/>
          <w:sz w:val="20"/>
          <w:szCs w:val="20"/>
        </w:rPr>
        <w:t>.......................................................3</w:t>
      </w:r>
    </w:p>
    <w:p w:rsidR="008404C4" w:rsidRDefault="008404C4" w:rsidP="0024381A">
      <w:pPr>
        <w:widowControl w:val="0"/>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otal hours in any combination.........</w:t>
      </w:r>
      <w:r>
        <w:rPr>
          <w:rFonts w:ascii="Times New Roman" w:hAnsi="Times New Roman"/>
          <w:spacing w:val="12"/>
          <w:sz w:val="20"/>
          <w:szCs w:val="20"/>
        </w:rPr>
        <w:t>.</w:t>
      </w:r>
      <w:r>
        <w:rPr>
          <w:rFonts w:ascii="Times New Roman" w:hAnsi="Times New Roman"/>
          <w:sz w:val="20"/>
          <w:szCs w:val="20"/>
        </w:rPr>
        <w:t>.................................................................................9</w:t>
      </w:r>
    </w:p>
    <w:p w:rsidR="008404C4"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rPr>
      </w:pPr>
    </w:p>
    <w:p w:rsidR="008404C4" w:rsidRPr="00072AD6" w:rsidRDefault="008404C4" w:rsidP="0024381A">
      <w:pPr>
        <w:widowControl w:val="0"/>
        <w:autoSpaceDE w:val="0"/>
        <w:autoSpaceDN w:val="0"/>
        <w:adjustRightInd w:val="0"/>
        <w:spacing w:after="0"/>
        <w:ind w:left="360" w:right="180" w:firstLine="0"/>
        <w:jc w:val="both"/>
        <w:rPr>
          <w:rFonts w:ascii="Times New Roman" w:hAnsi="Times New Roman"/>
          <w:color w:val="808080" w:themeColor="background1" w:themeShade="80"/>
          <w:sz w:val="24"/>
          <w:szCs w:val="24"/>
        </w:rPr>
      </w:pPr>
      <w:r w:rsidRPr="00072AD6">
        <w:rPr>
          <w:rFonts w:ascii="Times New Roman" w:hAnsi="Times New Roman"/>
          <w:b/>
          <w:bCs/>
          <w:color w:val="808080" w:themeColor="background1" w:themeShade="80"/>
          <w:sz w:val="24"/>
          <w:szCs w:val="24"/>
        </w:rPr>
        <w:t>Fo</w:t>
      </w:r>
      <w:r w:rsidRPr="00072AD6">
        <w:rPr>
          <w:rFonts w:ascii="Times New Roman" w:hAnsi="Times New Roman"/>
          <w:b/>
          <w:bCs/>
          <w:color w:val="808080" w:themeColor="background1" w:themeShade="80"/>
          <w:spacing w:val="-5"/>
          <w:sz w:val="24"/>
          <w:szCs w:val="24"/>
        </w:rPr>
        <w:t>r</w:t>
      </w:r>
      <w:r w:rsidRPr="00072AD6">
        <w:rPr>
          <w:rFonts w:ascii="Times New Roman" w:hAnsi="Times New Roman"/>
          <w:b/>
          <w:bCs/>
          <w:color w:val="808080" w:themeColor="background1" w:themeShade="80"/>
          <w:sz w:val="24"/>
          <w:szCs w:val="24"/>
        </w:rPr>
        <w:t xml:space="preserve">ensic Science </w:t>
      </w:r>
      <w:r w:rsidR="0024381A" w:rsidRPr="00072AD6">
        <w:rPr>
          <w:rFonts w:ascii="Times New Roman" w:hAnsi="Times New Roman"/>
          <w:b/>
          <w:bCs/>
          <w:color w:val="808080" w:themeColor="background1" w:themeShade="80"/>
          <w:sz w:val="24"/>
          <w:szCs w:val="24"/>
        </w:rPr>
        <w:t>Specialty</w:t>
      </w:r>
    </w:p>
    <w:p w:rsidR="008404C4"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The Master of Science in Criminal Justice with a concentration in Forensic Science is designed for students who possess the equivalent of a baccalaureate degree from forensic science, forensic chemistr</w:t>
      </w:r>
      <w:r>
        <w:rPr>
          <w:rFonts w:ascii="Times New Roman" w:hAnsi="Times New Roman"/>
          <w:spacing w:val="-13"/>
          <w:sz w:val="20"/>
          <w:szCs w:val="20"/>
        </w:rPr>
        <w:t>y</w:t>
      </w:r>
      <w:r>
        <w:rPr>
          <w:rFonts w:ascii="Times New Roman" w:hAnsi="Times New Roman"/>
          <w:sz w:val="20"/>
          <w:szCs w:val="20"/>
        </w:rPr>
        <w:t>, chemistry or criminal justice with a minor in forensic science or chemistr</w:t>
      </w:r>
      <w:r>
        <w:rPr>
          <w:rFonts w:ascii="Times New Roman" w:hAnsi="Times New Roman"/>
          <w:spacing w:val="-13"/>
          <w:sz w:val="20"/>
          <w:szCs w:val="20"/>
        </w:rPr>
        <w:t>y</w:t>
      </w:r>
      <w:r>
        <w:rPr>
          <w:rFonts w:ascii="Times New Roman" w:hAnsi="Times New Roman"/>
          <w:sz w:val="20"/>
          <w:szCs w:val="20"/>
        </w:rPr>
        <w:t>. This concentration will also provide the necessary skills to the criminal justice maste</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degree students who do not have their baccalaureate degree in forensic science but wish to advance their career in the management of forensic science laboratories as directors and supervisors.</w:t>
      </w:r>
    </w:p>
    <w:p w:rsidR="008404C4"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sz w:val="20"/>
          <w:szCs w:val="20"/>
        </w:rPr>
      </w:pPr>
    </w:p>
    <w:p w:rsidR="008404C4" w:rsidRDefault="008404C4" w:rsidP="0024381A">
      <w:pPr>
        <w:widowControl w:val="0"/>
        <w:autoSpaceDE w:val="0"/>
        <w:autoSpaceDN w:val="0"/>
        <w:adjustRightInd w:val="0"/>
        <w:spacing w:after="0"/>
        <w:ind w:left="360" w:right="180" w:firstLine="360"/>
        <w:jc w:val="both"/>
        <w:rPr>
          <w:rFonts w:ascii="Times New Roman" w:hAnsi="Times New Roman"/>
          <w:sz w:val="20"/>
          <w:szCs w:val="20"/>
        </w:rPr>
      </w:pPr>
      <w:r>
        <w:rPr>
          <w:rFonts w:ascii="Times New Roman" w:hAnsi="Times New Roman"/>
          <w:b/>
          <w:bCs/>
          <w:sz w:val="20"/>
          <w:szCs w:val="20"/>
        </w:rPr>
        <w:t>Fo</w:t>
      </w:r>
      <w:r>
        <w:rPr>
          <w:rFonts w:ascii="Times New Roman" w:hAnsi="Times New Roman"/>
          <w:b/>
          <w:bCs/>
          <w:spacing w:val="-4"/>
          <w:sz w:val="20"/>
          <w:szCs w:val="20"/>
        </w:rPr>
        <w:t>r</w:t>
      </w:r>
      <w:r>
        <w:rPr>
          <w:rFonts w:ascii="Times New Roman" w:hAnsi="Times New Roman"/>
          <w:b/>
          <w:bCs/>
          <w:sz w:val="20"/>
          <w:szCs w:val="20"/>
        </w:rPr>
        <w:t>ensic Science Courses (any 9 hours):</w:t>
      </w:r>
    </w:p>
    <w:p w:rsidR="008404C4" w:rsidRDefault="008404C4" w:rsidP="0024381A">
      <w:pPr>
        <w:widowControl w:val="0"/>
        <w:tabs>
          <w:tab w:val="right" w:pos="9540"/>
        </w:tabs>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u w:val="single"/>
        </w:rPr>
        <w:t xml:space="preserve">Courses </w:t>
      </w:r>
      <w:r>
        <w:rPr>
          <w:rFonts w:ascii="Times New Roman" w:hAnsi="Times New Roman"/>
          <w:sz w:val="20"/>
          <w:szCs w:val="20"/>
          <w:u w:val="single"/>
        </w:rPr>
        <w:tab/>
        <w:t>Hours</w:t>
      </w:r>
    </w:p>
    <w:p w:rsidR="008404C4"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FOSC 6001  Survey of</w:t>
      </w:r>
      <w:r w:rsidRPr="0024381A">
        <w:rPr>
          <w:rFonts w:ascii="Times New Roman" w:hAnsi="Times New Roman"/>
          <w:sz w:val="20"/>
          <w:szCs w:val="20"/>
        </w:rPr>
        <w:t xml:space="preserve"> </w:t>
      </w:r>
      <w:r>
        <w:rPr>
          <w:rFonts w:ascii="Times New Roman" w:hAnsi="Times New Roman"/>
          <w:sz w:val="20"/>
          <w:szCs w:val="20"/>
        </w:rPr>
        <w:t>Advanced Forensic Science (required)</w:t>
      </w:r>
      <w:r w:rsidRPr="0024381A">
        <w:rPr>
          <w:rFonts w:ascii="Times New Roman" w:hAnsi="Times New Roman"/>
          <w:sz w:val="20"/>
          <w:szCs w:val="20"/>
        </w:rPr>
        <w:t xml:space="preserve"> </w:t>
      </w:r>
      <w:r w:rsidR="0024381A">
        <w:rPr>
          <w:rFonts w:ascii="Times New Roman" w:hAnsi="Times New Roman"/>
          <w:sz w:val="20"/>
          <w:szCs w:val="20"/>
        </w:rPr>
        <w:tab/>
      </w:r>
      <w:r>
        <w:rPr>
          <w:rFonts w:ascii="Times New Roman" w:hAnsi="Times New Roman"/>
          <w:sz w:val="20"/>
          <w:szCs w:val="20"/>
        </w:rPr>
        <w:t>3</w:t>
      </w:r>
    </w:p>
    <w:p w:rsidR="008404C4"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FOSC 6008</w:t>
      </w:r>
      <w:r w:rsidRPr="0024381A">
        <w:rPr>
          <w:rFonts w:ascii="Times New Roman" w:hAnsi="Times New Roman"/>
          <w:sz w:val="20"/>
          <w:szCs w:val="20"/>
        </w:rPr>
        <w:t xml:space="preserve"> </w:t>
      </w:r>
      <w:r>
        <w:rPr>
          <w:rFonts w:ascii="Times New Roman" w:hAnsi="Times New Roman"/>
          <w:sz w:val="20"/>
          <w:szCs w:val="20"/>
        </w:rPr>
        <w:t>Advanced DNA</w:t>
      </w:r>
      <w:r w:rsidRPr="0024381A">
        <w:rPr>
          <w:rFonts w:ascii="Times New Roman" w:hAnsi="Times New Roman"/>
          <w:sz w:val="20"/>
          <w:szCs w:val="20"/>
        </w:rPr>
        <w:t xml:space="preserve"> T</w:t>
      </w:r>
      <w:r>
        <w:rPr>
          <w:rFonts w:ascii="Times New Roman" w:hAnsi="Times New Roman"/>
          <w:sz w:val="20"/>
          <w:szCs w:val="20"/>
        </w:rPr>
        <w:t>echnology</w:t>
      </w:r>
      <w:r w:rsidR="0024381A">
        <w:rPr>
          <w:rFonts w:ascii="Times New Roman" w:hAnsi="Times New Roman"/>
          <w:sz w:val="20"/>
          <w:szCs w:val="20"/>
        </w:rPr>
        <w:tab/>
      </w:r>
      <w:r>
        <w:rPr>
          <w:rFonts w:ascii="Times New Roman" w:hAnsi="Times New Roman"/>
          <w:sz w:val="20"/>
          <w:szCs w:val="20"/>
        </w:rPr>
        <w:t>3</w:t>
      </w:r>
    </w:p>
    <w:p w:rsidR="008404C4"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FOSC 6009</w:t>
      </w:r>
      <w:r w:rsidRPr="0024381A">
        <w:rPr>
          <w:rFonts w:ascii="Times New Roman" w:hAnsi="Times New Roman"/>
          <w:sz w:val="20"/>
          <w:szCs w:val="20"/>
        </w:rPr>
        <w:t xml:space="preserve"> </w:t>
      </w:r>
      <w:r>
        <w:rPr>
          <w:rFonts w:ascii="Times New Roman" w:hAnsi="Times New Roman"/>
          <w:sz w:val="20"/>
          <w:szCs w:val="20"/>
        </w:rPr>
        <w:t>Advanced</w:t>
      </w:r>
      <w:r w:rsidRPr="0024381A">
        <w:rPr>
          <w:rFonts w:ascii="Times New Roman" w:hAnsi="Times New Roman"/>
          <w:sz w:val="20"/>
          <w:szCs w:val="20"/>
        </w:rPr>
        <w:t xml:space="preserve"> T</w:t>
      </w:r>
      <w:r>
        <w:rPr>
          <w:rFonts w:ascii="Times New Roman" w:hAnsi="Times New Roman"/>
          <w:sz w:val="20"/>
          <w:szCs w:val="20"/>
        </w:rPr>
        <w:t>oxicolog</w:t>
      </w:r>
      <w:r w:rsidRPr="0024381A">
        <w:rPr>
          <w:rFonts w:ascii="Times New Roman" w:hAnsi="Times New Roman"/>
          <w:sz w:val="20"/>
          <w:szCs w:val="20"/>
        </w:rPr>
        <w:t>y</w:t>
      </w:r>
      <w:r w:rsidR="0024381A">
        <w:rPr>
          <w:rFonts w:ascii="Times New Roman" w:hAnsi="Times New Roman"/>
          <w:sz w:val="20"/>
          <w:szCs w:val="20"/>
        </w:rPr>
        <w:tab/>
      </w:r>
      <w:r>
        <w:rPr>
          <w:rFonts w:ascii="Times New Roman" w:hAnsi="Times New Roman"/>
          <w:sz w:val="20"/>
          <w:szCs w:val="20"/>
        </w:rPr>
        <w:t>3</w:t>
      </w:r>
    </w:p>
    <w:p w:rsidR="008404C4"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FOSC 6012</w:t>
      </w:r>
      <w:r w:rsidRPr="0024381A">
        <w:rPr>
          <w:rFonts w:ascii="Times New Roman" w:hAnsi="Times New Roman"/>
          <w:sz w:val="20"/>
          <w:szCs w:val="20"/>
        </w:rPr>
        <w:t xml:space="preserve"> </w:t>
      </w:r>
      <w:r>
        <w:rPr>
          <w:rFonts w:ascii="Times New Roman" w:hAnsi="Times New Roman"/>
          <w:sz w:val="20"/>
          <w:szCs w:val="20"/>
        </w:rPr>
        <w:t>Advanced</w:t>
      </w:r>
      <w:r w:rsidRPr="0024381A">
        <w:rPr>
          <w:rFonts w:ascii="Times New Roman" w:hAnsi="Times New Roman"/>
          <w:sz w:val="20"/>
          <w:szCs w:val="20"/>
        </w:rPr>
        <w:t xml:space="preserve"> T</w:t>
      </w:r>
      <w:r>
        <w:rPr>
          <w:rFonts w:ascii="Times New Roman" w:hAnsi="Times New Roman"/>
          <w:sz w:val="20"/>
          <w:szCs w:val="20"/>
        </w:rPr>
        <w:t>race and</w:t>
      </w:r>
      <w:r w:rsidRPr="0024381A">
        <w:rPr>
          <w:rFonts w:ascii="Times New Roman" w:hAnsi="Times New Roman"/>
          <w:sz w:val="20"/>
          <w:szCs w:val="20"/>
        </w:rPr>
        <w:t xml:space="preserve"> T</w:t>
      </w:r>
      <w:r>
        <w:rPr>
          <w:rFonts w:ascii="Times New Roman" w:hAnsi="Times New Roman"/>
          <w:sz w:val="20"/>
          <w:szCs w:val="20"/>
        </w:rPr>
        <w:t>ransferring Evidence</w:t>
      </w:r>
      <w:r w:rsidRPr="0024381A">
        <w:rPr>
          <w:rFonts w:ascii="Times New Roman" w:hAnsi="Times New Roman"/>
          <w:sz w:val="20"/>
          <w:szCs w:val="20"/>
        </w:rPr>
        <w:t xml:space="preserve"> </w:t>
      </w:r>
      <w:r w:rsidR="0024381A">
        <w:rPr>
          <w:rFonts w:ascii="Times New Roman" w:hAnsi="Times New Roman"/>
          <w:sz w:val="20"/>
          <w:szCs w:val="20"/>
        </w:rPr>
        <w:tab/>
      </w:r>
      <w:r>
        <w:rPr>
          <w:rFonts w:ascii="Times New Roman" w:hAnsi="Times New Roman"/>
          <w:sz w:val="20"/>
          <w:szCs w:val="20"/>
        </w:rPr>
        <w:t>3</w:t>
      </w:r>
    </w:p>
    <w:p w:rsidR="008404C4"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FOSC 7000</w:t>
      </w:r>
      <w:r w:rsidRPr="0024381A">
        <w:rPr>
          <w:rFonts w:ascii="Times New Roman" w:hAnsi="Times New Roman"/>
          <w:sz w:val="20"/>
          <w:szCs w:val="20"/>
        </w:rPr>
        <w:t xml:space="preserve"> </w:t>
      </w:r>
      <w:r>
        <w:rPr>
          <w:rFonts w:ascii="Times New Roman" w:hAnsi="Times New Roman"/>
          <w:sz w:val="20"/>
          <w:szCs w:val="20"/>
        </w:rPr>
        <w:t>Advanced Ballistic and</w:t>
      </w:r>
      <w:r w:rsidRPr="0024381A">
        <w:rPr>
          <w:rFonts w:ascii="Times New Roman" w:hAnsi="Times New Roman"/>
          <w:sz w:val="20"/>
          <w:szCs w:val="20"/>
        </w:rPr>
        <w:t xml:space="preserve"> </w:t>
      </w:r>
      <w:r>
        <w:rPr>
          <w:rFonts w:ascii="Times New Roman" w:hAnsi="Times New Roman"/>
          <w:sz w:val="20"/>
          <w:szCs w:val="20"/>
        </w:rPr>
        <w:t>Associated</w:t>
      </w:r>
      <w:r w:rsidRPr="0024381A">
        <w:rPr>
          <w:rFonts w:ascii="Times New Roman" w:hAnsi="Times New Roman"/>
          <w:sz w:val="20"/>
          <w:szCs w:val="20"/>
        </w:rPr>
        <w:t xml:space="preserve"> T</w:t>
      </w:r>
      <w:r>
        <w:rPr>
          <w:rFonts w:ascii="Times New Roman" w:hAnsi="Times New Roman"/>
          <w:sz w:val="20"/>
          <w:szCs w:val="20"/>
        </w:rPr>
        <w:t>echnologies</w:t>
      </w:r>
      <w:r w:rsidRPr="0024381A">
        <w:rPr>
          <w:rFonts w:ascii="Times New Roman" w:hAnsi="Times New Roman"/>
          <w:sz w:val="20"/>
          <w:szCs w:val="20"/>
        </w:rPr>
        <w:t xml:space="preserve"> </w:t>
      </w:r>
      <w:r w:rsidR="0024381A">
        <w:rPr>
          <w:rFonts w:ascii="Times New Roman" w:hAnsi="Times New Roman"/>
          <w:sz w:val="20"/>
          <w:szCs w:val="20"/>
        </w:rPr>
        <w:tab/>
      </w:r>
      <w:r>
        <w:rPr>
          <w:rFonts w:ascii="Times New Roman" w:hAnsi="Times New Roman"/>
          <w:sz w:val="20"/>
          <w:szCs w:val="20"/>
        </w:rPr>
        <w:t>3</w:t>
      </w:r>
    </w:p>
    <w:p w:rsidR="008404C4" w:rsidRDefault="008404C4" w:rsidP="0024381A">
      <w:pPr>
        <w:widowControl w:val="0"/>
        <w:tabs>
          <w:tab w:val="right" w:leader="dot" w:pos="9540"/>
        </w:tabs>
        <w:autoSpaceDE w:val="0"/>
        <w:autoSpaceDN w:val="0"/>
        <w:adjustRightInd w:val="0"/>
        <w:spacing w:before="10" w:after="0"/>
        <w:ind w:left="360" w:right="180" w:firstLine="360"/>
        <w:jc w:val="both"/>
        <w:rPr>
          <w:rFonts w:ascii="Times New Roman" w:hAnsi="Times New Roman"/>
          <w:sz w:val="20"/>
          <w:szCs w:val="20"/>
        </w:rPr>
      </w:pPr>
      <w:r w:rsidRPr="0024381A">
        <w:rPr>
          <w:rFonts w:ascii="Times New Roman" w:hAnsi="Times New Roman"/>
          <w:sz w:val="20"/>
          <w:szCs w:val="20"/>
        </w:rPr>
        <w:t>T</w:t>
      </w:r>
      <w:r>
        <w:rPr>
          <w:rFonts w:ascii="Times New Roman" w:hAnsi="Times New Roman"/>
          <w:sz w:val="20"/>
          <w:szCs w:val="20"/>
        </w:rPr>
        <w:t>otal hours in any combinatio</w:t>
      </w:r>
      <w:r w:rsidRPr="0024381A">
        <w:rPr>
          <w:rFonts w:ascii="Times New Roman" w:hAnsi="Times New Roman"/>
          <w:sz w:val="20"/>
          <w:szCs w:val="20"/>
        </w:rPr>
        <w:t>n</w:t>
      </w:r>
      <w:r w:rsidR="0024381A">
        <w:rPr>
          <w:rFonts w:ascii="Times New Roman" w:hAnsi="Times New Roman"/>
          <w:sz w:val="20"/>
          <w:szCs w:val="20"/>
        </w:rPr>
        <w:tab/>
      </w:r>
      <w:r>
        <w:rPr>
          <w:rFonts w:ascii="Times New Roman" w:hAnsi="Times New Roman"/>
          <w:sz w:val="20"/>
          <w:szCs w:val="20"/>
        </w:rPr>
        <w:t>9</w:t>
      </w:r>
    </w:p>
    <w:p w:rsidR="008404C4" w:rsidRDefault="008404C4" w:rsidP="0024381A">
      <w:pPr>
        <w:widowControl w:val="0"/>
        <w:autoSpaceDE w:val="0"/>
        <w:autoSpaceDN w:val="0"/>
        <w:adjustRightInd w:val="0"/>
        <w:spacing w:before="6" w:after="0" w:line="220" w:lineRule="exact"/>
        <w:ind w:left="360" w:right="180" w:firstLine="360"/>
        <w:jc w:val="both"/>
        <w:rPr>
          <w:rFonts w:ascii="Times New Roman" w:hAnsi="Times New Roman"/>
        </w:rPr>
      </w:pPr>
    </w:p>
    <w:p w:rsidR="008404C4" w:rsidRPr="00072AD6" w:rsidRDefault="008404C4" w:rsidP="0024381A">
      <w:pPr>
        <w:widowControl w:val="0"/>
        <w:autoSpaceDE w:val="0"/>
        <w:autoSpaceDN w:val="0"/>
        <w:adjustRightInd w:val="0"/>
        <w:spacing w:after="0"/>
        <w:ind w:left="360" w:right="180" w:firstLine="0"/>
        <w:jc w:val="both"/>
        <w:rPr>
          <w:rFonts w:ascii="Times New Roman" w:hAnsi="Times New Roman"/>
          <w:color w:val="808080" w:themeColor="background1" w:themeShade="80"/>
          <w:sz w:val="24"/>
          <w:szCs w:val="24"/>
        </w:rPr>
      </w:pPr>
      <w:r w:rsidRPr="00072AD6">
        <w:rPr>
          <w:rFonts w:ascii="Times New Roman" w:hAnsi="Times New Roman"/>
          <w:b/>
          <w:bCs/>
          <w:color w:val="808080" w:themeColor="background1" w:themeShade="80"/>
          <w:sz w:val="24"/>
          <w:szCs w:val="24"/>
        </w:rPr>
        <w:t>Law Enfo</w:t>
      </w:r>
      <w:r w:rsidRPr="00072AD6">
        <w:rPr>
          <w:rFonts w:ascii="Times New Roman" w:hAnsi="Times New Roman"/>
          <w:b/>
          <w:bCs/>
          <w:color w:val="808080" w:themeColor="background1" w:themeShade="80"/>
          <w:spacing w:val="-5"/>
          <w:sz w:val="24"/>
          <w:szCs w:val="24"/>
        </w:rPr>
        <w:t>r</w:t>
      </w:r>
      <w:r w:rsidRPr="00072AD6">
        <w:rPr>
          <w:rFonts w:ascii="Times New Roman" w:hAnsi="Times New Roman"/>
          <w:b/>
          <w:bCs/>
          <w:color w:val="808080" w:themeColor="background1" w:themeShade="80"/>
          <w:sz w:val="24"/>
          <w:szCs w:val="24"/>
        </w:rPr>
        <w:t>cement Specialty</w:t>
      </w:r>
    </w:p>
    <w:p w:rsidR="0024381A" w:rsidRDefault="008404C4" w:rsidP="0024381A">
      <w:pPr>
        <w:widowControl w:val="0"/>
        <w:autoSpaceDE w:val="0"/>
        <w:autoSpaceDN w:val="0"/>
        <w:adjustRightInd w:val="0"/>
        <w:spacing w:before="26" w:after="0"/>
        <w:ind w:left="36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concentration in law enforcement will enable students to comprehend the o</w:t>
      </w:r>
      <w:r>
        <w:rPr>
          <w:rFonts w:ascii="Times New Roman" w:hAnsi="Times New Roman"/>
          <w:spacing w:val="-4"/>
          <w:sz w:val="20"/>
          <w:szCs w:val="20"/>
        </w:rPr>
        <w:t>r</w:t>
      </w:r>
      <w:r>
        <w:rPr>
          <w:rFonts w:ascii="Times New Roman" w:hAnsi="Times New Roman"/>
          <w:sz w:val="20"/>
          <w:szCs w:val="20"/>
        </w:rPr>
        <w:t>ganizational workings of police agencies, how various theories are translated into these agencies and how the o</w:t>
      </w:r>
      <w:r>
        <w:rPr>
          <w:rFonts w:ascii="Times New Roman" w:hAnsi="Times New Roman"/>
          <w:spacing w:val="-4"/>
          <w:sz w:val="20"/>
          <w:szCs w:val="20"/>
        </w:rPr>
        <w:t>r</w:t>
      </w:r>
      <w:r>
        <w:rPr>
          <w:rFonts w:ascii="Times New Roman" w:hAnsi="Times New Roman"/>
          <w:sz w:val="20"/>
          <w:szCs w:val="20"/>
        </w:rPr>
        <w:t>ganization interfaces with other units of the criminal justice system.</w:t>
      </w:r>
      <w:r>
        <w:rPr>
          <w:rFonts w:ascii="Times New Roman" w:hAnsi="Times New Roman"/>
          <w:spacing w:val="-11"/>
          <w:sz w:val="20"/>
          <w:szCs w:val="20"/>
        </w:rPr>
        <w:t xml:space="preserve"> </w:t>
      </w:r>
      <w:r>
        <w:rPr>
          <w:rFonts w:ascii="Times New Roman" w:hAnsi="Times New Roman"/>
          <w:sz w:val="20"/>
          <w:szCs w:val="20"/>
        </w:rPr>
        <w:t>An emphasis on leadership,</w:t>
      </w:r>
      <w:r w:rsidR="0024381A">
        <w:rPr>
          <w:rFonts w:ascii="Times New Roman" w:hAnsi="Times New Roman"/>
          <w:sz w:val="20"/>
          <w:szCs w:val="20"/>
        </w:rPr>
        <w:t xml:space="preserve"> planning and the broader management function is the hallmark of this concentration.</w:t>
      </w:r>
    </w:p>
    <w:p w:rsidR="008404C4" w:rsidRDefault="008404C4" w:rsidP="0024381A">
      <w:pPr>
        <w:widowControl w:val="0"/>
        <w:autoSpaceDE w:val="0"/>
        <w:autoSpaceDN w:val="0"/>
        <w:adjustRightInd w:val="0"/>
        <w:spacing w:before="37" w:after="0" w:line="250" w:lineRule="auto"/>
        <w:ind w:left="360" w:right="180" w:firstLine="360"/>
        <w:jc w:val="both"/>
        <w:rPr>
          <w:rFonts w:ascii="Times New Roman" w:hAnsi="Times New Roman"/>
          <w:sz w:val="20"/>
          <w:szCs w:val="20"/>
        </w:rPr>
      </w:pPr>
    </w:p>
    <w:p w:rsidR="008404C4" w:rsidRDefault="008404C4" w:rsidP="008404C4">
      <w:pPr>
        <w:widowControl w:val="0"/>
        <w:autoSpaceDE w:val="0"/>
        <w:autoSpaceDN w:val="0"/>
        <w:adjustRightInd w:val="0"/>
        <w:spacing w:before="10" w:after="0" w:line="250" w:lineRule="auto"/>
        <w:ind w:left="360" w:right="180" w:firstLine="0"/>
        <w:jc w:val="both"/>
      </w:pPr>
    </w:p>
    <w:p w:rsidR="0024381A" w:rsidRDefault="0024381A" w:rsidP="008404C4">
      <w:pPr>
        <w:widowControl w:val="0"/>
        <w:autoSpaceDE w:val="0"/>
        <w:autoSpaceDN w:val="0"/>
        <w:adjustRightInd w:val="0"/>
        <w:spacing w:before="10" w:after="0" w:line="250" w:lineRule="auto"/>
        <w:ind w:left="360" w:right="180" w:firstLine="0"/>
        <w:jc w:val="both"/>
      </w:pPr>
    </w:p>
    <w:p w:rsidR="0024381A" w:rsidRDefault="0024381A" w:rsidP="008404C4">
      <w:pPr>
        <w:widowControl w:val="0"/>
        <w:autoSpaceDE w:val="0"/>
        <w:autoSpaceDN w:val="0"/>
        <w:adjustRightInd w:val="0"/>
        <w:spacing w:before="10" w:after="0" w:line="250" w:lineRule="auto"/>
        <w:ind w:left="360" w:right="180" w:firstLine="0"/>
        <w:jc w:val="both"/>
      </w:pPr>
    </w:p>
    <w:p w:rsidR="0024381A" w:rsidRDefault="0024381A" w:rsidP="008404C4">
      <w:pPr>
        <w:widowControl w:val="0"/>
        <w:autoSpaceDE w:val="0"/>
        <w:autoSpaceDN w:val="0"/>
        <w:adjustRightInd w:val="0"/>
        <w:spacing w:before="10" w:after="0" w:line="250" w:lineRule="auto"/>
        <w:ind w:left="360" w:right="180" w:firstLine="0"/>
        <w:jc w:val="both"/>
      </w:pPr>
    </w:p>
    <w:p w:rsidR="0024381A" w:rsidRDefault="0024381A" w:rsidP="0024381A">
      <w:pPr>
        <w:widowControl w:val="0"/>
        <w:autoSpaceDE w:val="0"/>
        <w:autoSpaceDN w:val="0"/>
        <w:adjustRightInd w:val="0"/>
        <w:spacing w:before="26" w:after="0"/>
        <w:ind w:left="1925" w:firstLine="415"/>
        <w:jc w:val="both"/>
        <w:rPr>
          <w:rFonts w:ascii="Times New Roman" w:hAnsi="Times New Roman"/>
          <w:sz w:val="20"/>
          <w:szCs w:val="20"/>
        </w:rPr>
      </w:pPr>
    </w:p>
    <w:p w:rsidR="0024381A" w:rsidRDefault="0024381A" w:rsidP="0024381A">
      <w:pPr>
        <w:widowControl w:val="0"/>
        <w:autoSpaceDE w:val="0"/>
        <w:autoSpaceDN w:val="0"/>
        <w:adjustRightInd w:val="0"/>
        <w:spacing w:before="10" w:after="0"/>
        <w:ind w:left="630" w:firstLine="0"/>
        <w:jc w:val="both"/>
        <w:rPr>
          <w:rFonts w:ascii="Times New Roman" w:hAnsi="Times New Roman"/>
          <w:sz w:val="20"/>
          <w:szCs w:val="20"/>
        </w:rPr>
      </w:pPr>
      <w:r>
        <w:rPr>
          <w:rFonts w:ascii="Times New Roman" w:hAnsi="Times New Roman"/>
          <w:b/>
          <w:bCs/>
          <w:sz w:val="20"/>
          <w:szCs w:val="20"/>
        </w:rPr>
        <w:t>Law Enfo</w:t>
      </w:r>
      <w:r>
        <w:rPr>
          <w:rFonts w:ascii="Times New Roman" w:hAnsi="Times New Roman"/>
          <w:b/>
          <w:bCs/>
          <w:spacing w:val="-4"/>
          <w:sz w:val="20"/>
          <w:szCs w:val="20"/>
        </w:rPr>
        <w:t>r</w:t>
      </w:r>
      <w:r>
        <w:rPr>
          <w:rFonts w:ascii="Times New Roman" w:hAnsi="Times New Roman"/>
          <w:b/>
          <w:bCs/>
          <w:sz w:val="20"/>
          <w:szCs w:val="20"/>
        </w:rPr>
        <w:t>cement Courses:</w:t>
      </w:r>
    </w:p>
    <w:p w:rsidR="0024381A" w:rsidRDefault="0024381A" w:rsidP="0024381A">
      <w:pPr>
        <w:widowControl w:val="0"/>
        <w:tabs>
          <w:tab w:val="right" w:pos="9810"/>
        </w:tabs>
        <w:autoSpaceDE w:val="0"/>
        <w:autoSpaceDN w:val="0"/>
        <w:adjustRightInd w:val="0"/>
        <w:spacing w:before="10" w:after="0"/>
        <w:ind w:left="630" w:firstLine="0"/>
        <w:jc w:val="both"/>
        <w:rPr>
          <w:rFonts w:ascii="Times New Roman" w:hAnsi="Times New Roman"/>
          <w:sz w:val="20"/>
          <w:szCs w:val="20"/>
        </w:rPr>
      </w:pPr>
      <w:r>
        <w:rPr>
          <w:rFonts w:ascii="Times New Roman" w:hAnsi="Times New Roman"/>
          <w:sz w:val="20"/>
          <w:szCs w:val="20"/>
          <w:u w:val="single"/>
        </w:rPr>
        <w:t xml:space="preserve">Courses </w:t>
      </w:r>
      <w:r>
        <w:rPr>
          <w:rFonts w:ascii="Times New Roman" w:hAnsi="Times New Roman"/>
          <w:sz w:val="20"/>
          <w:szCs w:val="20"/>
          <w:u w:val="single"/>
        </w:rPr>
        <w:tab/>
        <w:t>Hours</w:t>
      </w:r>
    </w:p>
    <w:p w:rsidR="0024381A" w:rsidRPr="0024381A"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sz w:val="20"/>
          <w:szCs w:val="20"/>
        </w:rPr>
      </w:pPr>
      <w:r w:rsidRPr="0024381A">
        <w:rPr>
          <w:rFonts w:ascii="Times New Roman" w:hAnsi="Times New Roman"/>
          <w:sz w:val="20"/>
          <w:szCs w:val="20"/>
        </w:rPr>
        <w:t>CRJU 6000 Survey of Law Enforcement (required).</w:t>
      </w:r>
      <w:r>
        <w:rPr>
          <w:rFonts w:ascii="Times New Roman" w:hAnsi="Times New Roman"/>
          <w:sz w:val="20"/>
          <w:szCs w:val="20"/>
        </w:rPr>
        <w:tab/>
      </w:r>
      <w:r w:rsidRPr="0024381A">
        <w:rPr>
          <w:rFonts w:ascii="Times New Roman" w:hAnsi="Times New Roman"/>
          <w:sz w:val="20"/>
          <w:szCs w:val="20"/>
        </w:rPr>
        <w:t>3</w:t>
      </w:r>
    </w:p>
    <w:p w:rsidR="0024381A" w:rsidRPr="0024381A"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sz w:val="20"/>
          <w:szCs w:val="20"/>
        </w:rPr>
      </w:pPr>
      <w:r w:rsidRPr="0024381A">
        <w:rPr>
          <w:rFonts w:ascii="Times New Roman" w:hAnsi="Times New Roman"/>
          <w:sz w:val="20"/>
          <w:szCs w:val="20"/>
        </w:rPr>
        <w:t>CRJU 6100 Policing in a Democratic Society .</w:t>
      </w:r>
      <w:r>
        <w:rPr>
          <w:rFonts w:ascii="Times New Roman" w:hAnsi="Times New Roman"/>
          <w:sz w:val="20"/>
          <w:szCs w:val="20"/>
        </w:rPr>
        <w:tab/>
      </w:r>
      <w:r w:rsidRPr="0024381A">
        <w:rPr>
          <w:rFonts w:ascii="Times New Roman" w:hAnsi="Times New Roman"/>
          <w:sz w:val="20"/>
          <w:szCs w:val="20"/>
        </w:rPr>
        <w:t>3</w:t>
      </w:r>
    </w:p>
    <w:p w:rsidR="0024381A" w:rsidRPr="0024381A"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sz w:val="20"/>
          <w:szCs w:val="20"/>
        </w:rPr>
      </w:pPr>
      <w:r w:rsidRPr="0024381A">
        <w:rPr>
          <w:rFonts w:ascii="Times New Roman" w:hAnsi="Times New Roman"/>
          <w:sz w:val="20"/>
          <w:szCs w:val="20"/>
        </w:rPr>
        <w:t>CRJU 6110 The Social Service Role of Criminal Justice Personnel .</w:t>
      </w:r>
      <w:r>
        <w:rPr>
          <w:rFonts w:ascii="Times New Roman" w:hAnsi="Times New Roman"/>
          <w:sz w:val="20"/>
          <w:szCs w:val="20"/>
        </w:rPr>
        <w:tab/>
      </w:r>
      <w:r w:rsidRPr="0024381A">
        <w:rPr>
          <w:rFonts w:ascii="Times New Roman" w:hAnsi="Times New Roman"/>
          <w:sz w:val="20"/>
          <w:szCs w:val="20"/>
        </w:rPr>
        <w:t>3</w:t>
      </w:r>
    </w:p>
    <w:p w:rsidR="0024381A" w:rsidRPr="0024381A"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sz w:val="20"/>
          <w:szCs w:val="20"/>
        </w:rPr>
      </w:pPr>
      <w:r w:rsidRPr="0024381A">
        <w:rPr>
          <w:rFonts w:ascii="Times New Roman" w:hAnsi="Times New Roman"/>
          <w:sz w:val="20"/>
          <w:szCs w:val="20"/>
        </w:rPr>
        <w:t>CRJU 6120  Law Enforcement Operations</w:t>
      </w:r>
      <w:r>
        <w:rPr>
          <w:rFonts w:ascii="Times New Roman" w:hAnsi="Times New Roman"/>
          <w:sz w:val="20"/>
          <w:szCs w:val="20"/>
        </w:rPr>
        <w:tab/>
      </w:r>
      <w:r w:rsidRPr="0024381A">
        <w:rPr>
          <w:rFonts w:ascii="Times New Roman" w:hAnsi="Times New Roman"/>
          <w:sz w:val="20"/>
          <w:szCs w:val="20"/>
        </w:rPr>
        <w:t>3</w:t>
      </w:r>
    </w:p>
    <w:p w:rsidR="0024381A" w:rsidRPr="0024381A"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sz w:val="20"/>
          <w:szCs w:val="20"/>
        </w:rPr>
      </w:pPr>
      <w:r w:rsidRPr="0024381A">
        <w:rPr>
          <w:rFonts w:ascii="Times New Roman" w:hAnsi="Times New Roman"/>
          <w:sz w:val="20"/>
          <w:szCs w:val="20"/>
        </w:rPr>
        <w:t xml:space="preserve">CRJU 6200 Law Enforcement Management and Planning </w:t>
      </w:r>
      <w:r>
        <w:rPr>
          <w:rFonts w:ascii="Times New Roman" w:hAnsi="Times New Roman"/>
          <w:sz w:val="20"/>
          <w:szCs w:val="20"/>
        </w:rPr>
        <w:tab/>
      </w:r>
      <w:r w:rsidRPr="0024381A">
        <w:rPr>
          <w:rFonts w:ascii="Times New Roman" w:hAnsi="Times New Roman"/>
          <w:sz w:val="20"/>
          <w:szCs w:val="20"/>
        </w:rPr>
        <w:t>3</w:t>
      </w:r>
    </w:p>
    <w:p w:rsidR="0024381A"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sz w:val="20"/>
          <w:szCs w:val="20"/>
        </w:rPr>
      </w:pPr>
      <w:r w:rsidRPr="0024381A">
        <w:rPr>
          <w:rFonts w:ascii="Times New Roman" w:hAnsi="Times New Roman"/>
          <w:sz w:val="20"/>
          <w:szCs w:val="20"/>
        </w:rPr>
        <w:t>Total hours in any combination</w:t>
      </w:r>
      <w:r>
        <w:rPr>
          <w:rFonts w:ascii="Times New Roman" w:hAnsi="Times New Roman"/>
          <w:sz w:val="20"/>
          <w:szCs w:val="20"/>
        </w:rPr>
        <w:tab/>
        <w:t>9</w:t>
      </w:r>
    </w:p>
    <w:p w:rsidR="0024381A" w:rsidRPr="0024381A" w:rsidRDefault="0024381A" w:rsidP="0024381A">
      <w:pPr>
        <w:widowControl w:val="0"/>
        <w:tabs>
          <w:tab w:val="right" w:leader="dot" w:pos="9810"/>
        </w:tabs>
        <w:autoSpaceDE w:val="0"/>
        <w:autoSpaceDN w:val="0"/>
        <w:adjustRightInd w:val="0"/>
        <w:spacing w:before="10" w:after="0"/>
        <w:ind w:left="630" w:firstLine="0"/>
        <w:jc w:val="both"/>
        <w:rPr>
          <w:rFonts w:ascii="Times New Roman" w:hAnsi="Times New Roman"/>
          <w:sz w:val="20"/>
          <w:szCs w:val="20"/>
        </w:rPr>
      </w:pPr>
    </w:p>
    <w:p w:rsidR="0024381A" w:rsidRPr="00072AD6" w:rsidRDefault="0024381A" w:rsidP="0024381A">
      <w:pPr>
        <w:widowControl w:val="0"/>
        <w:autoSpaceDE w:val="0"/>
        <w:autoSpaceDN w:val="0"/>
        <w:adjustRightInd w:val="0"/>
        <w:spacing w:after="0"/>
        <w:ind w:left="360" w:right="180" w:firstLine="0"/>
        <w:jc w:val="both"/>
        <w:rPr>
          <w:rFonts w:ascii="Times New Roman" w:hAnsi="Times New Roman"/>
          <w:color w:val="808080" w:themeColor="background1" w:themeShade="80"/>
          <w:sz w:val="24"/>
          <w:szCs w:val="24"/>
        </w:rPr>
      </w:pPr>
      <w:r w:rsidRPr="00072AD6">
        <w:rPr>
          <w:rFonts w:ascii="Times New Roman" w:hAnsi="Times New Roman"/>
          <w:b/>
          <w:bCs/>
          <w:color w:val="808080" w:themeColor="background1" w:themeShade="80"/>
          <w:sz w:val="24"/>
          <w:szCs w:val="24"/>
        </w:rPr>
        <w:t>Public</w:t>
      </w:r>
      <w:r w:rsidRPr="00072AD6">
        <w:rPr>
          <w:rFonts w:ascii="Times New Roman" w:hAnsi="Times New Roman"/>
          <w:b/>
          <w:bCs/>
          <w:color w:val="808080" w:themeColor="background1" w:themeShade="80"/>
          <w:spacing w:val="-15"/>
          <w:sz w:val="24"/>
          <w:szCs w:val="24"/>
        </w:rPr>
        <w:t xml:space="preserve"> </w:t>
      </w:r>
      <w:r w:rsidRPr="00072AD6">
        <w:rPr>
          <w:rFonts w:ascii="Times New Roman" w:hAnsi="Times New Roman"/>
          <w:b/>
          <w:bCs/>
          <w:color w:val="808080" w:themeColor="background1" w:themeShade="80"/>
          <w:sz w:val="24"/>
          <w:szCs w:val="24"/>
        </w:rPr>
        <w:t>Administration Specialty</w:t>
      </w:r>
    </w:p>
    <w:p w:rsidR="0024381A" w:rsidRDefault="0024381A" w:rsidP="0024381A">
      <w:pPr>
        <w:widowControl w:val="0"/>
        <w:autoSpaceDE w:val="0"/>
        <w:autoSpaceDN w:val="0"/>
        <w:adjustRightInd w:val="0"/>
        <w:spacing w:before="37" w:after="0" w:line="250" w:lineRule="auto"/>
        <w:ind w:left="360" w:right="180" w:firstLine="415"/>
        <w:jc w:val="both"/>
        <w:rPr>
          <w:rFonts w:ascii="Times New Roman" w:hAnsi="Times New Roman"/>
          <w:sz w:val="20"/>
          <w:szCs w:val="20"/>
        </w:rPr>
      </w:pPr>
      <w:r>
        <w:rPr>
          <w:rFonts w:ascii="Times New Roman" w:hAnsi="Times New Roman"/>
          <w:sz w:val="20"/>
          <w:szCs w:val="20"/>
        </w:rPr>
        <w:t>This concentration represents an interdisciplinary collaboration between the Departments of Criminal Justice and Histor</w:t>
      </w:r>
      <w:r>
        <w:rPr>
          <w:rFonts w:ascii="Times New Roman" w:hAnsi="Times New Roman"/>
          <w:spacing w:val="-13"/>
          <w:sz w:val="20"/>
          <w:szCs w:val="20"/>
        </w:rPr>
        <w:t>y</w:t>
      </w:r>
      <w:r>
        <w:rPr>
          <w:rFonts w:ascii="Times New Roman" w:hAnsi="Times New Roman"/>
          <w:sz w:val="20"/>
          <w:szCs w:val="20"/>
        </w:rPr>
        <w:t>, Political Science and Public</w:t>
      </w:r>
      <w:r>
        <w:rPr>
          <w:rFonts w:ascii="Times New Roman" w:hAnsi="Times New Roman"/>
          <w:spacing w:val="-11"/>
          <w:sz w:val="20"/>
          <w:szCs w:val="20"/>
        </w:rPr>
        <w:t xml:space="preserve"> </w:t>
      </w:r>
      <w:r>
        <w:rPr>
          <w:rFonts w:ascii="Times New Roman" w:hAnsi="Times New Roman"/>
          <w:sz w:val="20"/>
          <w:szCs w:val="20"/>
        </w:rPr>
        <w:t>Administration. It is expected to provide additional career options for students in both programs.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concentration in Public</w:t>
      </w:r>
      <w:r>
        <w:rPr>
          <w:rFonts w:ascii="Times New Roman" w:hAnsi="Times New Roman"/>
          <w:spacing w:val="-11"/>
          <w:sz w:val="20"/>
          <w:szCs w:val="20"/>
        </w:rPr>
        <w:t xml:space="preserve"> </w:t>
      </w:r>
      <w:r>
        <w:rPr>
          <w:rFonts w:ascii="Times New Roman" w:hAnsi="Times New Roman"/>
          <w:sz w:val="20"/>
          <w:szCs w:val="20"/>
        </w:rPr>
        <w:t>Administration is designed to prepare students in evaluating and managing public agencies.</w:t>
      </w:r>
      <w:r>
        <w:rPr>
          <w:rFonts w:ascii="Times New Roman" w:hAnsi="Times New Roman"/>
          <w:spacing w:val="-3"/>
          <w:sz w:val="20"/>
          <w:szCs w:val="20"/>
        </w:rPr>
        <w:t xml:space="preserve"> </w:t>
      </w:r>
      <w:r>
        <w:rPr>
          <w:rFonts w:ascii="Times New Roman" w:hAnsi="Times New Roman"/>
          <w:sz w:val="20"/>
          <w:szCs w:val="20"/>
        </w:rPr>
        <w:t>This concentration prepares students with the managerial skills necessary to investigate and e</w:t>
      </w:r>
      <w:r>
        <w:rPr>
          <w:rFonts w:ascii="Times New Roman" w:hAnsi="Times New Roman"/>
          <w:spacing w:val="-4"/>
          <w:sz w:val="20"/>
          <w:szCs w:val="20"/>
        </w:rPr>
        <w:t>f</w:t>
      </w:r>
      <w:r>
        <w:rPr>
          <w:rFonts w:ascii="Times New Roman" w:hAnsi="Times New Roman"/>
          <w:sz w:val="20"/>
          <w:szCs w:val="20"/>
        </w:rPr>
        <w:t>fectively manage o</w:t>
      </w:r>
      <w:r>
        <w:rPr>
          <w:rFonts w:ascii="Times New Roman" w:hAnsi="Times New Roman"/>
          <w:spacing w:val="-4"/>
          <w:sz w:val="20"/>
          <w:szCs w:val="20"/>
        </w:rPr>
        <w:t>r</w:t>
      </w:r>
      <w:r>
        <w:rPr>
          <w:rFonts w:ascii="Times New Roman" w:hAnsi="Times New Roman"/>
          <w:sz w:val="20"/>
          <w:szCs w:val="20"/>
        </w:rPr>
        <w:t>ganizational problems common to criminal justice agencies.</w:t>
      </w:r>
      <w:r>
        <w:rPr>
          <w:rFonts w:ascii="Times New Roman" w:hAnsi="Times New Roman"/>
          <w:spacing w:val="-3"/>
          <w:sz w:val="20"/>
          <w:szCs w:val="20"/>
        </w:rPr>
        <w:t xml:space="preserve"> </w:t>
      </w:r>
      <w:r>
        <w:rPr>
          <w:rFonts w:ascii="Times New Roman" w:hAnsi="Times New Roman"/>
          <w:sz w:val="20"/>
          <w:szCs w:val="20"/>
        </w:rPr>
        <w:t>This component of the Master of Science degree program includes an understanding of public and personnel administration and evaluation of criminal justice programs.</w:t>
      </w:r>
    </w:p>
    <w:p w:rsidR="0024381A" w:rsidRDefault="0024381A" w:rsidP="0024381A">
      <w:pPr>
        <w:widowControl w:val="0"/>
        <w:autoSpaceDE w:val="0"/>
        <w:autoSpaceDN w:val="0"/>
        <w:adjustRightInd w:val="0"/>
        <w:spacing w:before="37" w:after="0" w:line="250" w:lineRule="auto"/>
        <w:ind w:left="1925" w:firstLine="415"/>
        <w:jc w:val="both"/>
        <w:rPr>
          <w:rFonts w:ascii="Times New Roman" w:hAnsi="Times New Roman"/>
          <w:sz w:val="20"/>
          <w:szCs w:val="20"/>
        </w:rPr>
      </w:pPr>
    </w:p>
    <w:p w:rsidR="0024381A" w:rsidRDefault="0024381A" w:rsidP="0024381A">
      <w:pPr>
        <w:widowControl w:val="0"/>
        <w:autoSpaceDE w:val="0"/>
        <w:autoSpaceDN w:val="0"/>
        <w:adjustRightInd w:val="0"/>
        <w:spacing w:after="0"/>
        <w:ind w:left="180" w:right="180" w:firstLine="415"/>
        <w:jc w:val="both"/>
        <w:rPr>
          <w:rFonts w:ascii="Times New Roman" w:hAnsi="Times New Roman"/>
          <w:sz w:val="20"/>
          <w:szCs w:val="20"/>
        </w:rPr>
      </w:pPr>
      <w:r>
        <w:rPr>
          <w:rFonts w:ascii="Times New Roman" w:hAnsi="Times New Roman"/>
          <w:b/>
          <w:bCs/>
          <w:sz w:val="20"/>
          <w:szCs w:val="20"/>
        </w:rPr>
        <w:t>Public</w:t>
      </w:r>
      <w:r>
        <w:rPr>
          <w:rFonts w:ascii="Times New Roman" w:hAnsi="Times New Roman"/>
          <w:b/>
          <w:bCs/>
          <w:spacing w:val="-11"/>
          <w:sz w:val="20"/>
          <w:szCs w:val="20"/>
        </w:rPr>
        <w:t xml:space="preserve"> </w:t>
      </w:r>
      <w:r>
        <w:rPr>
          <w:rFonts w:ascii="Times New Roman" w:hAnsi="Times New Roman"/>
          <w:b/>
          <w:bCs/>
          <w:sz w:val="20"/>
          <w:szCs w:val="20"/>
        </w:rPr>
        <w:t xml:space="preserve">Administration courses (9 hours </w:t>
      </w:r>
      <w:r>
        <w:rPr>
          <w:rFonts w:ascii="Times New Roman" w:hAnsi="Times New Roman"/>
          <w:b/>
          <w:bCs/>
          <w:spacing w:val="-4"/>
          <w:sz w:val="20"/>
          <w:szCs w:val="20"/>
        </w:rPr>
        <w:t>r</w:t>
      </w:r>
      <w:r>
        <w:rPr>
          <w:rFonts w:ascii="Times New Roman" w:hAnsi="Times New Roman"/>
          <w:b/>
          <w:bCs/>
          <w:sz w:val="20"/>
          <w:szCs w:val="20"/>
        </w:rPr>
        <w:t>equi</w:t>
      </w:r>
      <w:r>
        <w:rPr>
          <w:rFonts w:ascii="Times New Roman" w:hAnsi="Times New Roman"/>
          <w:b/>
          <w:bCs/>
          <w:spacing w:val="-4"/>
          <w:sz w:val="20"/>
          <w:szCs w:val="20"/>
        </w:rPr>
        <w:t>r</w:t>
      </w:r>
      <w:r>
        <w:rPr>
          <w:rFonts w:ascii="Times New Roman" w:hAnsi="Times New Roman"/>
          <w:b/>
          <w:bCs/>
          <w:sz w:val="20"/>
          <w:szCs w:val="20"/>
        </w:rPr>
        <w:t>ed):</w:t>
      </w:r>
    </w:p>
    <w:p w:rsidR="0024381A" w:rsidRDefault="0024381A" w:rsidP="0024381A">
      <w:pPr>
        <w:widowControl w:val="0"/>
        <w:tabs>
          <w:tab w:val="right" w:pos="9810"/>
        </w:tabs>
        <w:autoSpaceDE w:val="0"/>
        <w:autoSpaceDN w:val="0"/>
        <w:adjustRightInd w:val="0"/>
        <w:spacing w:before="10" w:after="0"/>
        <w:ind w:left="180" w:right="180" w:firstLine="415"/>
        <w:jc w:val="both"/>
        <w:rPr>
          <w:rFonts w:ascii="Times New Roman" w:hAnsi="Times New Roman"/>
          <w:sz w:val="20"/>
          <w:szCs w:val="20"/>
        </w:rPr>
      </w:pPr>
      <w:r>
        <w:rPr>
          <w:rFonts w:ascii="Times New Roman" w:hAnsi="Times New Roman"/>
          <w:sz w:val="20"/>
          <w:szCs w:val="20"/>
          <w:u w:val="single"/>
        </w:rPr>
        <w:t xml:space="preserve">Courses </w:t>
      </w:r>
      <w:r>
        <w:rPr>
          <w:rFonts w:ascii="Times New Roman" w:hAnsi="Times New Roman"/>
          <w:sz w:val="20"/>
          <w:szCs w:val="20"/>
          <w:u w:val="single"/>
        </w:rPr>
        <w:tab/>
        <w:t>Hours</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sidRPr="00C7608E">
        <w:rPr>
          <w:rFonts w:ascii="Times New Roman" w:hAnsi="Times New Roman"/>
          <w:sz w:val="20"/>
          <w:szCs w:val="20"/>
        </w:rPr>
        <w:t>P</w:t>
      </w:r>
      <w:r>
        <w:rPr>
          <w:rFonts w:ascii="Times New Roman" w:hAnsi="Times New Roman"/>
          <w:sz w:val="20"/>
          <w:szCs w:val="20"/>
        </w:rPr>
        <w:t>ADM 50</w:t>
      </w:r>
      <w:r w:rsidRPr="00C7608E">
        <w:rPr>
          <w:rFonts w:ascii="Times New Roman" w:hAnsi="Times New Roman"/>
          <w:sz w:val="20"/>
          <w:szCs w:val="20"/>
        </w:rPr>
        <w:t>1</w:t>
      </w:r>
      <w:r>
        <w:rPr>
          <w:rFonts w:ascii="Times New Roman" w:hAnsi="Times New Roman"/>
          <w:sz w:val="20"/>
          <w:szCs w:val="20"/>
        </w:rPr>
        <w:t>1 Public</w:t>
      </w:r>
      <w:r w:rsidRPr="00C7608E">
        <w:rPr>
          <w:rFonts w:ascii="Times New Roman" w:hAnsi="Times New Roman"/>
          <w:sz w:val="20"/>
          <w:szCs w:val="20"/>
        </w:rPr>
        <w:t xml:space="preserve"> </w:t>
      </w:r>
      <w:r>
        <w:rPr>
          <w:rFonts w:ascii="Times New Roman" w:hAnsi="Times New Roman"/>
          <w:sz w:val="20"/>
          <w:szCs w:val="20"/>
        </w:rPr>
        <w:t>Administration: Scope, Development and Ethical Environment</w:t>
      </w:r>
      <w:r>
        <w:rPr>
          <w:rFonts w:ascii="Times New Roman" w:hAnsi="Times New Roman"/>
          <w:sz w:val="20"/>
          <w:szCs w:val="20"/>
        </w:rPr>
        <w:tab/>
      </w:r>
      <w:r w:rsidRPr="00C7608E">
        <w:rPr>
          <w:rFonts w:ascii="Times New Roman" w:hAnsi="Times New Roman"/>
          <w:sz w:val="20"/>
          <w:szCs w:val="20"/>
        </w:rPr>
        <w:t>3</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sidRPr="00C7608E">
        <w:rPr>
          <w:rFonts w:ascii="Times New Roman" w:hAnsi="Times New Roman"/>
          <w:sz w:val="20"/>
          <w:szCs w:val="20"/>
        </w:rPr>
        <w:t>P</w:t>
      </w:r>
      <w:r>
        <w:rPr>
          <w:rFonts w:ascii="Times New Roman" w:hAnsi="Times New Roman"/>
          <w:sz w:val="20"/>
          <w:szCs w:val="20"/>
        </w:rPr>
        <w:t>ADM 5012 Legal and Ethical Environment in Public Administration</w:t>
      </w:r>
      <w:r>
        <w:rPr>
          <w:rFonts w:ascii="Times New Roman" w:hAnsi="Times New Roman"/>
          <w:sz w:val="20"/>
          <w:szCs w:val="20"/>
        </w:rPr>
        <w:tab/>
        <w:t>3</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Pr>
          <w:rFonts w:ascii="Times New Roman" w:hAnsi="Times New Roman"/>
          <w:sz w:val="20"/>
          <w:szCs w:val="20"/>
        </w:rPr>
        <w:t>PADM 5261 Personnel Administration</w:t>
      </w:r>
      <w:r>
        <w:rPr>
          <w:rFonts w:ascii="Times New Roman" w:hAnsi="Times New Roman"/>
          <w:sz w:val="20"/>
          <w:szCs w:val="20"/>
        </w:rPr>
        <w:tab/>
        <w:t>3</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sidRPr="00C7608E">
        <w:rPr>
          <w:rFonts w:ascii="Times New Roman" w:hAnsi="Times New Roman"/>
          <w:sz w:val="20"/>
          <w:szCs w:val="20"/>
        </w:rPr>
        <w:t>P</w:t>
      </w:r>
      <w:r>
        <w:rPr>
          <w:rFonts w:ascii="Times New Roman" w:hAnsi="Times New Roman"/>
          <w:sz w:val="20"/>
          <w:szCs w:val="20"/>
        </w:rPr>
        <w:t>ADM 5301 Introduction to Public Budgetin</w:t>
      </w:r>
      <w:r w:rsidRPr="00C7608E">
        <w:rPr>
          <w:rFonts w:ascii="Times New Roman" w:hAnsi="Times New Roman"/>
          <w:sz w:val="20"/>
          <w:szCs w:val="20"/>
        </w:rPr>
        <w:t>g</w:t>
      </w:r>
      <w:r>
        <w:rPr>
          <w:rFonts w:ascii="Times New Roman" w:hAnsi="Times New Roman"/>
          <w:sz w:val="20"/>
          <w:szCs w:val="20"/>
        </w:rPr>
        <w:tab/>
        <w:t>3</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sidRPr="00C7608E">
        <w:rPr>
          <w:rFonts w:ascii="Times New Roman" w:hAnsi="Times New Roman"/>
          <w:sz w:val="20"/>
          <w:szCs w:val="20"/>
        </w:rPr>
        <w:t>P</w:t>
      </w:r>
      <w:r>
        <w:rPr>
          <w:rFonts w:ascii="Times New Roman" w:hAnsi="Times New Roman"/>
          <w:sz w:val="20"/>
          <w:szCs w:val="20"/>
        </w:rPr>
        <w:t>ADM 5781 Introduction to Public Policy</w:t>
      </w:r>
      <w:r>
        <w:rPr>
          <w:rFonts w:ascii="Times New Roman" w:hAnsi="Times New Roman"/>
          <w:sz w:val="20"/>
          <w:szCs w:val="20"/>
        </w:rPr>
        <w:tab/>
        <w:t>3</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sidRPr="00C7608E">
        <w:rPr>
          <w:rFonts w:ascii="Times New Roman" w:hAnsi="Times New Roman"/>
          <w:sz w:val="20"/>
          <w:szCs w:val="20"/>
        </w:rPr>
        <w:t>T</w:t>
      </w:r>
      <w:r>
        <w:rPr>
          <w:rFonts w:ascii="Times New Roman" w:hAnsi="Times New Roman"/>
          <w:sz w:val="20"/>
          <w:szCs w:val="20"/>
        </w:rPr>
        <w:t>otal hours in any combinatio</w:t>
      </w:r>
      <w:r w:rsidRPr="00C7608E">
        <w:rPr>
          <w:rFonts w:ascii="Times New Roman" w:hAnsi="Times New Roman"/>
          <w:sz w:val="20"/>
          <w:szCs w:val="20"/>
        </w:rPr>
        <w:t>n</w:t>
      </w:r>
      <w:r>
        <w:rPr>
          <w:rFonts w:ascii="Times New Roman" w:hAnsi="Times New Roman"/>
          <w:sz w:val="20"/>
          <w:szCs w:val="20"/>
        </w:rPr>
        <w:tab/>
        <w:t>9</w:t>
      </w:r>
    </w:p>
    <w:p w:rsidR="0024381A" w:rsidRDefault="0024381A" w:rsidP="0024381A">
      <w:pPr>
        <w:widowControl w:val="0"/>
        <w:autoSpaceDE w:val="0"/>
        <w:autoSpaceDN w:val="0"/>
        <w:adjustRightInd w:val="0"/>
        <w:spacing w:before="6" w:after="0" w:line="220" w:lineRule="exact"/>
        <w:ind w:left="180" w:right="180" w:firstLine="415"/>
        <w:jc w:val="both"/>
        <w:rPr>
          <w:rFonts w:ascii="Times New Roman" w:hAnsi="Times New Roman"/>
        </w:rPr>
      </w:pPr>
    </w:p>
    <w:p w:rsidR="0024381A" w:rsidRPr="00072AD6" w:rsidRDefault="0024381A" w:rsidP="0024381A">
      <w:pPr>
        <w:pStyle w:val="Heading2"/>
        <w:spacing w:before="0"/>
        <w:ind w:left="180" w:right="180" w:firstLine="0"/>
        <w:rPr>
          <w:rFonts w:ascii="Times New Roman" w:hAnsi="Times New Roman"/>
          <w:bCs w:val="0"/>
          <w:color w:val="808080" w:themeColor="background1" w:themeShade="80"/>
          <w:sz w:val="28"/>
          <w:szCs w:val="28"/>
        </w:rPr>
      </w:pPr>
      <w:bookmarkStart w:id="143" w:name="_Toc294969693"/>
      <w:bookmarkStart w:id="144" w:name="_Toc295508256"/>
      <w:r w:rsidRPr="00072AD6">
        <w:rPr>
          <w:rFonts w:ascii="Times New Roman" w:hAnsi="Times New Roman"/>
          <w:bCs w:val="0"/>
          <w:color w:val="808080" w:themeColor="background1" w:themeShade="80"/>
          <w:sz w:val="28"/>
          <w:szCs w:val="28"/>
        </w:rPr>
        <w:t>Thesis</w:t>
      </w:r>
      <w:bookmarkEnd w:id="143"/>
      <w:bookmarkEnd w:id="144"/>
      <w:r w:rsidRPr="00072AD6">
        <w:rPr>
          <w:rFonts w:ascii="Times New Roman" w:hAnsi="Times New Roman"/>
          <w:bCs w:val="0"/>
          <w:color w:val="808080" w:themeColor="background1" w:themeShade="80"/>
          <w:sz w:val="28"/>
          <w:szCs w:val="28"/>
        </w:rPr>
        <w:t xml:space="preserve"> </w:t>
      </w:r>
    </w:p>
    <w:p w:rsidR="0024381A" w:rsidRPr="00072AD6" w:rsidRDefault="0024381A" w:rsidP="0024381A">
      <w:pPr>
        <w:widowControl w:val="0"/>
        <w:autoSpaceDE w:val="0"/>
        <w:autoSpaceDN w:val="0"/>
        <w:adjustRightInd w:val="0"/>
        <w:spacing w:after="0"/>
        <w:ind w:left="180" w:right="180" w:firstLine="0"/>
        <w:jc w:val="both"/>
        <w:rPr>
          <w:rFonts w:ascii="Times New Roman" w:hAnsi="Times New Roman"/>
          <w:color w:val="808080" w:themeColor="background1" w:themeShade="80"/>
          <w:sz w:val="24"/>
          <w:szCs w:val="24"/>
        </w:rPr>
      </w:pPr>
      <w:r w:rsidRPr="00072AD6">
        <w:rPr>
          <w:rFonts w:ascii="Times New Roman" w:hAnsi="Times New Roman"/>
          <w:b/>
          <w:bCs/>
          <w:color w:val="808080" w:themeColor="background1" w:themeShade="80"/>
          <w:sz w:val="24"/>
          <w:szCs w:val="24"/>
        </w:rPr>
        <w:t>Option C</w:t>
      </w:r>
      <w:r w:rsidRPr="00072AD6">
        <w:rPr>
          <w:rFonts w:ascii="Times New Roman" w:hAnsi="Times New Roman"/>
          <w:b/>
          <w:bCs/>
          <w:color w:val="808080" w:themeColor="background1" w:themeShade="80"/>
          <w:spacing w:val="-5"/>
          <w:sz w:val="24"/>
          <w:szCs w:val="24"/>
        </w:rPr>
        <w:t>r</w:t>
      </w:r>
      <w:r w:rsidRPr="00072AD6">
        <w:rPr>
          <w:rFonts w:ascii="Times New Roman" w:hAnsi="Times New Roman"/>
          <w:b/>
          <w:bCs/>
          <w:color w:val="808080" w:themeColor="background1" w:themeShade="80"/>
          <w:sz w:val="24"/>
          <w:szCs w:val="24"/>
        </w:rPr>
        <w:t>edit</w:t>
      </w:r>
    </w:p>
    <w:p w:rsidR="0024381A" w:rsidRDefault="0024381A" w:rsidP="0024381A">
      <w:pPr>
        <w:widowControl w:val="0"/>
        <w:tabs>
          <w:tab w:val="right" w:pos="9810"/>
        </w:tabs>
        <w:autoSpaceDE w:val="0"/>
        <w:autoSpaceDN w:val="0"/>
        <w:adjustRightInd w:val="0"/>
        <w:spacing w:before="37" w:after="0"/>
        <w:ind w:left="180" w:right="180" w:firstLine="415"/>
        <w:jc w:val="both"/>
        <w:rPr>
          <w:rFonts w:ascii="Times New Roman" w:hAnsi="Times New Roman"/>
          <w:sz w:val="20"/>
          <w:szCs w:val="20"/>
        </w:rPr>
      </w:pPr>
      <w:r>
        <w:rPr>
          <w:rFonts w:ascii="Times New Roman" w:hAnsi="Times New Roman"/>
          <w:sz w:val="20"/>
          <w:szCs w:val="20"/>
          <w:u w:val="single"/>
        </w:rPr>
        <w:t xml:space="preserve">Thesis Credit </w:t>
      </w:r>
      <w:r>
        <w:rPr>
          <w:rFonts w:ascii="Times New Roman" w:hAnsi="Times New Roman"/>
          <w:sz w:val="20"/>
          <w:szCs w:val="20"/>
          <w:u w:val="single"/>
        </w:rPr>
        <w:tab/>
        <w:t>Hours</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Pr>
          <w:rFonts w:ascii="Times New Roman" w:hAnsi="Times New Roman"/>
          <w:sz w:val="20"/>
          <w:szCs w:val="20"/>
        </w:rPr>
        <w:t>CRJU 7001</w:t>
      </w:r>
      <w:r w:rsidRPr="00C7608E">
        <w:rPr>
          <w:rFonts w:ascii="Times New Roman" w:hAnsi="Times New Roman"/>
          <w:sz w:val="20"/>
          <w:szCs w:val="20"/>
        </w:rPr>
        <w:t xml:space="preserve"> </w:t>
      </w:r>
      <w:r>
        <w:rPr>
          <w:rFonts w:ascii="Times New Roman" w:hAnsi="Times New Roman"/>
          <w:sz w:val="20"/>
          <w:szCs w:val="20"/>
        </w:rPr>
        <w:t>Thesis Seminar</w:t>
      </w:r>
      <w:r>
        <w:rPr>
          <w:rFonts w:ascii="Times New Roman" w:hAnsi="Times New Roman"/>
          <w:sz w:val="20"/>
          <w:szCs w:val="20"/>
        </w:rPr>
        <w:tab/>
        <w:t>3</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Pr>
          <w:rFonts w:ascii="Times New Roman" w:hAnsi="Times New Roman"/>
          <w:sz w:val="20"/>
          <w:szCs w:val="20"/>
        </w:rPr>
        <w:t>CRJU 7002</w:t>
      </w:r>
      <w:r w:rsidRPr="00C7608E">
        <w:rPr>
          <w:rFonts w:ascii="Times New Roman" w:hAnsi="Times New Roman"/>
          <w:sz w:val="20"/>
          <w:szCs w:val="20"/>
        </w:rPr>
        <w:t xml:space="preserve"> </w:t>
      </w:r>
      <w:r>
        <w:rPr>
          <w:rFonts w:ascii="Times New Roman" w:hAnsi="Times New Roman"/>
          <w:sz w:val="20"/>
          <w:szCs w:val="20"/>
        </w:rPr>
        <w:t>Thesi</w:t>
      </w:r>
      <w:r w:rsidRPr="00C7608E">
        <w:rPr>
          <w:rFonts w:ascii="Times New Roman" w:hAnsi="Times New Roman"/>
          <w:sz w:val="20"/>
          <w:szCs w:val="20"/>
        </w:rPr>
        <w:t>s</w:t>
      </w:r>
      <w:r>
        <w:rPr>
          <w:rFonts w:ascii="Times New Roman" w:hAnsi="Times New Roman"/>
          <w:sz w:val="20"/>
          <w:szCs w:val="20"/>
        </w:rPr>
        <w:tab/>
        <w:t>3</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sidRPr="00C7608E">
        <w:rPr>
          <w:rFonts w:ascii="Times New Roman" w:hAnsi="Times New Roman"/>
          <w:sz w:val="20"/>
          <w:szCs w:val="20"/>
        </w:rPr>
        <w:t>T</w:t>
      </w:r>
      <w:r>
        <w:rPr>
          <w:rFonts w:ascii="Times New Roman" w:hAnsi="Times New Roman"/>
          <w:sz w:val="20"/>
          <w:szCs w:val="20"/>
        </w:rPr>
        <w:t>otal hour</w:t>
      </w:r>
      <w:r w:rsidRPr="00C7608E">
        <w:rPr>
          <w:rFonts w:ascii="Times New Roman" w:hAnsi="Times New Roman"/>
          <w:sz w:val="20"/>
          <w:szCs w:val="20"/>
        </w:rPr>
        <w:t>s</w:t>
      </w:r>
      <w:r>
        <w:rPr>
          <w:rFonts w:ascii="Times New Roman" w:hAnsi="Times New Roman"/>
          <w:sz w:val="20"/>
          <w:szCs w:val="20"/>
        </w:rPr>
        <w:tab/>
        <w:t xml:space="preserve">6 </w:t>
      </w:r>
    </w:p>
    <w:p w:rsidR="0024381A" w:rsidRDefault="0024381A" w:rsidP="0024381A">
      <w:pPr>
        <w:widowControl w:val="0"/>
        <w:autoSpaceDE w:val="0"/>
        <w:autoSpaceDN w:val="0"/>
        <w:adjustRightInd w:val="0"/>
        <w:spacing w:before="10" w:after="0" w:line="250" w:lineRule="auto"/>
        <w:ind w:left="180" w:right="180" w:firstLine="415"/>
        <w:jc w:val="both"/>
        <w:rPr>
          <w:rFonts w:ascii="Times New Roman" w:hAnsi="Times New Roman"/>
          <w:sz w:val="20"/>
          <w:szCs w:val="20"/>
        </w:rPr>
      </w:pPr>
      <w:r>
        <w:rPr>
          <w:rFonts w:ascii="Times New Roman" w:hAnsi="Times New Roman"/>
          <w:sz w:val="20"/>
          <w:szCs w:val="20"/>
        </w:rPr>
        <w:t>or</w:t>
      </w:r>
    </w:p>
    <w:p w:rsidR="0024381A" w:rsidRDefault="0024381A" w:rsidP="0024381A">
      <w:pPr>
        <w:widowControl w:val="0"/>
        <w:autoSpaceDE w:val="0"/>
        <w:autoSpaceDN w:val="0"/>
        <w:adjustRightInd w:val="0"/>
        <w:spacing w:before="17" w:after="0" w:line="200" w:lineRule="exact"/>
        <w:ind w:left="180" w:right="180" w:firstLine="415"/>
        <w:jc w:val="both"/>
        <w:rPr>
          <w:rFonts w:ascii="Times New Roman" w:hAnsi="Times New Roman"/>
          <w:sz w:val="20"/>
          <w:szCs w:val="20"/>
        </w:rPr>
      </w:pPr>
    </w:p>
    <w:p w:rsidR="0024381A" w:rsidRPr="00072AD6" w:rsidRDefault="0024381A" w:rsidP="0024381A">
      <w:pPr>
        <w:widowControl w:val="0"/>
        <w:autoSpaceDE w:val="0"/>
        <w:autoSpaceDN w:val="0"/>
        <w:adjustRightInd w:val="0"/>
        <w:spacing w:after="0"/>
        <w:ind w:left="180" w:right="180" w:firstLine="0"/>
        <w:jc w:val="both"/>
        <w:rPr>
          <w:rFonts w:ascii="Times New Roman" w:hAnsi="Times New Roman"/>
          <w:color w:val="808080" w:themeColor="background1" w:themeShade="80"/>
          <w:sz w:val="24"/>
          <w:szCs w:val="24"/>
        </w:rPr>
      </w:pPr>
      <w:r w:rsidRPr="00072AD6">
        <w:rPr>
          <w:rFonts w:ascii="Times New Roman" w:hAnsi="Times New Roman"/>
          <w:b/>
          <w:bCs/>
          <w:color w:val="808080" w:themeColor="background1" w:themeShade="80"/>
          <w:sz w:val="24"/>
          <w:szCs w:val="24"/>
        </w:rPr>
        <w:t>Non-Thesis Option C</w:t>
      </w:r>
      <w:r w:rsidRPr="00072AD6">
        <w:rPr>
          <w:rFonts w:ascii="Times New Roman" w:hAnsi="Times New Roman"/>
          <w:b/>
          <w:bCs/>
          <w:color w:val="808080" w:themeColor="background1" w:themeShade="80"/>
          <w:spacing w:val="-5"/>
          <w:sz w:val="24"/>
          <w:szCs w:val="24"/>
        </w:rPr>
        <w:t>r</w:t>
      </w:r>
      <w:r w:rsidRPr="00072AD6">
        <w:rPr>
          <w:rFonts w:ascii="Times New Roman" w:hAnsi="Times New Roman"/>
          <w:b/>
          <w:bCs/>
          <w:color w:val="808080" w:themeColor="background1" w:themeShade="80"/>
          <w:sz w:val="24"/>
          <w:szCs w:val="24"/>
        </w:rPr>
        <w:t>edit (any 6 hours):</w:t>
      </w:r>
    </w:p>
    <w:p w:rsidR="0024381A" w:rsidRDefault="0024381A" w:rsidP="0024381A">
      <w:pPr>
        <w:widowControl w:val="0"/>
        <w:tabs>
          <w:tab w:val="right" w:pos="9810"/>
        </w:tabs>
        <w:autoSpaceDE w:val="0"/>
        <w:autoSpaceDN w:val="0"/>
        <w:adjustRightInd w:val="0"/>
        <w:spacing w:before="37" w:after="0"/>
        <w:ind w:left="180" w:right="180" w:firstLine="415"/>
        <w:jc w:val="both"/>
        <w:rPr>
          <w:rFonts w:ascii="Times New Roman" w:hAnsi="Times New Roman"/>
          <w:sz w:val="20"/>
          <w:szCs w:val="20"/>
        </w:rPr>
      </w:pPr>
      <w:r>
        <w:rPr>
          <w:rFonts w:ascii="Times New Roman" w:hAnsi="Times New Roman"/>
          <w:sz w:val="20"/>
          <w:szCs w:val="20"/>
          <w:u w:val="single"/>
        </w:rPr>
        <w:t xml:space="preserve"> </w:t>
      </w:r>
      <w:r>
        <w:rPr>
          <w:rFonts w:ascii="Times New Roman" w:hAnsi="Times New Roman"/>
          <w:sz w:val="20"/>
          <w:szCs w:val="20"/>
          <w:u w:val="single"/>
        </w:rPr>
        <w:tab/>
        <w:t>Hours</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Pr>
          <w:rFonts w:ascii="Times New Roman" w:hAnsi="Times New Roman"/>
          <w:sz w:val="20"/>
          <w:szCs w:val="20"/>
        </w:rPr>
        <w:t>CRJU 7003</w:t>
      </w:r>
      <w:r>
        <w:rPr>
          <w:rFonts w:ascii="Times New Roman" w:hAnsi="Times New Roman"/>
          <w:spacing w:val="46"/>
          <w:sz w:val="20"/>
          <w:szCs w:val="20"/>
        </w:rPr>
        <w:t xml:space="preserve"> </w:t>
      </w:r>
      <w:r>
        <w:rPr>
          <w:rFonts w:ascii="Times New Roman" w:hAnsi="Times New Roman"/>
          <w:spacing w:val="-14"/>
          <w:sz w:val="20"/>
          <w:szCs w:val="20"/>
        </w:rPr>
        <w:t>T</w:t>
      </w:r>
      <w:r>
        <w:rPr>
          <w:rFonts w:ascii="Times New Roman" w:hAnsi="Times New Roman"/>
          <w:sz w:val="20"/>
          <w:szCs w:val="20"/>
        </w:rPr>
        <w:t>echnology and Criminal Justice</w:t>
      </w:r>
      <w:r>
        <w:rPr>
          <w:rFonts w:ascii="Times New Roman" w:hAnsi="Times New Roman"/>
          <w:spacing w:val="-12"/>
          <w:sz w:val="20"/>
          <w:szCs w:val="20"/>
        </w:rPr>
        <w:t xml:space="preserve"> </w:t>
      </w:r>
      <w:r>
        <w:rPr>
          <w:rFonts w:ascii="Times New Roman" w:hAnsi="Times New Roman"/>
          <w:spacing w:val="-12"/>
          <w:sz w:val="20"/>
          <w:szCs w:val="20"/>
        </w:rPr>
        <w:tab/>
      </w:r>
      <w:r>
        <w:rPr>
          <w:rFonts w:ascii="Times New Roman" w:hAnsi="Times New Roman"/>
          <w:sz w:val="20"/>
          <w:szCs w:val="20"/>
        </w:rPr>
        <w:t>3</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Pr>
          <w:rFonts w:ascii="Times New Roman" w:hAnsi="Times New Roman"/>
          <w:sz w:val="20"/>
          <w:szCs w:val="20"/>
        </w:rPr>
        <w:t>CRJU 7004  Criminal Justice Program Evaluatio</w:t>
      </w:r>
      <w:r w:rsidRPr="00C7608E">
        <w:rPr>
          <w:rFonts w:ascii="Times New Roman" w:hAnsi="Times New Roman"/>
          <w:sz w:val="20"/>
          <w:szCs w:val="20"/>
        </w:rPr>
        <w:t>n</w:t>
      </w:r>
      <w:r>
        <w:rPr>
          <w:rFonts w:ascii="Times New Roman" w:hAnsi="Times New Roman"/>
          <w:sz w:val="20"/>
          <w:szCs w:val="20"/>
        </w:rPr>
        <w:tab/>
        <w:t>3</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Pr>
          <w:rFonts w:ascii="Times New Roman" w:hAnsi="Times New Roman"/>
        </w:rPr>
        <w:t xml:space="preserve"> </w:t>
      </w:r>
      <w:r w:rsidRPr="00C7608E">
        <w:rPr>
          <w:rFonts w:ascii="Times New Roman" w:hAnsi="Times New Roman"/>
          <w:sz w:val="20"/>
          <w:szCs w:val="20"/>
        </w:rPr>
        <w:t>T</w:t>
      </w:r>
      <w:r>
        <w:rPr>
          <w:rFonts w:ascii="Times New Roman" w:hAnsi="Times New Roman"/>
          <w:sz w:val="20"/>
          <w:szCs w:val="20"/>
        </w:rPr>
        <w:t>otal hour</w:t>
      </w:r>
      <w:r w:rsidRPr="00C7608E">
        <w:rPr>
          <w:rFonts w:ascii="Times New Roman" w:hAnsi="Times New Roman"/>
          <w:sz w:val="20"/>
          <w:szCs w:val="20"/>
        </w:rPr>
        <w:t>s</w:t>
      </w:r>
      <w:r>
        <w:rPr>
          <w:rFonts w:ascii="Times New Roman" w:hAnsi="Times New Roman"/>
          <w:sz w:val="20"/>
          <w:szCs w:val="20"/>
        </w:rPr>
        <w:tab/>
        <w:t>6</w:t>
      </w:r>
    </w:p>
    <w:p w:rsidR="0024381A" w:rsidRDefault="0024381A" w:rsidP="0024381A">
      <w:pPr>
        <w:widowControl w:val="0"/>
        <w:autoSpaceDE w:val="0"/>
        <w:autoSpaceDN w:val="0"/>
        <w:adjustRightInd w:val="0"/>
        <w:spacing w:before="6" w:after="0" w:line="220" w:lineRule="exact"/>
        <w:ind w:left="180" w:right="180" w:firstLine="415"/>
        <w:jc w:val="both"/>
        <w:rPr>
          <w:rFonts w:ascii="Times New Roman" w:hAnsi="Times New Roman"/>
        </w:rPr>
      </w:pPr>
    </w:p>
    <w:p w:rsidR="0024381A" w:rsidRPr="00072AD6" w:rsidRDefault="0024381A" w:rsidP="0024381A">
      <w:pPr>
        <w:pStyle w:val="Heading2"/>
        <w:spacing w:before="0"/>
        <w:ind w:left="180" w:right="180" w:firstLine="0"/>
        <w:rPr>
          <w:rFonts w:ascii="Times New Roman" w:hAnsi="Times New Roman"/>
          <w:color w:val="808080" w:themeColor="background1" w:themeShade="80"/>
          <w:sz w:val="28"/>
          <w:szCs w:val="28"/>
        </w:rPr>
      </w:pPr>
      <w:bookmarkStart w:id="145" w:name="_Toc294969694"/>
      <w:bookmarkStart w:id="146" w:name="_Toc295508257"/>
      <w:r w:rsidRPr="00072AD6">
        <w:rPr>
          <w:rFonts w:ascii="Times New Roman" w:hAnsi="Times New Roman"/>
          <w:bCs w:val="0"/>
          <w:color w:val="808080" w:themeColor="background1" w:themeShade="80"/>
          <w:sz w:val="28"/>
          <w:szCs w:val="28"/>
        </w:rPr>
        <w:t>Graduation Requi</w:t>
      </w:r>
      <w:r w:rsidRPr="00072AD6">
        <w:rPr>
          <w:rFonts w:ascii="Times New Roman" w:hAnsi="Times New Roman"/>
          <w:bCs w:val="0"/>
          <w:color w:val="808080" w:themeColor="background1" w:themeShade="80"/>
          <w:spacing w:val="-5"/>
          <w:sz w:val="28"/>
          <w:szCs w:val="28"/>
        </w:rPr>
        <w:t>r</w:t>
      </w:r>
      <w:r w:rsidRPr="00072AD6">
        <w:rPr>
          <w:rFonts w:ascii="Times New Roman" w:hAnsi="Times New Roman"/>
          <w:bCs w:val="0"/>
          <w:color w:val="808080" w:themeColor="background1" w:themeShade="80"/>
          <w:sz w:val="28"/>
          <w:szCs w:val="28"/>
        </w:rPr>
        <w:t>ements</w:t>
      </w:r>
      <w:bookmarkEnd w:id="145"/>
      <w:bookmarkEnd w:id="146"/>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Pr>
          <w:rFonts w:ascii="Times New Roman" w:hAnsi="Times New Roman"/>
          <w:sz w:val="20"/>
          <w:szCs w:val="20"/>
        </w:rPr>
        <w:t>Core Courses</w:t>
      </w:r>
      <w:r>
        <w:rPr>
          <w:rFonts w:ascii="Times New Roman" w:hAnsi="Times New Roman"/>
          <w:sz w:val="20"/>
          <w:szCs w:val="20"/>
        </w:rPr>
        <w:tab/>
        <w:t xml:space="preserve">15 hrs </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Pr>
          <w:rFonts w:ascii="Times New Roman" w:hAnsi="Times New Roman"/>
          <w:sz w:val="20"/>
          <w:szCs w:val="20"/>
        </w:rPr>
        <w:t>Courses in Concentration</w:t>
      </w:r>
      <w:r>
        <w:rPr>
          <w:rFonts w:ascii="Times New Roman" w:hAnsi="Times New Roman"/>
          <w:sz w:val="20"/>
          <w:szCs w:val="20"/>
        </w:rPr>
        <w:tab/>
        <w:t xml:space="preserve">.9 hrs </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Pr>
          <w:rFonts w:ascii="Times New Roman" w:hAnsi="Times New Roman"/>
          <w:sz w:val="20"/>
          <w:szCs w:val="20"/>
        </w:rPr>
        <w:t>Thesis/Non-Thesis Option</w:t>
      </w:r>
      <w:r>
        <w:rPr>
          <w:rFonts w:ascii="Times New Roman" w:hAnsi="Times New Roman"/>
          <w:sz w:val="20"/>
          <w:szCs w:val="20"/>
        </w:rPr>
        <w:tab/>
        <w:t>6 hrs</w:t>
      </w:r>
    </w:p>
    <w:p w:rsidR="0024381A" w:rsidRDefault="0024381A" w:rsidP="0024381A">
      <w:pPr>
        <w:widowControl w:val="0"/>
        <w:tabs>
          <w:tab w:val="right" w:leader="dot" w:pos="9810"/>
        </w:tabs>
        <w:autoSpaceDE w:val="0"/>
        <w:autoSpaceDN w:val="0"/>
        <w:adjustRightInd w:val="0"/>
        <w:spacing w:before="10" w:after="0"/>
        <w:ind w:left="180" w:right="180" w:firstLine="415"/>
        <w:jc w:val="both"/>
        <w:rPr>
          <w:rFonts w:ascii="Times New Roman" w:hAnsi="Times New Roman"/>
          <w:sz w:val="20"/>
          <w:szCs w:val="20"/>
        </w:rPr>
      </w:pPr>
      <w:r>
        <w:rPr>
          <w:rFonts w:ascii="Times New Roman" w:hAnsi="Times New Roman"/>
          <w:sz w:val="20"/>
          <w:szCs w:val="20"/>
        </w:rPr>
        <w:t xml:space="preserve"> </w:t>
      </w:r>
      <w:r w:rsidRPr="00C7608E">
        <w:rPr>
          <w:rFonts w:ascii="Times New Roman" w:hAnsi="Times New Roman"/>
          <w:sz w:val="20"/>
          <w:szCs w:val="20"/>
        </w:rPr>
        <w:t>T</w:t>
      </w:r>
      <w:r>
        <w:rPr>
          <w:rFonts w:ascii="Times New Roman" w:hAnsi="Times New Roman"/>
          <w:sz w:val="20"/>
          <w:szCs w:val="20"/>
        </w:rPr>
        <w:t>otal Required Hours</w:t>
      </w:r>
      <w:r>
        <w:rPr>
          <w:rFonts w:ascii="Times New Roman" w:hAnsi="Times New Roman"/>
          <w:sz w:val="20"/>
          <w:szCs w:val="20"/>
        </w:rPr>
        <w:tab/>
        <w:t>30 hrs</w:t>
      </w:r>
    </w:p>
    <w:p w:rsidR="0024381A" w:rsidRDefault="0024381A" w:rsidP="0024381A">
      <w:pPr>
        <w:widowControl w:val="0"/>
        <w:autoSpaceDE w:val="0"/>
        <w:autoSpaceDN w:val="0"/>
        <w:adjustRightInd w:val="0"/>
        <w:spacing w:before="17" w:after="0" w:line="200" w:lineRule="exact"/>
        <w:ind w:left="180" w:right="180" w:firstLine="415"/>
        <w:jc w:val="both"/>
        <w:rPr>
          <w:rFonts w:ascii="Times New Roman" w:hAnsi="Times New Roman"/>
          <w:sz w:val="20"/>
          <w:szCs w:val="20"/>
        </w:rPr>
      </w:pPr>
    </w:p>
    <w:p w:rsidR="0024381A" w:rsidRPr="00072AD6" w:rsidRDefault="0024381A" w:rsidP="0024381A">
      <w:pPr>
        <w:pStyle w:val="Heading2"/>
        <w:spacing w:before="0"/>
        <w:ind w:left="180" w:right="180" w:firstLine="0"/>
        <w:rPr>
          <w:rFonts w:ascii="Times New Roman" w:hAnsi="Times New Roman"/>
          <w:color w:val="808080" w:themeColor="background1" w:themeShade="80"/>
          <w:sz w:val="28"/>
          <w:szCs w:val="28"/>
        </w:rPr>
      </w:pPr>
      <w:bookmarkStart w:id="147" w:name="_Toc294969695"/>
      <w:bookmarkStart w:id="148" w:name="_Toc295508258"/>
      <w:r w:rsidRPr="00072AD6">
        <w:rPr>
          <w:rFonts w:ascii="Times New Roman" w:hAnsi="Times New Roman"/>
          <w:bCs w:val="0"/>
          <w:color w:val="808080" w:themeColor="background1" w:themeShade="80"/>
          <w:spacing w:val="-21"/>
          <w:sz w:val="28"/>
          <w:szCs w:val="28"/>
        </w:rPr>
        <w:t>T</w:t>
      </w:r>
      <w:r w:rsidRPr="00072AD6">
        <w:rPr>
          <w:rFonts w:ascii="Times New Roman" w:hAnsi="Times New Roman"/>
          <w:bCs w:val="0"/>
          <w:color w:val="808080" w:themeColor="background1" w:themeShade="80"/>
          <w:sz w:val="28"/>
          <w:szCs w:val="28"/>
        </w:rPr>
        <w:t>ransfer</w:t>
      </w:r>
      <w:r w:rsidRPr="00072AD6">
        <w:rPr>
          <w:rFonts w:ascii="Times New Roman" w:hAnsi="Times New Roman"/>
          <w:bCs w:val="0"/>
          <w:color w:val="808080" w:themeColor="background1" w:themeShade="80"/>
          <w:spacing w:val="-5"/>
          <w:sz w:val="28"/>
          <w:szCs w:val="28"/>
        </w:rPr>
        <w:t xml:space="preserve"> </w:t>
      </w:r>
      <w:r w:rsidRPr="00072AD6">
        <w:rPr>
          <w:rFonts w:ascii="Times New Roman" w:hAnsi="Times New Roman"/>
          <w:bCs w:val="0"/>
          <w:color w:val="808080" w:themeColor="background1" w:themeShade="80"/>
          <w:sz w:val="28"/>
          <w:szCs w:val="28"/>
        </w:rPr>
        <w:t>of C</w:t>
      </w:r>
      <w:r w:rsidRPr="00072AD6">
        <w:rPr>
          <w:rFonts w:ascii="Times New Roman" w:hAnsi="Times New Roman"/>
          <w:bCs w:val="0"/>
          <w:color w:val="808080" w:themeColor="background1" w:themeShade="80"/>
          <w:spacing w:val="-5"/>
          <w:sz w:val="28"/>
          <w:szCs w:val="28"/>
        </w:rPr>
        <w:t>r</w:t>
      </w:r>
      <w:r w:rsidRPr="00072AD6">
        <w:rPr>
          <w:rFonts w:ascii="Times New Roman" w:hAnsi="Times New Roman"/>
          <w:bCs w:val="0"/>
          <w:color w:val="808080" w:themeColor="background1" w:themeShade="80"/>
          <w:sz w:val="28"/>
          <w:szCs w:val="28"/>
        </w:rPr>
        <w:t>edit</w:t>
      </w:r>
      <w:bookmarkEnd w:id="147"/>
      <w:bookmarkEnd w:id="148"/>
    </w:p>
    <w:p w:rsidR="0024381A" w:rsidRDefault="0024381A" w:rsidP="0024381A">
      <w:pPr>
        <w:widowControl w:val="0"/>
        <w:autoSpaceDE w:val="0"/>
        <w:autoSpaceDN w:val="0"/>
        <w:adjustRightInd w:val="0"/>
        <w:spacing w:before="37" w:after="0" w:line="250" w:lineRule="auto"/>
        <w:ind w:left="180" w:right="180" w:firstLine="415"/>
        <w:jc w:val="both"/>
        <w:rPr>
          <w:rFonts w:ascii="Times New Roman" w:hAnsi="Times New Roman"/>
          <w:sz w:val="20"/>
          <w:szCs w:val="20"/>
        </w:rPr>
      </w:pPr>
      <w:r>
        <w:rPr>
          <w:rFonts w:ascii="Times New Roman" w:hAnsi="Times New Roman"/>
          <w:spacing w:val="-7"/>
          <w:sz w:val="20"/>
          <w:szCs w:val="20"/>
        </w:rPr>
        <w:t>T</w:t>
      </w:r>
      <w:r>
        <w:rPr>
          <w:rFonts w:ascii="Times New Roman" w:hAnsi="Times New Roman"/>
          <w:sz w:val="20"/>
          <w:szCs w:val="20"/>
        </w:rPr>
        <w:t>ransfer students from other accredited graduate programs may not apply more than 3 hours of criminal justice course work toward the Master of Science degree, provided such credits were taken at the graduate level and were completed with a minimum gradepoint average of 3.0.</w:t>
      </w:r>
      <w:r>
        <w:rPr>
          <w:rFonts w:ascii="Times New Roman" w:hAnsi="Times New Roman"/>
          <w:spacing w:val="-4"/>
          <w:sz w:val="20"/>
          <w:szCs w:val="20"/>
        </w:rPr>
        <w:t xml:space="preserve"> </w:t>
      </w:r>
      <w:r>
        <w:rPr>
          <w:rFonts w:ascii="Times New Roman" w:hAnsi="Times New Roman"/>
          <w:sz w:val="20"/>
          <w:szCs w:val="20"/>
        </w:rPr>
        <w:t>The maximum number of credits that are transferable will apply only toward specialty courses.</w:t>
      </w:r>
      <w:r>
        <w:rPr>
          <w:rFonts w:ascii="Times New Roman" w:hAnsi="Times New Roman"/>
          <w:spacing w:val="-3"/>
          <w:sz w:val="20"/>
          <w:szCs w:val="20"/>
        </w:rPr>
        <w:t xml:space="preserve"> </w:t>
      </w:r>
      <w:r>
        <w:rPr>
          <w:rFonts w:ascii="Times New Roman" w:hAnsi="Times New Roman"/>
          <w:spacing w:val="-7"/>
          <w:sz w:val="20"/>
          <w:szCs w:val="20"/>
        </w:rPr>
        <w:t>T</w:t>
      </w:r>
      <w:r>
        <w:rPr>
          <w:rFonts w:ascii="Times New Roman" w:hAnsi="Times New Roman"/>
          <w:sz w:val="20"/>
          <w:szCs w:val="20"/>
        </w:rPr>
        <w:t>ransfer credits may not be used to satisfy the core requirements.</w:t>
      </w:r>
    </w:p>
    <w:p w:rsidR="0024381A" w:rsidRDefault="0024381A" w:rsidP="0024381A">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24381A" w:rsidRPr="00072AD6" w:rsidRDefault="00B67D28" w:rsidP="0024381A">
      <w:pPr>
        <w:pStyle w:val="Heading2"/>
        <w:spacing w:before="0"/>
        <w:ind w:left="360" w:right="180" w:firstLine="0"/>
        <w:rPr>
          <w:rFonts w:ascii="Times New Roman" w:hAnsi="Times New Roman"/>
          <w:color w:val="808080" w:themeColor="background1" w:themeShade="80"/>
          <w:sz w:val="28"/>
          <w:szCs w:val="28"/>
        </w:rPr>
      </w:pPr>
      <w:r w:rsidRPr="00B67D28">
        <w:rPr>
          <w:noProof/>
          <w:color w:val="808080" w:themeColor="background1" w:themeShade="80"/>
        </w:rPr>
        <w:lastRenderedPageBreak/>
        <w:pict>
          <v:group id="_x0000_s1171" style="position:absolute;left:0;text-align:left;margin-left:317.05pt;margin-top:-101.25pt;width:31.2pt;height:31.05pt;z-index:-251581440;mso-position-horizontal-relative:page" coordorigin="6341,-2025" coordsize="624,621" o:allowincell="f">
            <v:rect id="_x0000_s1172" style="position:absolute;left:6346;top:-2020;width:613;height:610" o:allowincell="f" stroked="f">
              <v:path arrowok="t"/>
            </v:rect>
            <v:rect id="_x0000_s1173" style="position:absolute;left:6346;top:-2020;width:620;height:620;mso-position-horizontal-relative:page" o:allowincell="f" filled="f" stroked="f">
              <v:textbox style="mso-next-textbox:#_x0000_s1173" inset="0,0,0,0">
                <w:txbxContent>
                  <w:p w:rsidR="00572BC6" w:rsidRDefault="00572BC6" w:rsidP="0024381A">
                    <w:pPr>
                      <w:spacing w:after="0" w:line="620" w:lineRule="atLeast"/>
                      <w:rPr>
                        <w:rFonts w:ascii="Times New Roman" w:hAnsi="Times New Roman"/>
                        <w:sz w:val="24"/>
                        <w:szCs w:val="24"/>
                      </w:rPr>
                    </w:pPr>
                    <w:r w:rsidRPr="00B67D28">
                      <w:rPr>
                        <w:rFonts w:ascii="Times New Roman" w:hAnsi="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i1025" type="#_x0000_t75" style="width:31.5pt;height:31.5pt;visibility:visible">
                          <v:imagedata r:id="rId37" o:title=""/>
                        </v:shape>
                      </w:pict>
                    </w:r>
                  </w:p>
                  <w:p w:rsidR="00572BC6" w:rsidRDefault="00572BC6" w:rsidP="0024381A">
                    <w:pPr>
                      <w:widowControl w:val="0"/>
                      <w:autoSpaceDE w:val="0"/>
                      <w:autoSpaceDN w:val="0"/>
                      <w:adjustRightInd w:val="0"/>
                      <w:spacing w:after="0"/>
                      <w:rPr>
                        <w:rFonts w:ascii="Times New Roman" w:hAnsi="Times New Roman"/>
                        <w:sz w:val="24"/>
                        <w:szCs w:val="24"/>
                      </w:rPr>
                    </w:pPr>
                  </w:p>
                </w:txbxContent>
              </v:textbox>
            </v:rect>
            <w10:wrap anchorx="page"/>
          </v:group>
        </w:pict>
      </w:r>
      <w:bookmarkStart w:id="149" w:name="_Toc294969696"/>
      <w:bookmarkStart w:id="150" w:name="_Toc295508259"/>
      <w:r w:rsidR="0024381A" w:rsidRPr="00072AD6">
        <w:rPr>
          <w:rFonts w:ascii="Times New Roman" w:hAnsi="Times New Roman"/>
          <w:bCs w:val="0"/>
          <w:color w:val="808080" w:themeColor="background1" w:themeShade="80"/>
          <w:spacing w:val="-21"/>
          <w:sz w:val="28"/>
          <w:szCs w:val="28"/>
        </w:rPr>
        <w:t>T</w:t>
      </w:r>
      <w:r w:rsidR="0024381A" w:rsidRPr="00072AD6">
        <w:rPr>
          <w:rFonts w:ascii="Times New Roman" w:hAnsi="Times New Roman"/>
          <w:bCs w:val="0"/>
          <w:color w:val="808080" w:themeColor="background1" w:themeShade="80"/>
          <w:sz w:val="28"/>
          <w:szCs w:val="28"/>
        </w:rPr>
        <w:t>ransient Students</w:t>
      </w:r>
      <w:bookmarkEnd w:id="149"/>
      <w:bookmarkEnd w:id="150"/>
    </w:p>
    <w:p w:rsidR="0024381A"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sz w:val="20"/>
          <w:szCs w:val="20"/>
        </w:rPr>
      </w:pPr>
      <w:r>
        <w:rPr>
          <w:rFonts w:ascii="Times New Roman" w:hAnsi="Times New Roman"/>
          <w:spacing w:val="-7"/>
          <w:sz w:val="20"/>
          <w:szCs w:val="20"/>
        </w:rPr>
        <w:t>T</w:t>
      </w:r>
      <w:r>
        <w:rPr>
          <w:rFonts w:ascii="Times New Roman" w:hAnsi="Times New Roman"/>
          <w:sz w:val="20"/>
          <w:szCs w:val="20"/>
        </w:rPr>
        <w:t>ransient enrollment status is provided to those persons currently enrolled in a graduate degree program at another institution who are interested in enrolling for only one semester at the Institute.</w:t>
      </w:r>
      <w:r>
        <w:rPr>
          <w:rFonts w:ascii="Times New Roman" w:hAnsi="Times New Roman"/>
          <w:spacing w:val="-3"/>
          <w:sz w:val="20"/>
          <w:szCs w:val="20"/>
        </w:rPr>
        <w:t xml:space="preserve"> </w:t>
      </w:r>
      <w:r>
        <w:rPr>
          <w:rFonts w:ascii="Times New Roman" w:hAnsi="Times New Roman"/>
          <w:sz w:val="20"/>
          <w:szCs w:val="20"/>
        </w:rPr>
        <w:t>These students must meet the general entrance requirements of the Institute and Universit</w:t>
      </w:r>
      <w:r>
        <w:rPr>
          <w:rFonts w:ascii="Times New Roman" w:hAnsi="Times New Roman"/>
          <w:spacing w:val="-13"/>
          <w:sz w:val="20"/>
          <w:szCs w:val="20"/>
        </w:rPr>
        <w:t>y</w:t>
      </w:r>
      <w:r>
        <w:rPr>
          <w:rFonts w:ascii="Times New Roman" w:hAnsi="Times New Roman"/>
          <w:sz w:val="20"/>
          <w:szCs w:val="20"/>
        </w:rPr>
        <w:t>. Furthermore, these students must have a 3.0 average in all graduate work undertaken at other in- stitutions before they will be accepted in the transient status.</w:t>
      </w:r>
    </w:p>
    <w:p w:rsidR="0024381A" w:rsidRDefault="0024381A" w:rsidP="0024381A">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24381A" w:rsidRPr="00072AD6" w:rsidRDefault="0024381A" w:rsidP="0024381A">
      <w:pPr>
        <w:pStyle w:val="Heading2"/>
        <w:spacing w:before="0"/>
        <w:ind w:left="360" w:right="180" w:firstLine="0"/>
        <w:rPr>
          <w:rFonts w:ascii="Times New Roman" w:hAnsi="Times New Roman"/>
          <w:color w:val="808080" w:themeColor="background1" w:themeShade="80"/>
          <w:sz w:val="28"/>
          <w:szCs w:val="28"/>
        </w:rPr>
      </w:pPr>
      <w:bookmarkStart w:id="151" w:name="_Toc294969697"/>
      <w:bookmarkStart w:id="152" w:name="_Toc295508260"/>
      <w:r w:rsidRPr="00072AD6">
        <w:rPr>
          <w:rFonts w:ascii="Times New Roman" w:hAnsi="Times New Roman"/>
          <w:bCs w:val="0"/>
          <w:color w:val="808080" w:themeColor="background1" w:themeShade="80"/>
          <w:sz w:val="28"/>
          <w:szCs w:val="28"/>
        </w:rPr>
        <w:t>Financial</w:t>
      </w:r>
      <w:r w:rsidRPr="00072AD6">
        <w:rPr>
          <w:rFonts w:ascii="Times New Roman" w:hAnsi="Times New Roman"/>
          <w:bCs w:val="0"/>
          <w:color w:val="808080" w:themeColor="background1" w:themeShade="80"/>
          <w:spacing w:val="-15"/>
          <w:sz w:val="28"/>
          <w:szCs w:val="28"/>
        </w:rPr>
        <w:t xml:space="preserve"> </w:t>
      </w:r>
      <w:r w:rsidRPr="00072AD6">
        <w:rPr>
          <w:rFonts w:ascii="Times New Roman" w:hAnsi="Times New Roman"/>
          <w:bCs w:val="0"/>
          <w:color w:val="808080" w:themeColor="background1" w:themeShade="80"/>
          <w:sz w:val="28"/>
          <w:szCs w:val="28"/>
        </w:rPr>
        <w:t>Assistance</w:t>
      </w:r>
      <w:bookmarkEnd w:id="151"/>
      <w:bookmarkEnd w:id="152"/>
    </w:p>
    <w:p w:rsidR="0024381A"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sz w:val="20"/>
          <w:szCs w:val="20"/>
        </w:rPr>
      </w:pPr>
      <w:r>
        <w:rPr>
          <w:rFonts w:ascii="Times New Roman" w:hAnsi="Times New Roman"/>
          <w:sz w:val="20"/>
          <w:szCs w:val="20"/>
        </w:rPr>
        <w:t>Acceptance into the graduate program does not presume that financial assistance will be awarded.</w:t>
      </w:r>
      <w:r>
        <w:rPr>
          <w:rFonts w:ascii="Times New Roman" w:hAnsi="Times New Roman"/>
          <w:spacing w:val="-4"/>
          <w:sz w:val="20"/>
          <w:szCs w:val="20"/>
        </w:rPr>
        <w:t xml:space="preserve"> </w:t>
      </w:r>
      <w:r>
        <w:rPr>
          <w:rFonts w:ascii="Times New Roman" w:hAnsi="Times New Roman"/>
          <w:sz w:val="20"/>
          <w:szCs w:val="20"/>
        </w:rPr>
        <w:t>Students seeking financial assistance should file their completed applications with the O</w:t>
      </w:r>
      <w:r>
        <w:rPr>
          <w:rFonts w:ascii="Times New Roman" w:hAnsi="Times New Roman"/>
          <w:spacing w:val="-4"/>
          <w:sz w:val="20"/>
          <w:szCs w:val="20"/>
        </w:rPr>
        <w:t>f</w:t>
      </w:r>
      <w:r>
        <w:rPr>
          <w:rFonts w:ascii="Times New Roman" w:hAnsi="Times New Roman"/>
          <w:sz w:val="20"/>
          <w:szCs w:val="20"/>
        </w:rPr>
        <w:t>fice of Financial</w:t>
      </w:r>
      <w:r>
        <w:rPr>
          <w:rFonts w:ascii="Times New Roman" w:hAnsi="Times New Roman"/>
          <w:spacing w:val="-11"/>
          <w:sz w:val="20"/>
          <w:szCs w:val="20"/>
        </w:rPr>
        <w:t xml:space="preserve"> </w:t>
      </w:r>
      <w:r>
        <w:rPr>
          <w:rFonts w:ascii="Times New Roman" w:hAnsi="Times New Roman"/>
          <w:sz w:val="20"/>
          <w:szCs w:val="20"/>
        </w:rPr>
        <w:t>Aid, the Graduate School and the Criminal Justice Department.</w:t>
      </w:r>
    </w:p>
    <w:p w:rsidR="0024381A" w:rsidRDefault="0024381A" w:rsidP="0024381A">
      <w:pPr>
        <w:widowControl w:val="0"/>
        <w:autoSpaceDE w:val="0"/>
        <w:autoSpaceDN w:val="0"/>
        <w:adjustRightInd w:val="0"/>
        <w:spacing w:before="37" w:after="0" w:line="250" w:lineRule="auto"/>
        <w:ind w:left="360" w:right="180" w:firstLine="0"/>
        <w:jc w:val="both"/>
        <w:rPr>
          <w:rFonts w:ascii="Times New Roman" w:hAnsi="Times New Roman"/>
          <w:sz w:val="20"/>
          <w:szCs w:val="20"/>
        </w:rPr>
      </w:pP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For</w:t>
      </w:r>
      <w:r>
        <w:rPr>
          <w:rFonts w:ascii="Times New Roman" w:hAnsi="Times New Roman"/>
          <w:spacing w:val="-11"/>
          <w:sz w:val="20"/>
          <w:szCs w:val="20"/>
        </w:rPr>
        <w:t xml:space="preserve"> </w:t>
      </w:r>
      <w:r>
        <w:rPr>
          <w:rFonts w:ascii="Times New Roman" w:hAnsi="Times New Roman"/>
          <w:sz w:val="20"/>
          <w:szCs w:val="20"/>
        </w:rPr>
        <w:t xml:space="preserve">Additional Information, contact: </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Geo</w:t>
      </w:r>
      <w:r>
        <w:rPr>
          <w:rFonts w:ascii="Times New Roman" w:hAnsi="Times New Roman"/>
          <w:spacing w:val="-4"/>
          <w:sz w:val="20"/>
          <w:szCs w:val="20"/>
        </w:rPr>
        <w:t>r</w:t>
      </w:r>
      <w:r>
        <w:rPr>
          <w:rFonts w:ascii="Times New Roman" w:hAnsi="Times New Roman"/>
          <w:sz w:val="20"/>
          <w:szCs w:val="20"/>
        </w:rPr>
        <w:t>ge</w:t>
      </w:r>
      <w:r>
        <w:rPr>
          <w:rFonts w:ascii="Times New Roman" w:hAnsi="Times New Roman"/>
          <w:spacing w:val="-4"/>
          <w:sz w:val="20"/>
          <w:szCs w:val="20"/>
        </w:rPr>
        <w:t xml:space="preserve"> </w:t>
      </w:r>
      <w:r>
        <w:rPr>
          <w:rFonts w:ascii="Times New Roman" w:hAnsi="Times New Roman"/>
          <w:sz w:val="20"/>
          <w:szCs w:val="20"/>
        </w:rPr>
        <w:t>Thomas, Ph.D.</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 xml:space="preserve">Graduate Program Coordinator </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 xml:space="preserve">Department of Criminal Justice </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Albany State University</w:t>
      </w:r>
    </w:p>
    <w:p w:rsidR="0024381A" w:rsidRDefault="0024381A" w:rsidP="0024381A">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504 College Drive,</w:t>
      </w:r>
      <w:r>
        <w:rPr>
          <w:rFonts w:ascii="Times New Roman" w:hAnsi="Times New Roman"/>
          <w:spacing w:val="-11"/>
          <w:sz w:val="20"/>
          <w:szCs w:val="20"/>
        </w:rPr>
        <w:t xml:space="preserve"> </w:t>
      </w:r>
      <w:r>
        <w:rPr>
          <w:rFonts w:ascii="Times New Roman" w:hAnsi="Times New Roman"/>
          <w:sz w:val="20"/>
          <w:szCs w:val="20"/>
        </w:rPr>
        <w:t>Alban</w:t>
      </w:r>
      <w:r>
        <w:rPr>
          <w:rFonts w:ascii="Times New Roman" w:hAnsi="Times New Roman"/>
          <w:spacing w:val="-13"/>
          <w:sz w:val="20"/>
          <w:szCs w:val="20"/>
        </w:rPr>
        <w:t>y</w:t>
      </w:r>
      <w:r>
        <w:rPr>
          <w:rFonts w:ascii="Times New Roman" w:hAnsi="Times New Roman"/>
          <w:sz w:val="20"/>
          <w:szCs w:val="20"/>
        </w:rPr>
        <w:t>, Geo</w:t>
      </w:r>
      <w:r>
        <w:rPr>
          <w:rFonts w:ascii="Times New Roman" w:hAnsi="Times New Roman"/>
          <w:spacing w:val="-4"/>
          <w:sz w:val="20"/>
          <w:szCs w:val="20"/>
        </w:rPr>
        <w:t>r</w:t>
      </w:r>
      <w:r>
        <w:rPr>
          <w:rFonts w:ascii="Times New Roman" w:hAnsi="Times New Roman"/>
          <w:sz w:val="20"/>
          <w:szCs w:val="20"/>
        </w:rPr>
        <w:t>gia 31705</w:t>
      </w:r>
    </w:p>
    <w:p w:rsidR="0024381A" w:rsidRPr="0024381A" w:rsidRDefault="0024381A" w:rsidP="0024381A">
      <w:pPr>
        <w:widowControl w:val="0"/>
        <w:autoSpaceDE w:val="0"/>
        <w:autoSpaceDN w:val="0"/>
        <w:adjustRightInd w:val="0"/>
        <w:spacing w:before="10" w:after="0"/>
        <w:ind w:left="360" w:right="180" w:firstLine="0"/>
        <w:jc w:val="both"/>
        <w:rPr>
          <w:rFonts w:ascii="Times New Roman" w:hAnsi="Times New Roman"/>
          <w:sz w:val="20"/>
          <w:szCs w:val="20"/>
          <w:lang w:val="fr-MC"/>
        </w:rPr>
      </w:pPr>
      <w:r w:rsidRPr="0024381A">
        <w:rPr>
          <w:rFonts w:ascii="Times New Roman" w:hAnsi="Times New Roman"/>
          <w:sz w:val="20"/>
          <w:szCs w:val="20"/>
          <w:lang w:val="fr-MC"/>
        </w:rPr>
        <w:t>Phone: (229) 430-6498</w:t>
      </w:r>
    </w:p>
    <w:p w:rsidR="0024381A" w:rsidRPr="009B3357" w:rsidRDefault="0024381A" w:rsidP="0024381A">
      <w:pPr>
        <w:widowControl w:val="0"/>
        <w:autoSpaceDE w:val="0"/>
        <w:autoSpaceDN w:val="0"/>
        <w:adjustRightInd w:val="0"/>
        <w:spacing w:before="10" w:after="0"/>
        <w:ind w:left="360" w:right="180" w:firstLine="0"/>
        <w:jc w:val="both"/>
        <w:rPr>
          <w:rFonts w:ascii="Times New Roman" w:hAnsi="Times New Roman"/>
          <w:sz w:val="20"/>
          <w:szCs w:val="20"/>
          <w:lang w:val="fr-MC"/>
        </w:rPr>
      </w:pPr>
      <w:r w:rsidRPr="009B3357">
        <w:rPr>
          <w:rFonts w:ascii="Times New Roman" w:hAnsi="Times New Roman"/>
          <w:sz w:val="20"/>
          <w:szCs w:val="20"/>
          <w:lang w:val="fr-MC"/>
        </w:rPr>
        <w:t>Fax (229) 430-1676</w:t>
      </w:r>
    </w:p>
    <w:p w:rsidR="0024381A" w:rsidRPr="009B3357" w:rsidRDefault="00B67D28" w:rsidP="0024381A">
      <w:pPr>
        <w:widowControl w:val="0"/>
        <w:autoSpaceDE w:val="0"/>
        <w:autoSpaceDN w:val="0"/>
        <w:adjustRightInd w:val="0"/>
        <w:spacing w:before="10" w:after="0"/>
        <w:ind w:left="360" w:right="180" w:firstLine="0"/>
        <w:jc w:val="both"/>
        <w:rPr>
          <w:rFonts w:ascii="Times New Roman" w:hAnsi="Times New Roman"/>
          <w:sz w:val="20"/>
          <w:szCs w:val="20"/>
          <w:lang w:val="fr-MC"/>
        </w:rPr>
      </w:pPr>
      <w:hyperlink r:id="rId38" w:history="1">
        <w:r w:rsidR="0024381A" w:rsidRPr="009B3357">
          <w:rPr>
            <w:rFonts w:ascii="Times New Roman" w:hAnsi="Times New Roman"/>
            <w:sz w:val="20"/>
            <w:szCs w:val="20"/>
            <w:lang w:val="fr-MC"/>
          </w:rPr>
          <w:t>E-mail:</w:t>
        </w:r>
      </w:hyperlink>
      <w:r w:rsidR="0024381A" w:rsidRPr="009B3357">
        <w:rPr>
          <w:rFonts w:ascii="Times New Roman" w:hAnsi="Times New Roman"/>
          <w:sz w:val="20"/>
          <w:szCs w:val="20"/>
          <w:lang w:val="fr-MC"/>
        </w:rPr>
        <w:t xml:space="preserve"> gthomas@asurams.edu</w:t>
      </w:r>
    </w:p>
    <w:p w:rsidR="0024381A" w:rsidRPr="009B3357" w:rsidRDefault="0024381A" w:rsidP="0024381A">
      <w:pPr>
        <w:widowControl w:val="0"/>
        <w:autoSpaceDE w:val="0"/>
        <w:autoSpaceDN w:val="0"/>
        <w:adjustRightInd w:val="0"/>
        <w:spacing w:before="8" w:after="0" w:line="220" w:lineRule="exact"/>
        <w:ind w:left="360" w:right="180" w:firstLine="0"/>
        <w:jc w:val="both"/>
        <w:rPr>
          <w:rFonts w:ascii="Times New Roman" w:hAnsi="Times New Roman"/>
          <w:lang w:val="fr-MC"/>
        </w:rPr>
      </w:pPr>
    </w:p>
    <w:p w:rsidR="0024381A" w:rsidRDefault="0024381A" w:rsidP="0024381A">
      <w:pPr>
        <w:pStyle w:val="Heading2"/>
        <w:ind w:left="360" w:right="180" w:firstLine="0"/>
        <w:rPr>
          <w:rFonts w:ascii="Impact" w:hAnsi="Impact" w:cs="Impact"/>
          <w:color w:val="000000"/>
          <w:sz w:val="32"/>
          <w:szCs w:val="32"/>
        </w:rPr>
      </w:pPr>
      <w:bookmarkStart w:id="153" w:name="_Toc294969698"/>
      <w:bookmarkStart w:id="154" w:name="_Toc295508261"/>
      <w:r>
        <w:rPr>
          <w:rFonts w:ascii="Impact" w:hAnsi="Impact" w:cs="Impact"/>
          <w:color w:val="666666"/>
          <w:sz w:val="32"/>
          <w:szCs w:val="32"/>
        </w:rPr>
        <w:t xml:space="preserve">THE </w:t>
      </w:r>
      <w:r>
        <w:rPr>
          <w:rFonts w:ascii="Impact" w:hAnsi="Impact" w:cs="Impact"/>
          <w:color w:val="666666"/>
          <w:spacing w:val="-6"/>
          <w:sz w:val="32"/>
          <w:szCs w:val="32"/>
        </w:rPr>
        <w:t>F</w:t>
      </w:r>
      <w:r>
        <w:rPr>
          <w:rFonts w:ascii="Impact" w:hAnsi="Impact" w:cs="Impact"/>
          <w:color w:val="666666"/>
          <w:sz w:val="32"/>
          <w:szCs w:val="32"/>
        </w:rPr>
        <w:t>ACU</w:t>
      </w:r>
      <w:r>
        <w:rPr>
          <w:rFonts w:ascii="Impact" w:hAnsi="Impact" w:cs="Impact"/>
          <w:color w:val="666666"/>
          <w:spacing w:val="-23"/>
          <w:sz w:val="32"/>
          <w:szCs w:val="32"/>
        </w:rPr>
        <w:t>L</w:t>
      </w:r>
      <w:r>
        <w:rPr>
          <w:rFonts w:ascii="Impact" w:hAnsi="Impact" w:cs="Impact"/>
          <w:color w:val="666666"/>
          <w:spacing w:val="8"/>
          <w:sz w:val="32"/>
          <w:szCs w:val="32"/>
        </w:rPr>
        <w:t>T</w:t>
      </w:r>
      <w:r>
        <w:rPr>
          <w:rFonts w:ascii="Impact" w:hAnsi="Impact" w:cs="Impact"/>
          <w:color w:val="666666"/>
          <w:sz w:val="32"/>
          <w:szCs w:val="32"/>
        </w:rPr>
        <w:t>Y</w:t>
      </w:r>
      <w:bookmarkEnd w:id="153"/>
      <w:bookmarkEnd w:id="154"/>
    </w:p>
    <w:p w:rsidR="0024381A" w:rsidRDefault="0024381A" w:rsidP="0024381A">
      <w:pPr>
        <w:widowControl w:val="0"/>
        <w:autoSpaceDE w:val="0"/>
        <w:autoSpaceDN w:val="0"/>
        <w:adjustRightInd w:val="0"/>
        <w:spacing w:before="23" w:after="0" w:line="250" w:lineRule="auto"/>
        <w:ind w:left="360" w:right="180" w:firstLine="0"/>
        <w:jc w:val="both"/>
        <w:rPr>
          <w:rFonts w:ascii="Times New Roman" w:hAnsi="Times New Roman"/>
          <w:i/>
          <w:iCs/>
          <w:color w:val="000000"/>
          <w:sz w:val="20"/>
          <w:szCs w:val="20"/>
        </w:rPr>
      </w:pPr>
      <w:r w:rsidRPr="00615B55">
        <w:rPr>
          <w:rFonts w:ascii="Times New Roman" w:hAnsi="Times New Roman"/>
          <w:bCs/>
          <w:color w:val="000000"/>
          <w:sz w:val="20"/>
          <w:szCs w:val="20"/>
        </w:rPr>
        <w:t>Charles O. Ochie, S</w:t>
      </w:r>
      <w:r w:rsidRPr="00615B55">
        <w:rPr>
          <w:rFonts w:ascii="Times New Roman" w:hAnsi="Times New Roman"/>
          <w:bCs/>
          <w:color w:val="000000"/>
          <w:spacing w:val="-18"/>
          <w:sz w:val="20"/>
          <w:szCs w:val="20"/>
        </w:rPr>
        <w:t>r</w:t>
      </w:r>
      <w:r w:rsidRPr="00615B55">
        <w:rPr>
          <w:rFonts w:ascii="Times New Roman" w:hAnsi="Times New Roman"/>
          <w:bCs/>
          <w:color w:val="000000"/>
          <w:sz w:val="20"/>
          <w:szCs w:val="20"/>
        </w:rPr>
        <w:t>., Ph.D.</w:t>
      </w:r>
      <w:r w:rsidRPr="00615B55">
        <w:rPr>
          <w:rFonts w:ascii="Times New Roman" w:hAnsi="Times New Roman"/>
          <w:color w:val="000000"/>
          <w:sz w:val="20"/>
          <w:szCs w:val="20"/>
        </w:rPr>
        <w:t>,</w:t>
      </w:r>
      <w:r>
        <w:rPr>
          <w:rFonts w:ascii="Times New Roman" w:hAnsi="Times New Roman"/>
          <w:color w:val="000000"/>
          <w:sz w:val="20"/>
          <w:szCs w:val="20"/>
        </w:rPr>
        <w:t xml:space="preserve"> Oklahoma State Universit</w:t>
      </w:r>
      <w:r>
        <w:rPr>
          <w:rFonts w:ascii="Times New Roman" w:hAnsi="Times New Roman"/>
          <w:color w:val="000000"/>
          <w:spacing w:val="-13"/>
          <w:sz w:val="20"/>
          <w:szCs w:val="20"/>
        </w:rPr>
        <w:t>y</w:t>
      </w:r>
      <w:r>
        <w:rPr>
          <w:rFonts w:ascii="Times New Roman" w:hAnsi="Times New Roman"/>
          <w:color w:val="000000"/>
          <w:sz w:val="20"/>
          <w:szCs w:val="20"/>
        </w:rPr>
        <w:t xml:space="preserve">, Chairperson. </w:t>
      </w:r>
      <w:r>
        <w:rPr>
          <w:rFonts w:ascii="Times New Roman" w:hAnsi="Times New Roman"/>
          <w:i/>
          <w:iCs/>
          <w:color w:val="000000"/>
          <w:sz w:val="20"/>
          <w:szCs w:val="20"/>
        </w:rPr>
        <w:t>Specialties: Criminolog</w:t>
      </w:r>
      <w:r>
        <w:rPr>
          <w:rFonts w:ascii="Times New Roman" w:hAnsi="Times New Roman"/>
          <w:i/>
          <w:iCs/>
          <w:color w:val="000000"/>
          <w:spacing w:val="-11"/>
          <w:sz w:val="20"/>
          <w:szCs w:val="20"/>
        </w:rPr>
        <w:t>y</w:t>
      </w:r>
      <w:r>
        <w:rPr>
          <w:rFonts w:ascii="Times New Roman" w:hAnsi="Times New Roman"/>
          <w:i/>
          <w:iCs/>
          <w:color w:val="000000"/>
          <w:sz w:val="20"/>
          <w:szCs w:val="20"/>
        </w:rPr>
        <w:t>, Social Deviance and Cor</w:t>
      </w:r>
      <w:r>
        <w:rPr>
          <w:rFonts w:ascii="Times New Roman" w:hAnsi="Times New Roman"/>
          <w:i/>
          <w:iCs/>
          <w:color w:val="000000"/>
          <w:spacing w:val="-7"/>
          <w:sz w:val="20"/>
          <w:szCs w:val="20"/>
        </w:rPr>
        <w:t>r</w:t>
      </w:r>
      <w:r>
        <w:rPr>
          <w:rFonts w:ascii="Times New Roman" w:hAnsi="Times New Roman"/>
          <w:i/>
          <w:iCs/>
          <w:color w:val="000000"/>
          <w:sz w:val="20"/>
          <w:szCs w:val="20"/>
        </w:rPr>
        <w:t>ections</w:t>
      </w:r>
    </w:p>
    <w:p w:rsidR="0024381A" w:rsidRDefault="0024381A" w:rsidP="0024381A">
      <w:pPr>
        <w:widowControl w:val="0"/>
        <w:autoSpaceDE w:val="0"/>
        <w:autoSpaceDN w:val="0"/>
        <w:adjustRightInd w:val="0"/>
        <w:spacing w:before="23" w:after="0" w:line="250" w:lineRule="auto"/>
        <w:ind w:left="360" w:right="180" w:firstLine="0"/>
        <w:jc w:val="both"/>
        <w:rPr>
          <w:rFonts w:ascii="Times New Roman" w:hAnsi="Times New Roman"/>
          <w:i/>
          <w:iCs/>
          <w:color w:val="000000"/>
          <w:sz w:val="20"/>
          <w:szCs w:val="20"/>
        </w:rPr>
      </w:pPr>
    </w:p>
    <w:p w:rsidR="0024381A" w:rsidRDefault="0024381A" w:rsidP="0024381A">
      <w:pPr>
        <w:widowControl w:val="0"/>
        <w:autoSpaceDE w:val="0"/>
        <w:autoSpaceDN w:val="0"/>
        <w:adjustRightInd w:val="0"/>
        <w:spacing w:after="0"/>
        <w:ind w:left="360" w:right="180" w:firstLine="0"/>
        <w:jc w:val="both"/>
        <w:rPr>
          <w:rFonts w:ascii="Times New Roman" w:hAnsi="Times New Roman"/>
          <w:color w:val="000000"/>
          <w:sz w:val="20"/>
          <w:szCs w:val="20"/>
        </w:rPr>
      </w:pPr>
      <w:r w:rsidRPr="00615B55">
        <w:rPr>
          <w:rFonts w:ascii="Times New Roman" w:hAnsi="Times New Roman"/>
          <w:bCs/>
          <w:color w:val="000000"/>
          <w:sz w:val="20"/>
          <w:szCs w:val="20"/>
        </w:rPr>
        <w:t>Glenn Zuern, Ph.D</w:t>
      </w:r>
      <w:r>
        <w:rPr>
          <w:rFonts w:ascii="Times New Roman" w:hAnsi="Times New Roman"/>
          <w:b/>
          <w:bCs/>
          <w:color w:val="000000"/>
          <w:sz w:val="20"/>
          <w:szCs w:val="20"/>
        </w:rPr>
        <w:t>.</w:t>
      </w:r>
      <w:r>
        <w:rPr>
          <w:rFonts w:ascii="Times New Roman" w:hAnsi="Times New Roman"/>
          <w:color w:val="000000"/>
          <w:sz w:val="20"/>
          <w:szCs w:val="20"/>
        </w:rPr>
        <w:t xml:space="preserve">, Indiana University of Pennsylvania. </w:t>
      </w:r>
      <w:r>
        <w:rPr>
          <w:rFonts w:ascii="Times New Roman" w:hAnsi="Times New Roman"/>
          <w:i/>
          <w:iCs/>
          <w:color w:val="000000"/>
          <w:sz w:val="20"/>
          <w:szCs w:val="20"/>
        </w:rPr>
        <w:t>Specialties: Methods,</w:t>
      </w:r>
      <w:r>
        <w:rPr>
          <w:rFonts w:ascii="Times New Roman" w:hAnsi="Times New Roman"/>
          <w:i/>
          <w:iCs/>
          <w:color w:val="000000"/>
          <w:spacing w:val="-4"/>
          <w:sz w:val="20"/>
          <w:szCs w:val="20"/>
        </w:rPr>
        <w:t xml:space="preserve"> </w:t>
      </w:r>
      <w:r>
        <w:rPr>
          <w:rFonts w:ascii="Times New Roman" w:hAnsi="Times New Roman"/>
          <w:i/>
          <w:iCs/>
          <w:color w:val="000000"/>
          <w:sz w:val="20"/>
          <w:szCs w:val="20"/>
        </w:rPr>
        <w:t>Alcohol and Crime</w:t>
      </w:r>
    </w:p>
    <w:p w:rsidR="0024381A" w:rsidRDefault="0024381A" w:rsidP="0024381A">
      <w:pPr>
        <w:widowControl w:val="0"/>
        <w:autoSpaceDE w:val="0"/>
        <w:autoSpaceDN w:val="0"/>
        <w:adjustRightInd w:val="0"/>
        <w:spacing w:before="4" w:after="0" w:line="140" w:lineRule="exact"/>
        <w:ind w:left="360" w:right="180" w:firstLine="0"/>
        <w:jc w:val="both"/>
        <w:rPr>
          <w:rFonts w:ascii="Times New Roman" w:hAnsi="Times New Roman"/>
          <w:color w:val="000000"/>
          <w:sz w:val="14"/>
          <w:szCs w:val="14"/>
        </w:rPr>
      </w:pPr>
    </w:p>
    <w:p w:rsidR="0024381A" w:rsidRDefault="0024381A" w:rsidP="0024381A">
      <w:pPr>
        <w:widowControl w:val="0"/>
        <w:autoSpaceDE w:val="0"/>
        <w:autoSpaceDN w:val="0"/>
        <w:adjustRightInd w:val="0"/>
        <w:spacing w:after="0"/>
        <w:ind w:left="360" w:right="180" w:firstLine="0"/>
        <w:jc w:val="both"/>
        <w:rPr>
          <w:rFonts w:ascii="Times New Roman" w:hAnsi="Times New Roman"/>
          <w:color w:val="000000"/>
          <w:sz w:val="20"/>
          <w:szCs w:val="20"/>
        </w:rPr>
      </w:pPr>
      <w:r w:rsidRPr="00615B55">
        <w:rPr>
          <w:rFonts w:ascii="Times New Roman" w:hAnsi="Times New Roman"/>
          <w:bCs/>
          <w:color w:val="000000"/>
          <w:sz w:val="20"/>
          <w:szCs w:val="20"/>
        </w:rPr>
        <w:t>George</w:t>
      </w:r>
      <w:r w:rsidRPr="00615B55">
        <w:rPr>
          <w:rFonts w:ascii="Times New Roman" w:hAnsi="Times New Roman"/>
          <w:bCs/>
          <w:color w:val="000000"/>
          <w:spacing w:val="-3"/>
          <w:sz w:val="20"/>
          <w:szCs w:val="20"/>
        </w:rPr>
        <w:t xml:space="preserve"> </w:t>
      </w:r>
      <w:r w:rsidRPr="00615B55">
        <w:rPr>
          <w:rFonts w:ascii="Times New Roman" w:hAnsi="Times New Roman"/>
          <w:bCs/>
          <w:color w:val="000000"/>
          <w:sz w:val="20"/>
          <w:szCs w:val="20"/>
        </w:rPr>
        <w:t>Thomas, Ph.D.</w:t>
      </w:r>
      <w:r w:rsidRPr="00615B55">
        <w:rPr>
          <w:rFonts w:ascii="Times New Roman" w:hAnsi="Times New Roman"/>
          <w:color w:val="000000"/>
          <w:sz w:val="20"/>
          <w:szCs w:val="20"/>
        </w:rPr>
        <w:t>,</w:t>
      </w:r>
      <w:r>
        <w:rPr>
          <w:rFonts w:ascii="Times New Roman" w:hAnsi="Times New Roman"/>
          <w:color w:val="000000"/>
          <w:sz w:val="20"/>
          <w:szCs w:val="20"/>
        </w:rPr>
        <w:t xml:space="preserve"> University of Delaware, </w:t>
      </w:r>
      <w:r>
        <w:rPr>
          <w:rFonts w:ascii="Times New Roman" w:hAnsi="Times New Roman"/>
          <w:i/>
          <w:iCs/>
          <w:color w:val="000000"/>
          <w:sz w:val="20"/>
          <w:szCs w:val="20"/>
        </w:rPr>
        <w:t>Specialties: Research Methods and Statistics</w:t>
      </w:r>
    </w:p>
    <w:p w:rsidR="0024381A" w:rsidRPr="00615B55" w:rsidRDefault="0024381A" w:rsidP="0024381A">
      <w:pPr>
        <w:widowControl w:val="0"/>
        <w:autoSpaceDE w:val="0"/>
        <w:autoSpaceDN w:val="0"/>
        <w:adjustRightInd w:val="0"/>
        <w:spacing w:before="4" w:after="0" w:line="150" w:lineRule="exact"/>
        <w:ind w:left="360" w:right="180" w:firstLine="0"/>
        <w:jc w:val="both"/>
        <w:rPr>
          <w:rFonts w:ascii="Times New Roman" w:hAnsi="Times New Roman"/>
          <w:color w:val="000000"/>
          <w:sz w:val="15"/>
          <w:szCs w:val="15"/>
        </w:rPr>
      </w:pP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sidRPr="00615B55">
        <w:rPr>
          <w:rFonts w:ascii="Times New Roman" w:hAnsi="Times New Roman"/>
          <w:bCs/>
          <w:color w:val="000000"/>
          <w:sz w:val="20"/>
          <w:szCs w:val="20"/>
        </w:rPr>
        <w:t>Zachariah Oommen, Ph.D.</w:t>
      </w:r>
      <w:r w:rsidRPr="00615B55">
        <w:rPr>
          <w:rFonts w:ascii="Times New Roman" w:hAnsi="Times New Roman"/>
          <w:color w:val="000000"/>
          <w:sz w:val="20"/>
          <w:szCs w:val="20"/>
        </w:rPr>
        <w:t>,</w:t>
      </w:r>
      <w:r>
        <w:rPr>
          <w:rFonts w:ascii="Times New Roman" w:hAnsi="Times New Roman"/>
          <w:color w:val="000000"/>
          <w:sz w:val="20"/>
          <w:szCs w:val="20"/>
        </w:rPr>
        <w:t xml:space="preserve"> Mahatma Gandhi Universit</w:t>
      </w:r>
      <w:r>
        <w:rPr>
          <w:rFonts w:ascii="Times New Roman" w:hAnsi="Times New Roman"/>
          <w:color w:val="000000"/>
          <w:spacing w:val="-13"/>
          <w:sz w:val="20"/>
          <w:szCs w:val="20"/>
        </w:rPr>
        <w:t>y</w:t>
      </w:r>
      <w:r>
        <w:rPr>
          <w:rFonts w:ascii="Times New Roman" w:hAnsi="Times New Roman"/>
          <w:color w:val="000000"/>
          <w:sz w:val="20"/>
          <w:szCs w:val="20"/>
        </w:rPr>
        <w:t xml:space="preserve">, India. </w:t>
      </w:r>
      <w:r>
        <w:rPr>
          <w:rFonts w:ascii="Times New Roman" w:hAnsi="Times New Roman"/>
          <w:i/>
          <w:iCs/>
          <w:color w:val="000000"/>
          <w:sz w:val="20"/>
          <w:szCs w:val="20"/>
        </w:rPr>
        <w:t>Specialties: Fo</w:t>
      </w:r>
      <w:r>
        <w:rPr>
          <w:rFonts w:ascii="Times New Roman" w:hAnsi="Times New Roman"/>
          <w:i/>
          <w:iCs/>
          <w:color w:val="000000"/>
          <w:spacing w:val="-7"/>
          <w:sz w:val="20"/>
          <w:szCs w:val="20"/>
        </w:rPr>
        <w:t>r</w:t>
      </w:r>
      <w:r>
        <w:rPr>
          <w:rFonts w:ascii="Times New Roman" w:hAnsi="Times New Roman"/>
          <w:i/>
          <w:iCs/>
          <w:color w:val="000000"/>
          <w:sz w:val="20"/>
          <w:szCs w:val="20"/>
        </w:rPr>
        <w:t xml:space="preserve">ensic Science, SEM-EDX </w:t>
      </w:r>
      <w:r>
        <w:rPr>
          <w:rFonts w:ascii="Times New Roman" w:hAnsi="Times New Roman"/>
          <w:i/>
          <w:iCs/>
          <w:color w:val="000000"/>
          <w:spacing w:val="-18"/>
          <w:sz w:val="20"/>
          <w:szCs w:val="20"/>
        </w:rPr>
        <w:t>T</w:t>
      </w:r>
      <w:r>
        <w:rPr>
          <w:rFonts w:ascii="Times New Roman" w:hAnsi="Times New Roman"/>
          <w:i/>
          <w:iCs/>
          <w:color w:val="000000"/>
          <w:sz w:val="20"/>
          <w:szCs w:val="20"/>
        </w:rPr>
        <w:t>echnology</w:t>
      </w:r>
    </w:p>
    <w:p w:rsidR="0024381A" w:rsidRDefault="0024381A" w:rsidP="0024381A">
      <w:pPr>
        <w:widowControl w:val="0"/>
        <w:autoSpaceDE w:val="0"/>
        <w:autoSpaceDN w:val="0"/>
        <w:adjustRightInd w:val="0"/>
        <w:spacing w:before="4" w:after="0" w:line="140" w:lineRule="exact"/>
        <w:ind w:left="360" w:right="180" w:firstLine="0"/>
        <w:jc w:val="both"/>
        <w:rPr>
          <w:rFonts w:ascii="Times New Roman" w:hAnsi="Times New Roman"/>
          <w:color w:val="000000"/>
          <w:sz w:val="14"/>
          <w:szCs w:val="14"/>
        </w:rPr>
      </w:pPr>
    </w:p>
    <w:p w:rsidR="0024381A" w:rsidRDefault="0024381A" w:rsidP="0024381A">
      <w:pPr>
        <w:widowControl w:val="0"/>
        <w:autoSpaceDE w:val="0"/>
        <w:autoSpaceDN w:val="0"/>
        <w:adjustRightInd w:val="0"/>
        <w:spacing w:after="0"/>
        <w:ind w:left="360" w:right="180" w:firstLine="0"/>
        <w:jc w:val="both"/>
        <w:rPr>
          <w:rFonts w:ascii="Times New Roman" w:hAnsi="Times New Roman"/>
          <w:color w:val="000000"/>
          <w:sz w:val="20"/>
          <w:szCs w:val="20"/>
        </w:rPr>
      </w:pPr>
      <w:r w:rsidRPr="00615B55">
        <w:rPr>
          <w:rFonts w:ascii="Times New Roman" w:hAnsi="Times New Roman"/>
          <w:bCs/>
          <w:color w:val="191919"/>
          <w:sz w:val="20"/>
          <w:szCs w:val="20"/>
        </w:rPr>
        <w:t>D</w:t>
      </w:r>
      <w:r w:rsidRPr="00615B55">
        <w:rPr>
          <w:rFonts w:ascii="Times New Roman" w:hAnsi="Times New Roman"/>
          <w:bCs/>
          <w:color w:val="191919"/>
          <w:spacing w:val="-18"/>
          <w:sz w:val="20"/>
          <w:szCs w:val="20"/>
        </w:rPr>
        <w:t>r</w:t>
      </w:r>
      <w:r w:rsidRPr="00615B55">
        <w:rPr>
          <w:rFonts w:ascii="Times New Roman" w:hAnsi="Times New Roman"/>
          <w:bCs/>
          <w:color w:val="191919"/>
          <w:sz w:val="20"/>
          <w:szCs w:val="20"/>
        </w:rPr>
        <w:t>. Seyi</w:t>
      </w:r>
      <w:r w:rsidRPr="00615B55">
        <w:rPr>
          <w:rFonts w:ascii="Times New Roman" w:hAnsi="Times New Roman"/>
          <w:bCs/>
          <w:color w:val="191919"/>
          <w:spacing w:val="-4"/>
          <w:sz w:val="20"/>
          <w:szCs w:val="20"/>
        </w:rPr>
        <w:t xml:space="preserve"> </w:t>
      </w:r>
      <w:r w:rsidRPr="00615B55">
        <w:rPr>
          <w:rFonts w:ascii="Times New Roman" w:hAnsi="Times New Roman"/>
          <w:bCs/>
          <w:color w:val="191919"/>
          <w:spacing w:val="-18"/>
          <w:sz w:val="20"/>
          <w:szCs w:val="20"/>
        </w:rPr>
        <w:t>V</w:t>
      </w:r>
      <w:r w:rsidRPr="00615B55">
        <w:rPr>
          <w:rFonts w:ascii="Times New Roman" w:hAnsi="Times New Roman"/>
          <w:bCs/>
          <w:color w:val="191919"/>
          <w:sz w:val="20"/>
          <w:szCs w:val="20"/>
        </w:rPr>
        <w:t>anderpuye, Ph.D.</w:t>
      </w:r>
      <w:r w:rsidRPr="00615B55">
        <w:rPr>
          <w:rFonts w:ascii="Times New Roman" w:hAnsi="Times New Roman"/>
          <w:color w:val="191919"/>
          <w:sz w:val="20"/>
          <w:szCs w:val="20"/>
        </w:rPr>
        <w:t>,</w:t>
      </w:r>
      <w:r>
        <w:rPr>
          <w:rFonts w:ascii="Times New Roman" w:hAnsi="Times New Roman"/>
          <w:color w:val="191919"/>
          <w:sz w:val="20"/>
          <w:szCs w:val="20"/>
        </w:rPr>
        <w:t xml:space="preserve"> University of Leeds, England. </w:t>
      </w:r>
      <w:r>
        <w:rPr>
          <w:rFonts w:ascii="Times New Roman" w:hAnsi="Times New Roman"/>
          <w:i/>
          <w:iCs/>
          <w:color w:val="191919"/>
          <w:sz w:val="20"/>
          <w:szCs w:val="20"/>
        </w:rPr>
        <w:t>Specialty: Biochemistry</w:t>
      </w:r>
    </w:p>
    <w:p w:rsidR="0024381A" w:rsidRDefault="0024381A" w:rsidP="0024381A">
      <w:pPr>
        <w:widowControl w:val="0"/>
        <w:autoSpaceDE w:val="0"/>
        <w:autoSpaceDN w:val="0"/>
        <w:adjustRightInd w:val="0"/>
        <w:spacing w:before="10" w:after="0" w:line="240" w:lineRule="exact"/>
        <w:ind w:left="360" w:right="180" w:firstLine="0"/>
        <w:jc w:val="both"/>
        <w:rPr>
          <w:rFonts w:ascii="Times New Roman" w:hAnsi="Times New Roman"/>
          <w:color w:val="000000"/>
          <w:sz w:val="24"/>
          <w:szCs w:val="24"/>
        </w:rPr>
      </w:pPr>
    </w:p>
    <w:p w:rsidR="0024381A" w:rsidRDefault="0024381A" w:rsidP="0024381A">
      <w:pPr>
        <w:widowControl w:val="0"/>
        <w:autoSpaceDE w:val="0"/>
        <w:autoSpaceDN w:val="0"/>
        <w:adjustRightInd w:val="0"/>
        <w:spacing w:after="0"/>
        <w:ind w:left="360" w:right="180" w:firstLine="0"/>
        <w:jc w:val="both"/>
        <w:rPr>
          <w:rFonts w:ascii="Times New Roman" w:hAnsi="Times New Roman"/>
          <w:i/>
          <w:iCs/>
          <w:color w:val="191919"/>
          <w:sz w:val="20"/>
          <w:szCs w:val="20"/>
        </w:rPr>
      </w:pPr>
      <w:r w:rsidRPr="00615B55">
        <w:rPr>
          <w:rFonts w:ascii="Times New Roman" w:hAnsi="Times New Roman"/>
          <w:bCs/>
          <w:color w:val="191919"/>
          <w:sz w:val="20"/>
          <w:szCs w:val="20"/>
        </w:rPr>
        <w:t>D</w:t>
      </w:r>
      <w:r w:rsidRPr="00615B55">
        <w:rPr>
          <w:rFonts w:ascii="Times New Roman" w:hAnsi="Times New Roman"/>
          <w:bCs/>
          <w:color w:val="191919"/>
          <w:spacing w:val="-18"/>
          <w:sz w:val="20"/>
          <w:szCs w:val="20"/>
        </w:rPr>
        <w:t>r</w:t>
      </w:r>
      <w:r w:rsidRPr="00615B55">
        <w:rPr>
          <w:rFonts w:ascii="Times New Roman" w:hAnsi="Times New Roman"/>
          <w:bCs/>
          <w:color w:val="191919"/>
          <w:sz w:val="20"/>
          <w:szCs w:val="20"/>
        </w:rPr>
        <w:t>. Patrick I. Ibe, Ph.D</w:t>
      </w:r>
      <w:r>
        <w:rPr>
          <w:rFonts w:ascii="Times New Roman" w:hAnsi="Times New Roman"/>
          <w:b/>
          <w:bCs/>
          <w:color w:val="191919"/>
          <w:sz w:val="20"/>
          <w:szCs w:val="20"/>
        </w:rPr>
        <w:t>.</w:t>
      </w:r>
      <w:r>
        <w:rPr>
          <w:rFonts w:ascii="Times New Roman" w:hAnsi="Times New Roman"/>
          <w:color w:val="191919"/>
          <w:sz w:val="20"/>
          <w:szCs w:val="20"/>
        </w:rPr>
        <w:t>, Clark-Atlanta Universit</w:t>
      </w:r>
      <w:r>
        <w:rPr>
          <w:rFonts w:ascii="Times New Roman" w:hAnsi="Times New Roman"/>
          <w:color w:val="191919"/>
          <w:spacing w:val="-13"/>
          <w:sz w:val="20"/>
          <w:szCs w:val="20"/>
        </w:rPr>
        <w:t>y</w:t>
      </w:r>
      <w:r>
        <w:rPr>
          <w:rFonts w:ascii="Times New Roman" w:hAnsi="Times New Roman"/>
          <w:color w:val="191919"/>
          <w:sz w:val="20"/>
          <w:szCs w:val="20"/>
        </w:rPr>
        <w:t xml:space="preserve">. </w:t>
      </w:r>
      <w:r>
        <w:rPr>
          <w:rFonts w:ascii="Times New Roman" w:hAnsi="Times New Roman"/>
          <w:i/>
          <w:iCs/>
          <w:color w:val="191919"/>
          <w:sz w:val="20"/>
          <w:szCs w:val="20"/>
        </w:rPr>
        <w:t>Specialties: Political Science and Criminolog</w:t>
      </w:r>
      <w:r>
        <w:rPr>
          <w:rFonts w:ascii="Times New Roman" w:hAnsi="Times New Roman"/>
          <w:i/>
          <w:iCs/>
          <w:color w:val="191919"/>
          <w:spacing w:val="-11"/>
          <w:sz w:val="20"/>
          <w:szCs w:val="20"/>
        </w:rPr>
        <w:t>y</w:t>
      </w:r>
      <w:r>
        <w:rPr>
          <w:rFonts w:ascii="Times New Roman" w:hAnsi="Times New Roman"/>
          <w:i/>
          <w:iCs/>
          <w:color w:val="191919"/>
          <w:sz w:val="20"/>
          <w:szCs w:val="20"/>
        </w:rPr>
        <w:t>.</w:t>
      </w:r>
    </w:p>
    <w:p w:rsidR="0024381A" w:rsidRDefault="0024381A" w:rsidP="0024381A">
      <w:pPr>
        <w:widowControl w:val="0"/>
        <w:autoSpaceDE w:val="0"/>
        <w:autoSpaceDN w:val="0"/>
        <w:adjustRightInd w:val="0"/>
        <w:spacing w:after="0"/>
        <w:ind w:left="360" w:right="180" w:firstLine="0"/>
        <w:jc w:val="both"/>
        <w:rPr>
          <w:rFonts w:ascii="Times New Roman" w:hAnsi="Times New Roman"/>
          <w:i/>
          <w:iCs/>
          <w:color w:val="191919"/>
          <w:sz w:val="20"/>
          <w:szCs w:val="20"/>
        </w:rPr>
      </w:pPr>
    </w:p>
    <w:p w:rsidR="0024381A" w:rsidRDefault="0024381A" w:rsidP="0024381A">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i/>
          <w:iCs/>
          <w:color w:val="191919"/>
          <w:sz w:val="20"/>
          <w:szCs w:val="20"/>
        </w:rPr>
        <w:t>Dr. Walter Bowers, Ph.D.  Cappella University, Specialties: Criminology and Law Enforcement</w:t>
      </w:r>
    </w:p>
    <w:p w:rsidR="0024381A" w:rsidRDefault="0024381A" w:rsidP="0024381A">
      <w:pPr>
        <w:widowControl w:val="0"/>
        <w:autoSpaceDE w:val="0"/>
        <w:autoSpaceDN w:val="0"/>
        <w:adjustRightInd w:val="0"/>
        <w:spacing w:before="10" w:after="0"/>
        <w:ind w:left="360" w:right="180" w:firstLine="0"/>
        <w:jc w:val="both"/>
        <w:rPr>
          <w:rFonts w:ascii="Times New Roman" w:hAnsi="Times New Roman"/>
          <w:color w:val="000000"/>
          <w:sz w:val="20"/>
          <w:szCs w:val="20"/>
        </w:rPr>
      </w:pPr>
    </w:p>
    <w:p w:rsidR="0024381A"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Dr. Peter O. Nwankwo., Ph.D., LL.M., Florida State University. Specialties: Theories of Crime and  Law</w:t>
      </w:r>
    </w:p>
    <w:p w:rsidR="0024381A"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sz w:val="20"/>
          <w:szCs w:val="20"/>
        </w:rPr>
      </w:pPr>
    </w:p>
    <w:p w:rsidR="0024381A" w:rsidRPr="00072AD6" w:rsidRDefault="0024381A" w:rsidP="0024381A">
      <w:pPr>
        <w:pStyle w:val="Heading2"/>
        <w:ind w:left="360" w:right="180" w:firstLine="0"/>
        <w:rPr>
          <w:rFonts w:ascii="Impact" w:hAnsi="Impact" w:cs="Impact"/>
          <w:color w:val="808080" w:themeColor="background1" w:themeShade="80"/>
          <w:sz w:val="32"/>
          <w:szCs w:val="32"/>
        </w:rPr>
      </w:pPr>
      <w:bookmarkStart w:id="155" w:name="_Toc294969699"/>
      <w:bookmarkStart w:id="156" w:name="_Toc295508262"/>
      <w:r w:rsidRPr="00072AD6">
        <w:rPr>
          <w:rFonts w:ascii="Impact" w:hAnsi="Impact" w:cs="Impact"/>
          <w:color w:val="808080" w:themeColor="background1" w:themeShade="80"/>
          <w:position w:val="-1"/>
          <w:sz w:val="32"/>
          <w:szCs w:val="32"/>
        </w:rPr>
        <w:t>COURSE DESCRIPTIONS</w:t>
      </w:r>
      <w:bookmarkEnd w:id="155"/>
      <w:bookmarkEnd w:id="156"/>
    </w:p>
    <w:p w:rsidR="0024381A" w:rsidRDefault="0024381A" w:rsidP="0024381A">
      <w:pPr>
        <w:widowControl w:val="0"/>
        <w:autoSpaceDE w:val="0"/>
        <w:autoSpaceDN w:val="0"/>
        <w:adjustRightInd w:val="0"/>
        <w:spacing w:before="3" w:after="0" w:line="260" w:lineRule="exact"/>
        <w:ind w:left="360" w:right="180" w:firstLine="0"/>
        <w:jc w:val="both"/>
        <w:rPr>
          <w:rFonts w:ascii="Impact" w:hAnsi="Impact" w:cs="Impact"/>
          <w:color w:val="000000"/>
          <w:sz w:val="26"/>
          <w:szCs w:val="26"/>
        </w:rPr>
      </w:pP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 xml:space="preserve">CRJU 5100 — Foundations of Criminal Justice...................................................................3(3-0) </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survey of the total criminal justice system, including crime causation, police, courts, corre</w:t>
      </w:r>
      <w:r>
        <w:rPr>
          <w:rFonts w:ascii="Times New Roman" w:hAnsi="Times New Roman"/>
          <w:color w:val="000000"/>
          <w:spacing w:val="-4"/>
          <w:sz w:val="20"/>
          <w:szCs w:val="20"/>
        </w:rPr>
        <w:t>c</w:t>
      </w:r>
      <w:r>
        <w:rPr>
          <w:rFonts w:ascii="Times New Roman" w:hAnsi="Times New Roman"/>
          <w:color w:val="000000"/>
          <w:sz w:val="20"/>
          <w:szCs w:val="20"/>
        </w:rPr>
        <w:t>tions, juvenile delinquenc</w:t>
      </w:r>
      <w:r>
        <w:rPr>
          <w:rFonts w:ascii="Times New Roman" w:hAnsi="Times New Roman"/>
          <w:color w:val="000000"/>
          <w:spacing w:val="-13"/>
          <w:sz w:val="20"/>
          <w:szCs w:val="20"/>
        </w:rPr>
        <w:t>y</w:t>
      </w:r>
      <w:r>
        <w:rPr>
          <w:rFonts w:ascii="Times New Roman" w:hAnsi="Times New Roman"/>
          <w:color w:val="000000"/>
          <w:sz w:val="20"/>
          <w:szCs w:val="20"/>
        </w:rPr>
        <w:t>, private securit</w:t>
      </w:r>
      <w:r>
        <w:rPr>
          <w:rFonts w:ascii="Times New Roman" w:hAnsi="Times New Roman"/>
          <w:color w:val="000000"/>
          <w:spacing w:val="-13"/>
          <w:sz w:val="20"/>
          <w:szCs w:val="20"/>
        </w:rPr>
        <w:t>y</w:t>
      </w:r>
      <w:r>
        <w:rPr>
          <w:rFonts w:ascii="Times New Roman" w:hAnsi="Times New Roman"/>
          <w:color w:val="000000"/>
          <w:sz w:val="20"/>
          <w:szCs w:val="20"/>
        </w:rPr>
        <w:t>, research and planning.</w:t>
      </w:r>
    </w:p>
    <w:p w:rsidR="00546EE7" w:rsidRDefault="00546EE7" w:rsidP="0024381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CRJU</w:t>
      </w:r>
      <w:r>
        <w:rPr>
          <w:rFonts w:ascii="Times New Roman" w:hAnsi="Times New Roman"/>
          <w:b/>
          <w:bCs/>
          <w:color w:val="000000"/>
          <w:spacing w:val="6"/>
          <w:sz w:val="20"/>
          <w:szCs w:val="20"/>
        </w:rPr>
        <w:t xml:space="preserve"> </w:t>
      </w:r>
      <w:r>
        <w:rPr>
          <w:rFonts w:ascii="Times New Roman" w:hAnsi="Times New Roman"/>
          <w:b/>
          <w:bCs/>
          <w:color w:val="000000"/>
          <w:sz w:val="20"/>
          <w:szCs w:val="20"/>
        </w:rPr>
        <w:t>5110</w:t>
      </w:r>
      <w:r>
        <w:rPr>
          <w:rFonts w:ascii="Times New Roman" w:hAnsi="Times New Roman"/>
          <w:b/>
          <w:bCs/>
          <w:color w:val="000000"/>
          <w:spacing w:val="6"/>
          <w:sz w:val="20"/>
          <w:szCs w:val="20"/>
        </w:rPr>
        <w:t xml:space="preserve"> </w:t>
      </w:r>
      <w:r>
        <w:rPr>
          <w:rFonts w:ascii="Times New Roman" w:hAnsi="Times New Roman"/>
          <w:b/>
          <w:bCs/>
          <w:color w:val="000000"/>
          <w:sz w:val="20"/>
          <w:szCs w:val="20"/>
        </w:rPr>
        <w:t>—</w:t>
      </w:r>
      <w:r>
        <w:rPr>
          <w:rFonts w:ascii="Times New Roman" w:hAnsi="Times New Roman"/>
          <w:b/>
          <w:bCs/>
          <w:color w:val="000000"/>
          <w:spacing w:val="6"/>
          <w:sz w:val="20"/>
          <w:szCs w:val="20"/>
        </w:rPr>
        <w:t xml:space="preserve"> Theory and </w:t>
      </w:r>
      <w:r>
        <w:rPr>
          <w:rFonts w:ascii="Times New Roman" w:hAnsi="Times New Roman"/>
          <w:b/>
          <w:bCs/>
          <w:color w:val="000000"/>
          <w:sz w:val="20"/>
          <w:szCs w:val="20"/>
        </w:rPr>
        <w:t>Philosophy</w:t>
      </w:r>
      <w:r>
        <w:rPr>
          <w:rFonts w:ascii="Times New Roman" w:hAnsi="Times New Roman"/>
          <w:b/>
          <w:bCs/>
          <w:color w:val="000000"/>
          <w:spacing w:val="6"/>
          <w:sz w:val="20"/>
          <w:szCs w:val="20"/>
        </w:rPr>
        <w:t xml:space="preserve"> </w:t>
      </w:r>
      <w:r>
        <w:rPr>
          <w:rFonts w:ascii="Times New Roman" w:hAnsi="Times New Roman"/>
          <w:b/>
          <w:bCs/>
          <w:color w:val="000000"/>
          <w:sz w:val="20"/>
          <w:szCs w:val="20"/>
        </w:rPr>
        <w:t>of</w:t>
      </w:r>
      <w:r>
        <w:rPr>
          <w:rFonts w:ascii="Times New Roman" w:hAnsi="Times New Roman"/>
          <w:b/>
          <w:bCs/>
          <w:color w:val="000000"/>
          <w:spacing w:val="6"/>
          <w:sz w:val="20"/>
          <w:szCs w:val="20"/>
        </w:rPr>
        <w:t xml:space="preserve"> </w:t>
      </w:r>
      <w:r>
        <w:rPr>
          <w:rFonts w:ascii="Times New Roman" w:hAnsi="Times New Roman"/>
          <w:b/>
          <w:bCs/>
          <w:color w:val="000000"/>
          <w:sz w:val="20"/>
          <w:szCs w:val="20"/>
        </w:rPr>
        <w:t>Criminal</w:t>
      </w:r>
      <w:r>
        <w:rPr>
          <w:rFonts w:ascii="Times New Roman" w:hAnsi="Times New Roman"/>
          <w:b/>
          <w:bCs/>
          <w:color w:val="000000"/>
          <w:spacing w:val="6"/>
          <w:sz w:val="20"/>
          <w:szCs w:val="20"/>
        </w:rPr>
        <w:t xml:space="preserve"> J</w:t>
      </w:r>
      <w:r>
        <w:rPr>
          <w:rFonts w:ascii="Times New Roman" w:hAnsi="Times New Roman"/>
          <w:b/>
          <w:bCs/>
          <w:color w:val="000000"/>
          <w:sz w:val="20"/>
          <w:szCs w:val="20"/>
        </w:rPr>
        <w:t>ustice...............................................3(3-0)</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b/>
          <w:bCs/>
          <w:color w:val="000000"/>
          <w:sz w:val="20"/>
          <w:szCs w:val="20"/>
        </w:rPr>
        <w:t xml:space="preserve"> </w:t>
      </w:r>
      <w:r>
        <w:rPr>
          <w:rFonts w:ascii="Times New Roman" w:hAnsi="Times New Roman"/>
          <w:bCs/>
          <w:color w:val="000000"/>
          <w:sz w:val="20"/>
          <w:szCs w:val="20"/>
        </w:rPr>
        <w:t>This course covers contemporary criminological theories and a</w:t>
      </w:r>
      <w:r>
        <w:rPr>
          <w:rFonts w:ascii="Times New Roman" w:hAnsi="Times New Roman"/>
          <w:color w:val="000000"/>
          <w:spacing w:val="-11"/>
          <w:sz w:val="20"/>
          <w:szCs w:val="20"/>
        </w:rPr>
        <w:t xml:space="preserve"> </w:t>
      </w:r>
      <w:r>
        <w:rPr>
          <w:rFonts w:ascii="Times New Roman" w:hAnsi="Times New Roman"/>
          <w:color w:val="000000"/>
          <w:sz w:val="20"/>
          <w:szCs w:val="20"/>
        </w:rPr>
        <w:t>philosophical examination of the ethical aspects of criminal justice: the nature of law and punishment, the conflict between due process and crime control models of criminal justice.</w:t>
      </w:r>
    </w:p>
    <w:p w:rsidR="00546EE7" w:rsidRDefault="00546EE7" w:rsidP="0024381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CRJU</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5400</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Organization</w:t>
      </w:r>
      <w:r>
        <w:rPr>
          <w:rFonts w:ascii="Times New Roman" w:hAnsi="Times New Roman"/>
          <w:b/>
          <w:bCs/>
          <w:color w:val="000000"/>
          <w:spacing w:val="12"/>
          <w:sz w:val="20"/>
          <w:szCs w:val="20"/>
        </w:rPr>
        <w:t xml:space="preserve"> </w:t>
      </w:r>
      <w:r>
        <w:rPr>
          <w:rFonts w:ascii="Times New Roman" w:hAnsi="Times New Roman"/>
          <w:b/>
          <w:bCs/>
          <w:color w:val="000000"/>
          <w:sz w:val="20"/>
          <w:szCs w:val="20"/>
        </w:rPr>
        <w:t>and Administration</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of</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Criminal</w:t>
      </w:r>
      <w:r>
        <w:rPr>
          <w:rFonts w:ascii="Times New Roman" w:hAnsi="Times New Roman"/>
          <w:b/>
          <w:bCs/>
          <w:color w:val="000000"/>
          <w:spacing w:val="12"/>
          <w:sz w:val="20"/>
          <w:szCs w:val="20"/>
        </w:rPr>
        <w:t xml:space="preserve"> </w:t>
      </w:r>
      <w:r>
        <w:rPr>
          <w:rFonts w:ascii="Times New Roman" w:hAnsi="Times New Roman"/>
          <w:b/>
          <w:bCs/>
          <w:color w:val="000000"/>
          <w:sz w:val="20"/>
          <w:szCs w:val="20"/>
        </w:rPr>
        <w:t>Justice</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 xml:space="preserve">System................3(3-0) </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study of theories of bureaucrac</w:t>
      </w:r>
      <w:r>
        <w:rPr>
          <w:rFonts w:ascii="Times New Roman" w:hAnsi="Times New Roman"/>
          <w:color w:val="000000"/>
          <w:spacing w:val="-13"/>
          <w:sz w:val="20"/>
          <w:szCs w:val="20"/>
        </w:rPr>
        <w:t>y</w:t>
      </w:r>
      <w:r>
        <w:rPr>
          <w:rFonts w:ascii="Times New Roman" w:hAnsi="Times New Roman"/>
          <w:color w:val="000000"/>
          <w:sz w:val="20"/>
          <w:szCs w:val="20"/>
        </w:rPr>
        <w:t>, the exercise of power and the functional relations between police, courts and corrections.</w:t>
      </w:r>
    </w:p>
    <w:p w:rsidR="00546EE7" w:rsidRDefault="00546EE7" w:rsidP="0024381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p>
    <w:p w:rsidR="0024381A"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000000"/>
          <w:sz w:val="20"/>
          <w:szCs w:val="20"/>
        </w:rPr>
        <w:t>CRJU</w:t>
      </w:r>
      <w:r>
        <w:rPr>
          <w:rFonts w:ascii="Times New Roman" w:hAnsi="Times New Roman"/>
          <w:b/>
          <w:bCs/>
          <w:color w:val="000000"/>
          <w:spacing w:val="3"/>
          <w:sz w:val="20"/>
          <w:szCs w:val="20"/>
        </w:rPr>
        <w:t xml:space="preserve"> </w:t>
      </w:r>
      <w:r>
        <w:rPr>
          <w:rFonts w:ascii="Times New Roman" w:hAnsi="Times New Roman"/>
          <w:b/>
          <w:bCs/>
          <w:color w:val="000000"/>
          <w:sz w:val="20"/>
          <w:szCs w:val="20"/>
        </w:rPr>
        <w:t>5600</w:t>
      </w:r>
      <w:r>
        <w:rPr>
          <w:rFonts w:ascii="Times New Roman" w:hAnsi="Times New Roman"/>
          <w:b/>
          <w:bCs/>
          <w:color w:val="000000"/>
          <w:spacing w:val="3"/>
          <w:sz w:val="20"/>
          <w:szCs w:val="20"/>
        </w:rPr>
        <w:t xml:space="preserve"> </w:t>
      </w:r>
      <w:r>
        <w:rPr>
          <w:rFonts w:ascii="Times New Roman" w:hAnsi="Times New Roman"/>
          <w:b/>
          <w:bCs/>
          <w:color w:val="000000"/>
          <w:sz w:val="20"/>
          <w:szCs w:val="20"/>
        </w:rPr>
        <w:t>—</w:t>
      </w:r>
      <w:r>
        <w:rPr>
          <w:rFonts w:ascii="Times New Roman" w:hAnsi="Times New Roman"/>
          <w:b/>
          <w:bCs/>
          <w:color w:val="000000"/>
          <w:spacing w:val="3"/>
          <w:sz w:val="20"/>
          <w:szCs w:val="20"/>
        </w:rPr>
        <w:t xml:space="preserve"> </w:t>
      </w:r>
      <w:r>
        <w:rPr>
          <w:rFonts w:ascii="Times New Roman" w:hAnsi="Times New Roman"/>
          <w:b/>
          <w:bCs/>
          <w:color w:val="000000"/>
          <w:sz w:val="20"/>
          <w:szCs w:val="20"/>
        </w:rPr>
        <w:t>Resea</w:t>
      </w:r>
      <w:r>
        <w:rPr>
          <w:rFonts w:ascii="Times New Roman" w:hAnsi="Times New Roman"/>
          <w:b/>
          <w:bCs/>
          <w:color w:val="000000"/>
          <w:spacing w:val="-4"/>
          <w:sz w:val="20"/>
          <w:szCs w:val="20"/>
        </w:rPr>
        <w:t>r</w:t>
      </w:r>
      <w:r>
        <w:rPr>
          <w:rFonts w:ascii="Times New Roman" w:hAnsi="Times New Roman"/>
          <w:b/>
          <w:bCs/>
          <w:color w:val="000000"/>
          <w:sz w:val="20"/>
          <w:szCs w:val="20"/>
        </w:rPr>
        <w:t>ch</w:t>
      </w:r>
      <w:r>
        <w:rPr>
          <w:rFonts w:ascii="Times New Roman" w:hAnsi="Times New Roman"/>
          <w:b/>
          <w:bCs/>
          <w:color w:val="000000"/>
          <w:spacing w:val="3"/>
          <w:sz w:val="20"/>
          <w:szCs w:val="20"/>
        </w:rPr>
        <w:t xml:space="preserve"> </w:t>
      </w:r>
      <w:r>
        <w:rPr>
          <w:rFonts w:ascii="Times New Roman" w:hAnsi="Times New Roman"/>
          <w:b/>
          <w:bCs/>
          <w:color w:val="000000"/>
          <w:sz w:val="20"/>
          <w:szCs w:val="20"/>
        </w:rPr>
        <w:t>Methodology</w:t>
      </w:r>
      <w:r>
        <w:rPr>
          <w:rFonts w:ascii="Times New Roman" w:hAnsi="Times New Roman"/>
          <w:b/>
          <w:bCs/>
          <w:color w:val="000000"/>
          <w:spacing w:val="3"/>
          <w:sz w:val="20"/>
          <w:szCs w:val="20"/>
        </w:rPr>
        <w:t xml:space="preserve"> </w:t>
      </w:r>
      <w:r>
        <w:rPr>
          <w:rFonts w:ascii="Times New Roman" w:hAnsi="Times New Roman"/>
          <w:b/>
          <w:bCs/>
          <w:color w:val="000000"/>
          <w:sz w:val="20"/>
          <w:szCs w:val="20"/>
        </w:rPr>
        <w:t>in</w:t>
      </w:r>
      <w:r>
        <w:rPr>
          <w:rFonts w:ascii="Times New Roman" w:hAnsi="Times New Roman"/>
          <w:b/>
          <w:bCs/>
          <w:color w:val="000000"/>
          <w:spacing w:val="3"/>
          <w:sz w:val="20"/>
          <w:szCs w:val="20"/>
        </w:rPr>
        <w:t xml:space="preserve"> </w:t>
      </w:r>
      <w:r>
        <w:rPr>
          <w:rFonts w:ascii="Times New Roman" w:hAnsi="Times New Roman"/>
          <w:b/>
          <w:bCs/>
          <w:color w:val="000000"/>
          <w:sz w:val="20"/>
          <w:szCs w:val="20"/>
        </w:rPr>
        <w:t>Criminal</w:t>
      </w:r>
      <w:r>
        <w:rPr>
          <w:rFonts w:ascii="Times New Roman" w:hAnsi="Times New Roman"/>
          <w:b/>
          <w:bCs/>
          <w:color w:val="000000"/>
          <w:spacing w:val="3"/>
          <w:sz w:val="20"/>
          <w:szCs w:val="20"/>
        </w:rPr>
        <w:t xml:space="preserve"> </w:t>
      </w:r>
      <w:r>
        <w:rPr>
          <w:rFonts w:ascii="Times New Roman" w:hAnsi="Times New Roman"/>
          <w:b/>
          <w:bCs/>
          <w:color w:val="000000"/>
          <w:sz w:val="20"/>
          <w:szCs w:val="20"/>
        </w:rPr>
        <w:t>Justice.................................................3(3-0)</w:t>
      </w:r>
    </w:p>
    <w:p w:rsidR="0024381A" w:rsidRDefault="0024381A" w:rsidP="0024381A">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000000"/>
          <w:sz w:val="20"/>
          <w:szCs w:val="20"/>
        </w:rPr>
        <w:lastRenderedPageBreak/>
        <w:t>A</w:t>
      </w:r>
      <w:r>
        <w:rPr>
          <w:rFonts w:ascii="Times New Roman" w:hAnsi="Times New Roman"/>
          <w:color w:val="000000"/>
          <w:spacing w:val="-11"/>
          <w:sz w:val="20"/>
          <w:szCs w:val="20"/>
        </w:rPr>
        <w:t xml:space="preserve"> </w:t>
      </w:r>
      <w:r>
        <w:rPr>
          <w:rFonts w:ascii="Times New Roman" w:hAnsi="Times New Roman"/>
          <w:color w:val="000000"/>
          <w:sz w:val="20"/>
          <w:szCs w:val="20"/>
        </w:rPr>
        <w:t>study of research design, theory construction and modes of data collection.</w:t>
      </w:r>
    </w:p>
    <w:p w:rsidR="00546EE7" w:rsidRDefault="00546EE7" w:rsidP="0024381A">
      <w:pPr>
        <w:widowControl w:val="0"/>
        <w:autoSpaceDE w:val="0"/>
        <w:autoSpaceDN w:val="0"/>
        <w:adjustRightInd w:val="0"/>
        <w:spacing w:before="13" w:after="0"/>
        <w:ind w:left="360" w:right="180" w:firstLine="0"/>
        <w:jc w:val="both"/>
        <w:rPr>
          <w:rFonts w:ascii="Times New Roman" w:hAnsi="Times New Roman"/>
          <w:color w:val="000000"/>
          <w:sz w:val="20"/>
          <w:szCs w:val="20"/>
        </w:rPr>
      </w:pPr>
    </w:p>
    <w:p w:rsidR="0024381A" w:rsidRDefault="0024381A" w:rsidP="0024381A">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b/>
          <w:bCs/>
          <w:color w:val="000000"/>
          <w:sz w:val="20"/>
          <w:szCs w:val="20"/>
        </w:rPr>
        <w:t>CRJU</w:t>
      </w:r>
      <w:r>
        <w:rPr>
          <w:rFonts w:ascii="Times New Roman" w:hAnsi="Times New Roman"/>
          <w:b/>
          <w:bCs/>
          <w:color w:val="000000"/>
          <w:spacing w:val="4"/>
          <w:sz w:val="20"/>
          <w:szCs w:val="20"/>
        </w:rPr>
        <w:t xml:space="preserve"> </w:t>
      </w:r>
      <w:r>
        <w:rPr>
          <w:rFonts w:ascii="Times New Roman" w:hAnsi="Times New Roman"/>
          <w:b/>
          <w:bCs/>
          <w:color w:val="000000"/>
          <w:sz w:val="20"/>
          <w:szCs w:val="20"/>
        </w:rPr>
        <w:t>5610</w:t>
      </w:r>
      <w:r>
        <w:rPr>
          <w:rFonts w:ascii="Times New Roman" w:hAnsi="Times New Roman"/>
          <w:b/>
          <w:bCs/>
          <w:color w:val="000000"/>
          <w:spacing w:val="4"/>
          <w:sz w:val="20"/>
          <w:szCs w:val="20"/>
        </w:rPr>
        <w:t xml:space="preserve"> </w:t>
      </w:r>
      <w:r>
        <w:rPr>
          <w:rFonts w:ascii="Times New Roman" w:hAnsi="Times New Roman"/>
          <w:b/>
          <w:bCs/>
          <w:color w:val="000000"/>
          <w:sz w:val="20"/>
          <w:szCs w:val="20"/>
        </w:rPr>
        <w:t>—</w:t>
      </w:r>
      <w:r>
        <w:rPr>
          <w:rFonts w:ascii="Times New Roman" w:hAnsi="Times New Roman"/>
          <w:b/>
          <w:bCs/>
          <w:color w:val="000000"/>
          <w:spacing w:val="4"/>
          <w:sz w:val="20"/>
          <w:szCs w:val="20"/>
        </w:rPr>
        <w:t xml:space="preserve"> </w:t>
      </w:r>
      <w:r>
        <w:rPr>
          <w:rFonts w:ascii="Times New Roman" w:hAnsi="Times New Roman"/>
          <w:b/>
          <w:bCs/>
          <w:color w:val="000000"/>
          <w:sz w:val="20"/>
          <w:szCs w:val="20"/>
        </w:rPr>
        <w:t>Resea</w:t>
      </w:r>
      <w:r>
        <w:rPr>
          <w:rFonts w:ascii="Times New Roman" w:hAnsi="Times New Roman"/>
          <w:b/>
          <w:bCs/>
          <w:color w:val="000000"/>
          <w:spacing w:val="-4"/>
          <w:sz w:val="20"/>
          <w:szCs w:val="20"/>
        </w:rPr>
        <w:t>r</w:t>
      </w:r>
      <w:r>
        <w:rPr>
          <w:rFonts w:ascii="Times New Roman" w:hAnsi="Times New Roman"/>
          <w:b/>
          <w:bCs/>
          <w:color w:val="000000"/>
          <w:sz w:val="20"/>
          <w:szCs w:val="20"/>
        </w:rPr>
        <w:t>ch</w:t>
      </w:r>
      <w:r>
        <w:rPr>
          <w:rFonts w:ascii="Times New Roman" w:hAnsi="Times New Roman"/>
          <w:b/>
          <w:bCs/>
          <w:color w:val="000000"/>
          <w:spacing w:val="4"/>
          <w:sz w:val="20"/>
          <w:szCs w:val="20"/>
        </w:rPr>
        <w:t xml:space="preserve"> </w:t>
      </w:r>
      <w:r>
        <w:rPr>
          <w:rFonts w:ascii="Times New Roman" w:hAnsi="Times New Roman"/>
          <w:b/>
          <w:bCs/>
          <w:color w:val="000000"/>
          <w:sz w:val="20"/>
          <w:szCs w:val="20"/>
        </w:rPr>
        <w:t>Statistics</w:t>
      </w:r>
      <w:r>
        <w:rPr>
          <w:rFonts w:ascii="Times New Roman" w:hAnsi="Times New Roman"/>
          <w:b/>
          <w:bCs/>
          <w:color w:val="000000"/>
          <w:spacing w:val="4"/>
          <w:sz w:val="20"/>
          <w:szCs w:val="20"/>
        </w:rPr>
        <w:t xml:space="preserve"> </w:t>
      </w:r>
      <w:r>
        <w:rPr>
          <w:rFonts w:ascii="Times New Roman" w:hAnsi="Times New Roman"/>
          <w:b/>
          <w:bCs/>
          <w:color w:val="000000"/>
          <w:sz w:val="20"/>
          <w:szCs w:val="20"/>
        </w:rPr>
        <w:t>in</w:t>
      </w:r>
      <w:r>
        <w:rPr>
          <w:rFonts w:ascii="Times New Roman" w:hAnsi="Times New Roman"/>
          <w:b/>
          <w:bCs/>
          <w:color w:val="000000"/>
          <w:spacing w:val="4"/>
          <w:sz w:val="20"/>
          <w:szCs w:val="20"/>
        </w:rPr>
        <w:t xml:space="preserve"> </w:t>
      </w:r>
      <w:r>
        <w:rPr>
          <w:rFonts w:ascii="Times New Roman" w:hAnsi="Times New Roman"/>
          <w:b/>
          <w:bCs/>
          <w:color w:val="000000"/>
          <w:sz w:val="20"/>
          <w:szCs w:val="20"/>
        </w:rPr>
        <w:t>Criminal</w:t>
      </w:r>
      <w:r>
        <w:rPr>
          <w:rFonts w:ascii="Times New Roman" w:hAnsi="Times New Roman"/>
          <w:b/>
          <w:bCs/>
          <w:color w:val="000000"/>
          <w:spacing w:val="4"/>
          <w:sz w:val="20"/>
          <w:szCs w:val="20"/>
        </w:rPr>
        <w:t xml:space="preserve"> </w:t>
      </w:r>
      <w:r>
        <w:rPr>
          <w:rFonts w:ascii="Times New Roman" w:hAnsi="Times New Roman"/>
          <w:b/>
          <w:bCs/>
          <w:color w:val="000000"/>
          <w:sz w:val="20"/>
          <w:szCs w:val="20"/>
        </w:rPr>
        <w:t>Justice........................................................3(3-0)</w:t>
      </w:r>
    </w:p>
    <w:p w:rsidR="0024381A" w:rsidRDefault="0024381A" w:rsidP="0024381A">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000000"/>
          <w:sz w:val="20"/>
          <w:szCs w:val="20"/>
        </w:rPr>
        <w:t>An examination of scale construction, descriptive and inferential statistics.</w:t>
      </w:r>
    </w:p>
    <w:p w:rsidR="00546EE7" w:rsidRDefault="00546EE7" w:rsidP="0024381A">
      <w:pPr>
        <w:widowControl w:val="0"/>
        <w:autoSpaceDE w:val="0"/>
        <w:autoSpaceDN w:val="0"/>
        <w:adjustRightInd w:val="0"/>
        <w:spacing w:before="10" w:after="0"/>
        <w:ind w:left="360" w:right="180" w:firstLine="0"/>
        <w:jc w:val="both"/>
        <w:rPr>
          <w:rFonts w:ascii="Times New Roman" w:hAnsi="Times New Roman"/>
          <w:color w:val="000000"/>
          <w:sz w:val="20"/>
          <w:szCs w:val="20"/>
        </w:rPr>
      </w:pPr>
    </w:p>
    <w:p w:rsidR="0024381A"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000000"/>
          <w:sz w:val="20"/>
          <w:szCs w:val="20"/>
        </w:rPr>
        <w:t>CRJU</w:t>
      </w:r>
      <w:r>
        <w:rPr>
          <w:rFonts w:ascii="Times New Roman" w:hAnsi="Times New Roman"/>
          <w:b/>
          <w:bCs/>
          <w:color w:val="000000"/>
          <w:spacing w:val="3"/>
          <w:sz w:val="20"/>
          <w:szCs w:val="20"/>
        </w:rPr>
        <w:t xml:space="preserve"> </w:t>
      </w:r>
      <w:r>
        <w:rPr>
          <w:rFonts w:ascii="Times New Roman" w:hAnsi="Times New Roman"/>
          <w:b/>
          <w:bCs/>
          <w:color w:val="000000"/>
          <w:sz w:val="20"/>
          <w:szCs w:val="20"/>
        </w:rPr>
        <w:t>6000</w:t>
      </w:r>
      <w:r>
        <w:rPr>
          <w:rFonts w:ascii="Times New Roman" w:hAnsi="Times New Roman"/>
          <w:b/>
          <w:bCs/>
          <w:color w:val="000000"/>
          <w:spacing w:val="3"/>
          <w:sz w:val="20"/>
          <w:szCs w:val="20"/>
        </w:rPr>
        <w:t xml:space="preserve"> </w:t>
      </w:r>
      <w:r>
        <w:rPr>
          <w:rFonts w:ascii="Times New Roman" w:hAnsi="Times New Roman"/>
          <w:b/>
          <w:bCs/>
          <w:color w:val="000000"/>
          <w:sz w:val="20"/>
          <w:szCs w:val="20"/>
        </w:rPr>
        <w:t>—</w:t>
      </w:r>
      <w:r>
        <w:rPr>
          <w:rFonts w:ascii="Times New Roman" w:hAnsi="Times New Roman"/>
          <w:b/>
          <w:bCs/>
          <w:color w:val="000000"/>
          <w:spacing w:val="3"/>
          <w:sz w:val="20"/>
          <w:szCs w:val="20"/>
        </w:rPr>
        <w:t xml:space="preserve"> Survey of Law Enforcement ………………</w:t>
      </w:r>
      <w:r>
        <w:rPr>
          <w:rFonts w:ascii="Times New Roman" w:hAnsi="Times New Roman"/>
          <w:b/>
          <w:bCs/>
          <w:color w:val="000000"/>
          <w:sz w:val="20"/>
          <w:szCs w:val="20"/>
        </w:rPr>
        <w:t>.................................................3(3-0)</w:t>
      </w:r>
    </w:p>
    <w:p w:rsidR="0024381A"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 xml:space="preserve">A comprehensive overview of </w:t>
      </w:r>
      <w:r w:rsidRPr="00BE0F70">
        <w:rPr>
          <w:rFonts w:ascii="Times New Roman" w:hAnsi="Times New Roman"/>
          <w:color w:val="000000"/>
          <w:sz w:val="20"/>
          <w:szCs w:val="20"/>
        </w:rPr>
        <w:t xml:space="preserve"> law enforcement system in the United Sates with a focus on local, county, state and federal law enforcement agencies</w:t>
      </w:r>
      <w:r>
        <w:rPr>
          <w:rFonts w:ascii="Times New Roman" w:hAnsi="Times New Roman"/>
          <w:color w:val="000000"/>
          <w:sz w:val="20"/>
          <w:szCs w:val="20"/>
        </w:rPr>
        <w:t>.</w:t>
      </w:r>
    </w:p>
    <w:p w:rsidR="0024381A"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CRJU</w:t>
      </w:r>
      <w:r>
        <w:rPr>
          <w:rFonts w:ascii="Times New Roman" w:hAnsi="Times New Roman"/>
          <w:b/>
          <w:bCs/>
          <w:color w:val="000000"/>
          <w:spacing w:val="3"/>
          <w:sz w:val="20"/>
          <w:szCs w:val="20"/>
        </w:rPr>
        <w:t xml:space="preserve"> </w:t>
      </w:r>
      <w:r>
        <w:rPr>
          <w:rFonts w:ascii="Times New Roman" w:hAnsi="Times New Roman"/>
          <w:b/>
          <w:bCs/>
          <w:color w:val="000000"/>
          <w:sz w:val="20"/>
          <w:szCs w:val="20"/>
        </w:rPr>
        <w:t>6100</w:t>
      </w:r>
      <w:r>
        <w:rPr>
          <w:rFonts w:ascii="Times New Roman" w:hAnsi="Times New Roman"/>
          <w:b/>
          <w:bCs/>
          <w:color w:val="000000"/>
          <w:spacing w:val="3"/>
          <w:sz w:val="20"/>
          <w:szCs w:val="20"/>
        </w:rPr>
        <w:t xml:space="preserve"> </w:t>
      </w:r>
      <w:r>
        <w:rPr>
          <w:rFonts w:ascii="Times New Roman" w:hAnsi="Times New Roman"/>
          <w:b/>
          <w:bCs/>
          <w:color w:val="000000"/>
          <w:sz w:val="20"/>
          <w:szCs w:val="20"/>
        </w:rPr>
        <w:t>—</w:t>
      </w:r>
      <w:r>
        <w:rPr>
          <w:rFonts w:ascii="Times New Roman" w:hAnsi="Times New Roman"/>
          <w:b/>
          <w:bCs/>
          <w:color w:val="000000"/>
          <w:spacing w:val="3"/>
          <w:sz w:val="20"/>
          <w:szCs w:val="20"/>
        </w:rPr>
        <w:t xml:space="preserve"> </w:t>
      </w:r>
      <w:r>
        <w:rPr>
          <w:rFonts w:ascii="Times New Roman" w:hAnsi="Times New Roman"/>
          <w:b/>
          <w:bCs/>
          <w:color w:val="000000"/>
          <w:sz w:val="20"/>
          <w:szCs w:val="20"/>
        </w:rPr>
        <w:t>Policing</w:t>
      </w:r>
      <w:r>
        <w:rPr>
          <w:rFonts w:ascii="Times New Roman" w:hAnsi="Times New Roman"/>
          <w:b/>
          <w:bCs/>
          <w:color w:val="000000"/>
          <w:spacing w:val="3"/>
          <w:sz w:val="20"/>
          <w:szCs w:val="20"/>
        </w:rPr>
        <w:t xml:space="preserve"> </w:t>
      </w:r>
      <w:r>
        <w:rPr>
          <w:rFonts w:ascii="Times New Roman" w:hAnsi="Times New Roman"/>
          <w:b/>
          <w:bCs/>
          <w:color w:val="000000"/>
          <w:sz w:val="20"/>
          <w:szCs w:val="20"/>
        </w:rPr>
        <w:t>in</w:t>
      </w:r>
      <w:r>
        <w:rPr>
          <w:rFonts w:ascii="Times New Roman" w:hAnsi="Times New Roman"/>
          <w:b/>
          <w:bCs/>
          <w:color w:val="000000"/>
          <w:spacing w:val="3"/>
          <w:sz w:val="20"/>
          <w:szCs w:val="20"/>
        </w:rPr>
        <w:t xml:space="preserve"> </w:t>
      </w:r>
      <w:r>
        <w:rPr>
          <w:rFonts w:ascii="Times New Roman" w:hAnsi="Times New Roman"/>
          <w:b/>
          <w:bCs/>
          <w:color w:val="000000"/>
          <w:sz w:val="20"/>
          <w:szCs w:val="20"/>
        </w:rPr>
        <w:t>a</w:t>
      </w:r>
      <w:r>
        <w:rPr>
          <w:rFonts w:ascii="Times New Roman" w:hAnsi="Times New Roman"/>
          <w:b/>
          <w:bCs/>
          <w:color w:val="000000"/>
          <w:spacing w:val="3"/>
          <w:sz w:val="20"/>
          <w:szCs w:val="20"/>
        </w:rPr>
        <w:t xml:space="preserve"> </w:t>
      </w:r>
      <w:r>
        <w:rPr>
          <w:rFonts w:ascii="Times New Roman" w:hAnsi="Times New Roman"/>
          <w:b/>
          <w:bCs/>
          <w:color w:val="000000"/>
          <w:sz w:val="20"/>
          <w:szCs w:val="20"/>
        </w:rPr>
        <w:t>Democratic</w:t>
      </w:r>
      <w:r>
        <w:rPr>
          <w:rFonts w:ascii="Times New Roman" w:hAnsi="Times New Roman"/>
          <w:b/>
          <w:bCs/>
          <w:color w:val="000000"/>
          <w:spacing w:val="3"/>
          <w:sz w:val="20"/>
          <w:szCs w:val="20"/>
        </w:rPr>
        <w:t xml:space="preserve"> </w:t>
      </w:r>
      <w:r>
        <w:rPr>
          <w:rFonts w:ascii="Times New Roman" w:hAnsi="Times New Roman"/>
          <w:b/>
          <w:bCs/>
          <w:color w:val="000000"/>
          <w:sz w:val="20"/>
          <w:szCs w:val="20"/>
        </w:rPr>
        <w:t>Societ</w:t>
      </w:r>
      <w:r>
        <w:rPr>
          <w:rFonts w:ascii="Times New Roman" w:hAnsi="Times New Roman"/>
          <w:b/>
          <w:bCs/>
          <w:color w:val="000000"/>
          <w:spacing w:val="-11"/>
          <w:sz w:val="20"/>
          <w:szCs w:val="20"/>
        </w:rPr>
        <w:t>y</w:t>
      </w:r>
      <w:r>
        <w:rPr>
          <w:rFonts w:ascii="Times New Roman" w:hAnsi="Times New Roman"/>
          <w:b/>
          <w:bCs/>
          <w:color w:val="000000"/>
          <w:sz w:val="20"/>
          <w:szCs w:val="20"/>
        </w:rPr>
        <w:t xml:space="preserve">...................................................................3(3-0) </w:t>
      </w:r>
    </w:p>
    <w:p w:rsidR="0024381A"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study of the conflict between individual liberty and social control agencies, public acceptance of the order maintenance function of police, the pros and cons of present limitations on police authorit</w:t>
      </w:r>
      <w:r>
        <w:rPr>
          <w:rFonts w:ascii="Times New Roman" w:hAnsi="Times New Roman"/>
          <w:color w:val="000000"/>
          <w:spacing w:val="-13"/>
          <w:sz w:val="20"/>
          <w:szCs w:val="20"/>
        </w:rPr>
        <w:t>y</w:t>
      </w:r>
      <w:r>
        <w:rPr>
          <w:rFonts w:ascii="Times New Roman" w:hAnsi="Times New Roman"/>
          <w:color w:val="000000"/>
          <w:sz w:val="20"/>
          <w:szCs w:val="20"/>
        </w:rPr>
        <w:t>.</w:t>
      </w:r>
    </w:p>
    <w:p w:rsidR="00546EE7" w:rsidRDefault="00546EE7" w:rsidP="0024381A">
      <w:pPr>
        <w:widowControl w:val="0"/>
        <w:autoSpaceDE w:val="0"/>
        <w:autoSpaceDN w:val="0"/>
        <w:adjustRightInd w:val="0"/>
        <w:spacing w:before="10" w:after="0" w:line="250" w:lineRule="auto"/>
        <w:ind w:left="360" w:right="180" w:firstLine="0"/>
        <w:jc w:val="both"/>
        <w:rPr>
          <w:rFonts w:ascii="Times New Roman" w:hAnsi="Times New Roman"/>
          <w:color w:val="000000"/>
          <w:sz w:val="20"/>
          <w:szCs w:val="20"/>
        </w:rPr>
      </w:pP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CRJU</w:t>
      </w:r>
      <w:r>
        <w:rPr>
          <w:rFonts w:ascii="Times New Roman" w:hAnsi="Times New Roman"/>
          <w:b/>
          <w:bCs/>
          <w:color w:val="000000"/>
          <w:spacing w:val="-6"/>
          <w:sz w:val="20"/>
          <w:szCs w:val="20"/>
        </w:rPr>
        <w:t xml:space="preserve"> </w:t>
      </w:r>
      <w:r>
        <w:rPr>
          <w:rFonts w:ascii="Times New Roman" w:hAnsi="Times New Roman"/>
          <w:b/>
          <w:bCs/>
          <w:color w:val="000000"/>
          <w:sz w:val="20"/>
          <w:szCs w:val="20"/>
        </w:rPr>
        <w:t>6</w:t>
      </w:r>
      <w:r>
        <w:rPr>
          <w:rFonts w:ascii="Times New Roman" w:hAnsi="Times New Roman"/>
          <w:b/>
          <w:bCs/>
          <w:color w:val="000000"/>
          <w:spacing w:val="-11"/>
          <w:sz w:val="20"/>
          <w:szCs w:val="20"/>
        </w:rPr>
        <w:t>1</w:t>
      </w:r>
      <w:r>
        <w:rPr>
          <w:rFonts w:ascii="Times New Roman" w:hAnsi="Times New Roman"/>
          <w:b/>
          <w:bCs/>
          <w:color w:val="000000"/>
          <w:sz w:val="20"/>
          <w:szCs w:val="20"/>
        </w:rPr>
        <w:t>10</w:t>
      </w:r>
      <w:r>
        <w:rPr>
          <w:rFonts w:ascii="Times New Roman" w:hAnsi="Times New Roman"/>
          <w:b/>
          <w:bCs/>
          <w:color w:val="000000"/>
          <w:spacing w:val="-6"/>
          <w:sz w:val="20"/>
          <w:szCs w:val="20"/>
        </w:rPr>
        <w:t xml:space="preserve"> </w:t>
      </w:r>
      <w:r>
        <w:rPr>
          <w:rFonts w:ascii="Times New Roman" w:hAnsi="Times New Roman"/>
          <w:b/>
          <w:bCs/>
          <w:color w:val="000000"/>
          <w:sz w:val="20"/>
          <w:szCs w:val="20"/>
        </w:rPr>
        <w:t>—</w:t>
      </w:r>
      <w:r>
        <w:rPr>
          <w:rFonts w:ascii="Times New Roman" w:hAnsi="Times New Roman"/>
          <w:b/>
          <w:bCs/>
          <w:color w:val="000000"/>
          <w:spacing w:val="-9"/>
          <w:sz w:val="20"/>
          <w:szCs w:val="20"/>
        </w:rPr>
        <w:t xml:space="preserve"> </w:t>
      </w:r>
      <w:r>
        <w:rPr>
          <w:rFonts w:ascii="Times New Roman" w:hAnsi="Times New Roman"/>
          <w:b/>
          <w:bCs/>
          <w:color w:val="000000"/>
          <w:sz w:val="20"/>
          <w:szCs w:val="20"/>
        </w:rPr>
        <w:t>The</w:t>
      </w:r>
      <w:r>
        <w:rPr>
          <w:rFonts w:ascii="Times New Roman" w:hAnsi="Times New Roman"/>
          <w:b/>
          <w:bCs/>
          <w:color w:val="000000"/>
          <w:spacing w:val="-6"/>
          <w:sz w:val="20"/>
          <w:szCs w:val="20"/>
        </w:rPr>
        <w:t xml:space="preserve"> </w:t>
      </w:r>
      <w:r>
        <w:rPr>
          <w:rFonts w:ascii="Times New Roman" w:hAnsi="Times New Roman"/>
          <w:b/>
          <w:bCs/>
          <w:color w:val="000000"/>
          <w:sz w:val="20"/>
          <w:szCs w:val="20"/>
        </w:rPr>
        <w:t>Social</w:t>
      </w:r>
      <w:r>
        <w:rPr>
          <w:rFonts w:ascii="Times New Roman" w:hAnsi="Times New Roman"/>
          <w:b/>
          <w:bCs/>
          <w:color w:val="000000"/>
          <w:spacing w:val="-5"/>
          <w:sz w:val="20"/>
          <w:szCs w:val="20"/>
        </w:rPr>
        <w:t xml:space="preserve"> </w:t>
      </w:r>
      <w:r>
        <w:rPr>
          <w:rFonts w:ascii="Times New Roman" w:hAnsi="Times New Roman"/>
          <w:b/>
          <w:bCs/>
          <w:color w:val="000000"/>
          <w:sz w:val="20"/>
          <w:szCs w:val="20"/>
        </w:rPr>
        <w:t>Service</w:t>
      </w:r>
      <w:r>
        <w:rPr>
          <w:rFonts w:ascii="Times New Roman" w:hAnsi="Times New Roman"/>
          <w:b/>
          <w:bCs/>
          <w:color w:val="000000"/>
          <w:spacing w:val="-5"/>
          <w:sz w:val="20"/>
          <w:szCs w:val="20"/>
        </w:rPr>
        <w:t xml:space="preserve"> </w:t>
      </w:r>
      <w:r>
        <w:rPr>
          <w:rFonts w:ascii="Times New Roman" w:hAnsi="Times New Roman"/>
          <w:b/>
          <w:bCs/>
          <w:color w:val="000000"/>
          <w:sz w:val="20"/>
          <w:szCs w:val="20"/>
        </w:rPr>
        <w:t>Role</w:t>
      </w:r>
      <w:r>
        <w:rPr>
          <w:rFonts w:ascii="Times New Roman" w:hAnsi="Times New Roman"/>
          <w:b/>
          <w:bCs/>
          <w:color w:val="000000"/>
          <w:spacing w:val="-6"/>
          <w:sz w:val="20"/>
          <w:szCs w:val="20"/>
        </w:rPr>
        <w:t xml:space="preserve"> </w:t>
      </w:r>
      <w:r>
        <w:rPr>
          <w:rFonts w:ascii="Times New Roman" w:hAnsi="Times New Roman"/>
          <w:b/>
          <w:bCs/>
          <w:color w:val="000000"/>
          <w:sz w:val="20"/>
          <w:szCs w:val="20"/>
        </w:rPr>
        <w:t>of</w:t>
      </w:r>
      <w:r>
        <w:rPr>
          <w:rFonts w:ascii="Times New Roman" w:hAnsi="Times New Roman"/>
          <w:b/>
          <w:bCs/>
          <w:color w:val="000000"/>
          <w:spacing w:val="-6"/>
          <w:sz w:val="20"/>
          <w:szCs w:val="20"/>
        </w:rPr>
        <w:t xml:space="preserve"> </w:t>
      </w:r>
      <w:r>
        <w:rPr>
          <w:rFonts w:ascii="Times New Roman" w:hAnsi="Times New Roman"/>
          <w:b/>
          <w:bCs/>
          <w:color w:val="000000"/>
          <w:sz w:val="20"/>
          <w:szCs w:val="20"/>
        </w:rPr>
        <w:t>Criminal</w:t>
      </w:r>
      <w:r>
        <w:rPr>
          <w:rFonts w:ascii="Times New Roman" w:hAnsi="Times New Roman"/>
          <w:b/>
          <w:bCs/>
          <w:color w:val="000000"/>
          <w:spacing w:val="-5"/>
          <w:sz w:val="20"/>
          <w:szCs w:val="20"/>
        </w:rPr>
        <w:t xml:space="preserve"> </w:t>
      </w:r>
      <w:r>
        <w:rPr>
          <w:rFonts w:ascii="Times New Roman" w:hAnsi="Times New Roman"/>
          <w:b/>
          <w:bCs/>
          <w:color w:val="000000"/>
          <w:sz w:val="20"/>
          <w:szCs w:val="20"/>
        </w:rPr>
        <w:t>Justice</w:t>
      </w:r>
      <w:r>
        <w:rPr>
          <w:rFonts w:ascii="Times New Roman" w:hAnsi="Times New Roman"/>
          <w:b/>
          <w:bCs/>
          <w:color w:val="000000"/>
          <w:spacing w:val="-6"/>
          <w:sz w:val="20"/>
          <w:szCs w:val="20"/>
        </w:rPr>
        <w:t xml:space="preserve"> </w:t>
      </w:r>
      <w:r>
        <w:rPr>
          <w:rFonts w:ascii="Times New Roman" w:hAnsi="Times New Roman"/>
          <w:b/>
          <w:bCs/>
          <w:color w:val="000000"/>
          <w:sz w:val="20"/>
          <w:szCs w:val="20"/>
        </w:rPr>
        <w:t xml:space="preserve">Personnel................................3(3-0) </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study of the o</w:t>
      </w:r>
      <w:r>
        <w:rPr>
          <w:rFonts w:ascii="Times New Roman" w:hAnsi="Times New Roman"/>
          <w:color w:val="000000"/>
          <w:spacing w:val="-4"/>
          <w:sz w:val="20"/>
          <w:szCs w:val="20"/>
        </w:rPr>
        <w:t>f</w:t>
      </w:r>
      <w:r>
        <w:rPr>
          <w:rFonts w:ascii="Times New Roman" w:hAnsi="Times New Roman"/>
          <w:color w:val="000000"/>
          <w:sz w:val="20"/>
          <w:szCs w:val="20"/>
        </w:rPr>
        <w:t>fice</w:t>
      </w:r>
      <w:r>
        <w:rPr>
          <w:rFonts w:ascii="Times New Roman" w:hAnsi="Times New Roman"/>
          <w:color w:val="000000"/>
          <w:spacing w:val="8"/>
          <w:sz w:val="20"/>
          <w:szCs w:val="20"/>
        </w:rPr>
        <w:t>r</w:t>
      </w:r>
      <w:r>
        <w:rPr>
          <w:rFonts w:ascii="Times New Roman" w:hAnsi="Times New Roman"/>
          <w:color w:val="000000"/>
          <w:spacing w:val="-11"/>
          <w:sz w:val="20"/>
          <w:szCs w:val="20"/>
        </w:rPr>
        <w:t>’</w:t>
      </w:r>
      <w:r>
        <w:rPr>
          <w:rFonts w:ascii="Times New Roman" w:hAnsi="Times New Roman"/>
          <w:color w:val="000000"/>
          <w:sz w:val="20"/>
          <w:szCs w:val="20"/>
        </w:rPr>
        <w:t>s role in the field of social service to the communit</w:t>
      </w:r>
      <w:r>
        <w:rPr>
          <w:rFonts w:ascii="Times New Roman" w:hAnsi="Times New Roman"/>
          <w:color w:val="000000"/>
          <w:spacing w:val="-13"/>
          <w:sz w:val="20"/>
          <w:szCs w:val="20"/>
        </w:rPr>
        <w:t>y</w:t>
      </w: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opics covered are human relations, social dynamics and crisis management. Police responsibilities to the elderl</w:t>
      </w:r>
      <w:r>
        <w:rPr>
          <w:rFonts w:ascii="Times New Roman" w:hAnsi="Times New Roman"/>
          <w:color w:val="000000"/>
          <w:spacing w:val="-13"/>
          <w:sz w:val="20"/>
          <w:szCs w:val="20"/>
        </w:rPr>
        <w:t>y</w:t>
      </w:r>
      <w:r>
        <w:rPr>
          <w:rFonts w:ascii="Times New Roman" w:hAnsi="Times New Roman"/>
          <w:color w:val="000000"/>
          <w:sz w:val="20"/>
          <w:szCs w:val="20"/>
        </w:rPr>
        <w:t>, juveniles and the mentally disturbed are stressed.</w:t>
      </w:r>
    </w:p>
    <w:p w:rsidR="00546EE7" w:rsidRDefault="00546EE7" w:rsidP="0024381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p>
    <w:p w:rsidR="0024381A" w:rsidRDefault="0024381A" w:rsidP="0024381A">
      <w:pPr>
        <w:widowControl w:val="0"/>
        <w:autoSpaceDE w:val="0"/>
        <w:autoSpaceDN w:val="0"/>
        <w:adjustRightInd w:val="0"/>
        <w:spacing w:after="0"/>
        <w:ind w:left="360" w:right="180" w:firstLine="0"/>
        <w:jc w:val="both"/>
        <w:rPr>
          <w:rFonts w:ascii="Times New Roman" w:hAnsi="Times New Roman"/>
          <w:color w:val="000000"/>
          <w:sz w:val="20"/>
          <w:szCs w:val="20"/>
        </w:rPr>
      </w:pPr>
      <w:r>
        <w:rPr>
          <w:rFonts w:ascii="Times New Roman" w:hAnsi="Times New Roman"/>
          <w:b/>
          <w:bCs/>
          <w:color w:val="000000"/>
          <w:sz w:val="20"/>
          <w:szCs w:val="20"/>
        </w:rPr>
        <w:t>CRJU 6120 — Law Enfo</w:t>
      </w:r>
      <w:r>
        <w:rPr>
          <w:rFonts w:ascii="Times New Roman" w:hAnsi="Times New Roman"/>
          <w:b/>
          <w:bCs/>
          <w:color w:val="000000"/>
          <w:spacing w:val="-4"/>
          <w:sz w:val="20"/>
          <w:szCs w:val="20"/>
        </w:rPr>
        <w:t>r</w:t>
      </w:r>
      <w:r>
        <w:rPr>
          <w:rFonts w:ascii="Times New Roman" w:hAnsi="Times New Roman"/>
          <w:b/>
          <w:bCs/>
          <w:color w:val="000000"/>
          <w:sz w:val="20"/>
          <w:szCs w:val="20"/>
        </w:rPr>
        <w:t>cement Operations.......................................................................3(3-0)</w:t>
      </w:r>
    </w:p>
    <w:p w:rsidR="0024381A" w:rsidRDefault="0024381A" w:rsidP="0024381A">
      <w:pPr>
        <w:widowControl w:val="0"/>
        <w:autoSpaceDE w:val="0"/>
        <w:autoSpaceDN w:val="0"/>
        <w:adjustRightInd w:val="0"/>
        <w:spacing w:before="10"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An examination of law enforcement responsibilities and the allocation of resources to meet the role.</w:t>
      </w:r>
      <w:r>
        <w:rPr>
          <w:rFonts w:ascii="Times New Roman" w:hAnsi="Times New Roman"/>
          <w:color w:val="000000"/>
          <w:spacing w:val="-4"/>
          <w:sz w:val="20"/>
          <w:szCs w:val="20"/>
        </w:rPr>
        <w:t xml:space="preserve"> </w:t>
      </w:r>
      <w:r>
        <w:rPr>
          <w:rFonts w:ascii="Times New Roman" w:hAnsi="Times New Roman"/>
          <w:color w:val="000000"/>
          <w:spacing w:val="-14"/>
          <w:sz w:val="20"/>
          <w:szCs w:val="20"/>
        </w:rPr>
        <w:t>T</w:t>
      </w:r>
      <w:r>
        <w:rPr>
          <w:rFonts w:ascii="Times New Roman" w:hAnsi="Times New Roman"/>
          <w:color w:val="000000"/>
          <w:sz w:val="20"/>
          <w:szCs w:val="20"/>
        </w:rPr>
        <w:t>opics covered include managing criminal investigations, patrol operations, crime prevention, mass media relations and criminal court procedures.</w:t>
      </w:r>
    </w:p>
    <w:p w:rsidR="00546EE7" w:rsidRDefault="00546EE7" w:rsidP="0024381A">
      <w:pPr>
        <w:widowControl w:val="0"/>
        <w:autoSpaceDE w:val="0"/>
        <w:autoSpaceDN w:val="0"/>
        <w:adjustRightInd w:val="0"/>
        <w:spacing w:before="10" w:after="0" w:line="250" w:lineRule="auto"/>
        <w:ind w:left="360" w:right="180" w:firstLine="0"/>
        <w:jc w:val="both"/>
        <w:rPr>
          <w:rFonts w:ascii="Times New Roman" w:hAnsi="Times New Roman"/>
          <w:color w:val="000000"/>
          <w:sz w:val="20"/>
          <w:szCs w:val="20"/>
        </w:rPr>
      </w:pPr>
    </w:p>
    <w:p w:rsidR="0024381A" w:rsidRDefault="0024381A" w:rsidP="0024381A">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000000"/>
          <w:sz w:val="20"/>
          <w:szCs w:val="20"/>
        </w:rPr>
        <w:t>CRJU 6200 — Law Enforcement Management and Planning ...........................................3(3-0)</w:t>
      </w:r>
    </w:p>
    <w:p w:rsidR="0024381A" w:rsidRDefault="0024381A" w:rsidP="0024381A">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This course focuses on the implementation of criminal justice policies, planning, criminal justice management, decision-making and communications as basic management activities, budgetary processes and personnel management.</w:t>
      </w:r>
    </w:p>
    <w:p w:rsidR="00546EE7" w:rsidRDefault="00546EE7" w:rsidP="0024381A">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CRJU</w:t>
      </w:r>
      <w:r>
        <w:rPr>
          <w:rFonts w:ascii="Times New Roman" w:hAnsi="Times New Roman"/>
          <w:b/>
          <w:bCs/>
          <w:color w:val="000000"/>
          <w:spacing w:val="12"/>
          <w:sz w:val="20"/>
          <w:szCs w:val="20"/>
        </w:rPr>
        <w:t xml:space="preserve"> </w:t>
      </w:r>
      <w:r>
        <w:rPr>
          <w:rFonts w:ascii="Times New Roman" w:hAnsi="Times New Roman"/>
          <w:b/>
          <w:bCs/>
          <w:color w:val="000000"/>
          <w:sz w:val="20"/>
          <w:szCs w:val="20"/>
        </w:rPr>
        <w:t>6400</w:t>
      </w:r>
      <w:r>
        <w:rPr>
          <w:rFonts w:ascii="Times New Roman" w:hAnsi="Times New Roman"/>
          <w:b/>
          <w:bCs/>
          <w:color w:val="000000"/>
          <w:spacing w:val="13"/>
          <w:sz w:val="20"/>
          <w:szCs w:val="20"/>
        </w:rPr>
        <w:t xml:space="preserve"> </w:t>
      </w:r>
      <w:r>
        <w:rPr>
          <w:rFonts w:ascii="Times New Roman" w:hAnsi="Times New Roman"/>
          <w:b/>
          <w:bCs/>
          <w:color w:val="000000"/>
          <w:sz w:val="20"/>
          <w:szCs w:val="20"/>
        </w:rPr>
        <w:t>—</w:t>
      </w:r>
      <w:r>
        <w:rPr>
          <w:rFonts w:ascii="Times New Roman" w:hAnsi="Times New Roman"/>
          <w:b/>
          <w:bCs/>
          <w:color w:val="000000"/>
          <w:spacing w:val="13"/>
          <w:sz w:val="20"/>
          <w:szCs w:val="20"/>
        </w:rPr>
        <w:t xml:space="preserve"> </w:t>
      </w:r>
      <w:r>
        <w:rPr>
          <w:rFonts w:ascii="Times New Roman" w:hAnsi="Times New Roman"/>
          <w:b/>
          <w:bCs/>
          <w:color w:val="000000"/>
          <w:sz w:val="20"/>
          <w:szCs w:val="20"/>
        </w:rPr>
        <w:t>Foundations</w:t>
      </w:r>
      <w:r>
        <w:rPr>
          <w:rFonts w:ascii="Times New Roman" w:hAnsi="Times New Roman"/>
          <w:b/>
          <w:bCs/>
          <w:color w:val="000000"/>
          <w:spacing w:val="12"/>
          <w:sz w:val="20"/>
          <w:szCs w:val="20"/>
        </w:rPr>
        <w:t xml:space="preserve"> </w:t>
      </w:r>
      <w:r>
        <w:rPr>
          <w:rFonts w:ascii="Times New Roman" w:hAnsi="Times New Roman"/>
          <w:b/>
          <w:bCs/>
          <w:color w:val="000000"/>
          <w:sz w:val="20"/>
          <w:szCs w:val="20"/>
        </w:rPr>
        <w:t>of</w:t>
      </w:r>
      <w:r>
        <w:rPr>
          <w:rFonts w:ascii="Times New Roman" w:hAnsi="Times New Roman"/>
          <w:b/>
          <w:bCs/>
          <w:color w:val="000000"/>
          <w:spacing w:val="13"/>
          <w:sz w:val="20"/>
          <w:szCs w:val="20"/>
        </w:rPr>
        <w:t xml:space="preserve"> </w:t>
      </w:r>
      <w:r>
        <w:rPr>
          <w:rFonts w:ascii="Times New Roman" w:hAnsi="Times New Roman"/>
          <w:b/>
          <w:bCs/>
          <w:color w:val="000000"/>
          <w:sz w:val="20"/>
          <w:szCs w:val="20"/>
        </w:rPr>
        <w:t>Cor</w:t>
      </w:r>
      <w:r>
        <w:rPr>
          <w:rFonts w:ascii="Times New Roman" w:hAnsi="Times New Roman"/>
          <w:b/>
          <w:bCs/>
          <w:color w:val="000000"/>
          <w:spacing w:val="-4"/>
          <w:sz w:val="20"/>
          <w:szCs w:val="20"/>
        </w:rPr>
        <w:t>r</w:t>
      </w:r>
      <w:r>
        <w:rPr>
          <w:rFonts w:ascii="Times New Roman" w:hAnsi="Times New Roman"/>
          <w:b/>
          <w:bCs/>
          <w:color w:val="000000"/>
          <w:sz w:val="20"/>
          <w:szCs w:val="20"/>
        </w:rPr>
        <w:t xml:space="preserve">ections..........................................................................3(3-0) </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survey of the history of punishment, prisons and penology in</w:t>
      </w:r>
      <w:r>
        <w:rPr>
          <w:rFonts w:ascii="Times New Roman" w:hAnsi="Times New Roman"/>
          <w:color w:val="000000"/>
          <w:spacing w:val="-11"/>
          <w:sz w:val="20"/>
          <w:szCs w:val="20"/>
        </w:rPr>
        <w:t xml:space="preserve"> </w:t>
      </w:r>
      <w:r>
        <w:rPr>
          <w:rFonts w:ascii="Times New Roman" w:hAnsi="Times New Roman"/>
          <w:color w:val="000000"/>
          <w:sz w:val="20"/>
          <w:szCs w:val="20"/>
        </w:rPr>
        <w:t>America.</w:t>
      </w:r>
      <w:r>
        <w:rPr>
          <w:rFonts w:ascii="Times New Roman" w:hAnsi="Times New Roman"/>
          <w:color w:val="000000"/>
          <w:spacing w:val="-3"/>
          <w:sz w:val="20"/>
          <w:szCs w:val="20"/>
        </w:rPr>
        <w:t xml:space="preserve"> </w:t>
      </w:r>
      <w:r>
        <w:rPr>
          <w:rFonts w:ascii="Times New Roman" w:hAnsi="Times New Roman"/>
          <w:color w:val="000000"/>
          <w:sz w:val="20"/>
          <w:szCs w:val="20"/>
        </w:rPr>
        <w:t>The social, intellectual and institutional environment in which corrections evolved is discussed.</w:t>
      </w:r>
      <w:r>
        <w:rPr>
          <w:rFonts w:ascii="Times New Roman" w:hAnsi="Times New Roman"/>
          <w:color w:val="000000"/>
          <w:spacing w:val="-11"/>
          <w:sz w:val="20"/>
          <w:szCs w:val="20"/>
        </w:rPr>
        <w:t xml:space="preserve"> </w:t>
      </w:r>
      <w:r>
        <w:rPr>
          <w:rFonts w:ascii="Times New Roman" w:hAnsi="Times New Roman"/>
          <w:color w:val="000000"/>
          <w:sz w:val="20"/>
          <w:szCs w:val="20"/>
        </w:rPr>
        <w:t>Analysis of the punishment experience as seen by prison o</w:t>
      </w:r>
      <w:r>
        <w:rPr>
          <w:rFonts w:ascii="Times New Roman" w:hAnsi="Times New Roman"/>
          <w:color w:val="000000"/>
          <w:spacing w:val="-4"/>
          <w:sz w:val="20"/>
          <w:szCs w:val="20"/>
        </w:rPr>
        <w:t>f</w:t>
      </w:r>
      <w:r>
        <w:rPr>
          <w:rFonts w:ascii="Times New Roman" w:hAnsi="Times New Roman"/>
          <w:color w:val="000000"/>
          <w:sz w:val="20"/>
          <w:szCs w:val="20"/>
        </w:rPr>
        <w:t>ficials and o</w:t>
      </w:r>
      <w:r>
        <w:rPr>
          <w:rFonts w:ascii="Times New Roman" w:hAnsi="Times New Roman"/>
          <w:color w:val="000000"/>
          <w:spacing w:val="-4"/>
          <w:sz w:val="20"/>
          <w:szCs w:val="20"/>
        </w:rPr>
        <w:t>f</w:t>
      </w:r>
      <w:r>
        <w:rPr>
          <w:rFonts w:ascii="Times New Roman" w:hAnsi="Times New Roman"/>
          <w:color w:val="000000"/>
          <w:sz w:val="20"/>
          <w:szCs w:val="20"/>
        </w:rPr>
        <w:t>fenders.</w:t>
      </w:r>
    </w:p>
    <w:p w:rsidR="00546EE7" w:rsidRDefault="00546EE7" w:rsidP="0024381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CRJU</w:t>
      </w:r>
      <w:r>
        <w:rPr>
          <w:rFonts w:ascii="Times New Roman" w:hAnsi="Times New Roman"/>
          <w:b/>
          <w:bCs/>
          <w:color w:val="000000"/>
          <w:spacing w:val="3"/>
          <w:sz w:val="20"/>
          <w:szCs w:val="20"/>
        </w:rPr>
        <w:t xml:space="preserve"> </w:t>
      </w:r>
      <w:r>
        <w:rPr>
          <w:rFonts w:ascii="Times New Roman" w:hAnsi="Times New Roman"/>
          <w:b/>
          <w:bCs/>
          <w:color w:val="000000"/>
          <w:sz w:val="20"/>
          <w:szCs w:val="20"/>
        </w:rPr>
        <w:t>6410</w:t>
      </w:r>
      <w:r>
        <w:rPr>
          <w:rFonts w:ascii="Times New Roman" w:hAnsi="Times New Roman"/>
          <w:b/>
          <w:bCs/>
          <w:color w:val="000000"/>
          <w:spacing w:val="3"/>
          <w:sz w:val="20"/>
          <w:szCs w:val="20"/>
        </w:rPr>
        <w:t xml:space="preserve"> </w:t>
      </w:r>
      <w:r>
        <w:rPr>
          <w:rFonts w:ascii="Times New Roman" w:hAnsi="Times New Roman"/>
          <w:b/>
          <w:bCs/>
          <w:color w:val="000000"/>
          <w:sz w:val="20"/>
          <w:szCs w:val="20"/>
        </w:rPr>
        <w:t>—</w:t>
      </w:r>
      <w:r>
        <w:rPr>
          <w:rFonts w:ascii="Times New Roman" w:hAnsi="Times New Roman"/>
          <w:b/>
          <w:bCs/>
          <w:color w:val="000000"/>
          <w:spacing w:val="-8"/>
          <w:sz w:val="20"/>
          <w:szCs w:val="20"/>
        </w:rPr>
        <w:t xml:space="preserve"> </w:t>
      </w:r>
      <w:r>
        <w:rPr>
          <w:rFonts w:ascii="Times New Roman" w:hAnsi="Times New Roman"/>
          <w:b/>
          <w:bCs/>
          <w:color w:val="000000"/>
          <w:sz w:val="20"/>
          <w:szCs w:val="20"/>
        </w:rPr>
        <w:t>Administration</w:t>
      </w:r>
      <w:r>
        <w:rPr>
          <w:rFonts w:ascii="Times New Roman" w:hAnsi="Times New Roman"/>
          <w:b/>
          <w:bCs/>
          <w:color w:val="000000"/>
          <w:spacing w:val="3"/>
          <w:sz w:val="20"/>
          <w:szCs w:val="20"/>
        </w:rPr>
        <w:t xml:space="preserve"> </w:t>
      </w:r>
      <w:r>
        <w:rPr>
          <w:rFonts w:ascii="Times New Roman" w:hAnsi="Times New Roman"/>
          <w:b/>
          <w:bCs/>
          <w:color w:val="000000"/>
          <w:sz w:val="20"/>
          <w:szCs w:val="20"/>
        </w:rPr>
        <w:t>of</w:t>
      </w:r>
      <w:r>
        <w:rPr>
          <w:rFonts w:ascii="Times New Roman" w:hAnsi="Times New Roman"/>
          <w:b/>
          <w:bCs/>
          <w:color w:val="000000"/>
          <w:spacing w:val="3"/>
          <w:sz w:val="20"/>
          <w:szCs w:val="20"/>
        </w:rPr>
        <w:t xml:space="preserve"> </w:t>
      </w:r>
      <w:r>
        <w:rPr>
          <w:rFonts w:ascii="Times New Roman" w:hAnsi="Times New Roman"/>
          <w:b/>
          <w:bCs/>
          <w:color w:val="000000"/>
          <w:sz w:val="20"/>
          <w:szCs w:val="20"/>
        </w:rPr>
        <w:t>Psychological</w:t>
      </w:r>
      <w:r>
        <w:rPr>
          <w:rFonts w:ascii="Times New Roman" w:hAnsi="Times New Roman"/>
          <w:b/>
          <w:bCs/>
          <w:color w:val="000000"/>
          <w:spacing w:val="-1"/>
          <w:sz w:val="20"/>
          <w:szCs w:val="20"/>
        </w:rPr>
        <w:t xml:space="preserve"> </w:t>
      </w:r>
      <w:r>
        <w:rPr>
          <w:rFonts w:ascii="Times New Roman" w:hAnsi="Times New Roman"/>
          <w:b/>
          <w:bCs/>
          <w:color w:val="000000"/>
          <w:spacing w:val="-18"/>
          <w:sz w:val="20"/>
          <w:szCs w:val="20"/>
        </w:rPr>
        <w:t>T</w:t>
      </w:r>
      <w:r>
        <w:rPr>
          <w:rFonts w:ascii="Times New Roman" w:hAnsi="Times New Roman"/>
          <w:b/>
          <w:bCs/>
          <w:color w:val="000000"/>
          <w:sz w:val="20"/>
          <w:szCs w:val="20"/>
        </w:rPr>
        <w:t xml:space="preserve">ests..........................................................3(3-0) </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i/>
          <w:iCs/>
          <w:color w:val="000000"/>
          <w:sz w:val="20"/>
          <w:szCs w:val="20"/>
        </w:rPr>
      </w:pPr>
      <w:r>
        <w:rPr>
          <w:rFonts w:ascii="Times New Roman" w:hAnsi="Times New Roman"/>
          <w:color w:val="000000"/>
          <w:sz w:val="20"/>
          <w:szCs w:val="20"/>
        </w:rPr>
        <w:t>Supervised training in the administration, scoring and interpretation of tests of intelligence, aptitude, interest and personalit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 CRJU 5600, 5610.</w:t>
      </w:r>
    </w:p>
    <w:p w:rsidR="00546EE7" w:rsidRDefault="00546EE7" w:rsidP="0024381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 xml:space="preserve">CRJU 6420 — Interviewing and Counseling........................................................................3(3-0) </w:t>
      </w: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An examination of the purpose and principles of e</w:t>
      </w:r>
      <w:r>
        <w:rPr>
          <w:rFonts w:ascii="Times New Roman" w:hAnsi="Times New Roman"/>
          <w:color w:val="000000"/>
          <w:spacing w:val="-4"/>
          <w:sz w:val="20"/>
          <w:szCs w:val="20"/>
        </w:rPr>
        <w:t>f</w:t>
      </w:r>
      <w:r>
        <w:rPr>
          <w:rFonts w:ascii="Times New Roman" w:hAnsi="Times New Roman"/>
          <w:color w:val="000000"/>
          <w:sz w:val="20"/>
          <w:szCs w:val="20"/>
        </w:rPr>
        <w:t>fective interviewing.</w:t>
      </w:r>
      <w:r>
        <w:rPr>
          <w:rFonts w:ascii="Times New Roman" w:hAnsi="Times New Roman"/>
          <w:color w:val="000000"/>
          <w:spacing w:val="-11"/>
          <w:sz w:val="20"/>
          <w:szCs w:val="20"/>
        </w:rPr>
        <w:t xml:space="preserve"> </w:t>
      </w:r>
      <w:r>
        <w:rPr>
          <w:rFonts w:ascii="Times New Roman" w:hAnsi="Times New Roman"/>
          <w:color w:val="000000"/>
          <w:sz w:val="20"/>
          <w:szCs w:val="20"/>
        </w:rPr>
        <w:t>Analysis of individual problems and the process of problem-solving with criminal justice clients. Emphasis is placed on learning experiences to help unmotivated, involuntary clients.</w:t>
      </w:r>
    </w:p>
    <w:p w:rsidR="00546EE7" w:rsidRDefault="00546EE7" w:rsidP="0024381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p>
    <w:p w:rsidR="0024381A" w:rsidRDefault="0024381A" w:rsidP="0024381A">
      <w:pPr>
        <w:widowControl w:val="0"/>
        <w:autoSpaceDE w:val="0"/>
        <w:autoSpaceDN w:val="0"/>
        <w:adjustRightInd w:val="0"/>
        <w:spacing w:after="0" w:line="250"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CRJU</w:t>
      </w:r>
      <w:r>
        <w:rPr>
          <w:rFonts w:ascii="Times New Roman" w:hAnsi="Times New Roman"/>
          <w:b/>
          <w:bCs/>
          <w:color w:val="000000"/>
          <w:spacing w:val="6"/>
          <w:sz w:val="20"/>
          <w:szCs w:val="20"/>
        </w:rPr>
        <w:t xml:space="preserve"> </w:t>
      </w:r>
      <w:r>
        <w:rPr>
          <w:rFonts w:ascii="Times New Roman" w:hAnsi="Times New Roman"/>
          <w:b/>
          <w:bCs/>
          <w:color w:val="000000"/>
          <w:sz w:val="20"/>
          <w:szCs w:val="20"/>
        </w:rPr>
        <w:t>6430</w:t>
      </w:r>
      <w:r>
        <w:rPr>
          <w:rFonts w:ascii="Times New Roman" w:hAnsi="Times New Roman"/>
          <w:b/>
          <w:bCs/>
          <w:color w:val="000000"/>
          <w:spacing w:val="6"/>
          <w:sz w:val="20"/>
          <w:szCs w:val="20"/>
        </w:rPr>
        <w:t xml:space="preserve"> </w:t>
      </w:r>
      <w:r>
        <w:rPr>
          <w:rFonts w:ascii="Times New Roman" w:hAnsi="Times New Roman"/>
          <w:b/>
          <w:bCs/>
          <w:color w:val="000000"/>
          <w:sz w:val="20"/>
          <w:szCs w:val="20"/>
        </w:rPr>
        <w:t>—</w:t>
      </w:r>
      <w:r>
        <w:rPr>
          <w:rFonts w:ascii="Times New Roman" w:hAnsi="Times New Roman"/>
          <w:b/>
          <w:bCs/>
          <w:color w:val="000000"/>
          <w:spacing w:val="6"/>
          <w:sz w:val="20"/>
          <w:szCs w:val="20"/>
        </w:rPr>
        <w:t xml:space="preserve"> </w:t>
      </w:r>
      <w:r>
        <w:rPr>
          <w:rFonts w:ascii="Times New Roman" w:hAnsi="Times New Roman"/>
          <w:b/>
          <w:bCs/>
          <w:color w:val="000000"/>
          <w:sz w:val="20"/>
          <w:szCs w:val="20"/>
        </w:rPr>
        <w:t>Rehabilitation</w:t>
      </w:r>
      <w:r>
        <w:rPr>
          <w:rFonts w:ascii="Times New Roman" w:hAnsi="Times New Roman"/>
          <w:b/>
          <w:bCs/>
          <w:color w:val="000000"/>
          <w:spacing w:val="6"/>
          <w:sz w:val="20"/>
          <w:szCs w:val="20"/>
        </w:rPr>
        <w:t xml:space="preserve"> </w:t>
      </w:r>
      <w:r>
        <w:rPr>
          <w:rFonts w:ascii="Times New Roman" w:hAnsi="Times New Roman"/>
          <w:b/>
          <w:bCs/>
          <w:color w:val="000000"/>
          <w:sz w:val="20"/>
          <w:szCs w:val="20"/>
        </w:rPr>
        <w:t>and</w:t>
      </w:r>
      <w:r>
        <w:rPr>
          <w:rFonts w:ascii="Times New Roman" w:hAnsi="Times New Roman"/>
          <w:b/>
          <w:bCs/>
          <w:color w:val="000000"/>
          <w:spacing w:val="2"/>
          <w:sz w:val="20"/>
          <w:szCs w:val="20"/>
        </w:rPr>
        <w:t xml:space="preserve"> </w:t>
      </w:r>
      <w:r>
        <w:rPr>
          <w:rFonts w:ascii="Times New Roman" w:hAnsi="Times New Roman"/>
          <w:b/>
          <w:bCs/>
          <w:color w:val="000000"/>
          <w:spacing w:val="-15"/>
          <w:sz w:val="20"/>
          <w:szCs w:val="20"/>
        </w:rPr>
        <w:t>T</w:t>
      </w:r>
      <w:r>
        <w:rPr>
          <w:rFonts w:ascii="Times New Roman" w:hAnsi="Times New Roman"/>
          <w:b/>
          <w:bCs/>
          <w:color w:val="000000"/>
          <w:spacing w:val="-4"/>
          <w:sz w:val="20"/>
          <w:szCs w:val="20"/>
        </w:rPr>
        <w:t>r</w:t>
      </w:r>
      <w:r>
        <w:rPr>
          <w:rFonts w:ascii="Times New Roman" w:hAnsi="Times New Roman"/>
          <w:b/>
          <w:bCs/>
          <w:color w:val="000000"/>
          <w:sz w:val="20"/>
          <w:szCs w:val="20"/>
        </w:rPr>
        <w:t xml:space="preserve">eatment.......................................................................3(3-0) </w:t>
      </w:r>
    </w:p>
    <w:p w:rsidR="0024381A" w:rsidRDefault="0024381A" w:rsidP="0024381A">
      <w:pPr>
        <w:widowControl w:val="0"/>
        <w:autoSpaceDE w:val="0"/>
        <w:autoSpaceDN w:val="0"/>
        <w:adjustRightInd w:val="0"/>
        <w:spacing w:before="26" w:after="0" w:line="250" w:lineRule="auto"/>
        <w:ind w:left="360" w:right="180" w:firstLine="0"/>
        <w:rPr>
          <w:rFonts w:ascii="Times New Roman" w:hAnsi="Times New Roman"/>
          <w:sz w:val="20"/>
          <w:szCs w:val="20"/>
        </w:rPr>
      </w:pPr>
      <w:r>
        <w:rPr>
          <w:rFonts w:ascii="Times New Roman" w:hAnsi="Times New Roman"/>
          <w:color w:val="000000"/>
          <w:sz w:val="20"/>
          <w:szCs w:val="20"/>
        </w:rPr>
        <w:t>Development of frame of reference for rational treatment of o</w:t>
      </w:r>
      <w:r>
        <w:rPr>
          <w:rFonts w:ascii="Times New Roman" w:hAnsi="Times New Roman"/>
          <w:color w:val="000000"/>
          <w:spacing w:val="-4"/>
          <w:sz w:val="20"/>
          <w:szCs w:val="20"/>
        </w:rPr>
        <w:t>f</w:t>
      </w:r>
      <w:r>
        <w:rPr>
          <w:rFonts w:ascii="Times New Roman" w:hAnsi="Times New Roman"/>
          <w:color w:val="000000"/>
          <w:sz w:val="20"/>
          <w:szCs w:val="20"/>
        </w:rPr>
        <w:t>fenders through description, examination and practice of treatment methods.</w:t>
      </w:r>
      <w:r>
        <w:rPr>
          <w:rFonts w:ascii="Times New Roman" w:hAnsi="Times New Roman"/>
          <w:color w:val="000000"/>
          <w:spacing w:val="-11"/>
          <w:sz w:val="20"/>
          <w:szCs w:val="20"/>
        </w:rPr>
        <w:t xml:space="preserve"> </w:t>
      </w:r>
      <w:r>
        <w:rPr>
          <w:rFonts w:ascii="Times New Roman" w:hAnsi="Times New Roman"/>
          <w:color w:val="000000"/>
          <w:sz w:val="20"/>
          <w:szCs w:val="20"/>
        </w:rPr>
        <w:t>Analysis of methods employed by corre</w:t>
      </w:r>
      <w:r>
        <w:rPr>
          <w:rFonts w:ascii="Times New Roman" w:hAnsi="Times New Roman"/>
          <w:color w:val="000000"/>
          <w:spacing w:val="-4"/>
          <w:sz w:val="20"/>
          <w:szCs w:val="20"/>
        </w:rPr>
        <w:t>c</w:t>
      </w:r>
      <w:r>
        <w:rPr>
          <w:rFonts w:ascii="Times New Roman" w:hAnsi="Times New Roman"/>
          <w:sz w:val="20"/>
          <w:szCs w:val="20"/>
        </w:rPr>
        <w:t>tional institutions to prepare inmates for reintegration into their  environment upon release.</w:t>
      </w:r>
    </w:p>
    <w:p w:rsidR="0024381A" w:rsidRDefault="0024381A" w:rsidP="0024381A">
      <w:pPr>
        <w:widowControl w:val="0"/>
        <w:autoSpaceDE w:val="0"/>
        <w:autoSpaceDN w:val="0"/>
        <w:adjustRightInd w:val="0"/>
        <w:spacing w:before="10" w:after="0" w:line="250" w:lineRule="auto"/>
        <w:ind w:left="360" w:right="180" w:firstLine="0"/>
        <w:jc w:val="both"/>
      </w:pP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CRJU 6440 —   Management of Cor</w:t>
      </w:r>
      <w:r>
        <w:rPr>
          <w:rFonts w:ascii="Times New Roman" w:hAnsi="Times New Roman"/>
          <w:b/>
          <w:bCs/>
          <w:spacing w:val="-4"/>
          <w:sz w:val="20"/>
          <w:szCs w:val="20"/>
        </w:rPr>
        <w:t>r</w:t>
      </w:r>
      <w:r>
        <w:rPr>
          <w:rFonts w:ascii="Times New Roman" w:hAnsi="Times New Roman"/>
          <w:b/>
          <w:bCs/>
          <w:sz w:val="20"/>
          <w:szCs w:val="20"/>
        </w:rPr>
        <w:t>ectional Institutions.....................................3(3-0)</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b/>
          <w:bCs/>
          <w:sz w:val="20"/>
          <w:szCs w:val="20"/>
        </w:rPr>
        <w:t xml:space="preserve"> </w:t>
      </w:r>
      <w:r>
        <w:rPr>
          <w:rFonts w:ascii="Times New Roman" w:hAnsi="Times New Roman"/>
          <w:sz w:val="20"/>
          <w:szCs w:val="20"/>
        </w:rPr>
        <w:t>An analysis of the o</w:t>
      </w:r>
      <w:r>
        <w:rPr>
          <w:rFonts w:ascii="Times New Roman" w:hAnsi="Times New Roman"/>
          <w:spacing w:val="-4"/>
          <w:sz w:val="20"/>
          <w:szCs w:val="20"/>
        </w:rPr>
        <w:t>r</w:t>
      </w:r>
      <w:r>
        <w:rPr>
          <w:rFonts w:ascii="Times New Roman" w:hAnsi="Times New Roman"/>
          <w:sz w:val="20"/>
          <w:szCs w:val="20"/>
        </w:rPr>
        <w:t>ganization and management of various types of correctional facilities. Focus is on personnel selection and training, legal and administrative requirements, securit</w:t>
      </w:r>
      <w:r>
        <w:rPr>
          <w:rFonts w:ascii="Times New Roman" w:hAnsi="Times New Roman"/>
          <w:spacing w:val="-13"/>
          <w:sz w:val="20"/>
          <w:szCs w:val="20"/>
        </w:rPr>
        <w:t>y</w:t>
      </w:r>
      <w:r>
        <w:rPr>
          <w:rFonts w:ascii="Times New Roman" w:hAnsi="Times New Roman"/>
          <w:sz w:val="20"/>
          <w:szCs w:val="20"/>
        </w:rPr>
        <w:t>, maintenance, program implementation and sta</w:t>
      </w:r>
      <w:r>
        <w:rPr>
          <w:rFonts w:ascii="Times New Roman" w:hAnsi="Times New Roman"/>
          <w:spacing w:val="-4"/>
          <w:sz w:val="20"/>
          <w:szCs w:val="20"/>
        </w:rPr>
        <w:t>f</w:t>
      </w:r>
      <w:r>
        <w:rPr>
          <w:rFonts w:ascii="Times New Roman" w:hAnsi="Times New Roman"/>
          <w:sz w:val="20"/>
          <w:szCs w:val="20"/>
        </w:rPr>
        <w:t>fing.</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sz w:val="20"/>
          <w:szCs w:val="20"/>
        </w:rPr>
      </w:pPr>
    </w:p>
    <w:p w:rsidR="00546EE7" w:rsidRDefault="00546EE7" w:rsidP="00546EE7">
      <w:pPr>
        <w:widowControl w:val="0"/>
        <w:autoSpaceDE w:val="0"/>
        <w:autoSpaceDN w:val="0"/>
        <w:adjustRightInd w:val="0"/>
        <w:spacing w:after="0" w:line="227" w:lineRule="exact"/>
        <w:ind w:left="360" w:right="180" w:firstLine="0"/>
        <w:jc w:val="both"/>
        <w:rPr>
          <w:rFonts w:ascii="Times New Roman" w:hAnsi="Times New Roman"/>
          <w:sz w:val="20"/>
          <w:szCs w:val="20"/>
        </w:rPr>
      </w:pPr>
      <w:r>
        <w:rPr>
          <w:rFonts w:ascii="Times New Roman" w:hAnsi="Times New Roman"/>
          <w:b/>
          <w:bCs/>
          <w:sz w:val="20"/>
          <w:szCs w:val="20"/>
        </w:rPr>
        <w:t>CRJU</w:t>
      </w:r>
      <w:r>
        <w:rPr>
          <w:rFonts w:ascii="Times New Roman" w:hAnsi="Times New Roman"/>
          <w:b/>
          <w:bCs/>
          <w:spacing w:val="3"/>
          <w:sz w:val="20"/>
          <w:szCs w:val="20"/>
        </w:rPr>
        <w:t xml:space="preserve"> </w:t>
      </w:r>
      <w:r>
        <w:rPr>
          <w:rFonts w:ascii="Times New Roman" w:hAnsi="Times New Roman"/>
          <w:b/>
          <w:bCs/>
          <w:sz w:val="20"/>
          <w:szCs w:val="20"/>
        </w:rPr>
        <w:t>7001</w:t>
      </w:r>
      <w:r>
        <w:rPr>
          <w:rFonts w:ascii="Times New Roman" w:hAnsi="Times New Roman"/>
          <w:b/>
          <w:bCs/>
          <w:spacing w:val="3"/>
          <w:sz w:val="20"/>
          <w:szCs w:val="20"/>
        </w:rPr>
        <w:t xml:space="preserve"> </w:t>
      </w:r>
      <w:r>
        <w:rPr>
          <w:rFonts w:ascii="Times New Roman" w:hAnsi="Times New Roman"/>
          <w:b/>
          <w:bCs/>
          <w:sz w:val="20"/>
          <w:szCs w:val="20"/>
        </w:rPr>
        <w:t xml:space="preserve">—  </w:t>
      </w:r>
      <w:r>
        <w:rPr>
          <w:rFonts w:ascii="Times New Roman" w:hAnsi="Times New Roman"/>
          <w:b/>
          <w:bCs/>
          <w:spacing w:val="5"/>
          <w:sz w:val="20"/>
          <w:szCs w:val="20"/>
        </w:rPr>
        <w:t xml:space="preserve"> </w:t>
      </w:r>
      <w:r>
        <w:rPr>
          <w:rFonts w:ascii="Times New Roman" w:hAnsi="Times New Roman"/>
          <w:b/>
          <w:bCs/>
          <w:sz w:val="20"/>
          <w:szCs w:val="20"/>
        </w:rPr>
        <w:t>Thesis</w:t>
      </w:r>
      <w:r>
        <w:rPr>
          <w:rFonts w:ascii="Times New Roman" w:hAnsi="Times New Roman"/>
          <w:b/>
          <w:bCs/>
          <w:spacing w:val="3"/>
          <w:sz w:val="20"/>
          <w:szCs w:val="20"/>
        </w:rPr>
        <w:t xml:space="preserve"> </w:t>
      </w:r>
      <w:r>
        <w:rPr>
          <w:rFonts w:ascii="Times New Roman" w:hAnsi="Times New Roman"/>
          <w:b/>
          <w:bCs/>
          <w:sz w:val="20"/>
          <w:szCs w:val="20"/>
        </w:rPr>
        <w:t>Semina</w:t>
      </w:r>
      <w:r>
        <w:rPr>
          <w:rFonts w:ascii="Times New Roman" w:hAnsi="Times New Roman"/>
          <w:b/>
          <w:bCs/>
          <w:spacing w:val="-18"/>
          <w:sz w:val="20"/>
          <w:szCs w:val="20"/>
        </w:rPr>
        <w:t>r</w:t>
      </w:r>
      <w:r>
        <w:rPr>
          <w:rFonts w:ascii="Times New Roman" w:hAnsi="Times New Roman"/>
          <w:b/>
          <w:bCs/>
          <w:sz w:val="20"/>
          <w:szCs w:val="20"/>
        </w:rPr>
        <w:t>...........................................................................................3(3-0)</w:t>
      </w:r>
    </w:p>
    <w:p w:rsidR="00546EE7" w:rsidRDefault="00546EE7" w:rsidP="00546EE7">
      <w:pPr>
        <w:widowControl w:val="0"/>
        <w:autoSpaceDE w:val="0"/>
        <w:autoSpaceDN w:val="0"/>
        <w:adjustRightInd w:val="0"/>
        <w:spacing w:before="13" w:after="0" w:line="250" w:lineRule="auto"/>
        <w:ind w:left="360" w:right="180" w:firstLine="0"/>
        <w:jc w:val="both"/>
        <w:rPr>
          <w:rFonts w:ascii="Times New Roman" w:hAnsi="Times New Roman"/>
          <w:sz w:val="20"/>
          <w:szCs w:val="20"/>
        </w:rPr>
      </w:pPr>
      <w:r>
        <w:rPr>
          <w:rFonts w:ascii="Times New Roman" w:hAnsi="Times New Roman"/>
          <w:sz w:val="20"/>
          <w:szCs w:val="20"/>
        </w:rPr>
        <w:t>The purpose of the thesis is to apply theories and techniques to relevant questions in the discipline of criminal justice. Students should pose the research question in the context of the po- lice, the courts or corrections.</w:t>
      </w:r>
      <w:r>
        <w:rPr>
          <w:rFonts w:ascii="Times New Roman" w:hAnsi="Times New Roman"/>
          <w:spacing w:val="-3"/>
          <w:sz w:val="20"/>
          <w:szCs w:val="20"/>
        </w:rPr>
        <w:t xml:space="preserve"> </w:t>
      </w:r>
      <w:r>
        <w:rPr>
          <w:rFonts w:ascii="Times New Roman" w:hAnsi="Times New Roman"/>
          <w:sz w:val="20"/>
          <w:szCs w:val="20"/>
        </w:rPr>
        <w:t>The thesis topic must be approved and evaluated by the</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adviso</w:t>
      </w:r>
      <w:r>
        <w:rPr>
          <w:rFonts w:ascii="Times New Roman" w:hAnsi="Times New Roman"/>
          <w:spacing w:val="-11"/>
          <w:sz w:val="20"/>
          <w:szCs w:val="20"/>
        </w:rPr>
        <w:t>r</w:t>
      </w:r>
      <w:r>
        <w:rPr>
          <w:rFonts w:ascii="Times New Roman" w:hAnsi="Times New Roman"/>
          <w:sz w:val="20"/>
          <w:szCs w:val="20"/>
        </w:rPr>
        <w:t xml:space="preserve">. </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successful completion of comp</w:t>
      </w:r>
      <w:r>
        <w:rPr>
          <w:rFonts w:ascii="Times New Roman" w:hAnsi="Times New Roman"/>
          <w:i/>
          <w:iCs/>
          <w:spacing w:val="-7"/>
          <w:sz w:val="20"/>
          <w:szCs w:val="20"/>
        </w:rPr>
        <w:t>re</w:t>
      </w:r>
      <w:r>
        <w:rPr>
          <w:rFonts w:ascii="Times New Roman" w:hAnsi="Times New Roman"/>
          <w:i/>
          <w:iCs/>
          <w:sz w:val="20"/>
          <w:szCs w:val="20"/>
        </w:rPr>
        <w:t>hensive examination.</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sz w:val="20"/>
          <w:szCs w:val="20"/>
        </w:rPr>
      </w:pP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CRJU</w:t>
      </w:r>
      <w:r>
        <w:rPr>
          <w:rFonts w:ascii="Times New Roman" w:hAnsi="Times New Roman"/>
          <w:b/>
          <w:bCs/>
          <w:spacing w:val="7"/>
          <w:sz w:val="20"/>
          <w:szCs w:val="20"/>
        </w:rPr>
        <w:t xml:space="preserve"> </w:t>
      </w:r>
      <w:r>
        <w:rPr>
          <w:rFonts w:ascii="Times New Roman" w:hAnsi="Times New Roman"/>
          <w:b/>
          <w:bCs/>
          <w:sz w:val="20"/>
          <w:szCs w:val="20"/>
        </w:rPr>
        <w:t>7002</w:t>
      </w:r>
      <w:r>
        <w:rPr>
          <w:rFonts w:ascii="Times New Roman" w:hAnsi="Times New Roman"/>
          <w:b/>
          <w:bCs/>
          <w:spacing w:val="7"/>
          <w:sz w:val="20"/>
          <w:szCs w:val="20"/>
        </w:rPr>
        <w:t xml:space="preserve"> </w:t>
      </w:r>
      <w:r>
        <w:rPr>
          <w:rFonts w:ascii="Times New Roman" w:hAnsi="Times New Roman"/>
          <w:b/>
          <w:bCs/>
          <w:sz w:val="20"/>
          <w:szCs w:val="20"/>
        </w:rPr>
        <w:t xml:space="preserve">—  </w:t>
      </w:r>
      <w:r>
        <w:rPr>
          <w:rFonts w:ascii="Times New Roman" w:hAnsi="Times New Roman"/>
          <w:b/>
          <w:bCs/>
          <w:spacing w:val="3"/>
          <w:sz w:val="20"/>
          <w:szCs w:val="20"/>
        </w:rPr>
        <w:t xml:space="preserve"> </w:t>
      </w:r>
      <w:r>
        <w:rPr>
          <w:rFonts w:ascii="Times New Roman" w:hAnsi="Times New Roman"/>
          <w:b/>
          <w:bCs/>
          <w:sz w:val="20"/>
          <w:szCs w:val="20"/>
        </w:rPr>
        <w:t>Thesis...................................................................3(3-0)</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b/>
          <w:bCs/>
          <w:sz w:val="20"/>
          <w:szCs w:val="20"/>
        </w:rPr>
        <w:lastRenderedPageBreak/>
        <w:t xml:space="preserve"> </w:t>
      </w:r>
      <w:r>
        <w:rPr>
          <w:rFonts w:ascii="Times New Roman" w:hAnsi="Times New Roman"/>
          <w:sz w:val="20"/>
          <w:szCs w:val="20"/>
        </w:rPr>
        <w:t xml:space="preserve">This course includes the analysis of data collected from appropriate research designs including computer analysis and appropriate statistical tests of significance or a review of literature and theories or concepts that lend themselves to a thesis topic. </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i/>
          <w:sz w:val="20"/>
          <w:szCs w:val="20"/>
        </w:rPr>
      </w:pPr>
      <w:r w:rsidRPr="00BE0F70">
        <w:rPr>
          <w:rFonts w:ascii="Times New Roman" w:hAnsi="Times New Roman"/>
          <w:i/>
          <w:sz w:val="20"/>
          <w:szCs w:val="20"/>
        </w:rPr>
        <w:t>Prerequisite:</w:t>
      </w:r>
      <w:r w:rsidRPr="00BE0F70">
        <w:rPr>
          <w:rFonts w:ascii="Times New Roman" w:hAnsi="Times New Roman"/>
          <w:i/>
          <w:spacing w:val="-11"/>
          <w:sz w:val="20"/>
          <w:szCs w:val="20"/>
        </w:rPr>
        <w:t xml:space="preserve"> CRJU 7001</w:t>
      </w:r>
      <w:r w:rsidRPr="00BE0F70">
        <w:rPr>
          <w:rFonts w:ascii="Times New Roman" w:hAnsi="Times New Roman"/>
          <w:i/>
          <w:sz w:val="20"/>
          <w:szCs w:val="20"/>
        </w:rPr>
        <w:t>.</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sz w:val="20"/>
          <w:szCs w:val="20"/>
        </w:rPr>
      </w:pP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CRJU</w:t>
      </w:r>
      <w:r>
        <w:rPr>
          <w:rFonts w:ascii="Times New Roman" w:hAnsi="Times New Roman"/>
          <w:b/>
          <w:bCs/>
          <w:spacing w:val="1"/>
          <w:sz w:val="20"/>
          <w:szCs w:val="20"/>
        </w:rPr>
        <w:t xml:space="preserve"> </w:t>
      </w:r>
      <w:r>
        <w:rPr>
          <w:rFonts w:ascii="Times New Roman" w:hAnsi="Times New Roman"/>
          <w:b/>
          <w:bCs/>
          <w:sz w:val="20"/>
          <w:szCs w:val="20"/>
        </w:rPr>
        <w:t>7003</w:t>
      </w:r>
      <w:r>
        <w:rPr>
          <w:rFonts w:ascii="Times New Roman" w:hAnsi="Times New Roman"/>
          <w:b/>
          <w:bCs/>
          <w:spacing w:val="1"/>
          <w:sz w:val="20"/>
          <w:szCs w:val="20"/>
        </w:rPr>
        <w:t xml:space="preserve"> </w:t>
      </w:r>
      <w:r>
        <w:rPr>
          <w:rFonts w:ascii="Times New Roman" w:hAnsi="Times New Roman"/>
          <w:b/>
          <w:bCs/>
          <w:sz w:val="20"/>
          <w:szCs w:val="20"/>
        </w:rPr>
        <w:t>—</w:t>
      </w:r>
      <w:r>
        <w:rPr>
          <w:rFonts w:ascii="Times New Roman" w:hAnsi="Times New Roman"/>
          <w:b/>
          <w:bCs/>
          <w:spacing w:val="-3"/>
          <w:sz w:val="20"/>
          <w:szCs w:val="20"/>
        </w:rPr>
        <w:t xml:space="preserve"> </w:t>
      </w:r>
      <w:r>
        <w:rPr>
          <w:rFonts w:ascii="Times New Roman" w:hAnsi="Times New Roman"/>
          <w:b/>
          <w:bCs/>
          <w:spacing w:val="-18"/>
          <w:sz w:val="20"/>
          <w:szCs w:val="20"/>
        </w:rPr>
        <w:t>T</w:t>
      </w:r>
      <w:r>
        <w:rPr>
          <w:rFonts w:ascii="Times New Roman" w:hAnsi="Times New Roman"/>
          <w:b/>
          <w:bCs/>
          <w:sz w:val="20"/>
          <w:szCs w:val="20"/>
        </w:rPr>
        <w:t>echnology</w:t>
      </w:r>
      <w:r>
        <w:rPr>
          <w:rFonts w:ascii="Times New Roman" w:hAnsi="Times New Roman"/>
          <w:b/>
          <w:bCs/>
          <w:spacing w:val="1"/>
          <w:sz w:val="20"/>
          <w:szCs w:val="20"/>
        </w:rPr>
        <w:t xml:space="preserve"> </w:t>
      </w:r>
      <w:r>
        <w:rPr>
          <w:rFonts w:ascii="Times New Roman" w:hAnsi="Times New Roman"/>
          <w:b/>
          <w:bCs/>
          <w:sz w:val="20"/>
          <w:szCs w:val="20"/>
        </w:rPr>
        <w:t>and</w:t>
      </w:r>
      <w:r>
        <w:rPr>
          <w:rFonts w:ascii="Times New Roman" w:hAnsi="Times New Roman"/>
          <w:b/>
          <w:bCs/>
          <w:spacing w:val="1"/>
          <w:sz w:val="20"/>
          <w:szCs w:val="20"/>
        </w:rPr>
        <w:t xml:space="preserve"> </w:t>
      </w:r>
      <w:r>
        <w:rPr>
          <w:rFonts w:ascii="Times New Roman" w:hAnsi="Times New Roman"/>
          <w:b/>
          <w:bCs/>
          <w:sz w:val="20"/>
          <w:szCs w:val="20"/>
        </w:rPr>
        <w:t>Criminal</w:t>
      </w:r>
      <w:r>
        <w:rPr>
          <w:rFonts w:ascii="Times New Roman" w:hAnsi="Times New Roman"/>
          <w:b/>
          <w:bCs/>
          <w:spacing w:val="1"/>
          <w:sz w:val="20"/>
          <w:szCs w:val="20"/>
        </w:rPr>
        <w:t xml:space="preserve"> </w:t>
      </w:r>
      <w:r>
        <w:rPr>
          <w:rFonts w:ascii="Times New Roman" w:hAnsi="Times New Roman"/>
          <w:b/>
          <w:bCs/>
          <w:sz w:val="20"/>
          <w:szCs w:val="20"/>
        </w:rPr>
        <w:t xml:space="preserve">Justice........................3(3-0) </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This course familiarizes graduate students with the various uses of technology in the criminal justice system and raises ethical and legal issues with its use.</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sz w:val="20"/>
          <w:szCs w:val="20"/>
        </w:rPr>
      </w:pP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CRJU</w:t>
      </w:r>
      <w:r>
        <w:rPr>
          <w:rFonts w:ascii="Times New Roman" w:hAnsi="Times New Roman"/>
          <w:b/>
          <w:bCs/>
          <w:spacing w:val="8"/>
          <w:sz w:val="20"/>
          <w:szCs w:val="20"/>
        </w:rPr>
        <w:t xml:space="preserve"> </w:t>
      </w:r>
      <w:r>
        <w:rPr>
          <w:rFonts w:ascii="Times New Roman" w:hAnsi="Times New Roman"/>
          <w:b/>
          <w:bCs/>
          <w:sz w:val="20"/>
          <w:szCs w:val="20"/>
        </w:rPr>
        <w:t>7004</w:t>
      </w:r>
      <w:r>
        <w:rPr>
          <w:rFonts w:ascii="Times New Roman" w:hAnsi="Times New Roman"/>
          <w:b/>
          <w:bCs/>
          <w:spacing w:val="8"/>
          <w:sz w:val="20"/>
          <w:szCs w:val="20"/>
        </w:rPr>
        <w:t xml:space="preserve"> </w:t>
      </w:r>
      <w:r>
        <w:rPr>
          <w:rFonts w:ascii="Times New Roman" w:hAnsi="Times New Roman"/>
          <w:b/>
          <w:bCs/>
          <w:sz w:val="20"/>
          <w:szCs w:val="20"/>
        </w:rPr>
        <w:t>—</w:t>
      </w:r>
      <w:r>
        <w:rPr>
          <w:rFonts w:ascii="Times New Roman" w:hAnsi="Times New Roman"/>
          <w:b/>
          <w:bCs/>
          <w:spacing w:val="8"/>
          <w:sz w:val="20"/>
          <w:szCs w:val="20"/>
        </w:rPr>
        <w:t xml:space="preserve"> </w:t>
      </w:r>
      <w:r>
        <w:rPr>
          <w:rFonts w:ascii="Times New Roman" w:hAnsi="Times New Roman"/>
          <w:b/>
          <w:bCs/>
          <w:sz w:val="20"/>
          <w:szCs w:val="20"/>
        </w:rPr>
        <w:t>Criminal</w:t>
      </w:r>
      <w:r>
        <w:rPr>
          <w:rFonts w:ascii="Times New Roman" w:hAnsi="Times New Roman"/>
          <w:b/>
          <w:bCs/>
          <w:spacing w:val="8"/>
          <w:sz w:val="20"/>
          <w:szCs w:val="20"/>
        </w:rPr>
        <w:t xml:space="preserve"> </w:t>
      </w:r>
      <w:r>
        <w:rPr>
          <w:rFonts w:ascii="Times New Roman" w:hAnsi="Times New Roman"/>
          <w:b/>
          <w:bCs/>
          <w:sz w:val="20"/>
          <w:szCs w:val="20"/>
        </w:rPr>
        <w:t>Justice</w:t>
      </w:r>
      <w:r>
        <w:rPr>
          <w:rFonts w:ascii="Times New Roman" w:hAnsi="Times New Roman"/>
          <w:b/>
          <w:bCs/>
          <w:spacing w:val="8"/>
          <w:sz w:val="20"/>
          <w:szCs w:val="20"/>
        </w:rPr>
        <w:t xml:space="preserve"> </w:t>
      </w:r>
      <w:r>
        <w:rPr>
          <w:rFonts w:ascii="Times New Roman" w:hAnsi="Times New Roman"/>
          <w:b/>
          <w:bCs/>
          <w:sz w:val="20"/>
          <w:szCs w:val="20"/>
        </w:rPr>
        <w:t>P</w:t>
      </w:r>
      <w:r>
        <w:rPr>
          <w:rFonts w:ascii="Times New Roman" w:hAnsi="Times New Roman"/>
          <w:b/>
          <w:bCs/>
          <w:spacing w:val="-4"/>
          <w:sz w:val="20"/>
          <w:szCs w:val="20"/>
        </w:rPr>
        <w:t>r</w:t>
      </w:r>
      <w:r>
        <w:rPr>
          <w:rFonts w:ascii="Times New Roman" w:hAnsi="Times New Roman"/>
          <w:b/>
          <w:bCs/>
          <w:sz w:val="20"/>
          <w:szCs w:val="20"/>
        </w:rPr>
        <w:t>ogram Evaluation...............3(3-0)</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spacing w:val="-3"/>
          <w:sz w:val="20"/>
          <w:szCs w:val="20"/>
        </w:rPr>
      </w:pPr>
      <w:r>
        <w:rPr>
          <w:rFonts w:ascii="Times New Roman" w:hAnsi="Times New Roman"/>
          <w:b/>
          <w:bCs/>
          <w:sz w:val="20"/>
          <w:szCs w:val="20"/>
        </w:rPr>
        <w:t xml:space="preserve"> </w:t>
      </w:r>
      <w:r>
        <w:rPr>
          <w:rFonts w:ascii="Times New Roman" w:hAnsi="Times New Roman"/>
          <w:sz w:val="20"/>
          <w:szCs w:val="20"/>
        </w:rPr>
        <w:t>This course is designed to familiarize students with techniques that are utilized in evaluating the e</w:t>
      </w:r>
      <w:r>
        <w:rPr>
          <w:rFonts w:ascii="Times New Roman" w:hAnsi="Times New Roman"/>
          <w:spacing w:val="-4"/>
          <w:sz w:val="20"/>
          <w:szCs w:val="20"/>
        </w:rPr>
        <w:t>f</w:t>
      </w:r>
      <w:r>
        <w:rPr>
          <w:rFonts w:ascii="Times New Roman" w:hAnsi="Times New Roman"/>
          <w:sz w:val="20"/>
          <w:szCs w:val="20"/>
        </w:rPr>
        <w:t>fectiveness of public programs and policies.</w:t>
      </w:r>
      <w:r>
        <w:rPr>
          <w:rFonts w:ascii="Times New Roman" w:hAnsi="Times New Roman"/>
          <w:spacing w:val="-3"/>
          <w:sz w:val="20"/>
          <w:szCs w:val="20"/>
        </w:rPr>
        <w:t xml:space="preserve"> </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sz w:val="20"/>
          <w:szCs w:val="20"/>
        </w:rPr>
      </w:pP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FOSC</w:t>
      </w:r>
      <w:r>
        <w:rPr>
          <w:rFonts w:ascii="Times New Roman" w:hAnsi="Times New Roman"/>
          <w:b/>
          <w:bCs/>
          <w:spacing w:val="5"/>
          <w:sz w:val="20"/>
          <w:szCs w:val="20"/>
        </w:rPr>
        <w:t xml:space="preserve"> </w:t>
      </w:r>
      <w:r>
        <w:rPr>
          <w:rFonts w:ascii="Times New Roman" w:hAnsi="Times New Roman"/>
          <w:b/>
          <w:bCs/>
          <w:sz w:val="20"/>
          <w:szCs w:val="20"/>
        </w:rPr>
        <w:t>6001</w:t>
      </w:r>
      <w:r>
        <w:rPr>
          <w:rFonts w:ascii="Times New Roman" w:hAnsi="Times New Roman"/>
          <w:b/>
          <w:bCs/>
          <w:spacing w:val="5"/>
          <w:sz w:val="20"/>
          <w:szCs w:val="20"/>
        </w:rPr>
        <w:t xml:space="preserve"> </w:t>
      </w:r>
      <w:r>
        <w:rPr>
          <w:rFonts w:ascii="Times New Roman" w:hAnsi="Times New Roman"/>
          <w:b/>
          <w:bCs/>
          <w:sz w:val="20"/>
          <w:szCs w:val="20"/>
        </w:rPr>
        <w:t>—</w:t>
      </w:r>
      <w:r>
        <w:rPr>
          <w:rFonts w:ascii="Times New Roman" w:hAnsi="Times New Roman"/>
          <w:b/>
          <w:bCs/>
          <w:spacing w:val="5"/>
          <w:sz w:val="20"/>
          <w:szCs w:val="20"/>
        </w:rPr>
        <w:t xml:space="preserve"> </w:t>
      </w:r>
      <w:r>
        <w:rPr>
          <w:rFonts w:ascii="Times New Roman" w:hAnsi="Times New Roman"/>
          <w:b/>
          <w:bCs/>
          <w:sz w:val="20"/>
          <w:szCs w:val="20"/>
        </w:rPr>
        <w:t>Survey</w:t>
      </w:r>
      <w:r>
        <w:rPr>
          <w:rFonts w:ascii="Times New Roman" w:hAnsi="Times New Roman"/>
          <w:b/>
          <w:bCs/>
          <w:spacing w:val="5"/>
          <w:sz w:val="20"/>
          <w:szCs w:val="20"/>
        </w:rPr>
        <w:t xml:space="preserve"> </w:t>
      </w:r>
      <w:r>
        <w:rPr>
          <w:rFonts w:ascii="Times New Roman" w:hAnsi="Times New Roman"/>
          <w:b/>
          <w:bCs/>
          <w:sz w:val="20"/>
          <w:szCs w:val="20"/>
        </w:rPr>
        <w:t>of</w:t>
      </w:r>
      <w:r>
        <w:rPr>
          <w:rFonts w:ascii="Times New Roman" w:hAnsi="Times New Roman"/>
          <w:b/>
          <w:bCs/>
          <w:spacing w:val="-6"/>
          <w:sz w:val="20"/>
          <w:szCs w:val="20"/>
        </w:rPr>
        <w:t xml:space="preserve"> </w:t>
      </w:r>
      <w:r>
        <w:rPr>
          <w:rFonts w:ascii="Times New Roman" w:hAnsi="Times New Roman"/>
          <w:b/>
          <w:bCs/>
          <w:sz w:val="20"/>
          <w:szCs w:val="20"/>
        </w:rPr>
        <w:t>Advanced</w:t>
      </w:r>
      <w:r>
        <w:rPr>
          <w:rFonts w:ascii="Times New Roman" w:hAnsi="Times New Roman"/>
          <w:b/>
          <w:bCs/>
          <w:spacing w:val="5"/>
          <w:sz w:val="20"/>
          <w:szCs w:val="20"/>
        </w:rPr>
        <w:t xml:space="preserve"> </w:t>
      </w:r>
      <w:r>
        <w:rPr>
          <w:rFonts w:ascii="Times New Roman" w:hAnsi="Times New Roman"/>
          <w:b/>
          <w:bCs/>
          <w:sz w:val="20"/>
          <w:szCs w:val="20"/>
        </w:rPr>
        <w:t>Fo</w:t>
      </w:r>
      <w:r>
        <w:rPr>
          <w:rFonts w:ascii="Times New Roman" w:hAnsi="Times New Roman"/>
          <w:b/>
          <w:bCs/>
          <w:spacing w:val="-4"/>
          <w:sz w:val="20"/>
          <w:szCs w:val="20"/>
        </w:rPr>
        <w:t>r</w:t>
      </w:r>
      <w:r>
        <w:rPr>
          <w:rFonts w:ascii="Times New Roman" w:hAnsi="Times New Roman"/>
          <w:b/>
          <w:bCs/>
          <w:sz w:val="20"/>
          <w:szCs w:val="20"/>
        </w:rPr>
        <w:t>ensic</w:t>
      </w:r>
      <w:r>
        <w:rPr>
          <w:rFonts w:ascii="Times New Roman" w:hAnsi="Times New Roman"/>
          <w:b/>
          <w:bCs/>
          <w:spacing w:val="6"/>
          <w:sz w:val="20"/>
          <w:szCs w:val="20"/>
        </w:rPr>
        <w:t xml:space="preserve"> </w:t>
      </w:r>
      <w:r>
        <w:rPr>
          <w:rFonts w:ascii="Times New Roman" w:hAnsi="Times New Roman"/>
          <w:b/>
          <w:bCs/>
          <w:sz w:val="20"/>
          <w:szCs w:val="20"/>
        </w:rPr>
        <w:t>Science................3(3-1)</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b/>
          <w:bCs/>
          <w:sz w:val="20"/>
          <w:szCs w:val="20"/>
        </w:rPr>
        <w:t xml:space="preserve"> </w:t>
      </w:r>
      <w:r>
        <w:rPr>
          <w:rFonts w:ascii="Times New Roman" w:hAnsi="Times New Roman"/>
          <w:sz w:val="20"/>
          <w:szCs w:val="20"/>
        </w:rPr>
        <w:t>An introductory survey of forensic sciences, including criminalistics, investigation and identification, and methods of crime laboratory analysis for crime scene investigators and security o</w:t>
      </w:r>
      <w:r>
        <w:rPr>
          <w:rFonts w:ascii="Times New Roman" w:hAnsi="Times New Roman"/>
          <w:spacing w:val="-4"/>
          <w:sz w:val="20"/>
          <w:szCs w:val="20"/>
        </w:rPr>
        <w:t>f</w:t>
      </w:r>
      <w:r>
        <w:rPr>
          <w:rFonts w:ascii="Times New Roman" w:hAnsi="Times New Roman"/>
          <w:sz w:val="20"/>
          <w:szCs w:val="20"/>
        </w:rPr>
        <w:t>ficers.</w:t>
      </w:r>
      <w:r>
        <w:rPr>
          <w:rFonts w:ascii="Times New Roman" w:hAnsi="Times New Roman"/>
          <w:spacing w:val="-4"/>
          <w:sz w:val="20"/>
          <w:szCs w:val="20"/>
        </w:rPr>
        <w:t xml:space="preserve"> </w:t>
      </w:r>
      <w:r>
        <w:rPr>
          <w:rFonts w:ascii="Times New Roman" w:hAnsi="Times New Roman"/>
          <w:sz w:val="20"/>
          <w:szCs w:val="20"/>
        </w:rPr>
        <w:t>The course is not required if the student has taken at least two unde</w:t>
      </w:r>
      <w:r>
        <w:rPr>
          <w:rFonts w:ascii="Times New Roman" w:hAnsi="Times New Roman"/>
          <w:spacing w:val="-4"/>
          <w:sz w:val="20"/>
          <w:szCs w:val="20"/>
        </w:rPr>
        <w:t>r</w:t>
      </w:r>
      <w:r>
        <w:rPr>
          <w:rFonts w:ascii="Times New Roman" w:hAnsi="Times New Roman"/>
          <w:sz w:val="20"/>
          <w:szCs w:val="20"/>
        </w:rPr>
        <w:t>graduate courses in criminalistics (FOSC 2100.01) and crime scene investigation and identification (FOSC 3000.01) or their equivalents or with Instructo</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 permission</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sz w:val="20"/>
          <w:szCs w:val="20"/>
        </w:rPr>
      </w:pPr>
    </w:p>
    <w:p w:rsidR="00546EE7"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b/>
          <w:bCs/>
          <w:sz w:val="20"/>
          <w:szCs w:val="20"/>
        </w:rPr>
      </w:pPr>
      <w:r>
        <w:rPr>
          <w:rFonts w:ascii="Times New Roman" w:hAnsi="Times New Roman"/>
          <w:b/>
          <w:bCs/>
          <w:sz w:val="20"/>
          <w:szCs w:val="20"/>
        </w:rPr>
        <w:t>FOSC</w:t>
      </w:r>
      <w:r>
        <w:rPr>
          <w:rFonts w:ascii="Times New Roman" w:hAnsi="Times New Roman"/>
          <w:b/>
          <w:bCs/>
          <w:spacing w:val="7"/>
          <w:sz w:val="20"/>
          <w:szCs w:val="20"/>
        </w:rPr>
        <w:t xml:space="preserve"> </w:t>
      </w:r>
      <w:r>
        <w:rPr>
          <w:rFonts w:ascii="Times New Roman" w:hAnsi="Times New Roman"/>
          <w:b/>
          <w:bCs/>
          <w:sz w:val="20"/>
          <w:szCs w:val="20"/>
        </w:rPr>
        <w:t>6002</w:t>
      </w:r>
      <w:r>
        <w:rPr>
          <w:rFonts w:ascii="Times New Roman" w:hAnsi="Times New Roman"/>
          <w:b/>
          <w:bCs/>
          <w:spacing w:val="7"/>
          <w:sz w:val="20"/>
          <w:szCs w:val="20"/>
        </w:rPr>
        <w:t xml:space="preserve"> </w:t>
      </w:r>
      <w:r>
        <w:rPr>
          <w:rFonts w:ascii="Times New Roman" w:hAnsi="Times New Roman"/>
          <w:b/>
          <w:bCs/>
          <w:sz w:val="20"/>
          <w:szCs w:val="20"/>
        </w:rPr>
        <w:t>—</w:t>
      </w:r>
      <w:r>
        <w:rPr>
          <w:rFonts w:ascii="Times New Roman" w:hAnsi="Times New Roman"/>
          <w:b/>
          <w:bCs/>
          <w:spacing w:val="-4"/>
          <w:sz w:val="20"/>
          <w:szCs w:val="20"/>
        </w:rPr>
        <w:t xml:space="preserve"> </w:t>
      </w:r>
      <w:r>
        <w:rPr>
          <w:rFonts w:ascii="Times New Roman" w:hAnsi="Times New Roman"/>
          <w:b/>
          <w:bCs/>
          <w:sz w:val="20"/>
          <w:szCs w:val="20"/>
        </w:rPr>
        <w:t>Advanced</w:t>
      </w:r>
      <w:r>
        <w:rPr>
          <w:rFonts w:ascii="Times New Roman" w:hAnsi="Times New Roman"/>
          <w:b/>
          <w:bCs/>
          <w:spacing w:val="7"/>
          <w:sz w:val="20"/>
          <w:szCs w:val="20"/>
        </w:rPr>
        <w:t xml:space="preserve"> </w:t>
      </w:r>
      <w:r>
        <w:rPr>
          <w:rFonts w:ascii="Times New Roman" w:hAnsi="Times New Roman"/>
          <w:b/>
          <w:bCs/>
          <w:sz w:val="20"/>
          <w:szCs w:val="20"/>
        </w:rPr>
        <w:t>Criminalistics</w:t>
      </w:r>
      <w:r>
        <w:rPr>
          <w:rFonts w:ascii="Times New Roman" w:hAnsi="Times New Roman"/>
          <w:b/>
          <w:bCs/>
          <w:spacing w:val="7"/>
          <w:sz w:val="20"/>
          <w:szCs w:val="20"/>
        </w:rPr>
        <w:t xml:space="preserve"> </w:t>
      </w:r>
      <w:r>
        <w:rPr>
          <w:rFonts w:ascii="Times New Roman" w:hAnsi="Times New Roman"/>
          <w:b/>
          <w:bCs/>
          <w:sz w:val="20"/>
          <w:szCs w:val="20"/>
        </w:rPr>
        <w:t>(w/lab)......................3(1-4)</w:t>
      </w:r>
    </w:p>
    <w:p w:rsidR="00546EE7"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b/>
          <w:bCs/>
          <w:sz w:val="20"/>
          <w:szCs w:val="20"/>
        </w:rPr>
        <w:t xml:space="preserve"> </w:t>
      </w:r>
      <w:r>
        <w:rPr>
          <w:rFonts w:ascii="Times New Roman" w:hAnsi="Times New Roman"/>
          <w:sz w:val="20"/>
          <w:szCs w:val="20"/>
        </w:rPr>
        <w:t>This advanced course is a continuation of the theories and practices of methods used in the analysis of class-type physical evidence. Laboratory report is required for credit.</w:t>
      </w:r>
    </w:p>
    <w:p w:rsidR="00546EE7"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sz w:val="20"/>
          <w:szCs w:val="20"/>
        </w:rPr>
      </w:pP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FOSC 6008 —</w:t>
      </w:r>
      <w:r>
        <w:rPr>
          <w:rFonts w:ascii="Times New Roman" w:hAnsi="Times New Roman"/>
          <w:b/>
          <w:bCs/>
          <w:spacing w:val="-11"/>
          <w:sz w:val="20"/>
          <w:szCs w:val="20"/>
        </w:rPr>
        <w:t xml:space="preserve"> </w:t>
      </w:r>
      <w:r>
        <w:rPr>
          <w:rFonts w:ascii="Times New Roman" w:hAnsi="Times New Roman"/>
          <w:b/>
          <w:bCs/>
          <w:sz w:val="20"/>
          <w:szCs w:val="20"/>
        </w:rPr>
        <w:t>Advanced DNA</w:t>
      </w:r>
      <w:r>
        <w:rPr>
          <w:rFonts w:ascii="Times New Roman" w:hAnsi="Times New Roman"/>
          <w:b/>
          <w:bCs/>
          <w:spacing w:val="-15"/>
          <w:sz w:val="20"/>
          <w:szCs w:val="20"/>
        </w:rPr>
        <w:t xml:space="preserve"> </w:t>
      </w:r>
      <w:r>
        <w:rPr>
          <w:rFonts w:ascii="Times New Roman" w:hAnsi="Times New Roman"/>
          <w:b/>
          <w:bCs/>
          <w:spacing w:val="-18"/>
          <w:sz w:val="20"/>
          <w:szCs w:val="20"/>
        </w:rPr>
        <w:t>T</w:t>
      </w:r>
      <w:r>
        <w:rPr>
          <w:rFonts w:ascii="Times New Roman" w:hAnsi="Times New Roman"/>
          <w:b/>
          <w:bCs/>
          <w:sz w:val="20"/>
          <w:szCs w:val="20"/>
        </w:rPr>
        <w:t xml:space="preserve">echnology (w/lab)..................3(2-2) </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This course is an extension of a previous course (FOSC 4010.01) to include advanced technologies for DNA</w:t>
      </w:r>
      <w:r>
        <w:rPr>
          <w:rFonts w:ascii="Times New Roman" w:hAnsi="Times New Roman"/>
          <w:spacing w:val="-11"/>
          <w:sz w:val="20"/>
          <w:szCs w:val="20"/>
        </w:rPr>
        <w:t xml:space="preserve"> </w:t>
      </w:r>
      <w:r>
        <w:rPr>
          <w:rFonts w:ascii="Times New Roman" w:hAnsi="Times New Roman"/>
          <w:sz w:val="20"/>
          <w:szCs w:val="20"/>
        </w:rPr>
        <w:t>identification. It contains current theories and practices of DNA</w:t>
      </w:r>
      <w:r>
        <w:rPr>
          <w:rFonts w:ascii="Times New Roman" w:hAnsi="Times New Roman"/>
          <w:spacing w:val="-11"/>
          <w:sz w:val="20"/>
          <w:szCs w:val="20"/>
        </w:rPr>
        <w:t xml:space="preserve"> </w:t>
      </w:r>
      <w:r>
        <w:rPr>
          <w:rFonts w:ascii="Times New Roman" w:hAnsi="Times New Roman"/>
          <w:sz w:val="20"/>
          <w:szCs w:val="20"/>
        </w:rPr>
        <w:t>polymo</w:t>
      </w:r>
      <w:r>
        <w:rPr>
          <w:rFonts w:ascii="Times New Roman" w:hAnsi="Times New Roman"/>
          <w:spacing w:val="-4"/>
          <w:sz w:val="20"/>
          <w:szCs w:val="20"/>
        </w:rPr>
        <w:t>r</w:t>
      </w:r>
      <w:r>
        <w:rPr>
          <w:rFonts w:ascii="Times New Roman" w:hAnsi="Times New Roman"/>
          <w:sz w:val="20"/>
          <w:szCs w:val="20"/>
        </w:rPr>
        <w:t>phism, RFL</w:t>
      </w:r>
      <w:r>
        <w:rPr>
          <w:rFonts w:ascii="Times New Roman" w:hAnsi="Times New Roman"/>
          <w:spacing w:val="-22"/>
          <w:sz w:val="20"/>
          <w:szCs w:val="20"/>
        </w:rPr>
        <w:t>P</w:t>
      </w:r>
      <w:r>
        <w:rPr>
          <w:rFonts w:ascii="Times New Roman" w:hAnsi="Times New Roman"/>
          <w:sz w:val="20"/>
          <w:szCs w:val="20"/>
        </w:rPr>
        <w:t>, polymerase chain reaction and DNA</w:t>
      </w:r>
      <w:r>
        <w:rPr>
          <w:rFonts w:ascii="Times New Roman" w:hAnsi="Times New Roman"/>
          <w:spacing w:val="-11"/>
          <w:sz w:val="20"/>
          <w:szCs w:val="20"/>
        </w:rPr>
        <w:t xml:space="preserve"> </w:t>
      </w:r>
      <w:r>
        <w:rPr>
          <w:rFonts w:ascii="Times New Roman" w:hAnsi="Times New Roman"/>
          <w:sz w:val="20"/>
          <w:szCs w:val="20"/>
        </w:rPr>
        <w:t>sequencing.</w:t>
      </w:r>
      <w:r>
        <w:rPr>
          <w:rFonts w:ascii="Times New Roman" w:hAnsi="Times New Roman"/>
          <w:spacing w:val="-4"/>
          <w:sz w:val="20"/>
          <w:szCs w:val="20"/>
        </w:rPr>
        <w:t xml:space="preserve"> </w:t>
      </w:r>
      <w:r>
        <w:rPr>
          <w:rFonts w:ascii="Times New Roman" w:hAnsi="Times New Roman"/>
          <w:sz w:val="20"/>
          <w:szCs w:val="20"/>
        </w:rPr>
        <w:t>The course begins with the conventional knowledge as well as practices of the chemistry and physical properties of DNA. Both the structures and functions of DNA</w:t>
      </w:r>
      <w:r>
        <w:rPr>
          <w:rFonts w:ascii="Times New Roman" w:hAnsi="Times New Roman"/>
          <w:spacing w:val="-11"/>
          <w:sz w:val="20"/>
          <w:szCs w:val="20"/>
        </w:rPr>
        <w:t xml:space="preserve"> </w:t>
      </w:r>
      <w:r>
        <w:rPr>
          <w:rFonts w:ascii="Times New Roman" w:hAnsi="Times New Roman"/>
          <w:sz w:val="20"/>
          <w:szCs w:val="20"/>
        </w:rPr>
        <w:t>are inclusive.</w:t>
      </w:r>
      <w:r>
        <w:rPr>
          <w:rFonts w:ascii="Times New Roman" w:hAnsi="Times New Roman"/>
          <w:spacing w:val="-3"/>
          <w:sz w:val="20"/>
          <w:szCs w:val="20"/>
        </w:rPr>
        <w:t xml:space="preserve"> </w:t>
      </w:r>
      <w:r>
        <w:rPr>
          <w:rFonts w:ascii="Times New Roman" w:hAnsi="Times New Roman"/>
          <w:sz w:val="20"/>
          <w:szCs w:val="20"/>
        </w:rPr>
        <w:t>The current use of DNA</w:t>
      </w:r>
      <w:r>
        <w:rPr>
          <w:rFonts w:ascii="Times New Roman" w:hAnsi="Times New Roman"/>
          <w:spacing w:val="-11"/>
          <w:sz w:val="20"/>
          <w:szCs w:val="20"/>
        </w:rPr>
        <w:t xml:space="preserve"> </w:t>
      </w:r>
      <w:r>
        <w:rPr>
          <w:rFonts w:ascii="Times New Roman" w:hAnsi="Times New Roman"/>
          <w:sz w:val="20"/>
          <w:szCs w:val="20"/>
        </w:rPr>
        <w:t>technology in court has reached such a degree of sophistication that the conventional biochemical knowledge of DNA</w:t>
      </w:r>
      <w:r>
        <w:rPr>
          <w:rFonts w:ascii="Times New Roman" w:hAnsi="Times New Roman"/>
          <w:spacing w:val="-11"/>
          <w:sz w:val="20"/>
          <w:szCs w:val="20"/>
        </w:rPr>
        <w:t xml:space="preserve"> </w:t>
      </w:r>
      <w:r>
        <w:rPr>
          <w:rFonts w:ascii="Times New Roman" w:hAnsi="Times New Roman"/>
          <w:sz w:val="20"/>
          <w:szCs w:val="20"/>
        </w:rPr>
        <w:t>must be recultivated in the forensic setting. Laboratory report is required for credit.</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sz w:val="20"/>
          <w:szCs w:val="20"/>
        </w:rPr>
      </w:pP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FOSC 6009 —</w:t>
      </w:r>
      <w:r>
        <w:rPr>
          <w:rFonts w:ascii="Times New Roman" w:hAnsi="Times New Roman"/>
          <w:b/>
          <w:bCs/>
          <w:spacing w:val="-11"/>
          <w:sz w:val="20"/>
          <w:szCs w:val="20"/>
        </w:rPr>
        <w:t xml:space="preserve"> </w:t>
      </w:r>
      <w:r>
        <w:rPr>
          <w:rFonts w:ascii="Times New Roman" w:hAnsi="Times New Roman"/>
          <w:b/>
          <w:bCs/>
          <w:sz w:val="20"/>
          <w:szCs w:val="20"/>
        </w:rPr>
        <w:t>Advanced</w:t>
      </w:r>
      <w:r>
        <w:rPr>
          <w:rFonts w:ascii="Times New Roman" w:hAnsi="Times New Roman"/>
          <w:b/>
          <w:bCs/>
          <w:spacing w:val="-4"/>
          <w:sz w:val="20"/>
          <w:szCs w:val="20"/>
        </w:rPr>
        <w:t xml:space="preserve"> </w:t>
      </w:r>
      <w:r>
        <w:rPr>
          <w:rFonts w:ascii="Times New Roman" w:hAnsi="Times New Roman"/>
          <w:b/>
          <w:bCs/>
          <w:spacing w:val="-18"/>
          <w:sz w:val="20"/>
          <w:szCs w:val="20"/>
        </w:rPr>
        <w:t>T</w:t>
      </w:r>
      <w:r>
        <w:rPr>
          <w:rFonts w:ascii="Times New Roman" w:hAnsi="Times New Roman"/>
          <w:b/>
          <w:bCs/>
          <w:sz w:val="20"/>
          <w:szCs w:val="20"/>
        </w:rPr>
        <w:t>oxicology (w/lab)...............................3(2-2)</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b/>
          <w:bCs/>
          <w:sz w:val="20"/>
          <w:szCs w:val="20"/>
        </w:rPr>
        <w:t xml:space="preserve"> </w:t>
      </w:r>
      <w:r>
        <w:rPr>
          <w:rFonts w:ascii="Times New Roman" w:hAnsi="Times New Roman"/>
          <w:sz w:val="20"/>
          <w:szCs w:val="20"/>
        </w:rPr>
        <w:t>This course emphasizes the detection and quantization of drugs and ino</w:t>
      </w:r>
      <w:r>
        <w:rPr>
          <w:rFonts w:ascii="Times New Roman" w:hAnsi="Times New Roman"/>
          <w:spacing w:val="-4"/>
          <w:sz w:val="20"/>
          <w:szCs w:val="20"/>
        </w:rPr>
        <w:t>r</w:t>
      </w:r>
      <w:r>
        <w:rPr>
          <w:rFonts w:ascii="Times New Roman" w:hAnsi="Times New Roman"/>
          <w:sz w:val="20"/>
          <w:szCs w:val="20"/>
        </w:rPr>
        <w:t>ganic toxins by using advanced theory and practice of analytical, o</w:t>
      </w:r>
      <w:r>
        <w:rPr>
          <w:rFonts w:ascii="Times New Roman" w:hAnsi="Times New Roman"/>
          <w:spacing w:val="-4"/>
          <w:sz w:val="20"/>
          <w:szCs w:val="20"/>
        </w:rPr>
        <w:t>r</w:t>
      </w:r>
      <w:r>
        <w:rPr>
          <w:rFonts w:ascii="Times New Roman" w:hAnsi="Times New Roman"/>
          <w:sz w:val="20"/>
          <w:szCs w:val="20"/>
        </w:rPr>
        <w:t>ganic and ino</w:t>
      </w:r>
      <w:r>
        <w:rPr>
          <w:rFonts w:ascii="Times New Roman" w:hAnsi="Times New Roman"/>
          <w:spacing w:val="-4"/>
          <w:sz w:val="20"/>
          <w:szCs w:val="20"/>
        </w:rPr>
        <w:t>r</w:t>
      </w:r>
      <w:r>
        <w:rPr>
          <w:rFonts w:ascii="Times New Roman" w:hAnsi="Times New Roman"/>
          <w:sz w:val="20"/>
          <w:szCs w:val="20"/>
        </w:rPr>
        <w:t>ganic chemical analyses and instrumental methods.</w:t>
      </w:r>
      <w:r>
        <w:rPr>
          <w:rFonts w:ascii="Times New Roman" w:hAnsi="Times New Roman"/>
          <w:spacing w:val="-4"/>
          <w:sz w:val="20"/>
          <w:szCs w:val="20"/>
        </w:rPr>
        <w:t xml:space="preserve"> </w:t>
      </w:r>
      <w:r>
        <w:rPr>
          <w:rFonts w:ascii="Times New Roman" w:hAnsi="Times New Roman"/>
          <w:sz w:val="20"/>
          <w:szCs w:val="20"/>
        </w:rPr>
        <w:t>The course draws attention to the e</w:t>
      </w:r>
      <w:r>
        <w:rPr>
          <w:rFonts w:ascii="Times New Roman" w:hAnsi="Times New Roman"/>
          <w:spacing w:val="-4"/>
          <w:sz w:val="20"/>
          <w:szCs w:val="20"/>
        </w:rPr>
        <w:t>f</w:t>
      </w:r>
      <w:r>
        <w:rPr>
          <w:rFonts w:ascii="Times New Roman" w:hAnsi="Times New Roman"/>
          <w:sz w:val="20"/>
          <w:szCs w:val="20"/>
        </w:rPr>
        <w:t>fects of drugs and alcohol and to the current practice of breath testing using an intoxilize</w:t>
      </w:r>
      <w:r>
        <w:rPr>
          <w:rFonts w:ascii="Times New Roman" w:hAnsi="Times New Roman"/>
          <w:spacing w:val="-11"/>
          <w:sz w:val="20"/>
          <w:szCs w:val="20"/>
        </w:rPr>
        <w:t>r</w:t>
      </w:r>
      <w:r>
        <w:rPr>
          <w:rFonts w:ascii="Times New Roman" w:hAnsi="Times New Roman"/>
          <w:sz w:val="20"/>
          <w:szCs w:val="20"/>
        </w:rPr>
        <w:t>. Finall</w:t>
      </w:r>
      <w:r>
        <w:rPr>
          <w:rFonts w:ascii="Times New Roman" w:hAnsi="Times New Roman"/>
          <w:spacing w:val="-13"/>
          <w:sz w:val="20"/>
          <w:szCs w:val="20"/>
        </w:rPr>
        <w:t>y</w:t>
      </w:r>
      <w:r>
        <w:rPr>
          <w:rFonts w:ascii="Times New Roman" w:hAnsi="Times New Roman"/>
          <w:sz w:val="20"/>
          <w:szCs w:val="20"/>
        </w:rPr>
        <w:t>, this course examines current theories of drug abuse from toxicolog</w:t>
      </w:r>
      <w:r>
        <w:rPr>
          <w:rFonts w:ascii="Times New Roman" w:hAnsi="Times New Roman"/>
          <w:spacing w:val="-13"/>
          <w:sz w:val="20"/>
          <w:szCs w:val="20"/>
        </w:rPr>
        <w:t>y</w:t>
      </w:r>
      <w:r>
        <w:rPr>
          <w:rFonts w:ascii="Times New Roman" w:hAnsi="Times New Roman"/>
          <w:sz w:val="20"/>
          <w:szCs w:val="20"/>
        </w:rPr>
        <w:t>, pathology and pharmacology of drugs. Laboratory report is required for credit.</w:t>
      </w:r>
    </w:p>
    <w:p w:rsidR="00546EE7" w:rsidRDefault="00546EE7" w:rsidP="00546EE7">
      <w:pPr>
        <w:widowControl w:val="0"/>
        <w:autoSpaceDE w:val="0"/>
        <w:autoSpaceDN w:val="0"/>
        <w:adjustRightInd w:val="0"/>
        <w:spacing w:after="0" w:line="250" w:lineRule="auto"/>
        <w:ind w:left="360" w:right="180" w:firstLine="0"/>
        <w:jc w:val="both"/>
        <w:rPr>
          <w:rFonts w:ascii="Times New Roman" w:hAnsi="Times New Roman"/>
          <w:sz w:val="20"/>
          <w:szCs w:val="20"/>
        </w:rPr>
      </w:pPr>
    </w:p>
    <w:p w:rsidR="00546EE7" w:rsidRDefault="00546EE7" w:rsidP="00546EE7">
      <w:pPr>
        <w:widowControl w:val="0"/>
        <w:autoSpaceDE w:val="0"/>
        <w:autoSpaceDN w:val="0"/>
        <w:adjustRightInd w:val="0"/>
        <w:spacing w:after="0" w:line="227" w:lineRule="exact"/>
        <w:ind w:left="360" w:right="180" w:firstLine="0"/>
        <w:jc w:val="both"/>
        <w:rPr>
          <w:rFonts w:ascii="Times New Roman" w:hAnsi="Times New Roman"/>
          <w:sz w:val="20"/>
          <w:szCs w:val="20"/>
        </w:rPr>
      </w:pPr>
      <w:r>
        <w:rPr>
          <w:rFonts w:ascii="Times New Roman" w:hAnsi="Times New Roman"/>
          <w:b/>
          <w:bCs/>
          <w:sz w:val="20"/>
          <w:szCs w:val="20"/>
        </w:rPr>
        <w:t>FOSC 6012—</w:t>
      </w:r>
      <w:r>
        <w:rPr>
          <w:rFonts w:ascii="Times New Roman" w:hAnsi="Times New Roman"/>
          <w:b/>
          <w:bCs/>
          <w:spacing w:val="-11"/>
          <w:sz w:val="20"/>
          <w:szCs w:val="20"/>
        </w:rPr>
        <w:t xml:space="preserve"> </w:t>
      </w:r>
      <w:r>
        <w:rPr>
          <w:rFonts w:ascii="Times New Roman" w:hAnsi="Times New Roman"/>
          <w:b/>
          <w:bCs/>
          <w:sz w:val="20"/>
          <w:szCs w:val="20"/>
        </w:rPr>
        <w:t>Advanced</w:t>
      </w:r>
      <w:r>
        <w:rPr>
          <w:rFonts w:ascii="Times New Roman" w:hAnsi="Times New Roman"/>
          <w:b/>
          <w:bCs/>
          <w:spacing w:val="-4"/>
          <w:sz w:val="20"/>
          <w:szCs w:val="20"/>
        </w:rPr>
        <w:t xml:space="preserve"> </w:t>
      </w:r>
      <w:r>
        <w:rPr>
          <w:rFonts w:ascii="Times New Roman" w:hAnsi="Times New Roman"/>
          <w:b/>
          <w:bCs/>
          <w:spacing w:val="-15"/>
          <w:sz w:val="20"/>
          <w:szCs w:val="20"/>
        </w:rPr>
        <w:t>T</w:t>
      </w:r>
      <w:r>
        <w:rPr>
          <w:rFonts w:ascii="Times New Roman" w:hAnsi="Times New Roman"/>
          <w:b/>
          <w:bCs/>
          <w:sz w:val="20"/>
          <w:szCs w:val="20"/>
        </w:rPr>
        <w:t>race and</w:t>
      </w:r>
      <w:r>
        <w:rPr>
          <w:rFonts w:ascii="Times New Roman" w:hAnsi="Times New Roman"/>
          <w:b/>
          <w:bCs/>
          <w:spacing w:val="-4"/>
          <w:sz w:val="20"/>
          <w:szCs w:val="20"/>
        </w:rPr>
        <w:t xml:space="preserve"> </w:t>
      </w:r>
      <w:r>
        <w:rPr>
          <w:rFonts w:ascii="Times New Roman" w:hAnsi="Times New Roman"/>
          <w:b/>
          <w:bCs/>
          <w:spacing w:val="-15"/>
          <w:sz w:val="20"/>
          <w:szCs w:val="20"/>
        </w:rPr>
        <w:t>T</w:t>
      </w:r>
      <w:r>
        <w:rPr>
          <w:rFonts w:ascii="Times New Roman" w:hAnsi="Times New Roman"/>
          <w:b/>
          <w:bCs/>
          <w:sz w:val="20"/>
          <w:szCs w:val="20"/>
        </w:rPr>
        <w:t>ransfer</w:t>
      </w:r>
      <w:r>
        <w:rPr>
          <w:rFonts w:ascii="Times New Roman" w:hAnsi="Times New Roman"/>
          <w:b/>
          <w:bCs/>
          <w:spacing w:val="-4"/>
          <w:sz w:val="20"/>
          <w:szCs w:val="20"/>
        </w:rPr>
        <w:t xml:space="preserve"> </w:t>
      </w:r>
      <w:r>
        <w:rPr>
          <w:rFonts w:ascii="Times New Roman" w:hAnsi="Times New Roman"/>
          <w:b/>
          <w:bCs/>
          <w:sz w:val="20"/>
          <w:szCs w:val="20"/>
        </w:rPr>
        <w:t xml:space="preserve">Evidence </w:t>
      </w:r>
    </w:p>
    <w:p w:rsidR="00546EE7" w:rsidRDefault="00546EE7" w:rsidP="00546EE7">
      <w:pPr>
        <w:widowControl w:val="0"/>
        <w:autoSpaceDE w:val="0"/>
        <w:autoSpaceDN w:val="0"/>
        <w:adjustRightInd w:val="0"/>
        <w:spacing w:before="13" w:after="0"/>
        <w:ind w:left="360" w:right="180" w:firstLine="0"/>
        <w:jc w:val="both"/>
        <w:rPr>
          <w:rFonts w:ascii="Times New Roman" w:hAnsi="Times New Roman"/>
          <w:sz w:val="20"/>
          <w:szCs w:val="20"/>
        </w:rPr>
      </w:pPr>
      <w:r>
        <w:rPr>
          <w:rFonts w:ascii="Times New Roman" w:hAnsi="Times New Roman"/>
          <w:b/>
          <w:bCs/>
          <w:sz w:val="20"/>
          <w:szCs w:val="20"/>
        </w:rPr>
        <w:t>/Fo</w:t>
      </w:r>
      <w:r>
        <w:rPr>
          <w:rFonts w:ascii="Times New Roman" w:hAnsi="Times New Roman"/>
          <w:b/>
          <w:bCs/>
          <w:spacing w:val="-4"/>
          <w:sz w:val="20"/>
          <w:szCs w:val="20"/>
        </w:rPr>
        <w:t>r</w:t>
      </w:r>
      <w:r>
        <w:rPr>
          <w:rFonts w:ascii="Times New Roman" w:hAnsi="Times New Roman"/>
          <w:b/>
          <w:bCs/>
          <w:sz w:val="20"/>
          <w:szCs w:val="20"/>
        </w:rPr>
        <w:t>ensic Elect</w:t>
      </w:r>
      <w:r>
        <w:rPr>
          <w:rFonts w:ascii="Times New Roman" w:hAnsi="Times New Roman"/>
          <w:b/>
          <w:bCs/>
          <w:spacing w:val="-3"/>
          <w:sz w:val="20"/>
          <w:szCs w:val="20"/>
        </w:rPr>
        <w:t>r</w:t>
      </w:r>
      <w:r>
        <w:rPr>
          <w:rFonts w:ascii="Times New Roman" w:hAnsi="Times New Roman"/>
          <w:b/>
          <w:bCs/>
          <w:sz w:val="20"/>
          <w:szCs w:val="20"/>
        </w:rPr>
        <w:t>on Mic</w:t>
      </w:r>
      <w:r>
        <w:rPr>
          <w:rFonts w:ascii="Times New Roman" w:hAnsi="Times New Roman"/>
          <w:b/>
          <w:bCs/>
          <w:spacing w:val="-3"/>
          <w:sz w:val="20"/>
          <w:szCs w:val="20"/>
        </w:rPr>
        <w:t>r</w:t>
      </w:r>
      <w:r>
        <w:rPr>
          <w:rFonts w:ascii="Times New Roman" w:hAnsi="Times New Roman"/>
          <w:b/>
          <w:bCs/>
          <w:sz w:val="20"/>
          <w:szCs w:val="20"/>
        </w:rPr>
        <w:t>oscopy (w/lab)...........................................................................3(2-2)</w:t>
      </w:r>
    </w:p>
    <w:p w:rsidR="00546EE7" w:rsidRDefault="00546EE7" w:rsidP="00546EE7">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This advanced course is a continuation of two previous 300-level courses (FOSC 3010.01) and includes laboratory practices of major applications of the SEM-EDX technology in Forensic casework. Laboratory report is required for credit.</w:t>
      </w:r>
    </w:p>
    <w:p w:rsidR="00546EE7" w:rsidRDefault="00546EE7" w:rsidP="00546EE7">
      <w:pPr>
        <w:widowControl w:val="0"/>
        <w:autoSpaceDE w:val="0"/>
        <w:autoSpaceDN w:val="0"/>
        <w:adjustRightInd w:val="0"/>
        <w:spacing w:before="10" w:after="0"/>
        <w:ind w:left="360" w:right="180" w:firstLine="0"/>
        <w:jc w:val="both"/>
        <w:rPr>
          <w:rFonts w:ascii="Times New Roman" w:hAnsi="Times New Roman"/>
          <w:sz w:val="20"/>
          <w:szCs w:val="20"/>
        </w:rPr>
      </w:pPr>
    </w:p>
    <w:p w:rsidR="00546EE7" w:rsidRDefault="00546EE7" w:rsidP="00546EE7">
      <w:pPr>
        <w:spacing w:after="0"/>
        <w:ind w:left="360" w:right="180" w:firstLine="0"/>
        <w:jc w:val="both"/>
        <w:rPr>
          <w:rFonts w:ascii="Times New Roman" w:hAnsi="Times New Roman"/>
          <w:b/>
          <w:bCs/>
          <w:sz w:val="20"/>
          <w:szCs w:val="20"/>
        </w:rPr>
      </w:pPr>
      <w:r>
        <w:rPr>
          <w:rFonts w:ascii="Times New Roman" w:hAnsi="Times New Roman"/>
          <w:b/>
          <w:bCs/>
          <w:sz w:val="20"/>
          <w:szCs w:val="20"/>
        </w:rPr>
        <w:t>FOSC 7000 —</w:t>
      </w:r>
      <w:r>
        <w:rPr>
          <w:rFonts w:ascii="Times New Roman" w:hAnsi="Times New Roman"/>
          <w:b/>
          <w:bCs/>
          <w:spacing w:val="-11"/>
          <w:sz w:val="20"/>
          <w:szCs w:val="20"/>
        </w:rPr>
        <w:t xml:space="preserve"> </w:t>
      </w:r>
      <w:r>
        <w:rPr>
          <w:rFonts w:ascii="Times New Roman" w:hAnsi="Times New Roman"/>
          <w:b/>
          <w:bCs/>
          <w:sz w:val="20"/>
          <w:szCs w:val="20"/>
        </w:rPr>
        <w:t>Advanced Ballistics and</w:t>
      </w:r>
      <w:r>
        <w:rPr>
          <w:rFonts w:ascii="Times New Roman" w:hAnsi="Times New Roman"/>
          <w:b/>
          <w:bCs/>
          <w:spacing w:val="-11"/>
          <w:sz w:val="20"/>
          <w:szCs w:val="20"/>
        </w:rPr>
        <w:t xml:space="preserve"> </w:t>
      </w:r>
      <w:r>
        <w:rPr>
          <w:rFonts w:ascii="Times New Roman" w:hAnsi="Times New Roman"/>
          <w:b/>
          <w:bCs/>
          <w:sz w:val="20"/>
          <w:szCs w:val="20"/>
        </w:rPr>
        <w:t>Associated</w:t>
      </w:r>
      <w:r>
        <w:rPr>
          <w:rFonts w:ascii="Times New Roman" w:hAnsi="Times New Roman"/>
          <w:b/>
          <w:bCs/>
          <w:spacing w:val="-4"/>
          <w:sz w:val="20"/>
          <w:szCs w:val="20"/>
        </w:rPr>
        <w:t xml:space="preserve"> </w:t>
      </w:r>
      <w:r>
        <w:rPr>
          <w:rFonts w:ascii="Times New Roman" w:hAnsi="Times New Roman"/>
          <w:b/>
          <w:bCs/>
          <w:spacing w:val="-18"/>
          <w:sz w:val="20"/>
          <w:szCs w:val="20"/>
        </w:rPr>
        <w:t>T</w:t>
      </w:r>
      <w:r>
        <w:rPr>
          <w:rFonts w:ascii="Times New Roman" w:hAnsi="Times New Roman"/>
          <w:b/>
          <w:bCs/>
          <w:sz w:val="20"/>
          <w:szCs w:val="20"/>
        </w:rPr>
        <w:t xml:space="preserve">echnologies (w /lab )......................3(3-1) </w:t>
      </w:r>
    </w:p>
    <w:p w:rsidR="00546EE7"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This course is about advanced theories and laboratory practices of ballistics as applied to var</w:t>
      </w:r>
      <w:r>
        <w:rPr>
          <w:rFonts w:ascii="Times New Roman" w:hAnsi="Times New Roman"/>
          <w:spacing w:val="-4"/>
          <w:sz w:val="20"/>
          <w:szCs w:val="20"/>
        </w:rPr>
        <w:t>i</w:t>
      </w:r>
      <w:r>
        <w:rPr>
          <w:rFonts w:ascii="Times New Roman" w:hAnsi="Times New Roman"/>
          <w:sz w:val="20"/>
          <w:szCs w:val="20"/>
        </w:rPr>
        <w:t>ous firearms and conventional missiles and related problems in shooting/war crimes. Laboratory report is required for credit</w:t>
      </w:r>
    </w:p>
    <w:p w:rsidR="00546EE7" w:rsidRDefault="00546EE7">
      <w:r>
        <w:br w:type="page"/>
      </w:r>
    </w:p>
    <w:p w:rsidR="00872727" w:rsidRPr="00872727" w:rsidRDefault="00872727" w:rsidP="00546EE7">
      <w:pPr>
        <w:pStyle w:val="Heading1"/>
        <w:ind w:left="360" w:right="180" w:firstLine="0"/>
        <w:rPr>
          <w:rFonts w:ascii="Impact" w:hAnsi="Impact" w:cs="Impact"/>
          <w:b w:val="0"/>
          <w:color w:val="666666"/>
          <w:spacing w:val="2"/>
          <w:w w:val="65"/>
          <w:sz w:val="52"/>
          <w:szCs w:val="52"/>
        </w:rPr>
        <w:sectPr w:rsidR="00872727" w:rsidRPr="00872727" w:rsidSect="00872727">
          <w:headerReference w:type="default" r:id="rId39"/>
          <w:pgSz w:w="12240" w:h="15840" w:code="1"/>
          <w:pgMar w:top="720" w:right="720" w:bottom="288" w:left="1440" w:header="720" w:footer="288" w:gutter="0"/>
          <w:cols w:space="720"/>
          <w:docGrid w:linePitch="360"/>
        </w:sectPr>
      </w:pPr>
      <w:bookmarkStart w:id="157" w:name="_Toc294969700"/>
      <w:bookmarkStart w:id="158" w:name="_Toc295508263"/>
    </w:p>
    <w:p w:rsidR="00546EE7" w:rsidRPr="00CD2215" w:rsidRDefault="00546EE7" w:rsidP="00546EE7">
      <w:pPr>
        <w:pStyle w:val="Heading1"/>
        <w:ind w:left="360" w:right="180" w:firstLine="0"/>
        <w:rPr>
          <w:rFonts w:ascii="Impact" w:hAnsi="Impact" w:cs="Impact"/>
          <w:b w:val="0"/>
          <w:color w:val="666666"/>
          <w:w w:val="95"/>
          <w:sz w:val="52"/>
          <w:szCs w:val="52"/>
        </w:rPr>
      </w:pPr>
      <w:r w:rsidRPr="00872727">
        <w:rPr>
          <w:rFonts w:ascii="Impact" w:hAnsi="Impact" w:cs="Impact"/>
          <w:b w:val="0"/>
          <w:color w:val="666666"/>
          <w:spacing w:val="2"/>
          <w:w w:val="65"/>
          <w:sz w:val="52"/>
          <w:szCs w:val="52"/>
          <w:fitText w:val="4859" w:id="-161861120"/>
        </w:rPr>
        <w:lastRenderedPageBreak/>
        <w:t>MASTER OF PUBLIC ADMINISTRATIO</w:t>
      </w:r>
      <w:r w:rsidRPr="00872727">
        <w:rPr>
          <w:rFonts w:ascii="Impact" w:hAnsi="Impact" w:cs="Impact"/>
          <w:b w:val="0"/>
          <w:color w:val="666666"/>
          <w:spacing w:val="3"/>
          <w:w w:val="65"/>
          <w:sz w:val="52"/>
          <w:szCs w:val="52"/>
          <w:fitText w:val="4859" w:id="-161861120"/>
        </w:rPr>
        <w:t>N</w:t>
      </w:r>
      <w:bookmarkEnd w:id="157"/>
      <w:bookmarkEnd w:id="158"/>
    </w:p>
    <w:p w:rsidR="00546EE7" w:rsidRDefault="00546EE7" w:rsidP="00546EE7">
      <w:pPr>
        <w:ind w:left="360" w:right="180" w:firstLine="0"/>
        <w:jc w:val="both"/>
        <w:rPr>
          <w:rFonts w:ascii="Times New Roman" w:hAnsi="Times New Roman" w:cs="Times New Roman"/>
          <w:b/>
          <w:sz w:val="28"/>
          <w:szCs w:val="28"/>
        </w:rPr>
      </w:pPr>
    </w:p>
    <w:p w:rsidR="00546EE7" w:rsidRPr="006E4486" w:rsidRDefault="00546EE7" w:rsidP="00546EE7">
      <w:pPr>
        <w:pStyle w:val="Heading2"/>
        <w:spacing w:before="0"/>
        <w:ind w:left="360" w:right="180" w:firstLine="0"/>
        <w:rPr>
          <w:rFonts w:ascii="Times New Roman" w:hAnsi="Times New Roman" w:cs="Times New Roman"/>
          <w:color w:val="808080" w:themeColor="background1" w:themeShade="80"/>
          <w:sz w:val="28"/>
          <w:szCs w:val="28"/>
        </w:rPr>
      </w:pPr>
      <w:bookmarkStart w:id="159" w:name="_Toc294969701"/>
      <w:bookmarkStart w:id="160" w:name="_Toc295508264"/>
      <w:r w:rsidRPr="006E4486">
        <w:rPr>
          <w:rFonts w:ascii="Times New Roman" w:hAnsi="Times New Roman" w:cs="Times New Roman"/>
          <w:color w:val="808080" w:themeColor="background1" w:themeShade="80"/>
          <w:sz w:val="28"/>
          <w:szCs w:val="28"/>
        </w:rPr>
        <w:t>Introduction</w:t>
      </w:r>
      <w:bookmarkEnd w:id="159"/>
      <w:bookmarkEnd w:id="160"/>
    </w:p>
    <w:p w:rsidR="00546EE7" w:rsidRPr="00B44D84" w:rsidRDefault="00546EE7" w:rsidP="00546EE7">
      <w:pPr>
        <w:ind w:left="360" w:right="180" w:firstLine="360"/>
        <w:jc w:val="both"/>
        <w:rPr>
          <w:rFonts w:ascii="Times New Roman" w:hAnsi="Times New Roman" w:cs="Times New Roman"/>
          <w:sz w:val="20"/>
          <w:szCs w:val="20"/>
        </w:rPr>
      </w:pPr>
      <w:r w:rsidRPr="00B44D84">
        <w:rPr>
          <w:rFonts w:ascii="Times New Roman" w:hAnsi="Times New Roman" w:cs="Times New Roman"/>
          <w:sz w:val="20"/>
          <w:szCs w:val="20"/>
        </w:rPr>
        <w:t>The Master of Public Administration degree program (MPA) is a graduate professional degree program</w:t>
      </w:r>
      <w:r>
        <w:rPr>
          <w:rFonts w:ascii="Times New Roman" w:hAnsi="Times New Roman" w:cs="Times New Roman"/>
          <w:sz w:val="20"/>
          <w:szCs w:val="20"/>
        </w:rPr>
        <w:t xml:space="preserve"> </w:t>
      </w:r>
      <w:r w:rsidRPr="00B44D84">
        <w:rPr>
          <w:rFonts w:ascii="Times New Roman" w:hAnsi="Times New Roman" w:cs="Times New Roman"/>
          <w:sz w:val="20"/>
          <w:szCs w:val="20"/>
        </w:rPr>
        <w:t>that helps students prepare for careers in public service for the 21st Century. The program requires a total of 36 semester hours, with a minimum of 21 hours of Public Administration Core courses. There are presently six 9-hour  concentrations:  Community  and  Economic  Development Administration, Criminal  Justice Administration,  General  Administration,  Health Administration  and  Policy, Human  Resources  Management,  and  Public  Policy.   The Water Resources Management and Policy concentration consists of 15 semester hours, beyond the core courses.  The goal of the program is to provide quality education that helps prepare people to work in government and nonprofit management at the community, state and federal levels.  The program also conducts research and renders assistance to community groups and agencies as a means of providing a vital link between the institution, the program and the community.</w:t>
      </w:r>
    </w:p>
    <w:p w:rsidR="00546EE7" w:rsidRPr="006E4486" w:rsidRDefault="00546EE7" w:rsidP="00546EE7">
      <w:pPr>
        <w:pStyle w:val="Heading2"/>
        <w:spacing w:before="0"/>
        <w:ind w:left="360" w:right="180" w:firstLine="0"/>
        <w:rPr>
          <w:rFonts w:ascii="Times New Roman" w:hAnsi="Times New Roman" w:cs="Times New Roman"/>
          <w:color w:val="808080" w:themeColor="background1" w:themeShade="80"/>
          <w:sz w:val="28"/>
          <w:szCs w:val="28"/>
        </w:rPr>
      </w:pPr>
      <w:bookmarkStart w:id="161" w:name="_Toc294969702"/>
      <w:bookmarkStart w:id="162" w:name="_Toc295508265"/>
      <w:r w:rsidRPr="006E4486">
        <w:rPr>
          <w:rFonts w:ascii="Times New Roman" w:hAnsi="Times New Roman" w:cs="Times New Roman"/>
          <w:color w:val="808080" w:themeColor="background1" w:themeShade="80"/>
          <w:sz w:val="28"/>
          <w:szCs w:val="28"/>
        </w:rPr>
        <w:t>Education Philosophy</w:t>
      </w:r>
      <w:bookmarkEnd w:id="161"/>
      <w:bookmarkEnd w:id="162"/>
    </w:p>
    <w:p w:rsidR="00546EE7" w:rsidRPr="00B44D84" w:rsidRDefault="00546EE7" w:rsidP="00546EE7">
      <w:pPr>
        <w:ind w:left="360" w:right="180" w:firstLine="360"/>
        <w:jc w:val="both"/>
        <w:rPr>
          <w:rFonts w:ascii="Times New Roman" w:hAnsi="Times New Roman" w:cs="Times New Roman"/>
          <w:sz w:val="20"/>
          <w:szCs w:val="20"/>
        </w:rPr>
      </w:pPr>
      <w:r w:rsidRPr="00B44D84">
        <w:rPr>
          <w:rFonts w:ascii="Times New Roman" w:hAnsi="Times New Roman" w:cs="Times New Roman"/>
          <w:sz w:val="20"/>
          <w:szCs w:val="20"/>
        </w:rPr>
        <w:t xml:space="preserve">We believe that in order to become effective managers students should understand the five domain competencies outlined by the National Association of Schools of Public Administration and Affairs (NASPAA).  These include abilities to lead and manage in public governance; to participate in and contribute to the public policy process; to analyze, synthesize, think critically, solve problems and make decisions; to articulate and apply a public service perspective; and to communicate and interact productively with a diverse and changing workforce and citizenry.  In order to help students achieve these competencies the program incorporates both practice and theory. </w:t>
      </w:r>
    </w:p>
    <w:p w:rsidR="00546EE7" w:rsidRPr="006E4486" w:rsidRDefault="00546EE7" w:rsidP="00546EE7">
      <w:pPr>
        <w:pStyle w:val="Heading2"/>
        <w:spacing w:before="0"/>
        <w:ind w:left="360" w:right="180" w:firstLine="0"/>
        <w:rPr>
          <w:rFonts w:ascii="Times New Roman" w:hAnsi="Times New Roman" w:cs="Times New Roman"/>
          <w:color w:val="808080" w:themeColor="background1" w:themeShade="80"/>
          <w:sz w:val="28"/>
          <w:szCs w:val="28"/>
        </w:rPr>
      </w:pPr>
      <w:bookmarkStart w:id="163" w:name="_Toc294969703"/>
      <w:bookmarkStart w:id="164" w:name="_Toc295508266"/>
      <w:r w:rsidRPr="006E4486">
        <w:rPr>
          <w:rFonts w:ascii="Times New Roman" w:hAnsi="Times New Roman" w:cs="Times New Roman"/>
          <w:color w:val="808080" w:themeColor="background1" w:themeShade="80"/>
          <w:sz w:val="28"/>
          <w:szCs w:val="28"/>
        </w:rPr>
        <w:t>Mission</w:t>
      </w:r>
      <w:bookmarkEnd w:id="163"/>
      <w:bookmarkEnd w:id="164"/>
    </w:p>
    <w:p w:rsidR="00546EE7" w:rsidRPr="00B44D84" w:rsidRDefault="00546EE7" w:rsidP="00546EE7">
      <w:pPr>
        <w:ind w:left="360" w:right="180" w:firstLine="0"/>
        <w:jc w:val="both"/>
        <w:rPr>
          <w:rFonts w:ascii="Times New Roman" w:hAnsi="Times New Roman" w:cs="Times New Roman"/>
          <w:sz w:val="20"/>
          <w:szCs w:val="20"/>
        </w:rPr>
      </w:pPr>
      <w:r w:rsidRPr="00B44D84">
        <w:rPr>
          <w:rFonts w:ascii="Times New Roman" w:hAnsi="Times New Roman" w:cs="Times New Roman"/>
          <w:sz w:val="20"/>
          <w:szCs w:val="20"/>
        </w:rPr>
        <w:t>The current mission statement of Albany State University’s MPA program is to:</w:t>
      </w:r>
    </w:p>
    <w:p w:rsidR="00546EE7" w:rsidRPr="00B44D84" w:rsidRDefault="00546EE7" w:rsidP="00F56BDC">
      <w:pPr>
        <w:pStyle w:val="BalloonText"/>
        <w:numPr>
          <w:ilvl w:val="0"/>
          <w:numId w:val="14"/>
        </w:numPr>
        <w:ind w:right="180" w:hanging="450"/>
        <w:jc w:val="both"/>
        <w:rPr>
          <w:rFonts w:ascii="Times New Roman" w:hAnsi="Times New Roman" w:cs="Times New Roman"/>
          <w:sz w:val="20"/>
          <w:szCs w:val="20"/>
        </w:rPr>
      </w:pPr>
      <w:r w:rsidRPr="00B44D84">
        <w:rPr>
          <w:rFonts w:ascii="Times New Roman" w:hAnsi="Times New Roman" w:cs="Times New Roman"/>
          <w:sz w:val="20"/>
          <w:szCs w:val="20"/>
        </w:rPr>
        <w:t>Provide a professional Master’s level education for students aspiring to management positions in government, nonprofit organizations, and the private sector.</w:t>
      </w:r>
    </w:p>
    <w:p w:rsidR="00546EE7" w:rsidRPr="00B44D84" w:rsidRDefault="00546EE7" w:rsidP="00F56BDC">
      <w:pPr>
        <w:pStyle w:val="BalloonText"/>
        <w:numPr>
          <w:ilvl w:val="0"/>
          <w:numId w:val="14"/>
        </w:numPr>
        <w:ind w:right="180" w:hanging="450"/>
        <w:jc w:val="both"/>
        <w:rPr>
          <w:rFonts w:ascii="Times New Roman" w:hAnsi="Times New Roman" w:cs="Times New Roman"/>
          <w:sz w:val="20"/>
          <w:szCs w:val="20"/>
        </w:rPr>
      </w:pPr>
      <w:r w:rsidRPr="00B44D84">
        <w:rPr>
          <w:rFonts w:ascii="Times New Roman" w:hAnsi="Times New Roman" w:cs="Times New Roman"/>
          <w:sz w:val="20"/>
          <w:szCs w:val="20"/>
        </w:rPr>
        <w:t xml:space="preserve"> Provide professional assistance to the public, government, and nonprofit organizations in Southwest Georgia, Dougherty County, and the surrounding communities through public service of the faculty and students.</w:t>
      </w:r>
    </w:p>
    <w:p w:rsidR="00546EE7" w:rsidRPr="00B44D84" w:rsidRDefault="00546EE7" w:rsidP="00F56BDC">
      <w:pPr>
        <w:pStyle w:val="BalloonText"/>
        <w:numPr>
          <w:ilvl w:val="0"/>
          <w:numId w:val="14"/>
        </w:numPr>
        <w:ind w:right="180" w:hanging="450"/>
        <w:jc w:val="both"/>
        <w:rPr>
          <w:rFonts w:ascii="Times New Roman" w:hAnsi="Times New Roman" w:cs="Times New Roman"/>
          <w:sz w:val="20"/>
          <w:szCs w:val="20"/>
        </w:rPr>
      </w:pPr>
      <w:r w:rsidRPr="00B44D84">
        <w:rPr>
          <w:rFonts w:ascii="Times New Roman" w:hAnsi="Times New Roman" w:cs="Times New Roman"/>
          <w:sz w:val="20"/>
          <w:szCs w:val="20"/>
        </w:rPr>
        <w:t xml:space="preserve"> Increase the number of qualified graduates from underrepresented groups with professional public administration skills, training, and education for leadership positions.</w:t>
      </w:r>
    </w:p>
    <w:p w:rsidR="00546EE7" w:rsidRPr="00B44D84" w:rsidRDefault="00546EE7" w:rsidP="00546EE7">
      <w:pPr>
        <w:ind w:left="360" w:right="180" w:firstLine="0"/>
        <w:jc w:val="both"/>
        <w:rPr>
          <w:rFonts w:ascii="Times New Roman" w:hAnsi="Times New Roman" w:cs="Times New Roman"/>
          <w:sz w:val="20"/>
          <w:szCs w:val="20"/>
        </w:rPr>
      </w:pPr>
    </w:p>
    <w:p w:rsidR="00546EE7" w:rsidRPr="006E4486" w:rsidRDefault="00546EE7" w:rsidP="00546EE7">
      <w:pPr>
        <w:pStyle w:val="Heading2"/>
        <w:spacing w:before="0"/>
        <w:ind w:left="360" w:right="180" w:firstLine="0"/>
        <w:rPr>
          <w:rFonts w:ascii="Times New Roman" w:hAnsi="Times New Roman" w:cs="Times New Roman"/>
          <w:color w:val="808080" w:themeColor="background1" w:themeShade="80"/>
          <w:sz w:val="28"/>
          <w:szCs w:val="28"/>
        </w:rPr>
      </w:pPr>
      <w:bookmarkStart w:id="165" w:name="_Toc294969704"/>
      <w:bookmarkStart w:id="166" w:name="_Toc295508267"/>
      <w:r w:rsidRPr="006E4486">
        <w:rPr>
          <w:rFonts w:ascii="Times New Roman" w:hAnsi="Times New Roman" w:cs="Times New Roman"/>
          <w:color w:val="808080" w:themeColor="background1" w:themeShade="80"/>
          <w:sz w:val="28"/>
          <w:szCs w:val="28"/>
        </w:rPr>
        <w:t>Accreditation</w:t>
      </w:r>
      <w:bookmarkEnd w:id="165"/>
      <w:bookmarkEnd w:id="166"/>
    </w:p>
    <w:p w:rsidR="00546EE7" w:rsidRPr="00B44D84" w:rsidRDefault="00546EE7" w:rsidP="00546EE7">
      <w:pPr>
        <w:ind w:left="360" w:right="180" w:firstLine="360"/>
        <w:jc w:val="both"/>
        <w:rPr>
          <w:rFonts w:ascii="Times New Roman" w:hAnsi="Times New Roman" w:cs="Times New Roman"/>
          <w:sz w:val="20"/>
          <w:szCs w:val="20"/>
        </w:rPr>
      </w:pPr>
      <w:r w:rsidRPr="00B44D84">
        <w:rPr>
          <w:rFonts w:ascii="Times New Roman" w:hAnsi="Times New Roman" w:cs="Times New Roman"/>
          <w:sz w:val="20"/>
          <w:szCs w:val="20"/>
        </w:rPr>
        <w:t>The MPA degree program is accredited by the National Association of Schools of Public Affairs and Administration (NASPAA).  Albany State University including the MPA program is accredited by the Southern Association of Colleges and Schools (SACS).</w:t>
      </w:r>
    </w:p>
    <w:p w:rsidR="00546EE7" w:rsidRPr="00643F98" w:rsidRDefault="00546EE7" w:rsidP="00546EE7">
      <w:pPr>
        <w:pStyle w:val="Heading2"/>
        <w:spacing w:before="0"/>
        <w:ind w:left="360" w:right="180" w:firstLine="0"/>
        <w:rPr>
          <w:rFonts w:ascii="Times New Roman" w:hAnsi="Times New Roman" w:cs="Times New Roman"/>
          <w:color w:val="808080" w:themeColor="background1" w:themeShade="80"/>
          <w:sz w:val="28"/>
          <w:szCs w:val="28"/>
        </w:rPr>
      </w:pPr>
      <w:bookmarkStart w:id="167" w:name="_Toc294969705"/>
      <w:bookmarkStart w:id="168" w:name="_Toc295508268"/>
      <w:r w:rsidRPr="00643F98">
        <w:rPr>
          <w:rFonts w:ascii="Times New Roman" w:hAnsi="Times New Roman" w:cs="Times New Roman"/>
          <w:color w:val="808080" w:themeColor="background1" w:themeShade="80"/>
          <w:sz w:val="28"/>
          <w:szCs w:val="28"/>
        </w:rPr>
        <w:t>Off-Campus Programs</w:t>
      </w:r>
      <w:bookmarkEnd w:id="167"/>
      <w:bookmarkEnd w:id="168"/>
    </w:p>
    <w:p w:rsidR="00546EE7"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s="Times New Roman"/>
          <w:sz w:val="20"/>
          <w:szCs w:val="20"/>
        </w:rPr>
      </w:pPr>
      <w:r w:rsidRPr="00B44D84">
        <w:rPr>
          <w:rFonts w:ascii="Times New Roman" w:hAnsi="Times New Roman" w:cs="Times New Roman"/>
          <w:sz w:val="20"/>
          <w:szCs w:val="20"/>
        </w:rPr>
        <w:t>At the present time all courses are taught in Albany, Georgia on the ASU campus.</w:t>
      </w:r>
    </w:p>
    <w:p w:rsidR="00546EE7" w:rsidRDefault="00546EE7" w:rsidP="00546EE7">
      <w:pPr>
        <w:widowControl w:val="0"/>
        <w:autoSpaceDE w:val="0"/>
        <w:autoSpaceDN w:val="0"/>
        <w:adjustRightInd w:val="0"/>
        <w:spacing w:before="10" w:after="0" w:line="250" w:lineRule="auto"/>
        <w:ind w:left="360" w:right="180" w:firstLine="0"/>
        <w:jc w:val="both"/>
        <w:rPr>
          <w:rFonts w:ascii="Times New Roman" w:hAnsi="Times New Roman" w:cs="Times New Roman"/>
          <w:sz w:val="20"/>
          <w:szCs w:val="20"/>
        </w:rPr>
      </w:pPr>
    </w:p>
    <w:p w:rsidR="00546EE7" w:rsidRPr="00896FAA" w:rsidRDefault="00546EE7" w:rsidP="00546EE7">
      <w:pPr>
        <w:pStyle w:val="Heading2"/>
        <w:ind w:left="360" w:right="180" w:firstLine="0"/>
        <w:rPr>
          <w:rFonts w:ascii="Times New Roman" w:hAnsi="Times New Roman" w:cs="Times New Roman"/>
          <w:color w:val="808080" w:themeColor="background1" w:themeShade="80"/>
          <w:sz w:val="28"/>
          <w:szCs w:val="28"/>
        </w:rPr>
      </w:pPr>
      <w:bookmarkStart w:id="169" w:name="_Toc294969706"/>
      <w:bookmarkStart w:id="170" w:name="_Toc295508269"/>
      <w:r w:rsidRPr="00896FAA">
        <w:rPr>
          <w:rFonts w:ascii="Times New Roman" w:hAnsi="Times New Roman" w:cs="Times New Roman"/>
          <w:color w:val="808080" w:themeColor="background1" w:themeShade="80"/>
          <w:sz w:val="28"/>
          <w:szCs w:val="28"/>
        </w:rPr>
        <w:t>Admission Requirements</w:t>
      </w:r>
      <w:bookmarkEnd w:id="169"/>
      <w:bookmarkEnd w:id="170"/>
    </w:p>
    <w:p w:rsidR="00546EE7" w:rsidRPr="00B44D84" w:rsidRDefault="00546EE7" w:rsidP="00546EE7">
      <w:pPr>
        <w:ind w:left="360" w:right="180" w:firstLine="360"/>
        <w:jc w:val="both"/>
        <w:rPr>
          <w:rFonts w:ascii="Times New Roman" w:hAnsi="Times New Roman" w:cs="Times New Roman"/>
          <w:sz w:val="20"/>
          <w:szCs w:val="20"/>
        </w:rPr>
      </w:pPr>
      <w:r w:rsidRPr="00B44D84">
        <w:rPr>
          <w:rFonts w:ascii="Times New Roman" w:hAnsi="Times New Roman" w:cs="Times New Roman"/>
          <w:sz w:val="20"/>
          <w:szCs w:val="20"/>
        </w:rPr>
        <w:t>An applicant for the Master of Public Administration degree must meet the requirements for admission to the Albany State University Graduate School. Listed below are those requirements:</w:t>
      </w:r>
    </w:p>
    <w:p w:rsidR="00546EE7" w:rsidRPr="00B44D84" w:rsidRDefault="00546EE7" w:rsidP="00F56BDC">
      <w:pPr>
        <w:pStyle w:val="BalloonText"/>
        <w:numPr>
          <w:ilvl w:val="0"/>
          <w:numId w:val="15"/>
        </w:numPr>
        <w:ind w:left="900" w:right="180"/>
        <w:jc w:val="both"/>
        <w:rPr>
          <w:rFonts w:ascii="Times New Roman" w:hAnsi="Times New Roman" w:cs="Times New Roman"/>
          <w:sz w:val="20"/>
          <w:szCs w:val="20"/>
        </w:rPr>
      </w:pPr>
      <w:r w:rsidRPr="00B44D84">
        <w:rPr>
          <w:rFonts w:ascii="Times New Roman" w:hAnsi="Times New Roman" w:cs="Times New Roman"/>
          <w:sz w:val="20"/>
          <w:szCs w:val="20"/>
        </w:rPr>
        <w:t>A baccalaureate degree from an accredited college or university.</w:t>
      </w:r>
    </w:p>
    <w:p w:rsidR="00546EE7" w:rsidRPr="00B44D84" w:rsidRDefault="00546EE7" w:rsidP="00F56BDC">
      <w:pPr>
        <w:pStyle w:val="BalloonText"/>
        <w:numPr>
          <w:ilvl w:val="0"/>
          <w:numId w:val="15"/>
        </w:numPr>
        <w:ind w:left="900" w:right="180"/>
        <w:jc w:val="both"/>
        <w:rPr>
          <w:rFonts w:ascii="Times New Roman" w:hAnsi="Times New Roman" w:cs="Times New Roman"/>
          <w:sz w:val="20"/>
          <w:szCs w:val="20"/>
        </w:rPr>
      </w:pPr>
      <w:r w:rsidRPr="00B44D84">
        <w:rPr>
          <w:rFonts w:ascii="Times New Roman" w:hAnsi="Times New Roman" w:cs="Times New Roman"/>
          <w:sz w:val="20"/>
          <w:szCs w:val="20"/>
        </w:rPr>
        <w:t xml:space="preserve">A minimum 3.0 cumulative grade-point average (on a 4.0 point scale) for course work completed </w:t>
      </w:r>
      <w:r w:rsidRPr="00B44D84">
        <w:rPr>
          <w:rFonts w:ascii="Times New Roman" w:hAnsi="Times New Roman" w:cs="Times New Roman"/>
          <w:sz w:val="20"/>
          <w:szCs w:val="20"/>
        </w:rPr>
        <w:tab/>
        <w:t xml:space="preserve">at the undergraduate level is required for regular admission. A cumulative grade-point average </w:t>
      </w:r>
      <w:r w:rsidRPr="00B44D84">
        <w:rPr>
          <w:rFonts w:ascii="Times New Roman" w:hAnsi="Times New Roman" w:cs="Times New Roman"/>
          <w:sz w:val="20"/>
          <w:szCs w:val="20"/>
        </w:rPr>
        <w:tab/>
        <w:t>of 2.5 is required for provisional admission.</w:t>
      </w:r>
    </w:p>
    <w:p w:rsidR="00546EE7" w:rsidRPr="00B44D84" w:rsidRDefault="00546EE7" w:rsidP="00F56BDC">
      <w:pPr>
        <w:pStyle w:val="BalloonText"/>
        <w:numPr>
          <w:ilvl w:val="0"/>
          <w:numId w:val="15"/>
        </w:numPr>
        <w:ind w:left="900" w:right="180"/>
        <w:jc w:val="both"/>
        <w:rPr>
          <w:rFonts w:ascii="Times New Roman" w:hAnsi="Times New Roman" w:cs="Times New Roman"/>
          <w:sz w:val="20"/>
          <w:szCs w:val="20"/>
        </w:rPr>
      </w:pPr>
      <w:r w:rsidRPr="00B44D84">
        <w:rPr>
          <w:rFonts w:ascii="Times New Roman" w:hAnsi="Times New Roman" w:cs="Times New Roman"/>
          <w:sz w:val="20"/>
          <w:szCs w:val="20"/>
        </w:rPr>
        <w:t xml:space="preserve">A satisfactory score on either the Graduate Record Examination (GRE), the Graduate </w:t>
      </w:r>
      <w:r w:rsidRPr="00B44D84">
        <w:rPr>
          <w:rFonts w:ascii="Times New Roman" w:hAnsi="Times New Roman" w:cs="Times New Roman"/>
          <w:sz w:val="20"/>
          <w:szCs w:val="20"/>
        </w:rPr>
        <w:tab/>
        <w:t>Manage</w:t>
      </w:r>
      <w:r>
        <w:rPr>
          <w:rFonts w:ascii="Times New Roman" w:hAnsi="Times New Roman" w:cs="Times New Roman"/>
          <w:sz w:val="20"/>
          <w:szCs w:val="20"/>
        </w:rPr>
        <w:t xml:space="preserve">ment </w:t>
      </w:r>
      <w:r w:rsidRPr="00B44D84">
        <w:rPr>
          <w:rFonts w:ascii="Times New Roman" w:hAnsi="Times New Roman" w:cs="Times New Roman"/>
          <w:sz w:val="20"/>
          <w:szCs w:val="20"/>
        </w:rPr>
        <w:t xml:space="preserve">Admission Test (GMAT) or the Miller Analogies Test (MAT). For regular admission, </w:t>
      </w:r>
      <w:r w:rsidRPr="00B44D84">
        <w:rPr>
          <w:rFonts w:ascii="Times New Roman" w:hAnsi="Times New Roman" w:cs="Times New Roman"/>
          <w:sz w:val="20"/>
          <w:szCs w:val="20"/>
        </w:rPr>
        <w:tab/>
        <w:t xml:space="preserve">a combined score of 800 on the verbal and quantitative sections of the GRE, a score of 44 on the </w:t>
      </w:r>
      <w:r w:rsidRPr="00B44D84">
        <w:rPr>
          <w:rFonts w:ascii="Times New Roman" w:hAnsi="Times New Roman" w:cs="Times New Roman"/>
          <w:sz w:val="20"/>
          <w:szCs w:val="20"/>
        </w:rPr>
        <w:tab/>
        <w:t xml:space="preserve">MAT or 450 on the GMAT is required. For provisional admission, a combined score of 700 on the </w:t>
      </w:r>
      <w:r w:rsidRPr="00B44D84">
        <w:rPr>
          <w:rFonts w:ascii="Times New Roman" w:hAnsi="Times New Roman" w:cs="Times New Roman"/>
          <w:sz w:val="20"/>
          <w:szCs w:val="20"/>
        </w:rPr>
        <w:tab/>
        <w:t>verbal and quantitative sections of the GRE, 27 on the MAT or 360 on the GMAT is required.</w:t>
      </w:r>
    </w:p>
    <w:p w:rsidR="00872727" w:rsidRDefault="00872727" w:rsidP="00F56BDC">
      <w:pPr>
        <w:pStyle w:val="BalloonText"/>
        <w:numPr>
          <w:ilvl w:val="0"/>
          <w:numId w:val="15"/>
        </w:numPr>
        <w:ind w:left="900" w:right="180"/>
        <w:jc w:val="both"/>
        <w:rPr>
          <w:rFonts w:ascii="Times New Roman" w:hAnsi="Times New Roman" w:cs="Times New Roman"/>
          <w:sz w:val="20"/>
          <w:szCs w:val="20"/>
        </w:rPr>
        <w:sectPr w:rsidR="00872727" w:rsidSect="00872727">
          <w:headerReference w:type="even" r:id="rId40"/>
          <w:pgSz w:w="12240" w:h="15840" w:code="1"/>
          <w:pgMar w:top="720" w:right="720" w:bottom="288" w:left="1440" w:header="720" w:footer="288" w:gutter="0"/>
          <w:cols w:space="720"/>
          <w:docGrid w:linePitch="360"/>
        </w:sectPr>
      </w:pPr>
    </w:p>
    <w:p w:rsidR="00546EE7" w:rsidRPr="00B44D84" w:rsidRDefault="00546EE7" w:rsidP="00F56BDC">
      <w:pPr>
        <w:pStyle w:val="BalloonText"/>
        <w:numPr>
          <w:ilvl w:val="0"/>
          <w:numId w:val="15"/>
        </w:numPr>
        <w:ind w:left="900" w:right="180"/>
        <w:jc w:val="both"/>
        <w:rPr>
          <w:rFonts w:ascii="Times New Roman" w:hAnsi="Times New Roman" w:cs="Times New Roman"/>
          <w:sz w:val="20"/>
          <w:szCs w:val="20"/>
        </w:rPr>
      </w:pPr>
      <w:r w:rsidRPr="00B44D84">
        <w:rPr>
          <w:rFonts w:ascii="Times New Roman" w:hAnsi="Times New Roman" w:cs="Times New Roman"/>
          <w:sz w:val="20"/>
          <w:szCs w:val="20"/>
        </w:rPr>
        <w:lastRenderedPageBreak/>
        <w:t>Two official transcripts sent from all colleges and universities attended.</w:t>
      </w:r>
    </w:p>
    <w:p w:rsidR="00546EE7" w:rsidRPr="00B44D84" w:rsidRDefault="00546EE7" w:rsidP="00F56BDC">
      <w:pPr>
        <w:pStyle w:val="BalloonText"/>
        <w:numPr>
          <w:ilvl w:val="0"/>
          <w:numId w:val="15"/>
        </w:numPr>
        <w:ind w:left="900" w:right="180"/>
        <w:jc w:val="both"/>
        <w:rPr>
          <w:rFonts w:ascii="Times New Roman" w:hAnsi="Times New Roman" w:cs="Times New Roman"/>
          <w:sz w:val="20"/>
          <w:szCs w:val="20"/>
        </w:rPr>
      </w:pPr>
      <w:r w:rsidRPr="00B44D84">
        <w:rPr>
          <w:rFonts w:ascii="Times New Roman" w:hAnsi="Times New Roman" w:cs="Times New Roman"/>
          <w:sz w:val="20"/>
          <w:szCs w:val="20"/>
        </w:rPr>
        <w:t xml:space="preserve">Two current letters of recommendation from individuals familiar with the applicant’s ability to </w:t>
      </w:r>
      <w:r w:rsidRPr="00B44D84">
        <w:rPr>
          <w:rFonts w:ascii="Times New Roman" w:hAnsi="Times New Roman" w:cs="Times New Roman"/>
          <w:sz w:val="20"/>
          <w:szCs w:val="20"/>
        </w:rPr>
        <w:tab/>
        <w:t>successfully complete the graduate program.</w:t>
      </w:r>
    </w:p>
    <w:p w:rsidR="00546EE7" w:rsidRPr="00B44D84" w:rsidRDefault="00546EE7" w:rsidP="00F56BDC">
      <w:pPr>
        <w:pStyle w:val="BalloonText"/>
        <w:numPr>
          <w:ilvl w:val="0"/>
          <w:numId w:val="15"/>
        </w:numPr>
        <w:ind w:left="900" w:right="180"/>
        <w:jc w:val="both"/>
        <w:rPr>
          <w:rFonts w:ascii="Times New Roman" w:hAnsi="Times New Roman" w:cs="Times New Roman"/>
          <w:sz w:val="20"/>
          <w:szCs w:val="20"/>
        </w:rPr>
      </w:pPr>
      <w:r w:rsidRPr="00B44D84">
        <w:rPr>
          <w:rFonts w:ascii="Times New Roman" w:hAnsi="Times New Roman" w:cs="Times New Roman"/>
          <w:sz w:val="20"/>
          <w:szCs w:val="20"/>
        </w:rPr>
        <w:t>Submission of a completed graduate admissions application with a $20 processing fee.</w:t>
      </w:r>
    </w:p>
    <w:p w:rsidR="00546EE7" w:rsidRPr="00B44D84" w:rsidRDefault="00546EE7" w:rsidP="00F56BDC">
      <w:pPr>
        <w:pStyle w:val="BalloonText"/>
        <w:numPr>
          <w:ilvl w:val="0"/>
          <w:numId w:val="15"/>
        </w:numPr>
        <w:ind w:left="900" w:right="180"/>
        <w:jc w:val="both"/>
        <w:rPr>
          <w:rFonts w:ascii="Times New Roman" w:hAnsi="Times New Roman" w:cs="Times New Roman"/>
          <w:sz w:val="20"/>
          <w:szCs w:val="20"/>
        </w:rPr>
      </w:pPr>
      <w:r w:rsidRPr="00B44D84">
        <w:rPr>
          <w:rFonts w:ascii="Times New Roman" w:hAnsi="Times New Roman" w:cs="Times New Roman"/>
          <w:sz w:val="20"/>
          <w:szCs w:val="20"/>
        </w:rPr>
        <w:t xml:space="preserve">Applicants for admission to the MPA program are also required to submit a written statement of </w:t>
      </w:r>
      <w:r>
        <w:rPr>
          <w:rFonts w:ascii="Times New Roman" w:hAnsi="Times New Roman" w:cs="Times New Roman"/>
          <w:sz w:val="20"/>
          <w:szCs w:val="20"/>
        </w:rPr>
        <w:t xml:space="preserve"> </w:t>
      </w:r>
      <w:r w:rsidRPr="00B44D84">
        <w:rPr>
          <w:rFonts w:ascii="Times New Roman" w:hAnsi="Times New Roman" w:cs="Times New Roman"/>
          <w:sz w:val="20"/>
          <w:szCs w:val="20"/>
        </w:rPr>
        <w:t>career goals.</w:t>
      </w:r>
    </w:p>
    <w:p w:rsidR="00546EE7" w:rsidRPr="00B44D84" w:rsidRDefault="00546EE7" w:rsidP="00F56BDC">
      <w:pPr>
        <w:pStyle w:val="BalloonText"/>
        <w:numPr>
          <w:ilvl w:val="0"/>
          <w:numId w:val="15"/>
        </w:numPr>
        <w:ind w:left="900" w:right="180"/>
        <w:jc w:val="both"/>
        <w:rPr>
          <w:rFonts w:ascii="Times New Roman" w:hAnsi="Times New Roman" w:cs="Times New Roman"/>
          <w:sz w:val="20"/>
          <w:szCs w:val="20"/>
        </w:rPr>
      </w:pPr>
      <w:r w:rsidRPr="00B44D84">
        <w:rPr>
          <w:rFonts w:ascii="Times New Roman" w:hAnsi="Times New Roman" w:cs="Times New Roman"/>
          <w:sz w:val="20"/>
          <w:szCs w:val="20"/>
        </w:rPr>
        <w:t xml:space="preserve">International students must take the TOEFL and meet other criteria established by the Board of </w:t>
      </w:r>
      <w:r w:rsidRPr="00B44D84">
        <w:rPr>
          <w:rFonts w:ascii="Times New Roman" w:hAnsi="Times New Roman" w:cs="Times New Roman"/>
          <w:sz w:val="20"/>
          <w:szCs w:val="20"/>
        </w:rPr>
        <w:tab/>
        <w:t>Regents of the University System of Georgia.</w:t>
      </w:r>
    </w:p>
    <w:p w:rsidR="00546EE7" w:rsidRPr="00B44D84" w:rsidRDefault="00546EE7" w:rsidP="00546EE7">
      <w:pPr>
        <w:ind w:left="360" w:right="180" w:firstLine="360"/>
        <w:jc w:val="both"/>
        <w:rPr>
          <w:rFonts w:ascii="Times New Roman" w:hAnsi="Times New Roman" w:cs="Times New Roman"/>
          <w:sz w:val="20"/>
          <w:szCs w:val="20"/>
        </w:rPr>
      </w:pPr>
      <w:r w:rsidRPr="00B44D84">
        <w:rPr>
          <w:rFonts w:ascii="Times New Roman" w:hAnsi="Times New Roman" w:cs="Times New Roman"/>
          <w:sz w:val="20"/>
          <w:szCs w:val="20"/>
        </w:rPr>
        <w:t>All documents, including test scores, must be received in the Graduate Admissions Office at least 45 days prior to the desired semester of enrollment. Prospective applicants should contact the graduate recruitment and admissions officer in the Graduate School for more information.</w:t>
      </w:r>
    </w:p>
    <w:p w:rsidR="00546EE7" w:rsidRPr="00896FAA" w:rsidRDefault="00546EE7" w:rsidP="00546EE7">
      <w:pPr>
        <w:pStyle w:val="Heading2"/>
        <w:ind w:left="360" w:right="180" w:firstLine="0"/>
        <w:rPr>
          <w:rFonts w:ascii="Times New Roman" w:hAnsi="Times New Roman" w:cs="Times New Roman"/>
          <w:color w:val="808080" w:themeColor="background1" w:themeShade="80"/>
          <w:sz w:val="28"/>
          <w:szCs w:val="28"/>
        </w:rPr>
      </w:pPr>
      <w:bookmarkStart w:id="171" w:name="_Toc294969707"/>
      <w:bookmarkStart w:id="172" w:name="_Toc295508270"/>
      <w:r w:rsidRPr="00896FAA">
        <w:rPr>
          <w:rFonts w:ascii="Times New Roman" w:hAnsi="Times New Roman" w:cs="Times New Roman"/>
          <w:color w:val="808080" w:themeColor="background1" w:themeShade="80"/>
          <w:sz w:val="28"/>
          <w:szCs w:val="28"/>
        </w:rPr>
        <w:t>Undergraduate Prerequisites</w:t>
      </w:r>
      <w:bookmarkEnd w:id="171"/>
      <w:bookmarkEnd w:id="172"/>
    </w:p>
    <w:p w:rsidR="00546EE7" w:rsidRPr="00B44D84" w:rsidRDefault="00546EE7" w:rsidP="00546EE7">
      <w:pPr>
        <w:ind w:left="360" w:right="180" w:firstLine="360"/>
        <w:jc w:val="both"/>
        <w:rPr>
          <w:rFonts w:ascii="Times New Roman" w:hAnsi="Times New Roman" w:cs="Times New Roman"/>
          <w:sz w:val="20"/>
          <w:szCs w:val="20"/>
        </w:rPr>
      </w:pPr>
      <w:r w:rsidRPr="00B44D84">
        <w:rPr>
          <w:rFonts w:ascii="Times New Roman" w:hAnsi="Times New Roman" w:cs="Times New Roman"/>
          <w:sz w:val="20"/>
          <w:szCs w:val="20"/>
        </w:rPr>
        <w:t>Applicants for the MPA program are expected to have three background courses (or their equivalent) in statistics or research, American government and computer literacy as follows:</w:t>
      </w:r>
    </w:p>
    <w:p w:rsidR="00546EE7" w:rsidRPr="00B44D84" w:rsidRDefault="00546EE7" w:rsidP="00F56BDC">
      <w:pPr>
        <w:pStyle w:val="BalloonText"/>
        <w:numPr>
          <w:ilvl w:val="0"/>
          <w:numId w:val="16"/>
        </w:numPr>
        <w:ind w:left="900" w:right="180"/>
        <w:jc w:val="both"/>
        <w:rPr>
          <w:rFonts w:ascii="Times New Roman" w:hAnsi="Times New Roman" w:cs="Times New Roman"/>
          <w:sz w:val="20"/>
          <w:szCs w:val="20"/>
        </w:rPr>
      </w:pPr>
      <w:r w:rsidRPr="00B44D84">
        <w:rPr>
          <w:rFonts w:ascii="Times New Roman" w:hAnsi="Times New Roman" w:cs="Times New Roman"/>
          <w:sz w:val="20"/>
          <w:szCs w:val="20"/>
        </w:rPr>
        <w:t>3 hrs - Courses in statistical or research methods for social or behavioral sciences;</w:t>
      </w:r>
    </w:p>
    <w:p w:rsidR="00546EE7" w:rsidRPr="00B44D84" w:rsidRDefault="00546EE7" w:rsidP="00F56BDC">
      <w:pPr>
        <w:pStyle w:val="BalloonText"/>
        <w:numPr>
          <w:ilvl w:val="0"/>
          <w:numId w:val="16"/>
        </w:numPr>
        <w:ind w:left="900" w:right="180"/>
        <w:jc w:val="both"/>
        <w:rPr>
          <w:rFonts w:ascii="Times New Roman" w:hAnsi="Times New Roman" w:cs="Times New Roman"/>
          <w:sz w:val="20"/>
          <w:szCs w:val="20"/>
        </w:rPr>
      </w:pPr>
      <w:r w:rsidRPr="00B44D84">
        <w:rPr>
          <w:rFonts w:ascii="Times New Roman" w:hAnsi="Times New Roman" w:cs="Times New Roman"/>
          <w:sz w:val="20"/>
          <w:szCs w:val="20"/>
        </w:rPr>
        <w:t>3 hrs - American government courses;</w:t>
      </w:r>
    </w:p>
    <w:p w:rsidR="00546EE7" w:rsidRPr="00B44D84" w:rsidRDefault="00546EE7" w:rsidP="00F56BDC">
      <w:pPr>
        <w:pStyle w:val="BalloonText"/>
        <w:numPr>
          <w:ilvl w:val="0"/>
          <w:numId w:val="16"/>
        </w:numPr>
        <w:ind w:left="900" w:right="180"/>
        <w:jc w:val="both"/>
        <w:rPr>
          <w:rFonts w:ascii="Times New Roman" w:hAnsi="Times New Roman" w:cs="Times New Roman"/>
          <w:sz w:val="20"/>
          <w:szCs w:val="20"/>
        </w:rPr>
      </w:pPr>
      <w:r w:rsidRPr="00B44D84">
        <w:rPr>
          <w:rFonts w:ascii="Times New Roman" w:hAnsi="Times New Roman" w:cs="Times New Roman"/>
          <w:sz w:val="20"/>
          <w:szCs w:val="20"/>
        </w:rPr>
        <w:t>3 hrs - Basic computer literacy and word processing courses.</w:t>
      </w:r>
    </w:p>
    <w:p w:rsidR="00546EE7" w:rsidRPr="00B44D84" w:rsidRDefault="00546EE7" w:rsidP="00546EE7">
      <w:pPr>
        <w:ind w:left="360" w:right="180" w:firstLine="360"/>
        <w:jc w:val="both"/>
        <w:rPr>
          <w:rFonts w:ascii="Times New Roman" w:hAnsi="Times New Roman" w:cs="Times New Roman"/>
          <w:sz w:val="20"/>
          <w:szCs w:val="20"/>
        </w:rPr>
      </w:pPr>
      <w:r w:rsidRPr="00B44D84">
        <w:rPr>
          <w:rFonts w:ascii="Times New Roman" w:hAnsi="Times New Roman" w:cs="Times New Roman"/>
          <w:sz w:val="20"/>
          <w:szCs w:val="20"/>
        </w:rPr>
        <w:t>Students who are deficient in these MPA prerequisites are expected to complete undergraduate courses as needed. They will not be allowed to take regular graduate coursework until all prerequisites have been met.</w:t>
      </w:r>
    </w:p>
    <w:p w:rsidR="00546EE7" w:rsidRPr="00896FAA" w:rsidRDefault="00546EE7" w:rsidP="00546EE7">
      <w:pPr>
        <w:pStyle w:val="Heading2"/>
        <w:ind w:left="360" w:right="180" w:firstLine="0"/>
        <w:rPr>
          <w:color w:val="808080" w:themeColor="background1" w:themeShade="80"/>
          <w:sz w:val="28"/>
          <w:szCs w:val="28"/>
        </w:rPr>
      </w:pPr>
      <w:bookmarkStart w:id="173" w:name="_Toc294969708"/>
      <w:bookmarkStart w:id="174" w:name="_Toc295508271"/>
      <w:r w:rsidRPr="00896FAA">
        <w:rPr>
          <w:color w:val="808080" w:themeColor="background1" w:themeShade="80"/>
          <w:sz w:val="28"/>
          <w:szCs w:val="28"/>
        </w:rPr>
        <w:t>The Curriculum</w:t>
      </w:r>
      <w:bookmarkEnd w:id="173"/>
      <w:bookmarkEnd w:id="174"/>
    </w:p>
    <w:p w:rsidR="00546EE7" w:rsidRPr="0074120C" w:rsidRDefault="00546EE7" w:rsidP="00546EE7">
      <w:pPr>
        <w:ind w:left="360" w:right="180" w:firstLine="0"/>
        <w:rPr>
          <w:sz w:val="24"/>
          <w:szCs w:val="24"/>
        </w:rPr>
      </w:pPr>
      <w:r w:rsidRPr="0074120C">
        <w:rPr>
          <w:b/>
          <w:sz w:val="24"/>
          <w:szCs w:val="24"/>
        </w:rPr>
        <w:t>The requirements for the Master of Public Administration degree are</w:t>
      </w:r>
      <w:r w:rsidRPr="0074120C">
        <w:rPr>
          <w:sz w:val="24"/>
          <w:szCs w:val="24"/>
        </w:rPr>
        <w:t>:</w:t>
      </w:r>
    </w:p>
    <w:p w:rsidR="00546EE7" w:rsidRPr="001746B5" w:rsidRDefault="00546EE7" w:rsidP="00F56BDC">
      <w:pPr>
        <w:pStyle w:val="BalloonText"/>
        <w:numPr>
          <w:ilvl w:val="0"/>
          <w:numId w:val="17"/>
        </w:numPr>
        <w:ind w:left="900" w:right="180"/>
        <w:rPr>
          <w:rFonts w:ascii="Times New Roman" w:hAnsi="Times New Roman" w:cs="Times New Roman"/>
          <w:sz w:val="20"/>
          <w:szCs w:val="20"/>
        </w:rPr>
      </w:pPr>
      <w:r w:rsidRPr="001746B5">
        <w:rPr>
          <w:rFonts w:ascii="Times New Roman" w:hAnsi="Times New Roman" w:cs="Times New Roman"/>
          <w:sz w:val="20"/>
          <w:szCs w:val="20"/>
        </w:rPr>
        <w:t xml:space="preserve">A minimum of 36 semester hours of graduate course work, at least 27 semester hours of which </w:t>
      </w:r>
      <w:r w:rsidRPr="001746B5">
        <w:rPr>
          <w:rFonts w:ascii="Times New Roman" w:hAnsi="Times New Roman" w:cs="Times New Roman"/>
          <w:sz w:val="20"/>
          <w:szCs w:val="20"/>
        </w:rPr>
        <w:tab/>
        <w:t>shall be taken in residence at Albany State University.</w:t>
      </w:r>
    </w:p>
    <w:p w:rsidR="00546EE7" w:rsidRPr="001746B5" w:rsidRDefault="00546EE7" w:rsidP="00F56BDC">
      <w:pPr>
        <w:pStyle w:val="BalloonText"/>
        <w:numPr>
          <w:ilvl w:val="0"/>
          <w:numId w:val="17"/>
        </w:numPr>
        <w:ind w:left="900" w:right="180"/>
        <w:rPr>
          <w:rFonts w:ascii="Times New Roman" w:hAnsi="Times New Roman" w:cs="Times New Roman"/>
          <w:sz w:val="20"/>
          <w:szCs w:val="20"/>
        </w:rPr>
      </w:pPr>
      <w:r w:rsidRPr="001746B5">
        <w:rPr>
          <w:rFonts w:ascii="Times New Roman" w:hAnsi="Times New Roman" w:cs="Times New Roman"/>
          <w:sz w:val="20"/>
          <w:szCs w:val="20"/>
        </w:rPr>
        <w:t>A minimum cumulative grade-point average of 3.0 in courses distributed as follows:</w:t>
      </w:r>
    </w:p>
    <w:p w:rsidR="00546EE7" w:rsidRP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546EE7">
        <w:rPr>
          <w:rFonts w:ascii="Times New Roman" w:hAnsi="Times New Roman" w:cs="Times New Roman"/>
          <w:sz w:val="20"/>
          <w:szCs w:val="20"/>
        </w:rPr>
        <w:t>Core Courses</w:t>
      </w:r>
      <w:r w:rsidRPr="00546EE7">
        <w:rPr>
          <w:rFonts w:ascii="Times New Roman" w:hAnsi="Times New Roman" w:cs="Times New Roman"/>
          <w:sz w:val="20"/>
          <w:szCs w:val="20"/>
        </w:rPr>
        <w:tab/>
        <w:t xml:space="preserve">21 hrs. </w:t>
      </w:r>
    </w:p>
    <w:p w:rsidR="00546EE7" w:rsidRP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546EE7">
        <w:rPr>
          <w:rFonts w:ascii="Times New Roman" w:hAnsi="Times New Roman" w:cs="Times New Roman"/>
          <w:sz w:val="20"/>
          <w:szCs w:val="20"/>
        </w:rPr>
        <w:t>Courses in Concentration</w:t>
      </w:r>
      <w:r w:rsidRPr="00546EE7">
        <w:rPr>
          <w:rFonts w:ascii="Times New Roman" w:hAnsi="Times New Roman" w:cs="Times New Roman"/>
          <w:sz w:val="20"/>
          <w:szCs w:val="20"/>
        </w:rPr>
        <w:tab/>
        <w:t xml:space="preserve">9 hrs. </w:t>
      </w:r>
    </w:p>
    <w:p w:rsidR="00546EE7" w:rsidRP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546EE7">
        <w:rPr>
          <w:rFonts w:ascii="Times New Roman" w:hAnsi="Times New Roman" w:cs="Times New Roman"/>
          <w:sz w:val="20"/>
          <w:szCs w:val="20"/>
        </w:rPr>
        <w:t>PADM 5581 Professional Public Service Internship/Project</w:t>
      </w:r>
      <w:r w:rsidRPr="00546EE7">
        <w:rPr>
          <w:rFonts w:ascii="Times New Roman" w:hAnsi="Times New Roman" w:cs="Times New Roman"/>
          <w:sz w:val="20"/>
          <w:szCs w:val="20"/>
        </w:rPr>
        <w:tab/>
        <w:t xml:space="preserve">3 hrs. </w:t>
      </w:r>
    </w:p>
    <w:p w:rsidR="00546EE7" w:rsidRDefault="00546EE7" w:rsidP="00546EE7">
      <w:pPr>
        <w:tabs>
          <w:tab w:val="left" w:pos="1080"/>
          <w:tab w:val="right" w:leader="dot" w:pos="9270"/>
        </w:tabs>
        <w:spacing w:after="0"/>
        <w:ind w:left="450" w:firstLine="630"/>
        <w:jc w:val="both"/>
        <w:rPr>
          <w:sz w:val="20"/>
          <w:szCs w:val="20"/>
        </w:rPr>
      </w:pPr>
      <w:r w:rsidRPr="00546EE7">
        <w:rPr>
          <w:rFonts w:ascii="Times New Roman" w:hAnsi="Times New Roman" w:cs="Times New Roman"/>
          <w:sz w:val="20"/>
          <w:szCs w:val="20"/>
        </w:rPr>
        <w:t>PADM</w:t>
      </w:r>
      <w:r w:rsidRPr="001746B5">
        <w:rPr>
          <w:sz w:val="20"/>
          <w:szCs w:val="20"/>
        </w:rPr>
        <w:t xml:space="preserve"> 5905 Capstone Report*</w:t>
      </w:r>
      <w:r w:rsidRPr="001746B5">
        <w:rPr>
          <w:sz w:val="20"/>
          <w:szCs w:val="20"/>
        </w:rPr>
        <w:tab/>
        <w:t>3 hrs</w:t>
      </w:r>
    </w:p>
    <w:p w:rsidR="00546EE7" w:rsidRDefault="00546EE7" w:rsidP="00546EE7">
      <w:pPr>
        <w:tabs>
          <w:tab w:val="left" w:pos="1080"/>
          <w:tab w:val="right" w:leader="dot" w:pos="9000"/>
        </w:tabs>
        <w:spacing w:after="0"/>
        <w:ind w:left="900" w:right="180"/>
        <w:rPr>
          <w:sz w:val="20"/>
          <w:szCs w:val="20"/>
        </w:rPr>
      </w:pPr>
    </w:p>
    <w:p w:rsidR="00546EE7" w:rsidRPr="00896FAA" w:rsidRDefault="00546EE7" w:rsidP="00546EE7">
      <w:pPr>
        <w:pStyle w:val="Heading2"/>
        <w:ind w:firstLine="360"/>
        <w:rPr>
          <w:color w:val="808080" w:themeColor="background1" w:themeShade="80"/>
          <w:sz w:val="24"/>
          <w:szCs w:val="24"/>
        </w:rPr>
      </w:pPr>
      <w:bookmarkStart w:id="175" w:name="_Toc294969709"/>
      <w:bookmarkStart w:id="176" w:name="_Toc295508272"/>
      <w:r w:rsidRPr="00896FAA">
        <w:rPr>
          <w:color w:val="808080" w:themeColor="background1" w:themeShade="80"/>
          <w:sz w:val="24"/>
          <w:szCs w:val="24"/>
        </w:rPr>
        <w:t>A. The Public Administration Core Courses</w:t>
      </w:r>
      <w:bookmarkEnd w:id="175"/>
      <w:bookmarkEnd w:id="176"/>
    </w:p>
    <w:p w:rsidR="00546EE7" w:rsidRPr="001746B5" w:rsidRDefault="00546EE7" w:rsidP="00546EE7">
      <w:pPr>
        <w:ind w:left="360" w:firstLine="360"/>
        <w:jc w:val="both"/>
        <w:rPr>
          <w:rFonts w:ascii="Times New Roman" w:hAnsi="Times New Roman" w:cs="Times New Roman"/>
        </w:rPr>
      </w:pPr>
      <w:r w:rsidRPr="001746B5">
        <w:rPr>
          <w:rFonts w:ascii="Times New Roman" w:hAnsi="Times New Roman" w:cs="Times New Roman"/>
        </w:rPr>
        <w:t xml:space="preserve">The Public Administration Core consists of seven courses (21 semester hours) as follows: </w:t>
      </w:r>
    </w:p>
    <w:p w:rsidR="00546EE7" w:rsidRP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546EE7">
        <w:rPr>
          <w:rFonts w:ascii="Times New Roman" w:hAnsi="Times New Roman" w:cs="Times New Roman"/>
          <w:sz w:val="20"/>
          <w:szCs w:val="20"/>
        </w:rPr>
        <w:t>PADM  5011 Public Administration: Scope, Development &amp; Ethical Environment</w:t>
      </w:r>
      <w:r w:rsidRPr="00546EE7">
        <w:rPr>
          <w:rFonts w:ascii="Times New Roman" w:hAnsi="Times New Roman" w:cs="Times New Roman"/>
          <w:sz w:val="20"/>
          <w:szCs w:val="20"/>
        </w:rPr>
        <w:tab/>
        <w:t xml:space="preserve">3 hrs. </w:t>
      </w:r>
    </w:p>
    <w:p w:rsidR="00546EE7" w:rsidRP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546EE7">
        <w:rPr>
          <w:rFonts w:ascii="Times New Roman" w:hAnsi="Times New Roman" w:cs="Times New Roman"/>
          <w:sz w:val="20"/>
          <w:szCs w:val="20"/>
        </w:rPr>
        <w:t xml:space="preserve">PADM 5125 Organizational Theory  </w:t>
      </w:r>
      <w:r w:rsidRPr="00546EE7">
        <w:rPr>
          <w:rFonts w:ascii="Times New Roman" w:hAnsi="Times New Roman" w:cs="Times New Roman"/>
          <w:sz w:val="20"/>
          <w:szCs w:val="20"/>
        </w:rPr>
        <w:tab/>
        <w:t xml:space="preserve">3 hrs. </w:t>
      </w:r>
    </w:p>
    <w:p w:rsidR="00546EE7" w:rsidRP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546EE7">
        <w:rPr>
          <w:rFonts w:ascii="Times New Roman" w:hAnsi="Times New Roman" w:cs="Times New Roman"/>
          <w:sz w:val="20"/>
          <w:szCs w:val="20"/>
        </w:rPr>
        <w:t xml:space="preserve">PADM 5261 Public Personnel Administration </w:t>
      </w:r>
      <w:r w:rsidRPr="00546EE7">
        <w:rPr>
          <w:rFonts w:ascii="Times New Roman" w:hAnsi="Times New Roman" w:cs="Times New Roman"/>
          <w:sz w:val="20"/>
          <w:szCs w:val="20"/>
        </w:rPr>
        <w:tab/>
        <w:t xml:space="preserve">3 hrs. </w:t>
      </w:r>
    </w:p>
    <w:p w:rsidR="00546EE7" w:rsidRP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546EE7">
        <w:rPr>
          <w:rFonts w:ascii="Times New Roman" w:hAnsi="Times New Roman" w:cs="Times New Roman"/>
          <w:sz w:val="20"/>
          <w:szCs w:val="20"/>
        </w:rPr>
        <w:t xml:space="preserve">PADM 5301 Public Budgeting </w:t>
      </w:r>
      <w:r w:rsidRPr="00546EE7">
        <w:rPr>
          <w:rFonts w:ascii="Times New Roman" w:hAnsi="Times New Roman" w:cs="Times New Roman"/>
          <w:sz w:val="20"/>
          <w:szCs w:val="20"/>
        </w:rPr>
        <w:tab/>
        <w:t xml:space="preserve">3 hrs. </w:t>
      </w:r>
    </w:p>
    <w:p w:rsidR="00546EE7" w:rsidRP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546EE7">
        <w:rPr>
          <w:rFonts w:ascii="Times New Roman" w:hAnsi="Times New Roman" w:cs="Times New Roman"/>
          <w:sz w:val="20"/>
          <w:szCs w:val="20"/>
        </w:rPr>
        <w:t xml:space="preserve">PADM 5500 Computer Applications &amp; Management of Information Systems** </w:t>
      </w:r>
      <w:r w:rsidRPr="00546EE7">
        <w:rPr>
          <w:rFonts w:ascii="Times New Roman" w:hAnsi="Times New Roman" w:cs="Times New Roman"/>
          <w:sz w:val="20"/>
          <w:szCs w:val="20"/>
        </w:rPr>
        <w:tab/>
        <w:t xml:space="preserve">3 hrs. </w:t>
      </w:r>
    </w:p>
    <w:p w:rsidR="00546EE7" w:rsidRP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546EE7">
        <w:rPr>
          <w:rFonts w:ascii="Times New Roman" w:hAnsi="Times New Roman" w:cs="Times New Roman"/>
          <w:sz w:val="20"/>
          <w:szCs w:val="20"/>
        </w:rPr>
        <w:t xml:space="preserve">PADM 5502 Research Design and Data Analysis*** </w:t>
      </w:r>
      <w:r w:rsidRPr="00546EE7">
        <w:rPr>
          <w:rFonts w:ascii="Times New Roman" w:hAnsi="Times New Roman" w:cs="Times New Roman"/>
          <w:sz w:val="20"/>
          <w:szCs w:val="20"/>
        </w:rPr>
        <w:tab/>
        <w:t xml:space="preserve"> 3 hrs. </w:t>
      </w:r>
    </w:p>
    <w:p w:rsidR="00546EE7" w:rsidRP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546EE7">
        <w:rPr>
          <w:rFonts w:ascii="Times New Roman" w:hAnsi="Times New Roman" w:cs="Times New Roman"/>
          <w:sz w:val="20"/>
          <w:szCs w:val="20"/>
        </w:rPr>
        <w:t xml:space="preserve">PADM 5781 Introduction to Public Policy  </w:t>
      </w:r>
      <w:r w:rsidRPr="00546EE7">
        <w:rPr>
          <w:rFonts w:ascii="Times New Roman" w:hAnsi="Times New Roman" w:cs="Times New Roman"/>
          <w:sz w:val="20"/>
          <w:szCs w:val="20"/>
        </w:rPr>
        <w:tab/>
        <w:t xml:space="preserve"> 3 hrs.</w:t>
      </w:r>
    </w:p>
    <w:p w:rsidR="00546EE7" w:rsidRPr="00546EE7" w:rsidRDefault="00546EE7" w:rsidP="00546EE7">
      <w:pPr>
        <w:tabs>
          <w:tab w:val="left" w:pos="1080"/>
        </w:tabs>
        <w:spacing w:after="0"/>
        <w:ind w:left="450" w:firstLine="630"/>
        <w:jc w:val="both"/>
        <w:rPr>
          <w:rFonts w:ascii="Times New Roman" w:hAnsi="Times New Roman" w:cs="Times New Roman"/>
          <w:sz w:val="20"/>
          <w:szCs w:val="20"/>
        </w:rPr>
      </w:pPr>
      <w:r w:rsidRPr="00546EE7">
        <w:rPr>
          <w:rFonts w:ascii="Times New Roman" w:hAnsi="Times New Roman" w:cs="Times New Roman"/>
          <w:sz w:val="20"/>
          <w:szCs w:val="20"/>
        </w:rPr>
        <w:t>**Prerequisite for PADM 5502.</w:t>
      </w:r>
    </w:p>
    <w:p w:rsidR="00546EE7" w:rsidRPr="00546EE7" w:rsidRDefault="00546EE7" w:rsidP="00546EE7">
      <w:pPr>
        <w:tabs>
          <w:tab w:val="left" w:pos="1080"/>
        </w:tabs>
        <w:spacing w:after="0"/>
        <w:ind w:left="450" w:firstLine="630"/>
        <w:jc w:val="both"/>
        <w:rPr>
          <w:rFonts w:ascii="Times New Roman" w:hAnsi="Times New Roman" w:cs="Times New Roman"/>
          <w:sz w:val="20"/>
          <w:szCs w:val="20"/>
        </w:rPr>
      </w:pPr>
      <w:r w:rsidRPr="00546EE7">
        <w:rPr>
          <w:rFonts w:ascii="Times New Roman" w:hAnsi="Times New Roman" w:cs="Times New Roman"/>
          <w:sz w:val="20"/>
          <w:szCs w:val="20"/>
        </w:rPr>
        <w:t>** *Prerequisite for PADM 5851.</w:t>
      </w:r>
    </w:p>
    <w:p w:rsidR="00546EE7" w:rsidRDefault="00546EE7" w:rsidP="00546EE7">
      <w:pPr>
        <w:ind w:left="360" w:firstLine="0"/>
        <w:jc w:val="both"/>
        <w:rPr>
          <w:b/>
          <w:sz w:val="24"/>
          <w:szCs w:val="24"/>
        </w:rPr>
      </w:pPr>
    </w:p>
    <w:p w:rsidR="00546EE7" w:rsidRPr="00896FAA" w:rsidRDefault="00546EE7" w:rsidP="00546EE7">
      <w:pPr>
        <w:pStyle w:val="Heading2"/>
        <w:ind w:firstLine="360"/>
        <w:rPr>
          <w:color w:val="808080" w:themeColor="background1" w:themeShade="80"/>
          <w:sz w:val="24"/>
          <w:szCs w:val="24"/>
        </w:rPr>
      </w:pPr>
      <w:bookmarkStart w:id="177" w:name="_Toc294969710"/>
      <w:bookmarkStart w:id="178" w:name="_Toc295508273"/>
      <w:r w:rsidRPr="00896FAA">
        <w:rPr>
          <w:color w:val="808080" w:themeColor="background1" w:themeShade="80"/>
          <w:sz w:val="24"/>
          <w:szCs w:val="24"/>
        </w:rPr>
        <w:t xml:space="preserve">B. </w:t>
      </w:r>
      <w:r w:rsidRPr="00896FAA">
        <w:rPr>
          <w:color w:val="808080" w:themeColor="background1" w:themeShade="80"/>
          <w:sz w:val="24"/>
          <w:szCs w:val="24"/>
        </w:rPr>
        <w:tab/>
        <w:t>Additional Required Courses (or equivalent)</w:t>
      </w:r>
      <w:bookmarkEnd w:id="177"/>
      <w:bookmarkEnd w:id="178"/>
    </w:p>
    <w:p w:rsidR="00546EE7" w:rsidRPr="001746B5" w:rsidRDefault="00546EE7" w:rsidP="00546EE7">
      <w:pPr>
        <w:tabs>
          <w:tab w:val="left" w:pos="1080"/>
          <w:tab w:val="right" w:leader="dot" w:pos="9000"/>
        </w:tabs>
        <w:spacing w:after="0"/>
        <w:ind w:left="900" w:right="180" w:firstLine="180"/>
        <w:rPr>
          <w:rFonts w:ascii="Times New Roman" w:hAnsi="Times New Roman" w:cs="Times New Roman"/>
          <w:sz w:val="20"/>
          <w:szCs w:val="20"/>
        </w:rPr>
      </w:pPr>
      <w:r w:rsidRPr="001746B5">
        <w:rPr>
          <w:rFonts w:ascii="Times New Roman" w:hAnsi="Times New Roman" w:cs="Times New Roman"/>
          <w:sz w:val="20"/>
          <w:szCs w:val="20"/>
        </w:rPr>
        <w:t xml:space="preserve">PADM 5851 Professional Public Service Internship/Project ....................................................3 hrs. </w:t>
      </w:r>
    </w:p>
    <w:p w:rsidR="00546EE7" w:rsidRPr="001746B5" w:rsidRDefault="00546EE7" w:rsidP="00546EE7">
      <w:pPr>
        <w:tabs>
          <w:tab w:val="left" w:pos="1080"/>
          <w:tab w:val="right" w:leader="dot" w:pos="9000"/>
        </w:tabs>
        <w:spacing w:after="0"/>
        <w:ind w:left="900" w:right="180" w:firstLine="180"/>
        <w:rPr>
          <w:rFonts w:ascii="Times New Roman" w:hAnsi="Times New Roman" w:cs="Times New Roman"/>
          <w:sz w:val="20"/>
          <w:szCs w:val="20"/>
        </w:rPr>
      </w:pPr>
      <w:r w:rsidRPr="001746B5">
        <w:rPr>
          <w:rFonts w:ascii="Times New Roman" w:hAnsi="Times New Roman" w:cs="Times New Roman"/>
          <w:sz w:val="20"/>
          <w:szCs w:val="20"/>
        </w:rPr>
        <w:t>PADM 5905 Capstone Report (exit process).............................................................................3 hrs.</w:t>
      </w:r>
    </w:p>
    <w:p w:rsidR="00546EE7" w:rsidRDefault="00546EE7" w:rsidP="00546EE7">
      <w:pPr>
        <w:ind w:left="360"/>
        <w:jc w:val="both"/>
      </w:pPr>
    </w:p>
    <w:p w:rsidR="00546EE7" w:rsidRPr="00896FAA" w:rsidRDefault="00546EE7" w:rsidP="00546EE7">
      <w:pPr>
        <w:pStyle w:val="Heading2"/>
        <w:ind w:left="360" w:firstLine="0"/>
        <w:rPr>
          <w:color w:val="808080" w:themeColor="background1" w:themeShade="80"/>
          <w:sz w:val="24"/>
          <w:szCs w:val="24"/>
        </w:rPr>
      </w:pPr>
      <w:bookmarkStart w:id="179" w:name="_Toc294969711"/>
      <w:bookmarkStart w:id="180" w:name="_Toc295508274"/>
      <w:r w:rsidRPr="00896FAA">
        <w:rPr>
          <w:color w:val="808080" w:themeColor="background1" w:themeShade="80"/>
          <w:sz w:val="24"/>
          <w:szCs w:val="24"/>
        </w:rPr>
        <w:t xml:space="preserve">C. </w:t>
      </w:r>
      <w:r w:rsidRPr="00896FAA">
        <w:rPr>
          <w:color w:val="808080" w:themeColor="background1" w:themeShade="80"/>
          <w:sz w:val="24"/>
          <w:szCs w:val="24"/>
        </w:rPr>
        <w:tab/>
        <w:t>Areas of Concentration</w:t>
      </w:r>
      <w:bookmarkEnd w:id="179"/>
      <w:bookmarkEnd w:id="180"/>
    </w:p>
    <w:p w:rsidR="00546EE7" w:rsidRPr="001746B5" w:rsidRDefault="00546EE7" w:rsidP="00546EE7">
      <w:pPr>
        <w:ind w:left="360" w:firstLine="360"/>
        <w:jc w:val="both"/>
        <w:rPr>
          <w:rFonts w:ascii="Times New Roman" w:hAnsi="Times New Roman" w:cs="Times New Roman"/>
          <w:sz w:val="20"/>
          <w:szCs w:val="20"/>
        </w:rPr>
      </w:pPr>
      <w:r w:rsidRPr="001746B5">
        <w:rPr>
          <w:rFonts w:ascii="Times New Roman" w:hAnsi="Times New Roman" w:cs="Times New Roman"/>
          <w:sz w:val="20"/>
          <w:szCs w:val="20"/>
        </w:rPr>
        <w:t xml:space="preserve">The  MPA program  offers  the  students  an  opportunity  to  specialize  in  a  specific  area of  </w:t>
      </w:r>
      <w:r w:rsidRPr="001746B5">
        <w:rPr>
          <w:rFonts w:ascii="Times New Roman" w:hAnsi="Times New Roman" w:cs="Times New Roman"/>
          <w:sz w:val="20"/>
          <w:szCs w:val="20"/>
        </w:rPr>
        <w:tab/>
        <w:t xml:space="preserve">interest  in  Public Administration. Concentrations are specialized areas designed to sharpen the </w:t>
      </w:r>
      <w:r w:rsidRPr="001746B5">
        <w:rPr>
          <w:rFonts w:ascii="Times New Roman" w:hAnsi="Times New Roman" w:cs="Times New Roman"/>
          <w:sz w:val="20"/>
          <w:szCs w:val="20"/>
        </w:rPr>
        <w:tab/>
        <w:t xml:space="preserve">student’s research and analytical skills.   </w:t>
      </w:r>
      <w:r w:rsidRPr="001746B5">
        <w:rPr>
          <w:rFonts w:ascii="Times New Roman" w:hAnsi="Times New Roman" w:cs="Times New Roman"/>
          <w:sz w:val="20"/>
          <w:szCs w:val="20"/>
        </w:rPr>
        <w:cr/>
      </w:r>
    </w:p>
    <w:p w:rsidR="00546EE7" w:rsidRPr="001746B5" w:rsidRDefault="00546EE7" w:rsidP="00546EE7">
      <w:pPr>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Currently, the MPA program offers seven areas of concentration:</w:t>
      </w:r>
    </w:p>
    <w:p w:rsidR="00546EE7" w:rsidRPr="001746B5" w:rsidRDefault="00546EE7" w:rsidP="00F56BDC">
      <w:pPr>
        <w:pStyle w:val="BalloonText"/>
        <w:numPr>
          <w:ilvl w:val="0"/>
          <w:numId w:val="18"/>
        </w:numPr>
        <w:ind w:left="1080"/>
        <w:jc w:val="both"/>
        <w:rPr>
          <w:rFonts w:ascii="Times New Roman" w:hAnsi="Times New Roman" w:cs="Times New Roman"/>
          <w:sz w:val="20"/>
          <w:szCs w:val="20"/>
        </w:rPr>
      </w:pPr>
      <w:r w:rsidRPr="001746B5">
        <w:rPr>
          <w:rFonts w:ascii="Times New Roman" w:hAnsi="Times New Roman" w:cs="Times New Roman"/>
          <w:sz w:val="20"/>
          <w:szCs w:val="20"/>
        </w:rPr>
        <w:lastRenderedPageBreak/>
        <w:t xml:space="preserve"> Community and Economic Development Administration,</w:t>
      </w:r>
    </w:p>
    <w:p w:rsidR="00546EE7" w:rsidRPr="001746B5" w:rsidRDefault="00546EE7" w:rsidP="00F56BDC">
      <w:pPr>
        <w:pStyle w:val="BalloonText"/>
        <w:numPr>
          <w:ilvl w:val="0"/>
          <w:numId w:val="18"/>
        </w:numPr>
        <w:ind w:left="1080"/>
        <w:jc w:val="both"/>
        <w:rPr>
          <w:rFonts w:ascii="Times New Roman" w:hAnsi="Times New Roman" w:cs="Times New Roman"/>
          <w:sz w:val="20"/>
          <w:szCs w:val="20"/>
        </w:rPr>
      </w:pPr>
      <w:r w:rsidRPr="001746B5">
        <w:rPr>
          <w:rFonts w:ascii="Times New Roman" w:hAnsi="Times New Roman" w:cs="Times New Roman"/>
          <w:sz w:val="20"/>
          <w:szCs w:val="20"/>
        </w:rPr>
        <w:t xml:space="preserve"> Criminal Justice Administration,</w:t>
      </w:r>
    </w:p>
    <w:p w:rsidR="00546EE7" w:rsidRPr="001746B5" w:rsidRDefault="00546EE7" w:rsidP="00F56BDC">
      <w:pPr>
        <w:pStyle w:val="BalloonText"/>
        <w:numPr>
          <w:ilvl w:val="0"/>
          <w:numId w:val="18"/>
        </w:numPr>
        <w:ind w:left="1080"/>
        <w:jc w:val="both"/>
        <w:rPr>
          <w:rFonts w:ascii="Times New Roman" w:hAnsi="Times New Roman" w:cs="Times New Roman"/>
          <w:sz w:val="20"/>
          <w:szCs w:val="20"/>
        </w:rPr>
      </w:pPr>
      <w:r w:rsidRPr="001746B5">
        <w:rPr>
          <w:rFonts w:ascii="Times New Roman" w:hAnsi="Times New Roman" w:cs="Times New Roman"/>
          <w:sz w:val="20"/>
          <w:szCs w:val="20"/>
        </w:rPr>
        <w:t xml:space="preserve"> General Administration,</w:t>
      </w:r>
    </w:p>
    <w:p w:rsidR="00546EE7" w:rsidRPr="001746B5" w:rsidRDefault="00546EE7" w:rsidP="00F56BDC">
      <w:pPr>
        <w:pStyle w:val="BalloonText"/>
        <w:numPr>
          <w:ilvl w:val="0"/>
          <w:numId w:val="18"/>
        </w:numPr>
        <w:ind w:left="1080"/>
        <w:jc w:val="both"/>
        <w:rPr>
          <w:rFonts w:ascii="Times New Roman" w:hAnsi="Times New Roman" w:cs="Times New Roman"/>
          <w:sz w:val="20"/>
          <w:szCs w:val="20"/>
        </w:rPr>
      </w:pPr>
      <w:r w:rsidRPr="001746B5">
        <w:rPr>
          <w:rFonts w:ascii="Times New Roman" w:hAnsi="Times New Roman" w:cs="Times New Roman"/>
          <w:sz w:val="20"/>
          <w:szCs w:val="20"/>
        </w:rPr>
        <w:t xml:space="preserve"> Health Administration and Policy,</w:t>
      </w:r>
    </w:p>
    <w:p w:rsidR="00546EE7" w:rsidRPr="001746B5" w:rsidRDefault="00546EE7" w:rsidP="00F56BDC">
      <w:pPr>
        <w:pStyle w:val="BalloonText"/>
        <w:numPr>
          <w:ilvl w:val="0"/>
          <w:numId w:val="18"/>
        </w:numPr>
        <w:ind w:left="1080"/>
        <w:jc w:val="both"/>
        <w:rPr>
          <w:rFonts w:ascii="Times New Roman" w:hAnsi="Times New Roman" w:cs="Times New Roman"/>
          <w:sz w:val="20"/>
          <w:szCs w:val="20"/>
        </w:rPr>
      </w:pPr>
      <w:r w:rsidRPr="001746B5">
        <w:rPr>
          <w:rFonts w:ascii="Times New Roman" w:hAnsi="Times New Roman" w:cs="Times New Roman"/>
          <w:sz w:val="20"/>
          <w:szCs w:val="20"/>
        </w:rPr>
        <w:t xml:space="preserve"> Human Resources Management,</w:t>
      </w:r>
    </w:p>
    <w:p w:rsidR="00546EE7" w:rsidRPr="001746B5" w:rsidRDefault="00546EE7" w:rsidP="00F56BDC">
      <w:pPr>
        <w:pStyle w:val="BalloonText"/>
        <w:numPr>
          <w:ilvl w:val="0"/>
          <w:numId w:val="18"/>
        </w:numPr>
        <w:ind w:left="1080"/>
        <w:jc w:val="both"/>
        <w:rPr>
          <w:rFonts w:ascii="Times New Roman" w:hAnsi="Times New Roman" w:cs="Times New Roman"/>
          <w:sz w:val="20"/>
          <w:szCs w:val="20"/>
        </w:rPr>
      </w:pPr>
      <w:r w:rsidRPr="001746B5">
        <w:rPr>
          <w:rFonts w:ascii="Times New Roman" w:hAnsi="Times New Roman" w:cs="Times New Roman"/>
          <w:sz w:val="20"/>
          <w:szCs w:val="20"/>
        </w:rPr>
        <w:t xml:space="preserve"> Public Policy,</w:t>
      </w:r>
    </w:p>
    <w:p w:rsidR="00546EE7" w:rsidRPr="001746B5" w:rsidRDefault="00546EE7" w:rsidP="00F56BDC">
      <w:pPr>
        <w:pStyle w:val="BalloonText"/>
        <w:numPr>
          <w:ilvl w:val="0"/>
          <w:numId w:val="18"/>
        </w:numPr>
        <w:ind w:left="1080"/>
        <w:jc w:val="both"/>
        <w:rPr>
          <w:rFonts w:ascii="Times New Roman" w:hAnsi="Times New Roman" w:cs="Times New Roman"/>
          <w:sz w:val="20"/>
          <w:szCs w:val="20"/>
        </w:rPr>
      </w:pPr>
      <w:r w:rsidRPr="001746B5">
        <w:rPr>
          <w:rFonts w:ascii="Times New Roman" w:hAnsi="Times New Roman" w:cs="Times New Roman"/>
          <w:sz w:val="20"/>
          <w:szCs w:val="20"/>
        </w:rPr>
        <w:t>Water Resources Management and Policy. These concentrations are described briefly below.</w:t>
      </w:r>
    </w:p>
    <w:p w:rsidR="00546EE7" w:rsidRPr="001746B5" w:rsidRDefault="00546EE7" w:rsidP="00546EE7">
      <w:pPr>
        <w:ind w:left="360" w:firstLine="0"/>
        <w:rPr>
          <w:rFonts w:ascii="Times New Roman" w:hAnsi="Times New Roman" w:cs="Times New Roman"/>
          <w:b/>
          <w:sz w:val="20"/>
          <w:szCs w:val="20"/>
        </w:rPr>
      </w:pPr>
      <w:r w:rsidRPr="001746B5">
        <w:rPr>
          <w:rFonts w:ascii="Times New Roman" w:hAnsi="Times New Roman" w:cs="Times New Roman"/>
          <w:b/>
          <w:sz w:val="20"/>
          <w:szCs w:val="20"/>
        </w:rPr>
        <w:t>Community and Economic Development</w:t>
      </w:r>
    </w:p>
    <w:p w:rsidR="00546EE7" w:rsidRPr="001746B5" w:rsidRDefault="00546EE7" w:rsidP="00546EE7">
      <w:pPr>
        <w:ind w:left="360" w:firstLine="0"/>
        <w:rPr>
          <w:rFonts w:ascii="Times New Roman" w:hAnsi="Times New Roman" w:cs="Times New Roman"/>
          <w:sz w:val="20"/>
          <w:szCs w:val="20"/>
        </w:rPr>
      </w:pPr>
      <w:r w:rsidRPr="001746B5">
        <w:rPr>
          <w:rFonts w:ascii="Times New Roman" w:hAnsi="Times New Roman" w:cs="Times New Roman"/>
          <w:sz w:val="20"/>
          <w:szCs w:val="20"/>
        </w:rPr>
        <w:t>This specialization is designed for persons pursuing careers in the field of community and economic development.  This concentration requires 9 semester hours to be selected as shown below:</w:t>
      </w:r>
    </w:p>
    <w:p w:rsidR="00546EE7" w:rsidRPr="001746B5" w:rsidRDefault="00546EE7" w:rsidP="00546EE7">
      <w:pPr>
        <w:tabs>
          <w:tab w:val="left" w:pos="720"/>
          <w:tab w:val="right" w:leader="dot" w:pos="9270"/>
        </w:tabs>
        <w:spacing w:after="0"/>
        <w:ind w:left="360" w:firstLine="360"/>
        <w:jc w:val="both"/>
        <w:rPr>
          <w:rFonts w:ascii="Times New Roman" w:hAnsi="Times New Roman" w:cs="Times New Roman"/>
          <w:sz w:val="20"/>
          <w:szCs w:val="20"/>
        </w:rPr>
      </w:pPr>
      <w:r w:rsidRPr="001746B5">
        <w:rPr>
          <w:rFonts w:ascii="Times New Roman" w:hAnsi="Times New Roman" w:cs="Times New Roman"/>
          <w:sz w:val="20"/>
          <w:szCs w:val="20"/>
        </w:rPr>
        <w:t>PADM 5635 Introduction to Community and Economic Development*</w:t>
      </w:r>
      <w:r w:rsidRPr="001746B5">
        <w:rPr>
          <w:rFonts w:ascii="Times New Roman" w:hAnsi="Times New Roman" w:cs="Times New Roman"/>
          <w:sz w:val="20"/>
          <w:szCs w:val="20"/>
        </w:rPr>
        <w:tab/>
        <w:t xml:space="preserve">3 hrs. </w:t>
      </w:r>
    </w:p>
    <w:p w:rsidR="00546EE7" w:rsidRPr="001746B5" w:rsidRDefault="00546EE7" w:rsidP="00546EE7">
      <w:pPr>
        <w:tabs>
          <w:tab w:val="left" w:pos="720"/>
          <w:tab w:val="right" w:leader="dot" w:pos="9270"/>
        </w:tabs>
        <w:spacing w:after="0"/>
        <w:ind w:left="360" w:firstLine="360"/>
        <w:jc w:val="both"/>
        <w:rPr>
          <w:rFonts w:ascii="Times New Roman" w:hAnsi="Times New Roman" w:cs="Times New Roman"/>
          <w:sz w:val="20"/>
          <w:szCs w:val="20"/>
        </w:rPr>
      </w:pPr>
      <w:r w:rsidRPr="001746B5">
        <w:rPr>
          <w:rFonts w:ascii="Times New Roman" w:hAnsi="Times New Roman" w:cs="Times New Roman"/>
          <w:sz w:val="20"/>
          <w:szCs w:val="20"/>
        </w:rPr>
        <w:t xml:space="preserve">PADM 5831 Urban &amp; Rural Community Planning** </w:t>
      </w:r>
      <w:r w:rsidRPr="001746B5">
        <w:rPr>
          <w:rFonts w:ascii="Times New Roman" w:hAnsi="Times New Roman" w:cs="Times New Roman"/>
          <w:sz w:val="20"/>
          <w:szCs w:val="20"/>
        </w:rPr>
        <w:tab/>
        <w:t xml:space="preserve">3 hrs. </w:t>
      </w:r>
    </w:p>
    <w:p w:rsidR="00546EE7" w:rsidRPr="001746B5" w:rsidRDefault="00546EE7" w:rsidP="00546EE7">
      <w:pPr>
        <w:tabs>
          <w:tab w:val="left" w:pos="720"/>
          <w:tab w:val="right" w:leader="dot" w:pos="9270"/>
        </w:tabs>
        <w:spacing w:after="0"/>
        <w:ind w:left="360" w:firstLine="360"/>
        <w:jc w:val="both"/>
        <w:rPr>
          <w:rFonts w:ascii="Times New Roman" w:hAnsi="Times New Roman" w:cs="Times New Roman"/>
          <w:sz w:val="20"/>
          <w:szCs w:val="20"/>
        </w:rPr>
      </w:pPr>
      <w:r w:rsidRPr="001746B5">
        <w:rPr>
          <w:rFonts w:ascii="Times New Roman" w:hAnsi="Times New Roman" w:cs="Times New Roman"/>
          <w:sz w:val="20"/>
          <w:szCs w:val="20"/>
        </w:rPr>
        <w:t>*Required for concentration and to be completed before any other concentration courses.</w:t>
      </w:r>
    </w:p>
    <w:p w:rsidR="00546EE7" w:rsidRDefault="00546EE7" w:rsidP="00546EE7">
      <w:pPr>
        <w:tabs>
          <w:tab w:val="left" w:pos="720"/>
          <w:tab w:val="right" w:leader="dot" w:pos="9270"/>
        </w:tabs>
        <w:spacing w:after="0"/>
        <w:ind w:left="360" w:firstLine="360"/>
        <w:jc w:val="both"/>
        <w:rPr>
          <w:rFonts w:ascii="Times New Roman" w:hAnsi="Times New Roman" w:cs="Times New Roman"/>
          <w:sz w:val="20"/>
          <w:szCs w:val="20"/>
        </w:rPr>
      </w:pPr>
      <w:r w:rsidRPr="001746B5">
        <w:rPr>
          <w:rFonts w:ascii="Times New Roman" w:hAnsi="Times New Roman" w:cs="Times New Roman"/>
          <w:sz w:val="20"/>
          <w:szCs w:val="20"/>
        </w:rPr>
        <w:t>**Required for concentration and to be taken after PADM 5635.</w:t>
      </w:r>
    </w:p>
    <w:p w:rsidR="00546EE7" w:rsidRDefault="00546EE7" w:rsidP="00546EE7">
      <w:pPr>
        <w:tabs>
          <w:tab w:val="left" w:pos="720"/>
          <w:tab w:val="right" w:leader="dot" w:pos="9270"/>
        </w:tabs>
        <w:spacing w:after="0"/>
        <w:ind w:left="360" w:firstLine="360"/>
        <w:jc w:val="both"/>
        <w:rPr>
          <w:rFonts w:ascii="Times New Roman" w:hAnsi="Times New Roman" w:cs="Times New Roman"/>
          <w:sz w:val="20"/>
          <w:szCs w:val="20"/>
        </w:rPr>
      </w:pPr>
    </w:p>
    <w:p w:rsidR="00546EE7" w:rsidRPr="001746B5" w:rsidRDefault="00546EE7" w:rsidP="00546EE7">
      <w:pPr>
        <w:ind w:left="360" w:right="360" w:firstLine="0"/>
        <w:jc w:val="both"/>
        <w:rPr>
          <w:rFonts w:ascii="Times New Roman" w:hAnsi="Times New Roman" w:cs="Times New Roman"/>
          <w:b/>
          <w:sz w:val="20"/>
          <w:szCs w:val="20"/>
        </w:rPr>
      </w:pPr>
      <w:r w:rsidRPr="001746B5">
        <w:rPr>
          <w:rFonts w:ascii="Times New Roman" w:hAnsi="Times New Roman" w:cs="Times New Roman"/>
          <w:b/>
          <w:sz w:val="20"/>
          <w:szCs w:val="20"/>
        </w:rPr>
        <w:t>And one course from the following:</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5300 Administration of Nonprofit Organizations  </w:t>
      </w:r>
      <w:r w:rsidRPr="001746B5">
        <w:rPr>
          <w:rFonts w:ascii="Times New Roman" w:hAnsi="Times New Roman" w:cs="Times New Roman"/>
          <w:sz w:val="20"/>
          <w:szCs w:val="20"/>
        </w:rPr>
        <w:tab/>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5850 Community Development: Theory and Practice </w:t>
      </w:r>
      <w:r w:rsidRPr="001746B5">
        <w:rPr>
          <w:rFonts w:ascii="Times New Roman" w:hAnsi="Times New Roman" w:cs="Times New Roman"/>
          <w:sz w:val="20"/>
          <w:szCs w:val="20"/>
        </w:rPr>
        <w:tab/>
        <w:t xml:space="preserve">3 hrs. </w:t>
      </w:r>
    </w:p>
    <w:p w:rsid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PADM 5860 Economic Development: Theory and Practice</w:t>
      </w:r>
      <w:r>
        <w:rPr>
          <w:rFonts w:ascii="Times New Roman" w:hAnsi="Times New Roman" w:cs="Times New Roman"/>
          <w:sz w:val="20"/>
          <w:szCs w:val="20"/>
        </w:rPr>
        <w:t xml:space="preserve"> </w:t>
      </w:r>
      <w:r>
        <w:rPr>
          <w:rFonts w:ascii="Times New Roman" w:hAnsi="Times New Roman" w:cs="Times New Roman"/>
          <w:sz w:val="20"/>
          <w:szCs w:val="20"/>
        </w:rPr>
        <w:tab/>
        <w:t>3</w:t>
      </w:r>
      <w:r w:rsidRPr="001746B5">
        <w:rPr>
          <w:rFonts w:ascii="Times New Roman" w:hAnsi="Times New Roman" w:cs="Times New Roman"/>
          <w:sz w:val="20"/>
          <w:szCs w:val="20"/>
        </w:rPr>
        <w:t>hrs.</w:t>
      </w:r>
    </w:p>
    <w:p w:rsid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p>
    <w:p w:rsid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p>
    <w:p w:rsidR="00546EE7" w:rsidRPr="001746B5" w:rsidRDefault="00546EE7" w:rsidP="00546EE7">
      <w:pPr>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Criminal Justice Administration</w:t>
      </w:r>
    </w:p>
    <w:p w:rsidR="00546EE7" w:rsidRPr="001746B5" w:rsidRDefault="00546EE7" w:rsidP="00546EE7">
      <w:pPr>
        <w:spacing w:after="0"/>
        <w:ind w:left="360" w:right="180" w:firstLine="360"/>
        <w:jc w:val="both"/>
        <w:rPr>
          <w:rFonts w:ascii="Times New Roman" w:hAnsi="Times New Roman" w:cs="Times New Roman"/>
          <w:sz w:val="20"/>
          <w:szCs w:val="20"/>
        </w:rPr>
      </w:pPr>
      <w:r w:rsidRPr="001746B5">
        <w:rPr>
          <w:rFonts w:ascii="Times New Roman" w:hAnsi="Times New Roman" w:cs="Times New Roman"/>
          <w:sz w:val="20"/>
          <w:szCs w:val="20"/>
        </w:rPr>
        <w:t>This concentration represents an interdisciplinary collaboration between the Department of Criminal Justice and the Public Administration Program.  This concentration requires 9 semester hours as shown below:</w:t>
      </w:r>
    </w:p>
    <w:p w:rsidR="00546EE7" w:rsidRPr="001746B5" w:rsidRDefault="00546EE7" w:rsidP="00546EE7">
      <w:pPr>
        <w:spacing w:after="0"/>
        <w:ind w:left="360" w:right="180" w:firstLine="0"/>
        <w:jc w:val="both"/>
        <w:rPr>
          <w:rFonts w:ascii="Times New Roman" w:hAnsi="Times New Roman" w:cs="Times New Roman"/>
          <w:sz w:val="20"/>
          <w:szCs w:val="20"/>
        </w:rPr>
      </w:pP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CRJU 5100 Foundations of Criminal Justice*</w:t>
      </w:r>
      <w:r w:rsidRPr="001746B5">
        <w:rPr>
          <w:rFonts w:ascii="Times New Roman" w:hAnsi="Times New Roman" w:cs="Times New Roman"/>
          <w:sz w:val="20"/>
          <w:szCs w:val="20"/>
        </w:rPr>
        <w:tab/>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CRJU 5300 Philosophy of Criminal Justice*  </w:t>
      </w:r>
      <w:r w:rsidRPr="001746B5">
        <w:rPr>
          <w:rFonts w:ascii="Times New Roman" w:hAnsi="Times New Roman" w:cs="Times New Roman"/>
          <w:sz w:val="20"/>
          <w:szCs w:val="20"/>
        </w:rPr>
        <w:tab/>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*Required.</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p>
    <w:p w:rsidR="00546EE7" w:rsidRPr="001746B5" w:rsidRDefault="00546EE7" w:rsidP="00546EE7">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And one course from the following:</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CRJU 6110 The Social Service Role of Law Enforcement Personnel  </w:t>
      </w:r>
      <w:r>
        <w:rPr>
          <w:rFonts w:ascii="Times New Roman" w:hAnsi="Times New Roman" w:cs="Times New Roman"/>
          <w:sz w:val="20"/>
          <w:szCs w:val="20"/>
        </w:rPr>
        <w:tab/>
      </w:r>
      <w:r w:rsidRPr="001746B5">
        <w:rPr>
          <w:rFonts w:ascii="Times New Roman" w:hAnsi="Times New Roman" w:cs="Times New Roman"/>
          <w:sz w:val="20"/>
          <w:szCs w:val="20"/>
        </w:rPr>
        <w:t>3 hrs.</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CRJU 6400 Foundation of Corrections </w:t>
      </w:r>
      <w:r w:rsidRPr="001746B5">
        <w:rPr>
          <w:rFonts w:ascii="Times New Roman" w:hAnsi="Times New Roman" w:cs="Times New Roman"/>
          <w:sz w:val="20"/>
          <w:szCs w:val="20"/>
        </w:rPr>
        <w:tab/>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CRJU 6430 Rehabilitation and Treatment  </w:t>
      </w:r>
      <w:r>
        <w:rPr>
          <w:rFonts w:ascii="Times New Roman" w:hAnsi="Times New Roman" w:cs="Times New Roman"/>
          <w:sz w:val="20"/>
          <w:szCs w:val="20"/>
        </w:rPr>
        <w:tab/>
      </w:r>
      <w:r w:rsidRPr="001746B5">
        <w:rPr>
          <w:rFonts w:ascii="Times New Roman" w:hAnsi="Times New Roman" w:cs="Times New Roman"/>
          <w:sz w:val="20"/>
          <w:szCs w:val="20"/>
        </w:rPr>
        <w:t>3 hrs.</w:t>
      </w:r>
    </w:p>
    <w:p w:rsidR="00546EE7" w:rsidRP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p>
    <w:p w:rsidR="00546EE7" w:rsidRPr="001746B5" w:rsidRDefault="00546EE7" w:rsidP="00546EE7">
      <w:pPr>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General Administration</w:t>
      </w:r>
    </w:p>
    <w:p w:rsidR="00546EE7" w:rsidRPr="001746B5" w:rsidRDefault="00546EE7" w:rsidP="00546EE7">
      <w:pPr>
        <w:ind w:left="360" w:right="180" w:firstLine="360"/>
        <w:jc w:val="both"/>
        <w:rPr>
          <w:rFonts w:ascii="Times New Roman" w:hAnsi="Times New Roman" w:cs="Times New Roman"/>
          <w:sz w:val="20"/>
          <w:szCs w:val="20"/>
        </w:rPr>
      </w:pPr>
      <w:r w:rsidRPr="001746B5">
        <w:rPr>
          <w:rFonts w:ascii="Times New Roman" w:hAnsi="Times New Roman" w:cs="Times New Roman"/>
          <w:sz w:val="20"/>
          <w:szCs w:val="20"/>
        </w:rPr>
        <w:t>This concentration involves a study of management and supervision procedures used by organizations to motivate and maintain the internal labor force. Topics for discussion include wage and salary administration, training and development, safety management, performance control and internal communication. This concentration requires 9 semester hours to be selected as shown below:</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5823 Program Development, Management and Evaluation* </w:t>
      </w:r>
      <w:r w:rsidRPr="001746B5">
        <w:rPr>
          <w:rFonts w:ascii="Times New Roman" w:hAnsi="Times New Roman" w:cs="Times New Roman"/>
          <w:sz w:val="20"/>
          <w:szCs w:val="20"/>
        </w:rPr>
        <w:tab/>
        <w:t xml:space="preserve">3 hrs. </w:t>
      </w:r>
    </w:p>
    <w:p w:rsidR="00546EE7"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and two  courses from the following:</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5200 The Administrative State </w:t>
      </w:r>
      <w:r w:rsidRPr="001746B5">
        <w:rPr>
          <w:rFonts w:ascii="Times New Roman" w:hAnsi="Times New Roman" w:cs="Times New Roman"/>
          <w:sz w:val="20"/>
          <w:szCs w:val="20"/>
        </w:rPr>
        <w:tab/>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5202 Administrative Law </w:t>
      </w:r>
      <w:r w:rsidRPr="001746B5">
        <w:rPr>
          <w:rFonts w:ascii="Times New Roman" w:hAnsi="Times New Roman" w:cs="Times New Roman"/>
          <w:sz w:val="20"/>
          <w:szCs w:val="20"/>
        </w:rPr>
        <w:tab/>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5650 Executive Leadership: Principles of Public Administration </w:t>
      </w:r>
      <w:r w:rsidRPr="001746B5">
        <w:rPr>
          <w:rFonts w:ascii="Times New Roman" w:hAnsi="Times New Roman" w:cs="Times New Roman"/>
          <w:sz w:val="20"/>
          <w:szCs w:val="20"/>
        </w:rPr>
        <w:tab/>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5810 Intergovernmental Relations </w:t>
      </w:r>
      <w:r w:rsidRPr="001746B5">
        <w:rPr>
          <w:rFonts w:ascii="Times New Roman" w:hAnsi="Times New Roman" w:cs="Times New Roman"/>
          <w:sz w:val="20"/>
          <w:szCs w:val="20"/>
        </w:rPr>
        <w:tab/>
        <w:t>3 hrs.</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p>
    <w:p w:rsidR="00546EE7" w:rsidRPr="001746B5" w:rsidRDefault="00546EE7" w:rsidP="00546EE7">
      <w:pPr>
        <w:spacing w:after="0"/>
        <w:ind w:left="360" w:right="180" w:firstLine="0"/>
        <w:rPr>
          <w:rFonts w:ascii="Times New Roman" w:hAnsi="Times New Roman" w:cs="Times New Roman"/>
          <w:b/>
          <w:sz w:val="20"/>
          <w:szCs w:val="20"/>
        </w:rPr>
      </w:pPr>
      <w:r w:rsidRPr="001746B5">
        <w:rPr>
          <w:rFonts w:ascii="Times New Roman" w:hAnsi="Times New Roman" w:cs="Times New Roman"/>
          <w:b/>
          <w:sz w:val="20"/>
          <w:szCs w:val="20"/>
        </w:rPr>
        <w:t>Health Administration and Policy</w:t>
      </w:r>
    </w:p>
    <w:p w:rsidR="00546EE7" w:rsidRPr="001746B5" w:rsidRDefault="00546EE7" w:rsidP="00546EE7">
      <w:pPr>
        <w:ind w:left="360" w:right="180" w:firstLine="360"/>
        <w:jc w:val="both"/>
        <w:rPr>
          <w:rFonts w:ascii="Times New Roman" w:hAnsi="Times New Roman" w:cs="Times New Roman"/>
          <w:sz w:val="20"/>
          <w:szCs w:val="20"/>
        </w:rPr>
      </w:pPr>
      <w:r w:rsidRPr="001746B5">
        <w:rPr>
          <w:rFonts w:ascii="Times New Roman" w:hAnsi="Times New Roman" w:cs="Times New Roman"/>
          <w:sz w:val="20"/>
          <w:szCs w:val="20"/>
        </w:rPr>
        <w:t>This specialization is designed for students seeking management careers in the health field. In-service students seeking career advancement also benefit greatly from this specialization.   This concentration requires 9 semester hours as shown below:</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PADM 5322 Foundations of Public Health Administration and Management*</w:t>
      </w:r>
      <w:r>
        <w:rPr>
          <w:rFonts w:ascii="Times New Roman" w:hAnsi="Times New Roman" w:cs="Times New Roman"/>
          <w:sz w:val="20"/>
          <w:szCs w:val="20"/>
        </w:rPr>
        <w:tab/>
      </w:r>
      <w:r w:rsidRPr="001746B5">
        <w:rPr>
          <w:rFonts w:ascii="Times New Roman" w:hAnsi="Times New Roman" w:cs="Times New Roman"/>
          <w:sz w:val="20"/>
          <w:szCs w:val="20"/>
        </w:rPr>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5321 Foundations of Health Care Finance* </w:t>
      </w:r>
      <w:r w:rsidRPr="001746B5">
        <w:rPr>
          <w:rFonts w:ascii="Times New Roman" w:hAnsi="Times New Roman" w:cs="Times New Roman"/>
          <w:sz w:val="20"/>
          <w:szCs w:val="20"/>
        </w:rPr>
        <w:tab/>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*Required for concentration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5791 Health Care Policy and Politics </w:t>
      </w:r>
      <w:r w:rsidRPr="001746B5">
        <w:rPr>
          <w:rFonts w:ascii="Times New Roman" w:hAnsi="Times New Roman" w:cs="Times New Roman"/>
          <w:sz w:val="20"/>
          <w:szCs w:val="20"/>
        </w:rPr>
        <w:tab/>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lastRenderedPageBreak/>
        <w:t xml:space="preserve">PADM 5324 Epidemiology: Concepts and Methods </w:t>
      </w:r>
      <w:r w:rsidRPr="001746B5">
        <w:rPr>
          <w:rFonts w:ascii="Times New Roman" w:hAnsi="Times New Roman" w:cs="Times New Roman"/>
          <w:sz w:val="20"/>
          <w:szCs w:val="20"/>
        </w:rPr>
        <w:tab/>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5852 Health Care Delivery for Specialized Groups  </w:t>
      </w:r>
      <w:r w:rsidRPr="001746B5">
        <w:rPr>
          <w:rFonts w:ascii="Times New Roman" w:hAnsi="Times New Roman" w:cs="Times New Roman"/>
          <w:sz w:val="20"/>
          <w:szCs w:val="20"/>
        </w:rPr>
        <w:tab/>
        <w:t>3 hrs.</w:t>
      </w:r>
    </w:p>
    <w:p w:rsidR="00546EE7" w:rsidRDefault="00546EE7" w:rsidP="00546EE7">
      <w:pPr>
        <w:tabs>
          <w:tab w:val="left" w:pos="360"/>
          <w:tab w:val="right" w:leader="dot" w:pos="8730"/>
        </w:tabs>
        <w:spacing w:after="0"/>
        <w:ind w:left="360" w:right="180" w:firstLine="0"/>
        <w:jc w:val="both"/>
        <w:rPr>
          <w:rFonts w:ascii="Times New Roman" w:hAnsi="Times New Roman" w:cs="Times New Roman"/>
          <w:sz w:val="20"/>
          <w:szCs w:val="20"/>
        </w:rPr>
      </w:pPr>
    </w:p>
    <w:p w:rsidR="00546EE7" w:rsidRPr="001746B5" w:rsidRDefault="00546EE7" w:rsidP="00546EE7">
      <w:pPr>
        <w:ind w:left="360" w:right="180" w:firstLine="0"/>
        <w:rPr>
          <w:rFonts w:ascii="Times New Roman" w:hAnsi="Times New Roman" w:cs="Times New Roman"/>
          <w:b/>
          <w:sz w:val="20"/>
          <w:szCs w:val="20"/>
        </w:rPr>
      </w:pPr>
      <w:r w:rsidRPr="001746B5">
        <w:rPr>
          <w:rFonts w:ascii="Times New Roman" w:hAnsi="Times New Roman" w:cs="Times New Roman"/>
          <w:b/>
          <w:sz w:val="20"/>
          <w:szCs w:val="20"/>
        </w:rPr>
        <w:t>Human Resources Management</w:t>
      </w:r>
    </w:p>
    <w:p w:rsidR="00546EE7" w:rsidRPr="001746B5" w:rsidRDefault="00546EE7" w:rsidP="00546EE7">
      <w:pPr>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specialization is structured for students seeking management careers in public organizations at all administrative levels.  This concentration requires 9 semester hours to be selected from the list of courses below:</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PADM 5212 Legal Aspects of Public Personnel Administration</w:t>
      </w:r>
      <w:r>
        <w:rPr>
          <w:rFonts w:ascii="Times New Roman" w:hAnsi="Times New Roman" w:cs="Times New Roman"/>
          <w:sz w:val="20"/>
          <w:szCs w:val="20"/>
        </w:rPr>
        <w:tab/>
        <w:t xml:space="preserve"> </w:t>
      </w:r>
      <w:r w:rsidRPr="001746B5">
        <w:rPr>
          <w:rFonts w:ascii="Times New Roman" w:hAnsi="Times New Roman" w:cs="Times New Roman"/>
          <w:sz w:val="20"/>
          <w:szCs w:val="20"/>
        </w:rPr>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5450 Collective Bargaining and Labor Relations  </w:t>
      </w:r>
      <w:r w:rsidRPr="001746B5">
        <w:rPr>
          <w:rFonts w:ascii="Times New Roman" w:hAnsi="Times New Roman" w:cs="Times New Roman"/>
          <w:sz w:val="20"/>
          <w:szCs w:val="20"/>
        </w:rPr>
        <w:tab/>
        <w:t>3 hrs.</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5551 Diversity Management in Public Organizations*  </w:t>
      </w:r>
      <w:r w:rsidRPr="001746B5">
        <w:rPr>
          <w:rFonts w:ascii="Times New Roman" w:hAnsi="Times New Roman" w:cs="Times New Roman"/>
          <w:sz w:val="20"/>
          <w:szCs w:val="20"/>
        </w:rPr>
        <w:tab/>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5600 Issues in Human Resources Management* </w:t>
      </w:r>
      <w:r w:rsidRPr="001746B5">
        <w:rPr>
          <w:rFonts w:ascii="Times New Roman" w:hAnsi="Times New Roman" w:cs="Times New Roman"/>
          <w:sz w:val="20"/>
          <w:szCs w:val="20"/>
        </w:rPr>
        <w:tab/>
        <w:t xml:space="preserve">3 hrs. </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 xml:space="preserve">PADM 5615 Human Capital Development: Theory and Practice  </w:t>
      </w:r>
      <w:r w:rsidRPr="001746B5">
        <w:rPr>
          <w:rFonts w:ascii="Times New Roman" w:hAnsi="Times New Roman" w:cs="Times New Roman"/>
          <w:sz w:val="20"/>
          <w:szCs w:val="20"/>
        </w:rPr>
        <w:tab/>
        <w:t>3 hrs.</w:t>
      </w:r>
    </w:p>
    <w:p w:rsidR="00546EE7" w:rsidRPr="001746B5" w:rsidRDefault="00546EE7" w:rsidP="00546EE7">
      <w:pPr>
        <w:tabs>
          <w:tab w:val="left" w:pos="1080"/>
          <w:tab w:val="right" w:leader="dot" w:pos="9270"/>
        </w:tabs>
        <w:spacing w:after="0"/>
        <w:ind w:left="450" w:firstLine="630"/>
        <w:jc w:val="both"/>
        <w:rPr>
          <w:rFonts w:ascii="Times New Roman" w:hAnsi="Times New Roman" w:cs="Times New Roman"/>
          <w:sz w:val="20"/>
          <w:szCs w:val="20"/>
        </w:rPr>
      </w:pPr>
      <w:r w:rsidRPr="001746B5">
        <w:rPr>
          <w:rFonts w:ascii="Times New Roman" w:hAnsi="Times New Roman" w:cs="Times New Roman"/>
          <w:sz w:val="20"/>
          <w:szCs w:val="20"/>
        </w:rPr>
        <w:t>*Required for concentration</w:t>
      </w:r>
    </w:p>
    <w:p w:rsidR="00546EE7" w:rsidRDefault="00546EE7" w:rsidP="00546EE7">
      <w:pPr>
        <w:tabs>
          <w:tab w:val="left" w:pos="360"/>
          <w:tab w:val="right" w:leader="dot" w:pos="8730"/>
        </w:tabs>
        <w:spacing w:after="0"/>
        <w:ind w:left="360" w:right="180" w:firstLine="0"/>
        <w:jc w:val="both"/>
        <w:rPr>
          <w:rFonts w:ascii="Times New Roman" w:hAnsi="Times New Roman" w:cs="Times New Roman"/>
          <w:sz w:val="20"/>
          <w:szCs w:val="20"/>
        </w:rPr>
      </w:pPr>
    </w:p>
    <w:p w:rsidR="00546EE7" w:rsidRPr="001746B5" w:rsidRDefault="00546EE7" w:rsidP="00546EE7">
      <w:pPr>
        <w:ind w:left="360" w:right="180" w:firstLine="0"/>
        <w:rPr>
          <w:rFonts w:ascii="Times New Roman" w:hAnsi="Times New Roman" w:cs="Times New Roman"/>
          <w:b/>
          <w:sz w:val="20"/>
          <w:szCs w:val="20"/>
        </w:rPr>
      </w:pPr>
      <w:r w:rsidRPr="001746B5">
        <w:rPr>
          <w:rFonts w:ascii="Times New Roman" w:hAnsi="Times New Roman" w:cs="Times New Roman"/>
          <w:b/>
          <w:sz w:val="20"/>
          <w:szCs w:val="20"/>
        </w:rPr>
        <w:t>Public Policy</w:t>
      </w:r>
    </w:p>
    <w:p w:rsidR="00546EE7" w:rsidRDefault="00546EE7" w:rsidP="00546EE7">
      <w:pPr>
        <w:tabs>
          <w:tab w:val="left" w:pos="360"/>
          <w:tab w:val="right" w:leader="dot" w:pos="8730"/>
        </w:tabs>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The Public Policy concentration calls for analysis of and conduct of research on political, legal, economic and social institutions and processes. This concentration provides an in-depth preparation for a student seeking a career at any level or unit of government.</w:t>
      </w:r>
    </w:p>
    <w:p w:rsidR="00546EE7" w:rsidRDefault="00546EE7" w:rsidP="00546EE7">
      <w:pPr>
        <w:tabs>
          <w:tab w:val="left" w:pos="1080"/>
          <w:tab w:val="right" w:leader="dot" w:pos="9270"/>
        </w:tabs>
        <w:spacing w:after="0"/>
        <w:ind w:left="450" w:firstLine="630"/>
        <w:jc w:val="both"/>
      </w:pPr>
    </w:p>
    <w:p w:rsidR="00505D4E" w:rsidRPr="001746B5" w:rsidRDefault="00505D4E" w:rsidP="00505D4E">
      <w:pPr>
        <w:ind w:left="360" w:firstLine="360"/>
        <w:rPr>
          <w:rFonts w:ascii="Times New Roman" w:hAnsi="Times New Roman" w:cs="Times New Roman"/>
          <w:sz w:val="20"/>
          <w:szCs w:val="20"/>
        </w:rPr>
      </w:pPr>
      <w:r w:rsidRPr="001746B5">
        <w:rPr>
          <w:rFonts w:ascii="Times New Roman" w:hAnsi="Times New Roman" w:cs="Times New Roman"/>
          <w:sz w:val="20"/>
          <w:szCs w:val="20"/>
        </w:rPr>
        <w:t>This concentration requires 9 semester hours to be selected from the list of courses below:</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 xml:space="preserve">PADM 5511 Directed Independent Policy Studies </w:t>
      </w:r>
      <w:r w:rsidRPr="001746B5">
        <w:rPr>
          <w:rFonts w:ascii="Times New Roman" w:hAnsi="Times New Roman" w:cs="Times New Roman"/>
          <w:sz w:val="20"/>
          <w:szCs w:val="20"/>
        </w:rPr>
        <w:tab/>
        <w:t xml:space="preserve">3 hrs. </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 xml:space="preserve">PADM 5802 Public Policy Analysis* </w:t>
      </w:r>
      <w:r w:rsidRPr="001746B5">
        <w:rPr>
          <w:rFonts w:ascii="Times New Roman" w:hAnsi="Times New Roman" w:cs="Times New Roman"/>
          <w:sz w:val="20"/>
          <w:szCs w:val="20"/>
        </w:rPr>
        <w:tab/>
        <w:t xml:space="preserve">3 hrs. </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 xml:space="preserve">PADM 5810 Intergovernmental Relations* </w:t>
      </w:r>
      <w:r w:rsidRPr="001746B5">
        <w:rPr>
          <w:rFonts w:ascii="Times New Roman" w:hAnsi="Times New Roman" w:cs="Times New Roman"/>
          <w:sz w:val="20"/>
          <w:szCs w:val="20"/>
        </w:rPr>
        <w:tab/>
        <w:t xml:space="preserve">3 hrs. </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 xml:space="preserve">PADM 5815 International and Comparative Public Policy  </w:t>
      </w:r>
      <w:r w:rsidRPr="001746B5">
        <w:rPr>
          <w:rFonts w:ascii="Times New Roman" w:hAnsi="Times New Roman" w:cs="Times New Roman"/>
          <w:sz w:val="20"/>
          <w:szCs w:val="20"/>
        </w:rPr>
        <w:tab/>
        <w:t xml:space="preserve">3 hrs. </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 xml:space="preserve">PADM 5872 Executive Policy Making </w:t>
      </w:r>
      <w:r w:rsidRPr="001746B5">
        <w:rPr>
          <w:rFonts w:ascii="Times New Roman" w:hAnsi="Times New Roman" w:cs="Times New Roman"/>
          <w:sz w:val="20"/>
          <w:szCs w:val="20"/>
        </w:rPr>
        <w:tab/>
        <w:t>3 hrs.</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*Required for concentration</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p>
    <w:p w:rsidR="00505D4E" w:rsidRPr="001746B5" w:rsidRDefault="00505D4E" w:rsidP="00505D4E">
      <w:pPr>
        <w:ind w:left="360" w:firstLine="0"/>
        <w:rPr>
          <w:rFonts w:ascii="Times New Roman" w:hAnsi="Times New Roman" w:cs="Times New Roman"/>
          <w:b/>
          <w:sz w:val="20"/>
          <w:szCs w:val="20"/>
        </w:rPr>
      </w:pPr>
      <w:r w:rsidRPr="001746B5">
        <w:rPr>
          <w:rFonts w:ascii="Times New Roman" w:hAnsi="Times New Roman" w:cs="Times New Roman"/>
          <w:b/>
          <w:sz w:val="20"/>
          <w:szCs w:val="20"/>
        </w:rPr>
        <w:t>Water Resources Management and Policy</w:t>
      </w:r>
    </w:p>
    <w:p w:rsidR="00505D4E" w:rsidRPr="001746B5" w:rsidRDefault="00505D4E" w:rsidP="00505D4E">
      <w:pPr>
        <w:ind w:left="360" w:right="180" w:firstLine="360"/>
        <w:jc w:val="both"/>
        <w:rPr>
          <w:rFonts w:ascii="Times New Roman" w:hAnsi="Times New Roman" w:cs="Times New Roman"/>
          <w:sz w:val="20"/>
          <w:szCs w:val="20"/>
        </w:rPr>
      </w:pPr>
      <w:r w:rsidRPr="001746B5">
        <w:rPr>
          <w:rFonts w:ascii="Times New Roman" w:hAnsi="Times New Roman" w:cs="Times New Roman"/>
          <w:sz w:val="20"/>
          <w:szCs w:val="20"/>
        </w:rPr>
        <w:t>The Water Resources Management and Policy concentration is collaboration between the Department of Natural Sciences and the Public Administration program.  This concentration requires 15 semester hours beyond the core to be selected as shown below:</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 xml:space="preserve">PADM 5720 Contemporary Issues in Public Administration* </w:t>
      </w:r>
      <w:r w:rsidRPr="001746B5">
        <w:rPr>
          <w:rFonts w:ascii="Times New Roman" w:hAnsi="Times New Roman" w:cs="Times New Roman"/>
          <w:sz w:val="20"/>
          <w:szCs w:val="20"/>
        </w:rPr>
        <w:tab/>
        <w:t>3 hrs.</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 Required for WRMP students.</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 xml:space="preserve">WRMP 6400 Hydrological and Irrigation Fundamentals </w:t>
      </w:r>
      <w:r w:rsidRPr="001746B5">
        <w:rPr>
          <w:rFonts w:ascii="Times New Roman" w:hAnsi="Times New Roman" w:cs="Times New Roman"/>
          <w:sz w:val="20"/>
          <w:szCs w:val="20"/>
        </w:rPr>
        <w:tab/>
        <w:t xml:space="preserve">3 hrs. </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 xml:space="preserve">WRMP 6405 Environmental and Natural Resource Policy </w:t>
      </w:r>
      <w:r w:rsidRPr="001746B5">
        <w:rPr>
          <w:rFonts w:ascii="Times New Roman" w:hAnsi="Times New Roman" w:cs="Times New Roman"/>
          <w:sz w:val="20"/>
          <w:szCs w:val="20"/>
        </w:rPr>
        <w:tab/>
        <w:t xml:space="preserve">3 hrs. </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 xml:space="preserve">WRMP 6410 Natural Resource Management and Planning </w:t>
      </w:r>
      <w:r w:rsidRPr="001746B5">
        <w:rPr>
          <w:rFonts w:ascii="Times New Roman" w:hAnsi="Times New Roman" w:cs="Times New Roman"/>
          <w:sz w:val="20"/>
          <w:szCs w:val="20"/>
        </w:rPr>
        <w:tab/>
        <w:t xml:space="preserve">3 hrs. </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 xml:space="preserve">WRMP 6415 Water Law and Legislation  </w:t>
      </w:r>
      <w:r w:rsidRPr="001746B5">
        <w:rPr>
          <w:rFonts w:ascii="Times New Roman" w:hAnsi="Times New Roman" w:cs="Times New Roman"/>
          <w:sz w:val="20"/>
          <w:szCs w:val="20"/>
        </w:rPr>
        <w:tab/>
        <w:t xml:space="preserve">3 hrs. </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WRMP 6420 Water Resources Policy Field Project**</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r w:rsidRPr="001746B5">
        <w:rPr>
          <w:rFonts w:ascii="Times New Roman" w:hAnsi="Times New Roman" w:cs="Times New Roman"/>
          <w:sz w:val="20"/>
          <w:szCs w:val="20"/>
        </w:rPr>
        <w:tab/>
        <w:t>WRMP 6421 Water Resources Management and Policy Professional Project**</w:t>
      </w:r>
    </w:p>
    <w:p w:rsidR="00505D4E" w:rsidRPr="001746B5" w:rsidRDefault="00505D4E" w:rsidP="00505D4E">
      <w:pPr>
        <w:tabs>
          <w:tab w:val="left" w:pos="900"/>
          <w:tab w:val="right" w:leader="dot" w:pos="9360"/>
        </w:tabs>
        <w:spacing w:after="0"/>
        <w:ind w:left="360" w:firstLine="360"/>
        <w:rPr>
          <w:rFonts w:ascii="Times New Roman" w:hAnsi="Times New Roman" w:cs="Times New Roman"/>
          <w:sz w:val="20"/>
          <w:szCs w:val="20"/>
        </w:rPr>
      </w:pPr>
    </w:p>
    <w:p w:rsidR="00505D4E" w:rsidRPr="00896FAA" w:rsidRDefault="00505D4E" w:rsidP="00505D4E">
      <w:pPr>
        <w:pStyle w:val="Heading2"/>
        <w:ind w:firstLine="360"/>
        <w:rPr>
          <w:rFonts w:ascii="Times New Roman" w:hAnsi="Times New Roman" w:cs="Times New Roman"/>
          <w:color w:val="808080" w:themeColor="background1" w:themeShade="80"/>
          <w:sz w:val="28"/>
          <w:szCs w:val="28"/>
        </w:rPr>
      </w:pPr>
      <w:bookmarkStart w:id="181" w:name="_Toc294969712"/>
      <w:bookmarkStart w:id="182" w:name="_Toc295508275"/>
      <w:r w:rsidRPr="00896FAA">
        <w:rPr>
          <w:rFonts w:ascii="Times New Roman" w:hAnsi="Times New Roman" w:cs="Times New Roman"/>
          <w:color w:val="808080" w:themeColor="background1" w:themeShade="80"/>
          <w:sz w:val="28"/>
          <w:szCs w:val="28"/>
        </w:rPr>
        <w:t>Other Program Requirements</w:t>
      </w:r>
      <w:bookmarkEnd w:id="181"/>
      <w:bookmarkEnd w:id="182"/>
    </w:p>
    <w:p w:rsidR="00505D4E" w:rsidRPr="001746B5" w:rsidRDefault="00505D4E" w:rsidP="00505D4E">
      <w:pPr>
        <w:ind w:left="360" w:right="180" w:firstLine="360"/>
        <w:jc w:val="both"/>
        <w:rPr>
          <w:rFonts w:ascii="Times New Roman" w:hAnsi="Times New Roman" w:cs="Times New Roman"/>
          <w:sz w:val="20"/>
          <w:szCs w:val="20"/>
        </w:rPr>
      </w:pPr>
      <w:r w:rsidRPr="001746B5">
        <w:rPr>
          <w:rFonts w:ascii="Times New Roman" w:hAnsi="Times New Roman" w:cs="Times New Roman"/>
          <w:sz w:val="20"/>
          <w:szCs w:val="20"/>
        </w:rPr>
        <w:t>Admission to Candidacy - Students enrolling in MPA courses who intend to pursue the MPA degree must file for, and be admitted to candidacy, upon completion of 18 semester hours. Only 9 semester hours of graduate course work in which the student earned “B” or better in provisional status may be counted toward candidacy for the degree.</w:t>
      </w:r>
    </w:p>
    <w:p w:rsidR="00505D4E" w:rsidRPr="001746B5" w:rsidRDefault="00505D4E" w:rsidP="00505D4E">
      <w:pPr>
        <w:ind w:left="360" w:right="180" w:firstLine="360"/>
        <w:jc w:val="both"/>
        <w:rPr>
          <w:rFonts w:ascii="Times New Roman" w:hAnsi="Times New Roman" w:cs="Times New Roman"/>
          <w:sz w:val="20"/>
          <w:szCs w:val="20"/>
        </w:rPr>
      </w:pPr>
      <w:r w:rsidRPr="001746B5">
        <w:rPr>
          <w:rFonts w:ascii="Times New Roman" w:hAnsi="Times New Roman" w:cs="Times New Roman"/>
          <w:sz w:val="20"/>
          <w:szCs w:val="20"/>
        </w:rPr>
        <w:t>MPA Professional Portfolio - Each student is expected to complete a professional portfolio. The professional MPA portfolio consists of materials representative of one’s academic work, accomplishments, and demonstrations of abilities and skills.</w:t>
      </w:r>
    </w:p>
    <w:p w:rsidR="00505D4E" w:rsidRPr="00896FAA" w:rsidRDefault="00505D4E" w:rsidP="00505D4E">
      <w:pPr>
        <w:pStyle w:val="Heading2"/>
        <w:ind w:firstLine="360"/>
        <w:rPr>
          <w:rFonts w:ascii="Times New Roman" w:hAnsi="Times New Roman" w:cs="Times New Roman"/>
          <w:color w:val="808080" w:themeColor="background1" w:themeShade="80"/>
          <w:sz w:val="28"/>
          <w:szCs w:val="28"/>
        </w:rPr>
      </w:pPr>
      <w:bookmarkStart w:id="183" w:name="_Toc294969713"/>
      <w:bookmarkStart w:id="184" w:name="_Toc295508276"/>
      <w:r w:rsidRPr="00896FAA">
        <w:rPr>
          <w:rFonts w:ascii="Times New Roman" w:hAnsi="Times New Roman" w:cs="Times New Roman"/>
          <w:color w:val="808080" w:themeColor="background1" w:themeShade="80"/>
          <w:sz w:val="28"/>
          <w:szCs w:val="28"/>
        </w:rPr>
        <w:t>THE MPA FACULTY</w:t>
      </w:r>
      <w:bookmarkEnd w:id="183"/>
      <w:bookmarkEnd w:id="184"/>
    </w:p>
    <w:p w:rsidR="00505D4E" w:rsidRPr="001746B5" w:rsidRDefault="00505D4E" w:rsidP="00F56BDC">
      <w:pPr>
        <w:pStyle w:val="BalloonText"/>
        <w:numPr>
          <w:ilvl w:val="0"/>
          <w:numId w:val="19"/>
        </w:numPr>
        <w:ind w:right="180"/>
        <w:jc w:val="both"/>
        <w:rPr>
          <w:rFonts w:ascii="Times New Roman" w:hAnsi="Times New Roman" w:cs="Times New Roman"/>
          <w:sz w:val="20"/>
          <w:szCs w:val="20"/>
        </w:rPr>
      </w:pPr>
      <w:r w:rsidRPr="001746B5">
        <w:rPr>
          <w:rFonts w:ascii="Times New Roman" w:hAnsi="Times New Roman" w:cs="Times New Roman"/>
          <w:b/>
          <w:sz w:val="20"/>
          <w:szCs w:val="20"/>
        </w:rPr>
        <w:t>Adams-Cooper, Veronica, Ph.D.</w:t>
      </w:r>
      <w:r w:rsidRPr="001746B5">
        <w:rPr>
          <w:rFonts w:ascii="Times New Roman" w:hAnsi="Times New Roman" w:cs="Times New Roman"/>
          <w:sz w:val="20"/>
          <w:szCs w:val="20"/>
        </w:rPr>
        <w:t>, Jackson State University. Specialties: Community and Economic Development Management; Non-Profit Administration, Social Justice, and Civic Engagement.</w:t>
      </w:r>
    </w:p>
    <w:p w:rsidR="00505D4E" w:rsidRPr="001746B5" w:rsidRDefault="00505D4E" w:rsidP="00F56BDC">
      <w:pPr>
        <w:pStyle w:val="BalloonText"/>
        <w:numPr>
          <w:ilvl w:val="0"/>
          <w:numId w:val="19"/>
        </w:numPr>
        <w:ind w:right="180"/>
        <w:jc w:val="both"/>
        <w:rPr>
          <w:rFonts w:ascii="Times New Roman" w:hAnsi="Times New Roman" w:cs="Times New Roman"/>
          <w:sz w:val="20"/>
          <w:szCs w:val="20"/>
        </w:rPr>
      </w:pPr>
      <w:r w:rsidRPr="001746B5">
        <w:rPr>
          <w:rFonts w:ascii="Times New Roman" w:hAnsi="Times New Roman" w:cs="Times New Roman"/>
          <w:b/>
          <w:sz w:val="20"/>
          <w:szCs w:val="20"/>
        </w:rPr>
        <w:t>Dauphin, Robert, Ph.D.</w:t>
      </w:r>
      <w:r w:rsidRPr="001746B5">
        <w:rPr>
          <w:rFonts w:ascii="Times New Roman" w:hAnsi="Times New Roman" w:cs="Times New Roman"/>
          <w:sz w:val="20"/>
          <w:szCs w:val="20"/>
        </w:rPr>
        <w:t>, North Central University. Specialties: Public Management, Human Resources Management, Organizational  Theory and Leadership.</w:t>
      </w:r>
    </w:p>
    <w:p w:rsidR="00505D4E" w:rsidRPr="001746B5" w:rsidRDefault="00505D4E" w:rsidP="00F56BDC">
      <w:pPr>
        <w:pStyle w:val="BalloonText"/>
        <w:numPr>
          <w:ilvl w:val="0"/>
          <w:numId w:val="19"/>
        </w:numPr>
        <w:ind w:right="180"/>
        <w:jc w:val="both"/>
        <w:rPr>
          <w:rFonts w:ascii="Times New Roman" w:hAnsi="Times New Roman" w:cs="Times New Roman"/>
          <w:sz w:val="20"/>
          <w:szCs w:val="20"/>
        </w:rPr>
      </w:pPr>
      <w:r w:rsidRPr="001746B5">
        <w:rPr>
          <w:rFonts w:ascii="Times New Roman" w:hAnsi="Times New Roman" w:cs="Times New Roman"/>
          <w:b/>
          <w:sz w:val="20"/>
          <w:szCs w:val="20"/>
        </w:rPr>
        <w:lastRenderedPageBreak/>
        <w:t>Handwerk, Sandra, Ph.D.,</w:t>
      </w:r>
      <w:r w:rsidRPr="001746B5">
        <w:rPr>
          <w:rFonts w:ascii="Times New Roman" w:hAnsi="Times New Roman" w:cs="Times New Roman"/>
          <w:sz w:val="20"/>
          <w:szCs w:val="20"/>
        </w:rPr>
        <w:t xml:space="preserve"> Union Institute. Specialties: Women and Teen Health, Testing and Prevention of HIV/AIDS, Healthcare Disparities, At-risk Youth, Healthcare Delivery Systems, Health Behaviors and Health Education.</w:t>
      </w:r>
    </w:p>
    <w:p w:rsidR="00505D4E" w:rsidRPr="001746B5" w:rsidRDefault="00505D4E" w:rsidP="00F56BDC">
      <w:pPr>
        <w:pStyle w:val="BalloonText"/>
        <w:numPr>
          <w:ilvl w:val="0"/>
          <w:numId w:val="19"/>
        </w:numPr>
        <w:ind w:right="180"/>
        <w:jc w:val="both"/>
        <w:rPr>
          <w:rFonts w:ascii="Times New Roman" w:hAnsi="Times New Roman" w:cs="Times New Roman"/>
          <w:sz w:val="20"/>
          <w:szCs w:val="20"/>
        </w:rPr>
      </w:pPr>
      <w:r w:rsidRPr="001746B5">
        <w:rPr>
          <w:rFonts w:ascii="Times New Roman" w:hAnsi="Times New Roman" w:cs="Times New Roman"/>
          <w:b/>
          <w:sz w:val="20"/>
          <w:szCs w:val="20"/>
        </w:rPr>
        <w:t>Neubauer, Bruce, Ph.D.,</w:t>
      </w:r>
      <w:r w:rsidRPr="001746B5">
        <w:rPr>
          <w:rFonts w:ascii="Times New Roman" w:hAnsi="Times New Roman" w:cs="Times New Roman"/>
          <w:sz w:val="20"/>
          <w:szCs w:val="20"/>
        </w:rPr>
        <w:t xml:space="preserve"> University of Georgia. Specialties: Public Information Systems, Healthcare Administration, Research Methods, E-Government, and Instructional Technology</w:t>
      </w:r>
    </w:p>
    <w:p w:rsidR="00505D4E" w:rsidRDefault="00505D4E" w:rsidP="00F56BDC">
      <w:pPr>
        <w:pStyle w:val="BalloonText"/>
        <w:numPr>
          <w:ilvl w:val="0"/>
          <w:numId w:val="19"/>
        </w:numPr>
        <w:ind w:right="180"/>
        <w:jc w:val="both"/>
        <w:rPr>
          <w:rFonts w:ascii="Times New Roman" w:hAnsi="Times New Roman" w:cs="Times New Roman"/>
          <w:sz w:val="20"/>
          <w:szCs w:val="20"/>
        </w:rPr>
      </w:pPr>
      <w:r w:rsidRPr="001746B5">
        <w:rPr>
          <w:rFonts w:ascii="Times New Roman" w:hAnsi="Times New Roman" w:cs="Times New Roman"/>
          <w:b/>
          <w:sz w:val="20"/>
          <w:szCs w:val="20"/>
        </w:rPr>
        <w:t>Ngwafu, Peter A., Ph.D</w:t>
      </w:r>
      <w:r w:rsidRPr="001746B5">
        <w:rPr>
          <w:rFonts w:ascii="Times New Roman" w:hAnsi="Times New Roman" w:cs="Times New Roman"/>
          <w:sz w:val="20"/>
          <w:szCs w:val="20"/>
        </w:rPr>
        <w:t>., Clark Atlanta University. Specialties:  Public Policy, Human Resource Management and Organizational Theory and Behavior, Diversity Management, and Collective Bargaining.</w:t>
      </w:r>
    </w:p>
    <w:p w:rsidR="00505D4E" w:rsidRDefault="00505D4E" w:rsidP="00F56BDC">
      <w:pPr>
        <w:pStyle w:val="BalloonText"/>
        <w:numPr>
          <w:ilvl w:val="0"/>
          <w:numId w:val="19"/>
        </w:numPr>
        <w:ind w:right="180"/>
        <w:jc w:val="both"/>
        <w:rPr>
          <w:rFonts w:ascii="Times New Roman" w:hAnsi="Times New Roman" w:cs="Times New Roman"/>
          <w:sz w:val="20"/>
          <w:szCs w:val="20"/>
        </w:rPr>
      </w:pPr>
      <w:r w:rsidRPr="001746B5">
        <w:rPr>
          <w:rFonts w:ascii="Times New Roman" w:hAnsi="Times New Roman" w:cs="Times New Roman"/>
          <w:sz w:val="20"/>
          <w:szCs w:val="20"/>
        </w:rPr>
        <w:t>The MPA program employs adjunct faculty members who are practitioners with extensive experience in public and nonprofit management.</w:t>
      </w:r>
    </w:p>
    <w:p w:rsidR="00505D4E" w:rsidRPr="00896FAA" w:rsidRDefault="00505D4E" w:rsidP="00505D4E">
      <w:pPr>
        <w:pStyle w:val="Heading2"/>
        <w:ind w:left="360" w:right="180" w:firstLine="0"/>
        <w:rPr>
          <w:rFonts w:ascii="Times New Roman" w:hAnsi="Times New Roman" w:cs="Times New Roman"/>
          <w:b w:val="0"/>
          <w:color w:val="808080" w:themeColor="background1" w:themeShade="80"/>
          <w:sz w:val="28"/>
          <w:szCs w:val="28"/>
        </w:rPr>
      </w:pPr>
      <w:bookmarkStart w:id="185" w:name="_Toc294969714"/>
      <w:bookmarkStart w:id="186" w:name="_Toc295508277"/>
      <w:r w:rsidRPr="00896FAA">
        <w:rPr>
          <w:rFonts w:ascii="Times New Roman" w:hAnsi="Times New Roman" w:cs="Times New Roman"/>
          <w:b w:val="0"/>
          <w:color w:val="808080" w:themeColor="background1" w:themeShade="80"/>
          <w:sz w:val="32"/>
          <w:szCs w:val="32"/>
        </w:rPr>
        <w:t>C</w:t>
      </w:r>
      <w:r w:rsidRPr="00896FAA">
        <w:rPr>
          <w:rFonts w:ascii="Times New Roman" w:hAnsi="Times New Roman" w:cs="Times New Roman"/>
          <w:b w:val="0"/>
          <w:color w:val="808080" w:themeColor="background1" w:themeShade="80"/>
          <w:sz w:val="28"/>
          <w:szCs w:val="28"/>
        </w:rPr>
        <w:t xml:space="preserve">OURSE </w:t>
      </w:r>
      <w:r w:rsidRPr="00896FAA">
        <w:rPr>
          <w:rFonts w:ascii="Times New Roman" w:hAnsi="Times New Roman" w:cs="Times New Roman"/>
          <w:b w:val="0"/>
          <w:color w:val="808080" w:themeColor="background1" w:themeShade="80"/>
          <w:sz w:val="32"/>
          <w:szCs w:val="32"/>
        </w:rPr>
        <w:t>D</w:t>
      </w:r>
      <w:r w:rsidRPr="00896FAA">
        <w:rPr>
          <w:rFonts w:ascii="Times New Roman" w:hAnsi="Times New Roman" w:cs="Times New Roman"/>
          <w:b w:val="0"/>
          <w:color w:val="808080" w:themeColor="background1" w:themeShade="80"/>
          <w:sz w:val="28"/>
          <w:szCs w:val="28"/>
        </w:rPr>
        <w:t>ESCRIPTIONS</w:t>
      </w:r>
      <w:bookmarkEnd w:id="185"/>
      <w:bookmarkEnd w:id="186"/>
    </w:p>
    <w:p w:rsidR="00505D4E"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PADM 5011 — Public Administration: Scope, Development &amp; Ethical Environment………</w:t>
      </w:r>
      <w:r>
        <w:rPr>
          <w:rFonts w:ascii="Times New Roman" w:hAnsi="Times New Roman" w:cs="Times New Roman"/>
          <w:b/>
          <w:sz w:val="20"/>
          <w:szCs w:val="20"/>
        </w:rPr>
        <w:t>……</w:t>
      </w:r>
      <w:r w:rsidRPr="001746B5">
        <w:rPr>
          <w:rFonts w:ascii="Times New Roman" w:hAnsi="Times New Roman" w:cs="Times New Roman"/>
          <w:b/>
          <w:sz w:val="20"/>
          <w:szCs w:val="20"/>
        </w:rPr>
        <w:t xml:space="preserve">3 (3-0)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is an overview of the scope of administration as a field of study and as a profession.</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5125 — Organizational Theory.................................................................................................3(3-0)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examines the evolution and development of organizational theories, forms and practices from the factory system to the emergence of the virtual global organization.</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5200 — The Administrative State.............................................................................................3(3-0)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is an overview of public administration in relation to legislative, executive and judicial processes.</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5202 — Administrative Law......................................................................................................3(3-0)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The legal aspects of the power and procedures of federal and state agencies in the judicial re- view of administrative actions are discussed.</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5212 — Legal Aspects of Public Personnel Administration...................................................3(3-0)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is an in-depth study of court decisions which impact public personnel administration and problems that arise as a result of political and civil rights of public employees.</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5261 — Public Personnel Administration................................................................................3(3-0)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involves public personnel principles and practices including selection, appointment, classification, compensation, tenure and promotion.  The role of personnel officers in government will be analyzed.</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PADM 5300 — Administration of Nonprofit Organizations..............................................................3(3-0)</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will provide theoretical and application understanding of the operation of corporations in the nonprofit sector.  It is designed to equip students with knowledge and skills of basic methods used to lead and manage such organizations and successfully navigate the political, financial, ethical and social challenges of this sector.</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PADM 5301 — Public Budgeting..........................................................................................................3(3-0)</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The course surveys the role of government budgets in determination of policy in administrative integration and control of government operations, in intergovernmental relations and in relation to the private economy.</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 xml:space="preserve"> </w:t>
      </w: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5321 — Foundations of Health Care Finance.........................................................................3 (3-0)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explores the basics of health care finance. It focuses on topics of expenditures, revenue generation, fund-raising, budgeting and financial planning in health care administration.</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PADM 5322 — Foundations of Public Health Administration and Management...........................3 (3-0)</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will provide a comprehensive introduction and overview of public health management and administration.</w:t>
      </w:r>
    </w:p>
    <w:p w:rsidR="00505D4E" w:rsidRPr="001746B5" w:rsidRDefault="00505D4E" w:rsidP="00505D4E">
      <w:pPr>
        <w:spacing w:after="0"/>
        <w:ind w:left="360" w:right="180"/>
        <w:rPr>
          <w:rFonts w:ascii="Times New Roman" w:hAnsi="Times New Roman" w:cs="Times New Roman"/>
          <w:sz w:val="20"/>
          <w:szCs w:val="20"/>
        </w:rPr>
      </w:pPr>
    </w:p>
    <w:p w:rsidR="00505D4E" w:rsidRPr="001746B5" w:rsidRDefault="00505D4E" w:rsidP="00505D4E">
      <w:pPr>
        <w:spacing w:after="0"/>
        <w:ind w:left="360" w:right="180" w:firstLine="0"/>
        <w:rPr>
          <w:rFonts w:ascii="Times New Roman" w:hAnsi="Times New Roman" w:cs="Times New Roman"/>
          <w:b/>
          <w:sz w:val="20"/>
          <w:szCs w:val="20"/>
        </w:rPr>
      </w:pPr>
      <w:r w:rsidRPr="001746B5">
        <w:rPr>
          <w:rFonts w:ascii="Times New Roman" w:hAnsi="Times New Roman" w:cs="Times New Roman"/>
          <w:b/>
          <w:sz w:val="20"/>
          <w:szCs w:val="20"/>
        </w:rPr>
        <w:t>PADM 5324 Epidemiology................................................................................................................</w:t>
      </w:r>
      <w:r>
        <w:rPr>
          <w:rFonts w:ascii="Times New Roman" w:hAnsi="Times New Roman" w:cs="Times New Roman"/>
          <w:b/>
          <w:sz w:val="20"/>
          <w:szCs w:val="20"/>
        </w:rPr>
        <w:t>..</w:t>
      </w:r>
      <w:r w:rsidRPr="001746B5">
        <w:rPr>
          <w:rFonts w:ascii="Times New Roman" w:hAnsi="Times New Roman" w:cs="Times New Roman"/>
          <w:b/>
          <w:sz w:val="20"/>
          <w:szCs w:val="20"/>
        </w:rPr>
        <w:t>...3(3-0)</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introductory course will provide a comprehensive introduction to the basic definitions, concepts, principles and methods of population-based epidemiologic research.</w:t>
      </w:r>
    </w:p>
    <w:p w:rsidR="00505D4E" w:rsidRPr="001746B5" w:rsidRDefault="00505D4E" w:rsidP="00505D4E">
      <w:pPr>
        <w:spacing w:after="0"/>
        <w:ind w:left="360" w:right="180"/>
        <w:jc w:val="both"/>
        <w:rPr>
          <w:rFonts w:ascii="Times New Roman" w:hAnsi="Times New Roman" w:cs="Times New Roman"/>
          <w:sz w:val="20"/>
          <w:szCs w:val="20"/>
        </w:rPr>
      </w:pPr>
    </w:p>
    <w:p w:rsidR="00505D4E" w:rsidRPr="001746B5" w:rsidRDefault="00505D4E" w:rsidP="00505D4E">
      <w:pPr>
        <w:spacing w:after="0"/>
        <w:ind w:left="360" w:right="180" w:firstLine="0"/>
        <w:rPr>
          <w:rFonts w:ascii="Times New Roman" w:hAnsi="Times New Roman" w:cs="Times New Roman"/>
          <w:b/>
          <w:sz w:val="20"/>
          <w:szCs w:val="20"/>
        </w:rPr>
      </w:pPr>
      <w:r w:rsidRPr="001746B5">
        <w:rPr>
          <w:rFonts w:ascii="Times New Roman" w:hAnsi="Times New Roman" w:cs="Times New Roman"/>
          <w:b/>
          <w:sz w:val="20"/>
          <w:szCs w:val="20"/>
        </w:rPr>
        <w:t>PADM 5450 — Collective Bargaining and Labor Relations...............................................................3(3-0)</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The course focuses on the origins and perspectives of public unionism, key actors and processes in the collective bargaining relationship and process, problems associated with enforcement of public sector collective bargaining agreements and problems raised by the political and civil rights of public employees.</w:t>
      </w:r>
    </w:p>
    <w:p w:rsidR="00505D4E" w:rsidRPr="001746B5" w:rsidRDefault="00505D4E" w:rsidP="00505D4E">
      <w:pPr>
        <w:spacing w:after="0"/>
        <w:ind w:left="360" w:right="180"/>
        <w:rPr>
          <w:rFonts w:ascii="Times New Roman" w:hAnsi="Times New Roman" w:cs="Times New Roman"/>
          <w:sz w:val="20"/>
          <w:szCs w:val="20"/>
        </w:rPr>
      </w:pPr>
    </w:p>
    <w:p w:rsidR="00505D4E" w:rsidRPr="001746B5" w:rsidRDefault="00505D4E" w:rsidP="00505D4E">
      <w:pPr>
        <w:spacing w:after="0"/>
        <w:ind w:left="360" w:right="180" w:firstLine="0"/>
        <w:rPr>
          <w:rFonts w:ascii="Times New Roman" w:hAnsi="Times New Roman" w:cs="Times New Roman"/>
          <w:b/>
          <w:sz w:val="20"/>
          <w:szCs w:val="20"/>
        </w:rPr>
      </w:pPr>
      <w:r w:rsidRPr="001746B5">
        <w:rPr>
          <w:rFonts w:ascii="Times New Roman" w:hAnsi="Times New Roman" w:cs="Times New Roman"/>
          <w:b/>
          <w:sz w:val="20"/>
          <w:szCs w:val="20"/>
        </w:rPr>
        <w:t>PADM 5500 — Computer Applications &amp; Management of Information Systems............................3(3-0)</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lastRenderedPageBreak/>
        <w:t>Students are introduced to the concepts and theories of management information systems, the practices in government organizations, as well as issues, problems and trends. The course will also introduce students to a variety of data based programs such as SPSS, Excel, Access and effective use of Power Point.</w:t>
      </w:r>
    </w:p>
    <w:p w:rsidR="00505D4E" w:rsidRPr="001746B5" w:rsidRDefault="00505D4E" w:rsidP="00505D4E">
      <w:pPr>
        <w:spacing w:after="0"/>
        <w:ind w:left="360" w:right="180"/>
        <w:rPr>
          <w:rFonts w:ascii="Times New Roman" w:hAnsi="Times New Roman" w:cs="Times New Roman"/>
          <w:sz w:val="20"/>
          <w:szCs w:val="20"/>
        </w:rPr>
      </w:pPr>
    </w:p>
    <w:p w:rsidR="00505D4E" w:rsidRPr="001746B5" w:rsidRDefault="00505D4E" w:rsidP="00505D4E">
      <w:pPr>
        <w:spacing w:after="0"/>
        <w:ind w:left="360" w:right="180" w:firstLine="0"/>
        <w:rPr>
          <w:rFonts w:ascii="Times New Roman" w:hAnsi="Times New Roman" w:cs="Times New Roman"/>
          <w:b/>
          <w:sz w:val="20"/>
          <w:szCs w:val="20"/>
        </w:rPr>
      </w:pPr>
      <w:r w:rsidRPr="001746B5">
        <w:rPr>
          <w:rFonts w:ascii="Times New Roman" w:hAnsi="Times New Roman" w:cs="Times New Roman"/>
          <w:b/>
          <w:sz w:val="20"/>
          <w:szCs w:val="20"/>
        </w:rPr>
        <w:t xml:space="preserve">PADM 5502 — Research Design and Data Analysis.............................................................................3(3-0) </w:t>
      </w:r>
    </w:p>
    <w:p w:rsidR="00505D4E"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is designed to acquaint students with the assumptions, concepts and methods for quantitative and qualitative scientific inquiry and basic data analysis techniques useful in public administration and nonprofit management research.</w:t>
      </w:r>
    </w:p>
    <w:p w:rsidR="00546EE7" w:rsidRDefault="00546EE7" w:rsidP="00505D4E">
      <w:pPr>
        <w:tabs>
          <w:tab w:val="left" w:pos="1080"/>
          <w:tab w:val="right" w:leader="dot" w:pos="9270"/>
        </w:tabs>
        <w:spacing w:after="0"/>
        <w:ind w:left="360" w:right="180" w:firstLine="630"/>
        <w:jc w:val="both"/>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PADM 5511 — Directed Independent Policy Studies..........................................................................3(3-0)</w:t>
      </w:r>
    </w:p>
    <w:p w:rsidR="00505D4E" w:rsidRPr="001746B5" w:rsidRDefault="00505D4E" w:rsidP="00505D4E">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This course allows students to pursue specialized interests in policy studies.</w:t>
      </w:r>
    </w:p>
    <w:p w:rsidR="00505D4E" w:rsidRPr="001746B5" w:rsidRDefault="00505D4E" w:rsidP="00505D4E">
      <w:pPr>
        <w:spacing w:after="0"/>
        <w:ind w:left="360" w:firstLine="0"/>
        <w:jc w:val="both"/>
        <w:rPr>
          <w:rFonts w:ascii="Times New Roman" w:hAnsi="Times New Roman" w:cs="Times New Roman"/>
          <w:sz w:val="20"/>
          <w:szCs w:val="20"/>
        </w:rPr>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5530 — Independent Study in Public Administration............................................................3(3-0) </w:t>
      </w:r>
    </w:p>
    <w:p w:rsidR="00505D4E" w:rsidRPr="001746B5" w:rsidRDefault="00505D4E" w:rsidP="00505D4E">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This course allows students to complete independent, supervised readings and research on a pre-selected topic and present a final paper to the instructor.  Students will also complete 10 page annotated bibliographies on their area of interests and complete a state or federal agency profile.</w:t>
      </w:r>
    </w:p>
    <w:p w:rsidR="00505D4E" w:rsidRPr="001746B5" w:rsidRDefault="00505D4E" w:rsidP="00505D4E">
      <w:pPr>
        <w:spacing w:after="0"/>
        <w:ind w:left="360" w:firstLine="0"/>
        <w:jc w:val="both"/>
        <w:rPr>
          <w:rFonts w:ascii="Times New Roman" w:hAnsi="Times New Roman" w:cs="Times New Roman"/>
          <w:sz w:val="20"/>
          <w:szCs w:val="20"/>
        </w:rPr>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5551 — Diversity Management and Public Organization.......................................................3(3-0) </w:t>
      </w:r>
    </w:p>
    <w:p w:rsidR="00505D4E" w:rsidRPr="001746B5" w:rsidRDefault="00505D4E" w:rsidP="00505D4E">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The course will provide a broad-based perspective of diversity management in the workplace. It will examine the contemporary workforce which represents multiple differences, including for example, gender, race, culture, ethnicity, age, alternate lifestyles and physical/mental abilities.</w:t>
      </w:r>
    </w:p>
    <w:p w:rsidR="00505D4E" w:rsidRPr="001746B5" w:rsidRDefault="00505D4E" w:rsidP="00505D4E">
      <w:pPr>
        <w:spacing w:after="0"/>
        <w:ind w:left="360" w:firstLine="0"/>
        <w:jc w:val="both"/>
        <w:rPr>
          <w:rFonts w:ascii="Times New Roman" w:hAnsi="Times New Roman" w:cs="Times New Roman"/>
          <w:sz w:val="20"/>
          <w:szCs w:val="20"/>
        </w:rPr>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PADM 5600 — Issues in Human Resources Management..................................................................3(3-0)</w:t>
      </w:r>
    </w:p>
    <w:p w:rsidR="00505D4E" w:rsidRPr="001746B5" w:rsidRDefault="00505D4E" w:rsidP="00505D4E">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The course examines issues in managing   public human resources.</w:t>
      </w:r>
    </w:p>
    <w:p w:rsidR="00505D4E" w:rsidRPr="001746B5" w:rsidRDefault="00505D4E" w:rsidP="00505D4E">
      <w:pPr>
        <w:spacing w:after="0"/>
        <w:ind w:left="360" w:firstLine="0"/>
        <w:jc w:val="both"/>
        <w:rPr>
          <w:rFonts w:ascii="Times New Roman" w:hAnsi="Times New Roman" w:cs="Times New Roman"/>
          <w:sz w:val="20"/>
          <w:szCs w:val="20"/>
        </w:rPr>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PADM 5615 — Human Capital Development: Theory and Practice..................................</w:t>
      </w:r>
      <w:r>
        <w:rPr>
          <w:rFonts w:ascii="Times New Roman" w:hAnsi="Times New Roman" w:cs="Times New Roman"/>
          <w:b/>
          <w:sz w:val="20"/>
          <w:szCs w:val="20"/>
        </w:rPr>
        <w:t>...</w:t>
      </w:r>
      <w:r w:rsidRPr="001746B5">
        <w:rPr>
          <w:rFonts w:ascii="Times New Roman" w:hAnsi="Times New Roman" w:cs="Times New Roman"/>
          <w:b/>
          <w:sz w:val="20"/>
          <w:szCs w:val="20"/>
        </w:rPr>
        <w:t xml:space="preserve">............3(3-0) </w:t>
      </w:r>
    </w:p>
    <w:p w:rsidR="00505D4E" w:rsidRPr="001746B5" w:rsidRDefault="00505D4E" w:rsidP="00505D4E">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In this course we will study the choices individuals make regarding the development of their human capital, the relation between human capital and wages, and the impact of human capital on organization performance as well as implications for economy wide performance.</w:t>
      </w:r>
    </w:p>
    <w:p w:rsidR="00505D4E" w:rsidRPr="001746B5" w:rsidRDefault="00505D4E" w:rsidP="00505D4E">
      <w:pPr>
        <w:spacing w:after="0"/>
        <w:ind w:left="360" w:firstLine="0"/>
        <w:jc w:val="both"/>
        <w:rPr>
          <w:rFonts w:ascii="Times New Roman" w:hAnsi="Times New Roman" w:cs="Times New Roman"/>
          <w:sz w:val="20"/>
          <w:szCs w:val="20"/>
        </w:rPr>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5635 — Introduction to Community &amp; Economic Development...........................................3(3-0) </w:t>
      </w:r>
    </w:p>
    <w:p w:rsidR="00505D4E" w:rsidRPr="001746B5" w:rsidRDefault="00505D4E" w:rsidP="00505D4E">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To examine community and economic development movements in the United States and abroad. The understanding of the physical urban environment and local economic development.</w:t>
      </w:r>
    </w:p>
    <w:p w:rsidR="00505D4E" w:rsidRPr="001746B5" w:rsidRDefault="00505D4E" w:rsidP="00505D4E">
      <w:pPr>
        <w:spacing w:after="0"/>
        <w:ind w:left="360" w:firstLine="0"/>
        <w:jc w:val="both"/>
        <w:rPr>
          <w:rFonts w:ascii="Times New Roman" w:hAnsi="Times New Roman" w:cs="Times New Roman"/>
          <w:sz w:val="20"/>
          <w:szCs w:val="20"/>
        </w:rPr>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PADM 5650 — Executive Leadership: Principles of Public Administration..................................</w:t>
      </w:r>
      <w:r>
        <w:rPr>
          <w:rFonts w:ascii="Times New Roman" w:hAnsi="Times New Roman" w:cs="Times New Roman"/>
          <w:b/>
          <w:sz w:val="20"/>
          <w:szCs w:val="20"/>
        </w:rPr>
        <w:t>...</w:t>
      </w:r>
      <w:r w:rsidRPr="001746B5">
        <w:rPr>
          <w:rFonts w:ascii="Times New Roman" w:hAnsi="Times New Roman" w:cs="Times New Roman"/>
          <w:b/>
          <w:sz w:val="20"/>
          <w:szCs w:val="20"/>
        </w:rPr>
        <w:t xml:space="preserve">3(3-0) </w:t>
      </w:r>
    </w:p>
    <w:p w:rsidR="00505D4E" w:rsidRPr="001746B5" w:rsidRDefault="00505D4E" w:rsidP="00505D4E">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Examines leadership skills necessary to maximize group effectiveness in public and volunteer organizations.   Considerable use will be made of role-playing and/or simulation exercises.</w:t>
      </w:r>
    </w:p>
    <w:p w:rsidR="00505D4E" w:rsidRPr="001746B5" w:rsidRDefault="00505D4E" w:rsidP="00505D4E">
      <w:pPr>
        <w:spacing w:after="0"/>
        <w:ind w:left="360" w:firstLine="0"/>
        <w:jc w:val="both"/>
        <w:rPr>
          <w:rFonts w:ascii="Times New Roman" w:hAnsi="Times New Roman" w:cs="Times New Roman"/>
          <w:sz w:val="20"/>
          <w:szCs w:val="20"/>
        </w:rPr>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5710 — Grantsmanship for Public Administration.................................................................3(3-0) </w:t>
      </w:r>
    </w:p>
    <w:p w:rsidR="00505D4E" w:rsidRPr="001746B5" w:rsidRDefault="00505D4E" w:rsidP="00505D4E">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Offers instruction on the “how to” of grant writing and planning for grant writing in the public sector and nonprofits.</w:t>
      </w:r>
    </w:p>
    <w:p w:rsidR="00505D4E" w:rsidRPr="001746B5" w:rsidRDefault="00505D4E" w:rsidP="00505D4E">
      <w:pPr>
        <w:spacing w:after="0"/>
        <w:ind w:left="360" w:firstLine="0"/>
        <w:jc w:val="both"/>
        <w:rPr>
          <w:rFonts w:ascii="Times New Roman" w:hAnsi="Times New Roman" w:cs="Times New Roman"/>
          <w:sz w:val="20"/>
          <w:szCs w:val="20"/>
        </w:rPr>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PADM 5720 — Contemporary Issues in Public Administration.........................................................3(3-0)</w:t>
      </w:r>
    </w:p>
    <w:p w:rsidR="00505D4E" w:rsidRPr="001746B5" w:rsidRDefault="00505D4E" w:rsidP="00505D4E">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Treats current and recurring issues and problems in public administration at the local, state and federal levels in the United States. How public bureaucracies deal with such problems and issues as effective service delivery of public safety and defense, education, health care, transportation, environmental protection, disease control, welfare and amelioration of poverty, international trade and relations and  how  service  delivery  is  paid  for  will  be  addressed. Prerequisite:  9 semester hours of public administration courses or consent of the instructor</w:t>
      </w:r>
    </w:p>
    <w:p w:rsidR="00505D4E" w:rsidRPr="001746B5" w:rsidRDefault="00505D4E" w:rsidP="00505D4E">
      <w:pPr>
        <w:spacing w:after="0"/>
        <w:ind w:left="360" w:firstLine="0"/>
        <w:jc w:val="both"/>
        <w:rPr>
          <w:rFonts w:ascii="Times New Roman" w:hAnsi="Times New Roman" w:cs="Times New Roman"/>
          <w:sz w:val="20"/>
          <w:szCs w:val="20"/>
        </w:rPr>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5781 — Introduction to Public Policy......................................................................................3(3-0) </w:t>
      </w:r>
    </w:p>
    <w:p w:rsidR="00505D4E" w:rsidRPr="001746B5" w:rsidRDefault="00505D4E" w:rsidP="00505D4E">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The course emphasizes   the nature and definition of public policy, the structure in which public policy is produced and how various kinds of public policy are made.</w:t>
      </w:r>
    </w:p>
    <w:p w:rsidR="00505D4E" w:rsidRPr="001746B5" w:rsidRDefault="00505D4E" w:rsidP="00505D4E">
      <w:pPr>
        <w:spacing w:after="0"/>
        <w:ind w:left="360" w:firstLine="0"/>
        <w:jc w:val="both"/>
        <w:rPr>
          <w:rFonts w:ascii="Times New Roman" w:hAnsi="Times New Roman" w:cs="Times New Roman"/>
          <w:sz w:val="20"/>
          <w:szCs w:val="20"/>
        </w:rPr>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5791 — Health Policy and Politics...........................................................................................3(3-0) </w:t>
      </w:r>
    </w:p>
    <w:p w:rsidR="00505D4E" w:rsidRPr="001746B5" w:rsidRDefault="00505D4E" w:rsidP="00505D4E">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 xml:space="preserve">This course deals with contemporary health-care policies and politics. The course includes discussions of the current crisis in health costs and proposed solutions.  </w:t>
      </w:r>
    </w:p>
    <w:p w:rsidR="00505D4E" w:rsidRPr="001746B5" w:rsidRDefault="00505D4E" w:rsidP="00505D4E">
      <w:pPr>
        <w:spacing w:after="0"/>
        <w:ind w:left="360" w:firstLine="0"/>
        <w:jc w:val="both"/>
        <w:rPr>
          <w:rFonts w:ascii="Times New Roman" w:hAnsi="Times New Roman" w:cs="Times New Roman"/>
          <w:sz w:val="20"/>
          <w:szCs w:val="20"/>
        </w:rPr>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5802 — Public Policy Analysis.................................................................................................3(3-0) </w:t>
      </w:r>
    </w:p>
    <w:p w:rsidR="00505D4E" w:rsidRPr="001746B5" w:rsidRDefault="00505D4E" w:rsidP="00505D4E">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t>The course focuses on the forces that shape the direction of public policy and the mechanics through which public policy is formulated.</w:t>
      </w:r>
    </w:p>
    <w:p w:rsidR="00505D4E" w:rsidRPr="001746B5" w:rsidRDefault="00505D4E" w:rsidP="00505D4E">
      <w:pPr>
        <w:spacing w:after="0"/>
        <w:ind w:left="360" w:firstLine="0"/>
        <w:jc w:val="both"/>
        <w:rPr>
          <w:rFonts w:ascii="Times New Roman" w:hAnsi="Times New Roman" w:cs="Times New Roman"/>
          <w:sz w:val="20"/>
          <w:szCs w:val="20"/>
        </w:rPr>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5810 — Intergovernmental Relations......................................................................................3(3-0) </w:t>
      </w:r>
    </w:p>
    <w:p w:rsidR="00505D4E" w:rsidRPr="001746B5" w:rsidRDefault="00505D4E" w:rsidP="00505D4E">
      <w:pPr>
        <w:spacing w:after="0"/>
        <w:ind w:left="360" w:firstLine="0"/>
        <w:jc w:val="both"/>
        <w:rPr>
          <w:rFonts w:ascii="Times New Roman" w:hAnsi="Times New Roman" w:cs="Times New Roman"/>
          <w:sz w:val="20"/>
          <w:szCs w:val="20"/>
        </w:rPr>
      </w:pPr>
      <w:r w:rsidRPr="001746B5">
        <w:rPr>
          <w:rFonts w:ascii="Times New Roman" w:hAnsi="Times New Roman" w:cs="Times New Roman"/>
          <w:sz w:val="20"/>
          <w:szCs w:val="20"/>
        </w:rPr>
        <w:lastRenderedPageBreak/>
        <w:t>Emphasizes the issues and problems involved in the relationships among federal, state and local governments.</w:t>
      </w:r>
    </w:p>
    <w:p w:rsidR="00505D4E" w:rsidRPr="001746B5" w:rsidRDefault="00505D4E" w:rsidP="00505D4E">
      <w:pPr>
        <w:spacing w:after="0"/>
        <w:ind w:left="360" w:firstLine="0"/>
        <w:jc w:val="both"/>
        <w:rPr>
          <w:rFonts w:ascii="Times New Roman" w:hAnsi="Times New Roman" w:cs="Times New Roman"/>
          <w:sz w:val="20"/>
          <w:szCs w:val="20"/>
        </w:rPr>
      </w:pPr>
    </w:p>
    <w:p w:rsidR="00505D4E" w:rsidRPr="001746B5" w:rsidRDefault="00505D4E" w:rsidP="00505D4E">
      <w:pPr>
        <w:spacing w:after="0"/>
        <w:ind w:left="36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5815 — International and Comparative Public Policy...........................................................3(3-0) </w:t>
      </w:r>
    </w:p>
    <w:p w:rsidR="00505D4E" w:rsidRDefault="00505D4E" w:rsidP="00505D4E">
      <w:pPr>
        <w:tabs>
          <w:tab w:val="left" w:pos="1080"/>
          <w:tab w:val="right" w:leader="dot" w:pos="9270"/>
        </w:tabs>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introduces students to the comparative study of public policy and political institutions and acquaints them with a select number of foreign political systems.</w:t>
      </w:r>
    </w:p>
    <w:p w:rsidR="00505D4E" w:rsidRDefault="00505D4E" w:rsidP="00505D4E">
      <w:pPr>
        <w:tabs>
          <w:tab w:val="left" w:pos="1080"/>
          <w:tab w:val="right" w:leader="dot" w:pos="9270"/>
        </w:tabs>
        <w:spacing w:after="0"/>
        <w:ind w:left="360" w:right="180" w:firstLine="630"/>
        <w:jc w:val="both"/>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5823 — Program Development, Management &amp; Evaluation....................................................3(3-0)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A study of basic methods used to evaluate programs and policies, including an examination of the impact which selected policies have had on intended target populations.</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5831 — Urban and Rural Community Planning.........................................................................3(3-0)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is a survey of the principles and practices of public planning for the development and management of human, economic and physical resources of communities.  Reviews planning systems at various levels and their interrelationships.</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5850 — Community Development Theory and Practice............................................................3(3-0)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explores principles and techniques of local community development.  It explores theories of local community development, addresses neighborhood needs and impacts of local policies and programs.</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5851 — Professional Public Service Internship Project.............................................................3(3-0)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practicum includes a final professional project in which the student will design, conduct, analyze and report on a project completed during his/her professional service internship.</w:t>
      </w:r>
    </w:p>
    <w:p w:rsidR="00505D4E" w:rsidRPr="001746B5" w:rsidRDefault="00505D4E" w:rsidP="00505D4E">
      <w:pPr>
        <w:spacing w:after="0"/>
        <w:ind w:left="360" w:right="18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5852 — Health Care Delivery for Specialized Groups................................................................3(3-0)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 xml:space="preserve">This course is designed to provide the students with an understanding of contemporary issues in health care delivery.   Emphasis will be placed on the health needs of low income American families, the elderly, disabled, minorities, children and other medically underserved populations.  </w:t>
      </w:r>
    </w:p>
    <w:p w:rsidR="00505D4E" w:rsidRPr="001746B5" w:rsidRDefault="00505D4E" w:rsidP="00505D4E">
      <w:pPr>
        <w:spacing w:after="0"/>
        <w:ind w:left="360" w:right="18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5860 — Economic Development Theory and Practice..............................................................3(3-0)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Explores theories of local economic development and addresses the dilemmas contemporary communities face.</w:t>
      </w:r>
    </w:p>
    <w:p w:rsidR="00505D4E" w:rsidRPr="001746B5" w:rsidRDefault="00505D4E" w:rsidP="00505D4E">
      <w:pPr>
        <w:spacing w:after="0"/>
        <w:ind w:left="360" w:right="18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PADM 5872 — Executive Policy-Making..............................................................................................3(3-0)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Focuses on the institutional mechanisms and processes of policy formulation at the presidential level.</w:t>
      </w:r>
    </w:p>
    <w:p w:rsidR="00505D4E" w:rsidRPr="001746B5" w:rsidRDefault="00505D4E" w:rsidP="00505D4E">
      <w:pPr>
        <w:spacing w:after="0"/>
        <w:ind w:left="360" w:right="18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PADM 5905 — Capstone Research (Exit Process).................................................................................3(3-0)</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requires students to complete a written practitioner-based report on a case study that demonstrates their mastery of the material presented in the core courses of the MPA program. The case study must be supported by scholarly literature and students will have to orally defend it to demonstrate their mastery of the chosen subject matter. The capstone research serves as an exit process component designed to assess students' knowledge and skills obtained in these academic courses, competency in critical thinking, and written and oral communication skills.</w:t>
      </w:r>
    </w:p>
    <w:p w:rsidR="00505D4E" w:rsidRPr="001746B5" w:rsidRDefault="00505D4E" w:rsidP="00505D4E">
      <w:pPr>
        <w:spacing w:after="0"/>
        <w:ind w:left="360" w:right="18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WRMP 6400 — Hydrology and Irrigation Fundamentals......................................................................3(3-0)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is designed to introduce the social scientist to concepts basic to hydrology and irrigation. Fundamental characteristics of aquifers - tributary and non-tributary - are discussed along with their relevance for policy issues. Irrigation techniques and water use efficiency are discussed.</w:t>
      </w:r>
    </w:p>
    <w:p w:rsidR="00505D4E" w:rsidRPr="001746B5" w:rsidRDefault="00505D4E" w:rsidP="00505D4E">
      <w:pPr>
        <w:spacing w:after="0"/>
        <w:ind w:left="360" w:right="180"/>
        <w:jc w:val="both"/>
        <w:rPr>
          <w:rFonts w:ascii="Times New Roman" w:hAnsi="Times New Roman" w:cs="Times New Roman"/>
          <w:sz w:val="20"/>
          <w:szCs w:val="20"/>
        </w:rPr>
      </w:pPr>
      <w:r w:rsidRPr="001746B5">
        <w:rPr>
          <w:rFonts w:ascii="Times New Roman" w:hAnsi="Times New Roman" w:cs="Times New Roman"/>
          <w:sz w:val="20"/>
          <w:szCs w:val="20"/>
        </w:rPr>
        <w:t xml:space="preserve"> </w:t>
      </w: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WRMP 6405 — Environmental and Natural Resource Policy...............................................................3(3-0)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provides an overview of the theoretical principles, public policy instruments and current practice involved in applying economic theory and models to problems associated with the management and conservation of natural and environmental systems.</w:t>
      </w:r>
    </w:p>
    <w:p w:rsidR="00505D4E" w:rsidRPr="001746B5" w:rsidRDefault="00505D4E" w:rsidP="00505D4E">
      <w:pPr>
        <w:spacing w:after="0"/>
        <w:ind w:left="360" w:right="18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WRMP 6410 - Natural Resource Management and Planning...............................................................3(3-0) </w:t>
      </w:r>
    </w:p>
    <w:p w:rsidR="00505D4E" w:rsidRDefault="00505D4E" w:rsidP="00505D4E">
      <w:pPr>
        <w:tabs>
          <w:tab w:val="left" w:pos="1080"/>
          <w:tab w:val="right" w:leader="dot" w:pos="9270"/>
        </w:tabs>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The course introduces the tools and concepts required for conducting benefit/cost analyses of actions that affect natural resources and the environment, as well as economic activity in regional economies. Attention is devoted primarily to economic and measurement tools relevant for such analyses, including techniques and methods for measuring market and non-market costs and benefits.</w:t>
      </w:r>
    </w:p>
    <w:p w:rsidR="00505D4E" w:rsidRDefault="00505D4E" w:rsidP="00505D4E">
      <w:pPr>
        <w:tabs>
          <w:tab w:val="left" w:pos="1080"/>
          <w:tab w:val="right" w:leader="dot" w:pos="9270"/>
        </w:tabs>
        <w:spacing w:after="0"/>
        <w:ind w:left="360" w:right="180" w:firstLine="63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WRMP 6415 — Water Law and Legislation...........................................................................................3(3-0)</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This course is designed to introduce students without a background in law to basic legal concepts that are of critical importance for the design and implementation of water policies. Included will be a review of all major court decisions concerning equitable apportionment and their relevance for contemporary water policy.</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WRMP 6420 — Water Resources Policy Field Project..........................................................................3(3-0)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 xml:space="preserve">The Professional  Project is  an  essential  component  of  the  student’s  work  in  the Water Resources  Management  and  Policy Concentration. The student is required to design and conduct research on a water-related issue/problem and to prepare a paper outlining the research project and the results of the research. The paper should be of sufficient quality for submission to a referred journal. In addition, the student must defend his/her research project (professional paper) to peers and a faculty committee.  </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896FAA" w:rsidRDefault="00505D4E" w:rsidP="00505D4E">
      <w:pPr>
        <w:pStyle w:val="Heading2"/>
        <w:ind w:right="180" w:firstLine="360"/>
        <w:rPr>
          <w:rFonts w:ascii="Times New Roman" w:hAnsi="Times New Roman" w:cs="Times New Roman"/>
          <w:color w:val="808080" w:themeColor="background1" w:themeShade="80"/>
          <w:sz w:val="28"/>
          <w:szCs w:val="28"/>
        </w:rPr>
      </w:pPr>
      <w:bookmarkStart w:id="187" w:name="_Toc294969715"/>
      <w:bookmarkStart w:id="188" w:name="_Toc295508278"/>
      <w:r w:rsidRPr="00896FAA">
        <w:rPr>
          <w:rFonts w:ascii="Times New Roman" w:hAnsi="Times New Roman" w:cs="Times New Roman"/>
          <w:color w:val="808080" w:themeColor="background1" w:themeShade="80"/>
          <w:sz w:val="28"/>
          <w:szCs w:val="28"/>
        </w:rPr>
        <w:t>Management Courses Accepted as Substitutions</w:t>
      </w:r>
      <w:r w:rsidRPr="00896FAA">
        <w:rPr>
          <w:rFonts w:ascii="Times New Roman" w:hAnsi="Times New Roman" w:cs="Times New Roman"/>
          <w:b w:val="0"/>
          <w:color w:val="808080" w:themeColor="background1" w:themeShade="80"/>
          <w:sz w:val="28"/>
          <w:szCs w:val="28"/>
        </w:rPr>
        <w:t xml:space="preserve"> </w:t>
      </w:r>
      <w:r w:rsidRPr="00896FAA">
        <w:rPr>
          <w:rFonts w:ascii="Times New Roman" w:hAnsi="Times New Roman" w:cs="Times New Roman"/>
          <w:color w:val="808080" w:themeColor="background1" w:themeShade="80"/>
          <w:sz w:val="28"/>
          <w:szCs w:val="28"/>
        </w:rPr>
        <w:t>in the MPA Program</w:t>
      </w:r>
      <w:bookmarkEnd w:id="187"/>
      <w:bookmarkEnd w:id="188"/>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MGMT 6125 — Human Resource Management.................................................................................3(3-0) </w:t>
      </w:r>
    </w:p>
    <w:p w:rsidR="00505D4E" w:rsidRPr="001746B5" w:rsidRDefault="00505D4E" w:rsidP="00505D4E">
      <w:pPr>
        <w:spacing w:after="0"/>
        <w:ind w:left="360" w:right="180" w:firstLine="0"/>
        <w:jc w:val="both"/>
        <w:rPr>
          <w:rFonts w:ascii="Times New Roman" w:hAnsi="Times New Roman" w:cs="Times New Roman"/>
          <w:sz w:val="20"/>
          <w:szCs w:val="20"/>
        </w:rPr>
      </w:pPr>
      <w:r w:rsidRPr="001746B5">
        <w:rPr>
          <w:rFonts w:ascii="Times New Roman" w:hAnsi="Times New Roman" w:cs="Times New Roman"/>
          <w:sz w:val="20"/>
          <w:szCs w:val="20"/>
        </w:rPr>
        <w:t>Explores the process of forecasting and identifying resources in the labor market, determining staffing needs, developing budgets and employment plans. Includes the creation of job specifications, recruitment programs, and interviewing and selection techniques. Emphasis on pro- gram evaluation and legal considerations, equal employment opportunity, performance appraisal, compensation management, training and development. Accepted for PADM 5261, Public Personnel Administration.</w:t>
      </w:r>
    </w:p>
    <w:p w:rsidR="00505D4E" w:rsidRPr="001746B5" w:rsidRDefault="00505D4E" w:rsidP="00505D4E">
      <w:pPr>
        <w:spacing w:after="0"/>
        <w:ind w:left="360" w:right="180" w:firstLine="0"/>
        <w:jc w:val="both"/>
        <w:rPr>
          <w:rFonts w:ascii="Times New Roman" w:hAnsi="Times New Roman" w:cs="Times New Roman"/>
          <w:sz w:val="20"/>
          <w:szCs w:val="20"/>
        </w:rPr>
      </w:pPr>
    </w:p>
    <w:p w:rsidR="00505D4E" w:rsidRPr="001746B5" w:rsidRDefault="00505D4E" w:rsidP="00505D4E">
      <w:pPr>
        <w:spacing w:after="0"/>
        <w:ind w:left="360" w:right="180" w:firstLine="0"/>
        <w:jc w:val="both"/>
        <w:rPr>
          <w:rFonts w:ascii="Times New Roman" w:hAnsi="Times New Roman" w:cs="Times New Roman"/>
          <w:b/>
          <w:sz w:val="20"/>
          <w:szCs w:val="20"/>
        </w:rPr>
      </w:pPr>
      <w:r w:rsidRPr="001746B5">
        <w:rPr>
          <w:rFonts w:ascii="Times New Roman" w:hAnsi="Times New Roman" w:cs="Times New Roman"/>
          <w:b/>
          <w:sz w:val="20"/>
          <w:szCs w:val="20"/>
        </w:rPr>
        <w:t xml:space="preserve">MGMT 6110 — Organizational Behavior and Effectiveness.................................................................3(3-0) </w:t>
      </w:r>
    </w:p>
    <w:p w:rsidR="00505D4E" w:rsidRDefault="00505D4E" w:rsidP="00505D4E">
      <w:pPr>
        <w:spacing w:after="0"/>
        <w:ind w:left="360" w:right="180" w:firstLine="0"/>
        <w:jc w:val="both"/>
      </w:pPr>
      <w:r w:rsidRPr="001746B5">
        <w:rPr>
          <w:rFonts w:ascii="Times New Roman" w:hAnsi="Times New Roman" w:cs="Times New Roman"/>
          <w:sz w:val="20"/>
          <w:szCs w:val="20"/>
        </w:rPr>
        <w:t xml:space="preserve">This course enhances our understanding of all aspects of behavior in organizational settings through the systematic study of individual, group and organizational processes. The approach is experiential and focuses on organization changes, leadership and teamwork. The goal of the course is to gain competencies to improve organizational effectiveness.  Accepted for PADM 5125 Organizational Theory. </w:t>
      </w:r>
    </w:p>
    <w:p w:rsidR="00505D4E" w:rsidRDefault="00505D4E" w:rsidP="00505D4E">
      <w:pPr>
        <w:tabs>
          <w:tab w:val="left" w:pos="1080"/>
          <w:tab w:val="right" w:leader="dot" w:pos="9270"/>
        </w:tabs>
        <w:spacing w:after="0"/>
        <w:ind w:right="180" w:firstLine="0"/>
        <w:jc w:val="both"/>
      </w:pPr>
    </w:p>
    <w:p w:rsidR="00C43359" w:rsidRDefault="00C43359" w:rsidP="00C43359">
      <w:pPr>
        <w:tabs>
          <w:tab w:val="left" w:pos="1080"/>
          <w:tab w:val="right" w:leader="dot" w:pos="9270"/>
        </w:tabs>
        <w:spacing w:after="0"/>
        <w:ind w:left="270" w:right="180" w:firstLine="0"/>
        <w:jc w:val="center"/>
      </w:pPr>
      <w:r>
        <w:rPr>
          <w:noProof/>
        </w:rPr>
        <w:drawing>
          <wp:inline distT="0" distB="0" distL="0" distR="0">
            <wp:extent cx="5922352" cy="3933825"/>
            <wp:effectExtent l="19050" t="0" r="2198" b="0"/>
            <wp:docPr id="19372" name="Picture 1937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1" cstate="print"/>
                    <a:stretch>
                      <a:fillRect/>
                    </a:stretch>
                  </pic:blipFill>
                  <pic:spPr>
                    <a:xfrm>
                      <a:off x="0" y="0"/>
                      <a:ext cx="5922352" cy="3933825"/>
                    </a:xfrm>
                    <a:prstGeom prst="rect">
                      <a:avLst/>
                    </a:prstGeom>
                  </pic:spPr>
                </pic:pic>
              </a:graphicData>
            </a:graphic>
          </wp:inline>
        </w:drawing>
      </w:r>
    </w:p>
    <w:p w:rsidR="00C43359" w:rsidRDefault="00C43359" w:rsidP="00505D4E">
      <w:pPr>
        <w:tabs>
          <w:tab w:val="left" w:pos="1080"/>
          <w:tab w:val="right" w:leader="dot" w:pos="9270"/>
        </w:tabs>
        <w:spacing w:after="0"/>
        <w:ind w:right="180" w:firstLine="0"/>
        <w:jc w:val="both"/>
      </w:pPr>
    </w:p>
    <w:p w:rsidR="00505D4E" w:rsidRDefault="00505D4E">
      <w:r>
        <w:br w:type="page"/>
      </w:r>
    </w:p>
    <w:p w:rsidR="00872727" w:rsidRDefault="00872727" w:rsidP="00505D4E">
      <w:pPr>
        <w:pStyle w:val="Heading1"/>
        <w:ind w:left="360" w:right="180" w:firstLine="0"/>
        <w:rPr>
          <w:rFonts w:ascii="Impact" w:hAnsi="Impact" w:cs="Impact"/>
          <w:color w:val="535353"/>
          <w:position w:val="-1"/>
          <w:sz w:val="48"/>
          <w:szCs w:val="48"/>
        </w:rPr>
        <w:sectPr w:rsidR="00872727" w:rsidSect="00872727">
          <w:headerReference w:type="default" r:id="rId42"/>
          <w:pgSz w:w="12240" w:h="15840" w:code="1"/>
          <w:pgMar w:top="720" w:right="720" w:bottom="288" w:left="1440" w:header="720" w:footer="288" w:gutter="0"/>
          <w:cols w:space="720"/>
          <w:docGrid w:linePitch="360"/>
        </w:sectPr>
      </w:pPr>
      <w:bookmarkStart w:id="189" w:name="_Toc294969716"/>
      <w:bookmarkStart w:id="190" w:name="_Toc295508279"/>
    </w:p>
    <w:p w:rsidR="00505D4E" w:rsidRDefault="00505D4E" w:rsidP="00505D4E">
      <w:pPr>
        <w:pStyle w:val="Heading1"/>
        <w:ind w:left="360" w:right="180" w:firstLine="0"/>
        <w:rPr>
          <w:rFonts w:ascii="Impact" w:hAnsi="Impact" w:cs="Impact"/>
          <w:color w:val="000000"/>
          <w:sz w:val="48"/>
          <w:szCs w:val="48"/>
        </w:rPr>
      </w:pPr>
      <w:r>
        <w:rPr>
          <w:rFonts w:ascii="Impact" w:hAnsi="Impact" w:cs="Impact"/>
          <w:color w:val="535353"/>
          <w:position w:val="-1"/>
          <w:sz w:val="48"/>
          <w:szCs w:val="48"/>
        </w:rPr>
        <w:lastRenderedPageBreak/>
        <w:t>MASTER OF SCIENCE</w:t>
      </w:r>
      <w:r>
        <w:rPr>
          <w:rFonts w:ascii="Impact" w:hAnsi="Impact" w:cs="Impact"/>
          <w:color w:val="535353"/>
          <w:spacing w:val="1"/>
          <w:position w:val="-1"/>
          <w:sz w:val="48"/>
          <w:szCs w:val="48"/>
        </w:rPr>
        <w:t xml:space="preserve"> </w:t>
      </w:r>
      <w:r>
        <w:rPr>
          <w:rFonts w:ascii="Impact" w:hAnsi="Impact" w:cs="Impact"/>
          <w:color w:val="535353"/>
          <w:position w:val="-1"/>
          <w:sz w:val="48"/>
          <w:szCs w:val="48"/>
        </w:rPr>
        <w:t>IN NURSING</w:t>
      </w:r>
      <w:bookmarkEnd w:id="189"/>
      <w:bookmarkEnd w:id="190"/>
    </w:p>
    <w:p w:rsidR="00505D4E" w:rsidRPr="00896FAA" w:rsidRDefault="00505D4E" w:rsidP="00505D4E">
      <w:pPr>
        <w:pStyle w:val="Heading2"/>
        <w:spacing w:before="0"/>
        <w:ind w:left="360" w:right="180" w:firstLine="0"/>
        <w:rPr>
          <w:rFonts w:ascii="Times New Roman" w:hAnsi="Times New Roman"/>
          <w:color w:val="808080" w:themeColor="background1" w:themeShade="80"/>
          <w:sz w:val="28"/>
          <w:szCs w:val="28"/>
        </w:rPr>
      </w:pPr>
      <w:bookmarkStart w:id="191" w:name="_Toc294969717"/>
      <w:bookmarkStart w:id="192" w:name="_Toc295508280"/>
      <w:r w:rsidRPr="00896FAA">
        <w:rPr>
          <w:rFonts w:ascii="Times New Roman" w:hAnsi="Times New Roman"/>
          <w:b w:val="0"/>
          <w:bCs w:val="0"/>
          <w:color w:val="808080" w:themeColor="background1" w:themeShade="80"/>
          <w:sz w:val="28"/>
          <w:szCs w:val="28"/>
        </w:rPr>
        <w:t>Int</w:t>
      </w:r>
      <w:r w:rsidRPr="00896FAA">
        <w:rPr>
          <w:rFonts w:ascii="Times New Roman" w:hAnsi="Times New Roman"/>
          <w:b w:val="0"/>
          <w:bCs w:val="0"/>
          <w:color w:val="808080" w:themeColor="background1" w:themeShade="80"/>
          <w:spacing w:val="-5"/>
          <w:sz w:val="28"/>
          <w:szCs w:val="28"/>
        </w:rPr>
        <w:t>r</w:t>
      </w:r>
      <w:r w:rsidRPr="00896FAA">
        <w:rPr>
          <w:rFonts w:ascii="Times New Roman" w:hAnsi="Times New Roman"/>
          <w:b w:val="0"/>
          <w:bCs w:val="0"/>
          <w:color w:val="808080" w:themeColor="background1" w:themeShade="80"/>
          <w:sz w:val="28"/>
          <w:szCs w:val="28"/>
        </w:rPr>
        <w:t>oduction</w:t>
      </w:r>
      <w:bookmarkEnd w:id="191"/>
      <w:bookmarkEnd w:id="192"/>
    </w:p>
    <w:p w:rsidR="00505D4E"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sz w:val="20"/>
          <w:szCs w:val="20"/>
        </w:rPr>
      </w:pP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9"/>
          <w:sz w:val="20"/>
          <w:szCs w:val="20"/>
        </w:rPr>
        <w:t xml:space="preserve"> </w:t>
      </w:r>
      <w:r>
        <w:rPr>
          <w:rFonts w:ascii="Times New Roman" w:hAnsi="Times New Roman"/>
          <w:color w:val="000000"/>
          <w:spacing w:val="-1"/>
          <w:sz w:val="20"/>
          <w:szCs w:val="20"/>
        </w:rPr>
        <w:t>graduat</w:t>
      </w:r>
      <w:r>
        <w:rPr>
          <w:rFonts w:ascii="Times New Roman" w:hAnsi="Times New Roman"/>
          <w:color w:val="000000"/>
          <w:sz w:val="20"/>
          <w:szCs w:val="20"/>
        </w:rPr>
        <w:t>e</w:t>
      </w:r>
      <w:r>
        <w:rPr>
          <w:rFonts w:ascii="Times New Roman" w:hAnsi="Times New Roman"/>
          <w:color w:val="000000"/>
          <w:spacing w:val="-9"/>
          <w:sz w:val="20"/>
          <w:szCs w:val="20"/>
        </w:rPr>
        <w:t xml:space="preserve"> </w:t>
      </w:r>
      <w:r>
        <w:rPr>
          <w:rFonts w:ascii="Times New Roman" w:hAnsi="Times New Roman"/>
          <w:color w:val="000000"/>
          <w:spacing w:val="-1"/>
          <w:sz w:val="20"/>
          <w:szCs w:val="20"/>
        </w:rPr>
        <w:t>progra</w:t>
      </w:r>
      <w:r>
        <w:rPr>
          <w:rFonts w:ascii="Times New Roman" w:hAnsi="Times New Roman"/>
          <w:color w:val="000000"/>
          <w:sz w:val="20"/>
          <w:szCs w:val="20"/>
        </w:rPr>
        <w:t>m</w:t>
      </w:r>
      <w:r>
        <w:rPr>
          <w:rFonts w:ascii="Times New Roman" w:hAnsi="Times New Roman"/>
          <w:color w:val="000000"/>
          <w:spacing w:val="-9"/>
          <w:sz w:val="20"/>
          <w:szCs w:val="20"/>
        </w:rPr>
        <w:t xml:space="preserve"> </w:t>
      </w:r>
      <w:r>
        <w:rPr>
          <w:rFonts w:ascii="Times New Roman" w:hAnsi="Times New Roman"/>
          <w:color w:val="000000"/>
          <w:spacing w:val="-1"/>
          <w:sz w:val="20"/>
          <w:szCs w:val="20"/>
        </w:rPr>
        <w:t>i</w:t>
      </w:r>
      <w:r>
        <w:rPr>
          <w:rFonts w:ascii="Times New Roman" w:hAnsi="Times New Roman"/>
          <w:color w:val="000000"/>
          <w:sz w:val="20"/>
          <w:szCs w:val="20"/>
        </w:rPr>
        <w:t>n</w:t>
      </w:r>
      <w:r>
        <w:rPr>
          <w:rFonts w:ascii="Times New Roman" w:hAnsi="Times New Roman"/>
          <w:color w:val="000000"/>
          <w:spacing w:val="-9"/>
          <w:sz w:val="20"/>
          <w:szCs w:val="20"/>
        </w:rPr>
        <w:t xml:space="preserve"> </w:t>
      </w:r>
      <w:r>
        <w:rPr>
          <w:rFonts w:ascii="Times New Roman" w:hAnsi="Times New Roman"/>
          <w:color w:val="000000"/>
          <w:spacing w:val="-1"/>
          <w:sz w:val="20"/>
          <w:szCs w:val="20"/>
        </w:rPr>
        <w:t>Nursin</w:t>
      </w:r>
      <w:r>
        <w:rPr>
          <w:rFonts w:ascii="Times New Roman" w:hAnsi="Times New Roman"/>
          <w:color w:val="000000"/>
          <w:sz w:val="20"/>
          <w:szCs w:val="20"/>
        </w:rPr>
        <w:t>g</w:t>
      </w:r>
      <w:r>
        <w:rPr>
          <w:rFonts w:ascii="Times New Roman" w:hAnsi="Times New Roman"/>
          <w:color w:val="000000"/>
          <w:spacing w:val="-9"/>
          <w:sz w:val="20"/>
          <w:szCs w:val="20"/>
        </w:rPr>
        <w:t xml:space="preserve"> </w:t>
      </w:r>
      <w:r>
        <w:rPr>
          <w:rFonts w:ascii="Times New Roman" w:hAnsi="Times New Roman"/>
          <w:color w:val="000000"/>
          <w:spacing w:val="-1"/>
          <w:sz w:val="20"/>
          <w:szCs w:val="20"/>
        </w:rPr>
        <w:t>i</w:t>
      </w:r>
      <w:r>
        <w:rPr>
          <w:rFonts w:ascii="Times New Roman" w:hAnsi="Times New Roman"/>
          <w:color w:val="000000"/>
          <w:sz w:val="20"/>
          <w:szCs w:val="20"/>
        </w:rPr>
        <w:t>s</w:t>
      </w:r>
      <w:r>
        <w:rPr>
          <w:rFonts w:ascii="Times New Roman" w:hAnsi="Times New Roman"/>
          <w:color w:val="000000"/>
          <w:spacing w:val="-9"/>
          <w:sz w:val="20"/>
          <w:szCs w:val="20"/>
        </w:rPr>
        <w:t xml:space="preserve"> </w:t>
      </w:r>
      <w:r>
        <w:rPr>
          <w:rFonts w:ascii="Times New Roman" w:hAnsi="Times New Roman"/>
          <w:color w:val="000000"/>
          <w:spacing w:val="-1"/>
          <w:sz w:val="20"/>
          <w:szCs w:val="20"/>
        </w:rPr>
        <w:t>buil</w:t>
      </w:r>
      <w:r>
        <w:rPr>
          <w:rFonts w:ascii="Times New Roman" w:hAnsi="Times New Roman"/>
          <w:color w:val="000000"/>
          <w:sz w:val="20"/>
          <w:szCs w:val="20"/>
        </w:rPr>
        <w:t>t</w:t>
      </w:r>
      <w:r>
        <w:rPr>
          <w:rFonts w:ascii="Times New Roman" w:hAnsi="Times New Roman"/>
          <w:color w:val="000000"/>
          <w:spacing w:val="-9"/>
          <w:sz w:val="20"/>
          <w:szCs w:val="20"/>
        </w:rPr>
        <w:t xml:space="preserve"> </w:t>
      </w:r>
      <w:r>
        <w:rPr>
          <w:rFonts w:ascii="Times New Roman" w:hAnsi="Times New Roman"/>
          <w:color w:val="000000"/>
          <w:spacing w:val="-1"/>
          <w:sz w:val="20"/>
          <w:szCs w:val="20"/>
        </w:rPr>
        <w:t>o</w:t>
      </w:r>
      <w:r>
        <w:rPr>
          <w:rFonts w:ascii="Times New Roman" w:hAnsi="Times New Roman"/>
          <w:color w:val="000000"/>
          <w:sz w:val="20"/>
          <w:szCs w:val="20"/>
        </w:rPr>
        <w:t>n</w:t>
      </w:r>
      <w:r>
        <w:rPr>
          <w:rFonts w:ascii="Times New Roman" w:hAnsi="Times New Roman"/>
          <w:color w:val="000000"/>
          <w:spacing w:val="-9"/>
          <w:sz w:val="20"/>
          <w:szCs w:val="20"/>
        </w:rPr>
        <w:t xml:space="preserve"> </w:t>
      </w: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9"/>
          <w:sz w:val="20"/>
          <w:szCs w:val="20"/>
        </w:rPr>
        <w:t xml:space="preserve"> </w:t>
      </w:r>
      <w:r>
        <w:rPr>
          <w:rFonts w:ascii="Times New Roman" w:hAnsi="Times New Roman"/>
          <w:color w:val="000000"/>
          <w:spacing w:val="-1"/>
          <w:sz w:val="20"/>
          <w:szCs w:val="20"/>
        </w:rPr>
        <w:t>Bachelo</w:t>
      </w:r>
      <w:r>
        <w:rPr>
          <w:rFonts w:ascii="Times New Roman" w:hAnsi="Times New Roman"/>
          <w:color w:val="000000"/>
          <w:sz w:val="20"/>
          <w:szCs w:val="20"/>
        </w:rPr>
        <w:t>r</w:t>
      </w:r>
      <w:r>
        <w:rPr>
          <w:rFonts w:ascii="Times New Roman" w:hAnsi="Times New Roman"/>
          <w:color w:val="000000"/>
          <w:spacing w:val="-9"/>
          <w:sz w:val="20"/>
          <w:szCs w:val="20"/>
        </w:rPr>
        <w:t xml:space="preserve"> </w:t>
      </w:r>
      <w:r>
        <w:rPr>
          <w:rFonts w:ascii="Times New Roman" w:hAnsi="Times New Roman"/>
          <w:color w:val="000000"/>
          <w:spacing w:val="-1"/>
          <w:sz w:val="20"/>
          <w:szCs w:val="20"/>
        </w:rPr>
        <w:t>o</w:t>
      </w:r>
      <w:r>
        <w:rPr>
          <w:rFonts w:ascii="Times New Roman" w:hAnsi="Times New Roman"/>
          <w:color w:val="000000"/>
          <w:sz w:val="20"/>
          <w:szCs w:val="20"/>
        </w:rPr>
        <w:t>f</w:t>
      </w:r>
      <w:r>
        <w:rPr>
          <w:rFonts w:ascii="Times New Roman" w:hAnsi="Times New Roman"/>
          <w:color w:val="000000"/>
          <w:spacing w:val="-9"/>
          <w:sz w:val="20"/>
          <w:szCs w:val="20"/>
        </w:rPr>
        <w:t xml:space="preserve"> </w:t>
      </w:r>
      <w:r>
        <w:rPr>
          <w:rFonts w:ascii="Times New Roman" w:hAnsi="Times New Roman"/>
          <w:color w:val="000000"/>
          <w:spacing w:val="-1"/>
          <w:sz w:val="20"/>
          <w:szCs w:val="20"/>
        </w:rPr>
        <w:t>Scienc</w:t>
      </w:r>
      <w:r>
        <w:rPr>
          <w:rFonts w:ascii="Times New Roman" w:hAnsi="Times New Roman"/>
          <w:color w:val="000000"/>
          <w:sz w:val="20"/>
          <w:szCs w:val="20"/>
        </w:rPr>
        <w:t>e</w:t>
      </w:r>
      <w:r>
        <w:rPr>
          <w:rFonts w:ascii="Times New Roman" w:hAnsi="Times New Roman"/>
          <w:color w:val="000000"/>
          <w:spacing w:val="-9"/>
          <w:sz w:val="20"/>
          <w:szCs w:val="20"/>
        </w:rPr>
        <w:t xml:space="preserve"> </w:t>
      </w:r>
      <w:r>
        <w:rPr>
          <w:rFonts w:ascii="Times New Roman" w:hAnsi="Times New Roman"/>
          <w:color w:val="000000"/>
          <w:spacing w:val="-1"/>
          <w:sz w:val="20"/>
          <w:szCs w:val="20"/>
        </w:rPr>
        <w:t>i</w:t>
      </w:r>
      <w:r>
        <w:rPr>
          <w:rFonts w:ascii="Times New Roman" w:hAnsi="Times New Roman"/>
          <w:color w:val="000000"/>
          <w:sz w:val="20"/>
          <w:szCs w:val="20"/>
        </w:rPr>
        <w:t>n</w:t>
      </w:r>
      <w:r>
        <w:rPr>
          <w:rFonts w:ascii="Times New Roman" w:hAnsi="Times New Roman"/>
          <w:color w:val="000000"/>
          <w:spacing w:val="-9"/>
          <w:sz w:val="20"/>
          <w:szCs w:val="20"/>
        </w:rPr>
        <w:t xml:space="preserve"> </w:t>
      </w:r>
      <w:r>
        <w:rPr>
          <w:rFonts w:ascii="Times New Roman" w:hAnsi="Times New Roman"/>
          <w:color w:val="000000"/>
          <w:spacing w:val="-1"/>
          <w:sz w:val="20"/>
          <w:szCs w:val="20"/>
        </w:rPr>
        <w:t>Nursin</w:t>
      </w:r>
      <w:r>
        <w:rPr>
          <w:rFonts w:ascii="Times New Roman" w:hAnsi="Times New Roman"/>
          <w:color w:val="000000"/>
          <w:sz w:val="20"/>
          <w:szCs w:val="20"/>
        </w:rPr>
        <w:t>g</w:t>
      </w:r>
      <w:r>
        <w:rPr>
          <w:rFonts w:ascii="Times New Roman" w:hAnsi="Times New Roman"/>
          <w:color w:val="000000"/>
          <w:spacing w:val="-9"/>
          <w:sz w:val="20"/>
          <w:szCs w:val="20"/>
        </w:rPr>
        <w:t xml:space="preserve"> </w:t>
      </w:r>
      <w:r>
        <w:rPr>
          <w:rFonts w:ascii="Times New Roman" w:hAnsi="Times New Roman"/>
          <w:color w:val="000000"/>
          <w:spacing w:val="-1"/>
          <w:sz w:val="20"/>
          <w:szCs w:val="20"/>
        </w:rPr>
        <w:t>degree</w:t>
      </w:r>
      <w:r>
        <w:rPr>
          <w:rFonts w:ascii="Times New Roman" w:hAnsi="Times New Roman"/>
          <w:color w:val="000000"/>
          <w:sz w:val="20"/>
          <w:szCs w:val="20"/>
        </w:rPr>
        <w:t>.</w:t>
      </w:r>
      <w:r>
        <w:rPr>
          <w:rFonts w:ascii="Times New Roman" w:hAnsi="Times New Roman"/>
          <w:color w:val="000000"/>
          <w:spacing w:val="-12"/>
          <w:sz w:val="20"/>
          <w:szCs w:val="20"/>
        </w:rPr>
        <w:t xml:space="preserve"> </w:t>
      </w: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9"/>
          <w:sz w:val="20"/>
          <w:szCs w:val="20"/>
        </w:rPr>
        <w:t xml:space="preserve"> </w:t>
      </w:r>
      <w:r>
        <w:rPr>
          <w:rFonts w:ascii="Times New Roman" w:hAnsi="Times New Roman"/>
          <w:color w:val="000000"/>
          <w:spacing w:val="-1"/>
          <w:sz w:val="20"/>
          <w:szCs w:val="20"/>
        </w:rPr>
        <w:t>pro</w:t>
      </w:r>
      <w:r>
        <w:rPr>
          <w:rFonts w:ascii="Times New Roman" w:hAnsi="Times New Roman"/>
          <w:color w:val="000000"/>
          <w:sz w:val="20"/>
          <w:szCs w:val="20"/>
        </w:rPr>
        <w:t>gram is designed to prepare students who are highly knowledgeable in advanced clinical nursing and</w:t>
      </w:r>
      <w:r>
        <w:rPr>
          <w:rFonts w:ascii="Times New Roman" w:hAnsi="Times New Roman"/>
          <w:color w:val="000000"/>
          <w:spacing w:val="-6"/>
          <w:sz w:val="20"/>
          <w:szCs w:val="20"/>
        </w:rPr>
        <w:t xml:space="preserve"> </w:t>
      </w:r>
      <w:r>
        <w:rPr>
          <w:rFonts w:ascii="Times New Roman" w:hAnsi="Times New Roman"/>
          <w:color w:val="000000"/>
          <w:sz w:val="20"/>
          <w:szCs w:val="20"/>
        </w:rPr>
        <w:t>whose</w:t>
      </w:r>
      <w:r>
        <w:rPr>
          <w:rFonts w:ascii="Times New Roman" w:hAnsi="Times New Roman"/>
          <w:color w:val="000000"/>
          <w:spacing w:val="-6"/>
          <w:sz w:val="20"/>
          <w:szCs w:val="20"/>
        </w:rPr>
        <w:t xml:space="preserve"> </w:t>
      </w:r>
      <w:r>
        <w:rPr>
          <w:rFonts w:ascii="Times New Roman" w:hAnsi="Times New Roman"/>
          <w:color w:val="000000"/>
          <w:sz w:val="20"/>
          <w:szCs w:val="20"/>
        </w:rPr>
        <w:t>education</w:t>
      </w:r>
      <w:r>
        <w:rPr>
          <w:rFonts w:ascii="Times New Roman" w:hAnsi="Times New Roman"/>
          <w:color w:val="000000"/>
          <w:spacing w:val="-6"/>
          <w:sz w:val="20"/>
          <w:szCs w:val="20"/>
        </w:rPr>
        <w:t xml:space="preserve"> </w:t>
      </w:r>
      <w:r>
        <w:rPr>
          <w:rFonts w:ascii="Times New Roman" w:hAnsi="Times New Roman"/>
          <w:color w:val="000000"/>
          <w:sz w:val="20"/>
          <w:szCs w:val="20"/>
        </w:rPr>
        <w:t>will</w:t>
      </w:r>
      <w:r>
        <w:rPr>
          <w:rFonts w:ascii="Times New Roman" w:hAnsi="Times New Roman"/>
          <w:color w:val="000000"/>
          <w:spacing w:val="-6"/>
          <w:sz w:val="20"/>
          <w:szCs w:val="20"/>
        </w:rPr>
        <w:t xml:space="preserve"> </w:t>
      </w:r>
      <w:r>
        <w:rPr>
          <w:rFonts w:ascii="Times New Roman" w:hAnsi="Times New Roman"/>
          <w:color w:val="000000"/>
          <w:sz w:val="20"/>
          <w:szCs w:val="20"/>
        </w:rPr>
        <w:t>enable</w:t>
      </w:r>
      <w:r>
        <w:rPr>
          <w:rFonts w:ascii="Times New Roman" w:hAnsi="Times New Roman"/>
          <w:color w:val="000000"/>
          <w:spacing w:val="-6"/>
          <w:sz w:val="20"/>
          <w:szCs w:val="20"/>
        </w:rPr>
        <w:t xml:space="preserve"> </w:t>
      </w:r>
      <w:r>
        <w:rPr>
          <w:rFonts w:ascii="Times New Roman" w:hAnsi="Times New Roman"/>
          <w:color w:val="000000"/>
          <w:sz w:val="20"/>
          <w:szCs w:val="20"/>
        </w:rPr>
        <w:t>them</w:t>
      </w:r>
      <w:r>
        <w:rPr>
          <w:rFonts w:ascii="Times New Roman" w:hAnsi="Times New Roman"/>
          <w:color w:val="000000"/>
          <w:spacing w:val="-6"/>
          <w:sz w:val="20"/>
          <w:szCs w:val="20"/>
        </w:rPr>
        <w:t xml:space="preserve"> </w:t>
      </w:r>
      <w:r>
        <w:rPr>
          <w:rFonts w:ascii="Times New Roman" w:hAnsi="Times New Roman"/>
          <w:color w:val="000000"/>
          <w:sz w:val="20"/>
          <w:szCs w:val="20"/>
        </w:rPr>
        <w:t>to</w:t>
      </w:r>
      <w:r>
        <w:rPr>
          <w:rFonts w:ascii="Times New Roman" w:hAnsi="Times New Roman"/>
          <w:color w:val="000000"/>
          <w:spacing w:val="-6"/>
          <w:sz w:val="20"/>
          <w:szCs w:val="20"/>
        </w:rPr>
        <w:t xml:space="preserve"> </w:t>
      </w:r>
      <w:r>
        <w:rPr>
          <w:rFonts w:ascii="Times New Roman" w:hAnsi="Times New Roman"/>
          <w:color w:val="000000"/>
          <w:sz w:val="20"/>
          <w:szCs w:val="20"/>
        </w:rPr>
        <w:t>make</w:t>
      </w:r>
      <w:r>
        <w:rPr>
          <w:rFonts w:ascii="Times New Roman" w:hAnsi="Times New Roman"/>
          <w:color w:val="000000"/>
          <w:spacing w:val="-6"/>
          <w:sz w:val="20"/>
          <w:szCs w:val="20"/>
        </w:rPr>
        <w:t xml:space="preserve"> </w:t>
      </w:r>
      <w:r>
        <w:rPr>
          <w:rFonts w:ascii="Times New Roman" w:hAnsi="Times New Roman"/>
          <w:color w:val="000000"/>
          <w:sz w:val="20"/>
          <w:szCs w:val="20"/>
        </w:rPr>
        <w:t>significant</w:t>
      </w:r>
      <w:r>
        <w:rPr>
          <w:rFonts w:ascii="Times New Roman" w:hAnsi="Times New Roman"/>
          <w:color w:val="000000"/>
          <w:spacing w:val="-6"/>
          <w:sz w:val="20"/>
          <w:szCs w:val="20"/>
        </w:rPr>
        <w:t xml:space="preserve"> </w:t>
      </w:r>
      <w:r>
        <w:rPr>
          <w:rFonts w:ascii="Times New Roman" w:hAnsi="Times New Roman"/>
          <w:color w:val="000000"/>
          <w:sz w:val="20"/>
          <w:szCs w:val="20"/>
        </w:rPr>
        <w:t>contributions</w:t>
      </w:r>
      <w:r>
        <w:rPr>
          <w:rFonts w:ascii="Times New Roman" w:hAnsi="Times New Roman"/>
          <w:color w:val="000000"/>
          <w:spacing w:val="-6"/>
          <w:sz w:val="20"/>
          <w:szCs w:val="20"/>
        </w:rPr>
        <w:t xml:space="preserve"> </w:t>
      </w:r>
      <w:r>
        <w:rPr>
          <w:rFonts w:ascii="Times New Roman" w:hAnsi="Times New Roman"/>
          <w:color w:val="000000"/>
          <w:sz w:val="20"/>
          <w:szCs w:val="20"/>
        </w:rPr>
        <w:t>to</w:t>
      </w:r>
      <w:r>
        <w:rPr>
          <w:rFonts w:ascii="Times New Roman" w:hAnsi="Times New Roman"/>
          <w:color w:val="000000"/>
          <w:spacing w:val="-6"/>
          <w:sz w:val="20"/>
          <w:szCs w:val="20"/>
        </w:rPr>
        <w:t xml:space="preserve"> </w:t>
      </w:r>
      <w:r>
        <w:rPr>
          <w:rFonts w:ascii="Times New Roman" w:hAnsi="Times New Roman"/>
          <w:color w:val="000000"/>
          <w:sz w:val="20"/>
          <w:szCs w:val="20"/>
        </w:rPr>
        <w:t>health</w:t>
      </w:r>
      <w:r>
        <w:rPr>
          <w:rFonts w:ascii="Times New Roman" w:hAnsi="Times New Roman"/>
          <w:color w:val="000000"/>
          <w:spacing w:val="-6"/>
          <w:sz w:val="20"/>
          <w:szCs w:val="20"/>
        </w:rPr>
        <w:t xml:space="preserve"> </w:t>
      </w:r>
      <w:r>
        <w:rPr>
          <w:rFonts w:ascii="Times New Roman" w:hAnsi="Times New Roman"/>
          <w:color w:val="000000"/>
          <w:sz w:val="20"/>
          <w:szCs w:val="20"/>
        </w:rPr>
        <w:t>care.</w:t>
      </w:r>
      <w:r>
        <w:rPr>
          <w:rFonts w:ascii="Times New Roman" w:hAnsi="Times New Roman"/>
          <w:color w:val="000000"/>
          <w:spacing w:val="-9"/>
          <w:sz w:val="20"/>
          <w:szCs w:val="20"/>
        </w:rPr>
        <w:t xml:space="preserve"> </w:t>
      </w:r>
      <w:r>
        <w:rPr>
          <w:rFonts w:ascii="Times New Roman" w:hAnsi="Times New Roman"/>
          <w:color w:val="000000"/>
          <w:sz w:val="20"/>
          <w:szCs w:val="20"/>
        </w:rPr>
        <w:t>The</w:t>
      </w:r>
      <w:r>
        <w:rPr>
          <w:rFonts w:ascii="Times New Roman" w:hAnsi="Times New Roman"/>
          <w:color w:val="000000"/>
          <w:spacing w:val="-6"/>
          <w:sz w:val="20"/>
          <w:szCs w:val="20"/>
        </w:rPr>
        <w:t xml:space="preserve"> </w:t>
      </w:r>
      <w:r>
        <w:rPr>
          <w:rFonts w:ascii="Times New Roman" w:hAnsi="Times New Roman"/>
          <w:color w:val="000000"/>
          <w:sz w:val="20"/>
          <w:szCs w:val="20"/>
        </w:rPr>
        <w:t>Nursing program is accredited by the National League for Nursing.</w:t>
      </w:r>
    </w:p>
    <w:p w:rsidR="00505D4E"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sz w:val="20"/>
          <w:szCs w:val="20"/>
        </w:rPr>
      </w:pPr>
      <w:r>
        <w:rPr>
          <w:rFonts w:ascii="Times New Roman" w:hAnsi="Times New Roman"/>
          <w:color w:val="000000"/>
          <w:sz w:val="20"/>
          <w:szCs w:val="20"/>
        </w:rPr>
        <w:t>The purposes of the Maste</w:t>
      </w:r>
      <w:r>
        <w:rPr>
          <w:rFonts w:ascii="Times New Roman" w:hAnsi="Times New Roman"/>
          <w:color w:val="000000"/>
          <w:spacing w:val="7"/>
          <w:sz w:val="20"/>
          <w:szCs w:val="20"/>
        </w:rPr>
        <w:t>r</w:t>
      </w:r>
      <w:r>
        <w:rPr>
          <w:rFonts w:ascii="Times New Roman" w:hAnsi="Times New Roman"/>
          <w:color w:val="000000"/>
          <w:spacing w:val="-11"/>
          <w:sz w:val="20"/>
          <w:szCs w:val="20"/>
        </w:rPr>
        <w:t>’</w:t>
      </w:r>
      <w:r>
        <w:rPr>
          <w:rFonts w:ascii="Times New Roman" w:hAnsi="Times New Roman"/>
          <w:color w:val="000000"/>
          <w:sz w:val="20"/>
          <w:szCs w:val="20"/>
        </w:rPr>
        <w:t>s program are to prepare students who are:</w:t>
      </w:r>
    </w:p>
    <w:p w:rsidR="00505D4E" w:rsidRPr="00422738" w:rsidRDefault="00505D4E" w:rsidP="00F56BDC">
      <w:pPr>
        <w:pStyle w:val="BalloonText"/>
        <w:widowControl w:val="0"/>
        <w:numPr>
          <w:ilvl w:val="0"/>
          <w:numId w:val="20"/>
        </w:numPr>
        <w:tabs>
          <w:tab w:val="left" w:pos="9180"/>
        </w:tabs>
        <w:autoSpaceDE w:val="0"/>
        <w:autoSpaceDN w:val="0"/>
        <w:adjustRightInd w:val="0"/>
        <w:spacing w:before="10"/>
        <w:ind w:left="1170" w:right="180"/>
        <w:jc w:val="both"/>
        <w:rPr>
          <w:rFonts w:ascii="Times New Roman" w:hAnsi="Times New Roman"/>
          <w:color w:val="000000"/>
          <w:sz w:val="20"/>
          <w:szCs w:val="20"/>
        </w:rPr>
      </w:pPr>
      <w:r w:rsidRPr="00422738">
        <w:rPr>
          <w:rFonts w:ascii="Times New Roman" w:hAnsi="Times New Roman"/>
          <w:color w:val="000000"/>
          <w:sz w:val="20"/>
          <w:szCs w:val="20"/>
        </w:rPr>
        <w:t>Advanced practice nurses: family nurse practitioners or nurse educators.</w:t>
      </w:r>
    </w:p>
    <w:p w:rsidR="00505D4E" w:rsidRPr="00422738" w:rsidRDefault="00505D4E" w:rsidP="00F56BDC">
      <w:pPr>
        <w:pStyle w:val="BalloonText"/>
        <w:widowControl w:val="0"/>
        <w:numPr>
          <w:ilvl w:val="0"/>
          <w:numId w:val="20"/>
        </w:numPr>
        <w:tabs>
          <w:tab w:val="left" w:pos="9180"/>
        </w:tabs>
        <w:autoSpaceDE w:val="0"/>
        <w:autoSpaceDN w:val="0"/>
        <w:adjustRightInd w:val="0"/>
        <w:spacing w:before="10"/>
        <w:ind w:left="1170" w:right="180"/>
        <w:jc w:val="both"/>
        <w:rPr>
          <w:rFonts w:ascii="Times New Roman" w:hAnsi="Times New Roman"/>
          <w:color w:val="000000"/>
          <w:sz w:val="20"/>
          <w:szCs w:val="20"/>
        </w:rPr>
      </w:pPr>
      <w:r w:rsidRPr="00422738">
        <w:rPr>
          <w:rFonts w:ascii="Times New Roman" w:hAnsi="Times New Roman"/>
          <w:color w:val="000000"/>
          <w:sz w:val="20"/>
          <w:szCs w:val="20"/>
        </w:rPr>
        <w:t>Beginning researchers.</w:t>
      </w:r>
    </w:p>
    <w:p w:rsidR="00505D4E" w:rsidRPr="00422738" w:rsidRDefault="00505D4E" w:rsidP="00F56BDC">
      <w:pPr>
        <w:pStyle w:val="BalloonText"/>
        <w:widowControl w:val="0"/>
        <w:numPr>
          <w:ilvl w:val="0"/>
          <w:numId w:val="20"/>
        </w:numPr>
        <w:tabs>
          <w:tab w:val="left" w:pos="9180"/>
        </w:tabs>
        <w:autoSpaceDE w:val="0"/>
        <w:autoSpaceDN w:val="0"/>
        <w:adjustRightInd w:val="0"/>
        <w:spacing w:before="10" w:line="250" w:lineRule="auto"/>
        <w:ind w:left="1170" w:right="180"/>
        <w:jc w:val="both"/>
        <w:rPr>
          <w:rFonts w:ascii="Times New Roman" w:hAnsi="Times New Roman"/>
          <w:color w:val="000000"/>
          <w:sz w:val="20"/>
          <w:szCs w:val="20"/>
        </w:rPr>
      </w:pPr>
      <w:r w:rsidRPr="00422738">
        <w:rPr>
          <w:rFonts w:ascii="Times New Roman" w:hAnsi="Times New Roman"/>
          <w:color w:val="000000"/>
          <w:sz w:val="20"/>
          <w:szCs w:val="20"/>
        </w:rPr>
        <w:t>Highly knowledgeable individuals who are capable of influencing policy-making that impacts health care deliver</w:t>
      </w:r>
      <w:r w:rsidRPr="00422738">
        <w:rPr>
          <w:rFonts w:ascii="Times New Roman" w:hAnsi="Times New Roman"/>
          <w:color w:val="000000"/>
          <w:spacing w:val="-13"/>
          <w:sz w:val="20"/>
          <w:szCs w:val="20"/>
        </w:rPr>
        <w:t>y</w:t>
      </w:r>
      <w:r w:rsidRPr="00422738">
        <w:rPr>
          <w:rFonts w:ascii="Times New Roman" w:hAnsi="Times New Roman"/>
          <w:color w:val="000000"/>
          <w:sz w:val="20"/>
          <w:szCs w:val="20"/>
        </w:rPr>
        <w:t>.</w:t>
      </w:r>
    </w:p>
    <w:p w:rsidR="00505D4E"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sz w:val="20"/>
          <w:szCs w:val="20"/>
        </w:rPr>
      </w:pPr>
      <w:r>
        <w:rPr>
          <w:rFonts w:ascii="Times New Roman" w:hAnsi="Times New Roman"/>
          <w:color w:val="000000"/>
          <w:sz w:val="20"/>
          <w:szCs w:val="20"/>
        </w:rPr>
        <w:t>Upon completion of the Master of Science in Nursing degree, the graduate will be able to:</w:t>
      </w:r>
    </w:p>
    <w:p w:rsidR="00505D4E" w:rsidRPr="00422738" w:rsidRDefault="00505D4E" w:rsidP="00F56BDC">
      <w:pPr>
        <w:pStyle w:val="BalloonText"/>
        <w:widowControl w:val="0"/>
        <w:numPr>
          <w:ilvl w:val="0"/>
          <w:numId w:val="21"/>
        </w:numPr>
        <w:tabs>
          <w:tab w:val="left" w:pos="9180"/>
        </w:tabs>
        <w:autoSpaceDE w:val="0"/>
        <w:autoSpaceDN w:val="0"/>
        <w:adjustRightInd w:val="0"/>
        <w:spacing w:before="10"/>
        <w:ind w:left="1170" w:right="180"/>
        <w:jc w:val="both"/>
        <w:rPr>
          <w:rFonts w:ascii="Times New Roman" w:hAnsi="Times New Roman"/>
          <w:color w:val="000000"/>
          <w:sz w:val="20"/>
          <w:szCs w:val="20"/>
        </w:rPr>
      </w:pPr>
      <w:r w:rsidRPr="00422738">
        <w:rPr>
          <w:rFonts w:ascii="Times New Roman" w:hAnsi="Times New Roman"/>
          <w:color w:val="000000"/>
          <w:sz w:val="20"/>
          <w:szCs w:val="20"/>
        </w:rPr>
        <w:t>Critically analyze health care data in order to promote optimal health.</w:t>
      </w:r>
    </w:p>
    <w:p w:rsidR="00505D4E" w:rsidRPr="00422738" w:rsidRDefault="00505D4E" w:rsidP="00F56BDC">
      <w:pPr>
        <w:pStyle w:val="BalloonText"/>
        <w:widowControl w:val="0"/>
        <w:numPr>
          <w:ilvl w:val="0"/>
          <w:numId w:val="21"/>
        </w:numPr>
        <w:tabs>
          <w:tab w:val="left" w:pos="9180"/>
        </w:tabs>
        <w:autoSpaceDE w:val="0"/>
        <w:autoSpaceDN w:val="0"/>
        <w:adjustRightInd w:val="0"/>
        <w:spacing w:before="10" w:line="250" w:lineRule="auto"/>
        <w:ind w:left="1170" w:right="180"/>
        <w:jc w:val="both"/>
        <w:rPr>
          <w:rFonts w:ascii="Times New Roman" w:hAnsi="Times New Roman"/>
          <w:color w:val="000000"/>
          <w:sz w:val="20"/>
          <w:szCs w:val="20"/>
        </w:rPr>
      </w:pPr>
      <w:r w:rsidRPr="00422738">
        <w:rPr>
          <w:rFonts w:ascii="Times New Roman" w:hAnsi="Times New Roman"/>
          <w:color w:val="000000"/>
          <w:sz w:val="20"/>
          <w:szCs w:val="20"/>
        </w:rPr>
        <w:t>Participate as a researcher and a consumer of research in adva</w:t>
      </w:r>
      <w:r>
        <w:rPr>
          <w:rFonts w:ascii="Times New Roman" w:hAnsi="Times New Roman"/>
          <w:color w:val="000000"/>
          <w:sz w:val="20"/>
          <w:szCs w:val="20"/>
        </w:rPr>
        <w:t>ncing nursing science and prac</w:t>
      </w:r>
      <w:r w:rsidRPr="00422738">
        <w:rPr>
          <w:rFonts w:ascii="Times New Roman" w:hAnsi="Times New Roman"/>
          <w:color w:val="000000"/>
          <w:sz w:val="20"/>
          <w:szCs w:val="20"/>
        </w:rPr>
        <w:t>tice.</w:t>
      </w:r>
    </w:p>
    <w:p w:rsidR="00505D4E" w:rsidRPr="00422738"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sz w:val="20"/>
          <w:szCs w:val="20"/>
        </w:rPr>
      </w:pPr>
      <w:r w:rsidRPr="00422738">
        <w:rPr>
          <w:rFonts w:ascii="Times New Roman" w:hAnsi="Times New Roman"/>
          <w:color w:val="000000"/>
          <w:sz w:val="20"/>
          <w:szCs w:val="20"/>
        </w:rPr>
        <w:t>Integrate synthesized knowledge of behavioral and natural sciences, humanities, technology and nursing science to perform advanced-practice nursing roles.</w:t>
      </w:r>
    </w:p>
    <w:p w:rsidR="00505D4E" w:rsidRPr="00422738"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sz w:val="20"/>
          <w:szCs w:val="20"/>
        </w:rPr>
      </w:pPr>
      <w:r w:rsidRPr="00422738">
        <w:rPr>
          <w:rFonts w:ascii="Times New Roman" w:hAnsi="Times New Roman"/>
          <w:color w:val="000000"/>
          <w:sz w:val="20"/>
          <w:szCs w:val="20"/>
        </w:rPr>
        <w:t>Exhibit expertise in the advanced-practice nursing role of family nurse practitioner or nurse educato</w:t>
      </w:r>
      <w:r w:rsidRPr="00422738">
        <w:rPr>
          <w:rFonts w:ascii="Times New Roman" w:hAnsi="Times New Roman"/>
          <w:color w:val="000000"/>
          <w:spacing w:val="-11"/>
          <w:sz w:val="20"/>
          <w:szCs w:val="20"/>
        </w:rPr>
        <w:t>r</w:t>
      </w:r>
      <w:r w:rsidRPr="00422738">
        <w:rPr>
          <w:rFonts w:ascii="Times New Roman" w:hAnsi="Times New Roman"/>
          <w:color w:val="000000"/>
          <w:sz w:val="20"/>
          <w:szCs w:val="20"/>
        </w:rPr>
        <w:t>.</w:t>
      </w:r>
    </w:p>
    <w:p w:rsidR="00505D4E" w:rsidRPr="00422738"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sz w:val="20"/>
          <w:szCs w:val="20"/>
        </w:rPr>
      </w:pPr>
      <w:r w:rsidRPr="00422738">
        <w:rPr>
          <w:rFonts w:ascii="Times New Roman" w:hAnsi="Times New Roman"/>
          <w:color w:val="000000"/>
          <w:sz w:val="20"/>
          <w:szCs w:val="20"/>
        </w:rPr>
        <w:t>Engage in professional and scholarly activities that promote th</w:t>
      </w:r>
      <w:r>
        <w:rPr>
          <w:rFonts w:ascii="Times New Roman" w:hAnsi="Times New Roman"/>
          <w:color w:val="000000"/>
          <w:sz w:val="20"/>
          <w:szCs w:val="20"/>
        </w:rPr>
        <w:t>e profession of nursing and in</w:t>
      </w:r>
      <w:r w:rsidRPr="00422738">
        <w:rPr>
          <w:rFonts w:ascii="Times New Roman" w:hAnsi="Times New Roman"/>
          <w:color w:val="000000"/>
          <w:sz w:val="20"/>
          <w:szCs w:val="20"/>
        </w:rPr>
        <w:t>divdual development in advanced-practice nursing.</w:t>
      </w:r>
    </w:p>
    <w:p w:rsidR="00505D4E" w:rsidRPr="00422738" w:rsidRDefault="00505D4E" w:rsidP="00F56BDC">
      <w:pPr>
        <w:pStyle w:val="BalloonText"/>
        <w:widowControl w:val="0"/>
        <w:numPr>
          <w:ilvl w:val="0"/>
          <w:numId w:val="21"/>
        </w:numPr>
        <w:tabs>
          <w:tab w:val="left" w:pos="9180"/>
        </w:tabs>
        <w:autoSpaceDE w:val="0"/>
        <w:autoSpaceDN w:val="0"/>
        <w:adjustRightInd w:val="0"/>
        <w:spacing w:line="250" w:lineRule="auto"/>
        <w:ind w:left="1170" w:right="180"/>
        <w:jc w:val="both"/>
        <w:rPr>
          <w:rFonts w:ascii="Times New Roman" w:hAnsi="Times New Roman"/>
          <w:color w:val="000000"/>
          <w:sz w:val="20"/>
          <w:szCs w:val="20"/>
        </w:rPr>
      </w:pPr>
      <w:r w:rsidRPr="00422738">
        <w:rPr>
          <w:rFonts w:ascii="Times New Roman" w:hAnsi="Times New Roman"/>
          <w:color w:val="000000"/>
          <w:sz w:val="20"/>
          <w:szCs w:val="20"/>
        </w:rPr>
        <w:t>ssume advanced leadership roles, including collaborating with members of interdisciplinary teams, and influencing policy-making that impacts positively on health care deliver</w:t>
      </w:r>
      <w:r w:rsidRPr="00422738">
        <w:rPr>
          <w:rFonts w:ascii="Times New Roman" w:hAnsi="Times New Roman"/>
          <w:color w:val="000000"/>
          <w:spacing w:val="-13"/>
          <w:sz w:val="20"/>
          <w:szCs w:val="20"/>
        </w:rPr>
        <w:t>y</w:t>
      </w:r>
      <w:r w:rsidRPr="00422738">
        <w:rPr>
          <w:rFonts w:ascii="Times New Roman" w:hAnsi="Times New Roman"/>
          <w:color w:val="000000"/>
          <w:sz w:val="20"/>
          <w:szCs w:val="20"/>
        </w:rPr>
        <w:t>.</w:t>
      </w:r>
    </w:p>
    <w:p w:rsidR="00505D4E" w:rsidRDefault="00505D4E" w:rsidP="00505D4E">
      <w:pPr>
        <w:widowControl w:val="0"/>
        <w:tabs>
          <w:tab w:val="left" w:pos="9180"/>
        </w:tabs>
        <w:autoSpaceDE w:val="0"/>
        <w:autoSpaceDN w:val="0"/>
        <w:adjustRightInd w:val="0"/>
        <w:spacing w:before="17" w:after="0" w:line="200" w:lineRule="exact"/>
        <w:ind w:left="360" w:right="180" w:firstLine="360"/>
        <w:jc w:val="both"/>
        <w:rPr>
          <w:rFonts w:ascii="Times New Roman" w:hAnsi="Times New Roman"/>
          <w:color w:val="000000"/>
          <w:sz w:val="20"/>
          <w:szCs w:val="20"/>
        </w:rPr>
      </w:pPr>
    </w:p>
    <w:p w:rsidR="00505D4E" w:rsidRPr="00896FAA" w:rsidRDefault="00505D4E" w:rsidP="00505D4E">
      <w:pPr>
        <w:pStyle w:val="Heading2"/>
        <w:spacing w:before="0"/>
        <w:ind w:left="360" w:right="180" w:firstLine="0"/>
        <w:rPr>
          <w:rFonts w:ascii="Times New Roman" w:hAnsi="Times New Roman"/>
          <w:color w:val="808080" w:themeColor="background1" w:themeShade="80"/>
          <w:sz w:val="28"/>
          <w:szCs w:val="28"/>
        </w:rPr>
      </w:pPr>
      <w:bookmarkStart w:id="193" w:name="_Toc294969718"/>
      <w:bookmarkStart w:id="194" w:name="_Toc295508281"/>
      <w:r w:rsidRPr="00896FAA">
        <w:rPr>
          <w:rFonts w:ascii="Times New Roman" w:hAnsi="Times New Roman"/>
          <w:bCs w:val="0"/>
          <w:color w:val="808080" w:themeColor="background1" w:themeShade="80"/>
          <w:sz w:val="28"/>
          <w:szCs w:val="28"/>
        </w:rPr>
        <w:t>Admission Requi</w:t>
      </w:r>
      <w:r w:rsidRPr="00896FAA">
        <w:rPr>
          <w:rFonts w:ascii="Times New Roman" w:hAnsi="Times New Roman"/>
          <w:bCs w:val="0"/>
          <w:color w:val="808080" w:themeColor="background1" w:themeShade="80"/>
          <w:spacing w:val="-5"/>
          <w:sz w:val="28"/>
          <w:szCs w:val="28"/>
        </w:rPr>
        <w:t>r</w:t>
      </w:r>
      <w:r w:rsidRPr="00896FAA">
        <w:rPr>
          <w:rFonts w:ascii="Times New Roman" w:hAnsi="Times New Roman"/>
          <w:bCs w:val="0"/>
          <w:color w:val="808080" w:themeColor="background1" w:themeShade="80"/>
          <w:sz w:val="28"/>
          <w:szCs w:val="28"/>
        </w:rPr>
        <w:t>ements</w:t>
      </w:r>
      <w:bookmarkEnd w:id="193"/>
      <w:bookmarkEnd w:id="194"/>
    </w:p>
    <w:p w:rsidR="00505D4E"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o enter the program leading to the Master of Science in Nursing degree, the student must meet the requirements established by the Graduate School of</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 prospective student should contact the Graduate School or the Coordinator of the Graduate Nursing Program well in advance of the planned entry date. In addition, the applicant should have the following:</w:t>
      </w:r>
    </w:p>
    <w:p w:rsidR="00505D4E" w:rsidRPr="00505D4E" w:rsidRDefault="00505D4E" w:rsidP="00F56BDC">
      <w:pPr>
        <w:pStyle w:val="BalloonText"/>
        <w:widowControl w:val="0"/>
        <w:numPr>
          <w:ilvl w:val="0"/>
          <w:numId w:val="23"/>
        </w:numPr>
        <w:autoSpaceDE w:val="0"/>
        <w:autoSpaceDN w:val="0"/>
        <w:adjustRightInd w:val="0"/>
        <w:ind w:right="180"/>
        <w:jc w:val="both"/>
        <w:rPr>
          <w:rFonts w:ascii="Times New Roman" w:hAnsi="Times New Roman"/>
          <w:color w:val="000000"/>
          <w:sz w:val="20"/>
          <w:szCs w:val="20"/>
        </w:rPr>
      </w:pPr>
      <w:r w:rsidRPr="00505D4E">
        <w:rPr>
          <w:rFonts w:ascii="Times New Roman" w:hAnsi="Times New Roman"/>
          <w:color w:val="191919"/>
          <w:sz w:val="20"/>
          <w:szCs w:val="20"/>
        </w:rPr>
        <w:t>A</w:t>
      </w:r>
      <w:r w:rsidRPr="00505D4E">
        <w:rPr>
          <w:rFonts w:ascii="Times New Roman" w:hAnsi="Times New Roman"/>
          <w:color w:val="191919"/>
          <w:spacing w:val="-11"/>
          <w:sz w:val="20"/>
          <w:szCs w:val="20"/>
        </w:rPr>
        <w:t xml:space="preserve"> </w:t>
      </w:r>
      <w:r w:rsidRPr="00505D4E">
        <w:rPr>
          <w:rFonts w:ascii="Times New Roman" w:hAnsi="Times New Roman"/>
          <w:color w:val="191919"/>
          <w:sz w:val="20"/>
          <w:szCs w:val="20"/>
        </w:rPr>
        <w:t>baccalaureate degree in nursing.</w:t>
      </w:r>
    </w:p>
    <w:p w:rsidR="00505D4E" w:rsidRPr="00505D4E" w:rsidRDefault="00505D4E" w:rsidP="00F56BDC">
      <w:pPr>
        <w:pStyle w:val="BalloonText"/>
        <w:widowControl w:val="0"/>
        <w:numPr>
          <w:ilvl w:val="0"/>
          <w:numId w:val="23"/>
        </w:numPr>
        <w:autoSpaceDE w:val="0"/>
        <w:autoSpaceDN w:val="0"/>
        <w:adjustRightInd w:val="0"/>
        <w:spacing w:before="10"/>
        <w:ind w:right="180"/>
        <w:jc w:val="both"/>
        <w:rPr>
          <w:rFonts w:ascii="Times New Roman" w:hAnsi="Times New Roman"/>
          <w:color w:val="000000"/>
          <w:sz w:val="20"/>
          <w:szCs w:val="20"/>
        </w:rPr>
      </w:pPr>
      <w:r w:rsidRPr="00505D4E">
        <w:rPr>
          <w:rFonts w:ascii="Times New Roman" w:hAnsi="Times New Roman"/>
          <w:color w:val="191919"/>
          <w:sz w:val="20"/>
          <w:szCs w:val="20"/>
        </w:rPr>
        <w:t>An unde</w:t>
      </w:r>
      <w:r w:rsidRPr="00505D4E">
        <w:rPr>
          <w:rFonts w:ascii="Times New Roman" w:hAnsi="Times New Roman"/>
          <w:color w:val="191919"/>
          <w:spacing w:val="-4"/>
          <w:sz w:val="20"/>
          <w:szCs w:val="20"/>
        </w:rPr>
        <w:t>r</w:t>
      </w:r>
      <w:r w:rsidRPr="00505D4E">
        <w:rPr>
          <w:rFonts w:ascii="Times New Roman" w:hAnsi="Times New Roman"/>
          <w:color w:val="191919"/>
          <w:sz w:val="20"/>
          <w:szCs w:val="20"/>
        </w:rPr>
        <w:t>graduate grade-point average of 3.0.</w:t>
      </w:r>
    </w:p>
    <w:p w:rsidR="00505D4E" w:rsidRDefault="00B67D28" w:rsidP="00F56BDC">
      <w:pPr>
        <w:pStyle w:val="BalloonText"/>
        <w:numPr>
          <w:ilvl w:val="0"/>
          <w:numId w:val="23"/>
        </w:numPr>
        <w:ind w:right="180"/>
        <w:jc w:val="both"/>
        <w:rPr>
          <w:rFonts w:ascii="Times New Roman" w:hAnsi="Times New Roman"/>
          <w:color w:val="191919"/>
          <w:sz w:val="20"/>
          <w:szCs w:val="20"/>
        </w:rPr>
      </w:pPr>
      <w:r w:rsidRPr="00B67D28">
        <w:rPr>
          <w:rFonts w:ascii="Calibri" w:hAnsi="Calibri"/>
          <w:noProof/>
        </w:rPr>
        <w:pict>
          <v:rect id="_x0000_s1195" style="position:absolute;left:0;text-align:left;margin-left:120pt;margin-top:18.9pt;width:359pt;height:238pt;z-index:-251572224;mso-position-horizontal-relative:page" o:allowincell="f" filled="f" stroked="f">
            <v:textbox style="mso-next-textbox:#_x0000_s1195" inset="0,0,0,0">
              <w:txbxContent>
                <w:p w:rsidR="00572BC6" w:rsidRDefault="00572BC6" w:rsidP="00C43359">
                  <w:pPr>
                    <w:spacing w:after="0" w:line="4760" w:lineRule="atLeast"/>
                    <w:ind w:firstLine="0"/>
                    <w:rPr>
                      <w:rFonts w:ascii="Times New Roman" w:hAnsi="Times New Roman"/>
                      <w:sz w:val="24"/>
                      <w:szCs w:val="24"/>
                    </w:rPr>
                  </w:pPr>
                  <w:r>
                    <w:rPr>
                      <w:rFonts w:ascii="Times New Roman" w:hAnsi="Times New Roman"/>
                      <w:noProof/>
                      <w:sz w:val="24"/>
                      <w:szCs w:val="24"/>
                    </w:rPr>
                    <w:drawing>
                      <wp:inline distT="0" distB="0" distL="0" distR="0">
                        <wp:extent cx="4695825" cy="3107803"/>
                        <wp:effectExtent l="19050" t="0" r="0" b="0"/>
                        <wp:docPr id="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stretch>
                                  <a:fillRect/>
                                </a:stretch>
                              </pic:blipFill>
                              <pic:spPr bwMode="auto">
                                <a:xfrm>
                                  <a:off x="0" y="0"/>
                                  <a:ext cx="4697077" cy="3108632"/>
                                </a:xfrm>
                                <a:prstGeom prst="rect">
                                  <a:avLst/>
                                </a:prstGeom>
                                <a:noFill/>
                                <a:ln w="9525">
                                  <a:noFill/>
                                  <a:miter lim="800000"/>
                                  <a:headEnd/>
                                  <a:tailEnd/>
                                </a:ln>
                              </pic:spPr>
                            </pic:pic>
                          </a:graphicData>
                        </a:graphic>
                      </wp:inline>
                    </w:drawing>
                  </w:r>
                </w:p>
                <w:p w:rsidR="00572BC6" w:rsidRDefault="00572BC6" w:rsidP="00505D4E">
                  <w:pPr>
                    <w:widowControl w:val="0"/>
                    <w:autoSpaceDE w:val="0"/>
                    <w:autoSpaceDN w:val="0"/>
                    <w:adjustRightInd w:val="0"/>
                    <w:spacing w:after="0"/>
                    <w:rPr>
                      <w:rFonts w:ascii="Times New Roman" w:hAnsi="Times New Roman"/>
                      <w:sz w:val="24"/>
                      <w:szCs w:val="24"/>
                    </w:rPr>
                  </w:pPr>
                </w:p>
              </w:txbxContent>
            </v:textbox>
            <w10:wrap anchorx="page"/>
          </v:rect>
        </w:pict>
      </w:r>
      <w:r w:rsidR="00505D4E" w:rsidRPr="00505D4E">
        <w:rPr>
          <w:rFonts w:ascii="Times New Roman" w:hAnsi="Times New Roman"/>
          <w:color w:val="191919"/>
          <w:sz w:val="20"/>
          <w:szCs w:val="20"/>
        </w:rPr>
        <w:t>A</w:t>
      </w:r>
      <w:r w:rsidR="00505D4E" w:rsidRPr="00505D4E">
        <w:rPr>
          <w:rFonts w:ascii="Times New Roman" w:hAnsi="Times New Roman"/>
          <w:color w:val="191919"/>
          <w:spacing w:val="-11"/>
          <w:sz w:val="20"/>
          <w:szCs w:val="20"/>
        </w:rPr>
        <w:t xml:space="preserve"> </w:t>
      </w:r>
      <w:r w:rsidR="00505D4E" w:rsidRPr="00505D4E">
        <w:rPr>
          <w:rFonts w:ascii="Times New Roman" w:hAnsi="Times New Roman"/>
          <w:color w:val="191919"/>
          <w:sz w:val="20"/>
          <w:szCs w:val="20"/>
        </w:rPr>
        <w:t>current RN license to practice in Geo</w:t>
      </w:r>
      <w:r w:rsidR="00505D4E" w:rsidRPr="00505D4E">
        <w:rPr>
          <w:rFonts w:ascii="Times New Roman" w:hAnsi="Times New Roman"/>
          <w:color w:val="191919"/>
          <w:spacing w:val="-4"/>
          <w:sz w:val="20"/>
          <w:szCs w:val="20"/>
        </w:rPr>
        <w:t>r</w:t>
      </w:r>
      <w:r w:rsidR="00505D4E" w:rsidRPr="00505D4E">
        <w:rPr>
          <w:rFonts w:ascii="Times New Roman" w:hAnsi="Times New Roman"/>
          <w:color w:val="191919"/>
          <w:sz w:val="20"/>
          <w:szCs w:val="20"/>
        </w:rPr>
        <w:t>gia.</w:t>
      </w: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Default="00505D4E" w:rsidP="00505D4E">
      <w:pPr>
        <w:pStyle w:val="BalloonText"/>
        <w:ind w:left="1170" w:right="180"/>
        <w:jc w:val="both"/>
        <w:rPr>
          <w:rFonts w:ascii="Times New Roman" w:hAnsi="Times New Roman"/>
          <w:color w:val="191919"/>
          <w:sz w:val="20"/>
          <w:szCs w:val="20"/>
        </w:rPr>
      </w:pPr>
    </w:p>
    <w:p w:rsidR="00505D4E" w:rsidRPr="00505D4E" w:rsidRDefault="00505D4E" w:rsidP="00505D4E">
      <w:pPr>
        <w:pStyle w:val="BalloonText"/>
        <w:ind w:left="1170" w:right="180"/>
        <w:jc w:val="both"/>
        <w:rPr>
          <w:rFonts w:ascii="Times New Roman" w:hAnsi="Times New Roman"/>
          <w:color w:val="191919"/>
          <w:sz w:val="20"/>
          <w:szCs w:val="20"/>
        </w:rPr>
      </w:pPr>
    </w:p>
    <w:p w:rsidR="00505D4E" w:rsidRPr="00422738" w:rsidRDefault="00505D4E" w:rsidP="00F56BDC">
      <w:pPr>
        <w:pStyle w:val="BalloonText"/>
        <w:widowControl w:val="0"/>
        <w:numPr>
          <w:ilvl w:val="0"/>
          <w:numId w:val="23"/>
        </w:numPr>
        <w:autoSpaceDE w:val="0"/>
        <w:autoSpaceDN w:val="0"/>
        <w:adjustRightInd w:val="0"/>
        <w:ind w:right="180"/>
        <w:jc w:val="both"/>
        <w:rPr>
          <w:rFonts w:ascii="Times New Roman" w:hAnsi="Times New Roman"/>
          <w:sz w:val="20"/>
          <w:szCs w:val="20"/>
        </w:rPr>
      </w:pPr>
      <w:r w:rsidRPr="00422738">
        <w:rPr>
          <w:rFonts w:ascii="Times New Roman" w:hAnsi="Times New Roman"/>
          <w:sz w:val="20"/>
          <w:szCs w:val="20"/>
        </w:rPr>
        <w:t>A</w:t>
      </w:r>
      <w:r w:rsidRPr="00505D4E">
        <w:rPr>
          <w:rFonts w:ascii="Times New Roman" w:hAnsi="Times New Roman"/>
          <w:sz w:val="20"/>
          <w:szCs w:val="20"/>
        </w:rPr>
        <w:t xml:space="preserve"> </w:t>
      </w:r>
      <w:r w:rsidRPr="00422738">
        <w:rPr>
          <w:rFonts w:ascii="Times New Roman" w:hAnsi="Times New Roman"/>
          <w:sz w:val="20"/>
          <w:szCs w:val="20"/>
        </w:rPr>
        <w:t>personal interview with the Coordinator of the Graduate Nursing Program.</w:t>
      </w:r>
    </w:p>
    <w:p w:rsidR="00872727" w:rsidRDefault="00505D4E" w:rsidP="00F56BDC">
      <w:pPr>
        <w:pStyle w:val="BalloonText"/>
        <w:widowControl w:val="0"/>
        <w:numPr>
          <w:ilvl w:val="0"/>
          <w:numId w:val="23"/>
        </w:numPr>
        <w:autoSpaceDE w:val="0"/>
        <w:autoSpaceDN w:val="0"/>
        <w:adjustRightInd w:val="0"/>
        <w:ind w:right="180"/>
        <w:jc w:val="both"/>
        <w:rPr>
          <w:rFonts w:ascii="Times New Roman" w:hAnsi="Times New Roman"/>
          <w:sz w:val="20"/>
          <w:szCs w:val="20"/>
        </w:rPr>
        <w:sectPr w:rsidR="00872727" w:rsidSect="0068571A">
          <w:headerReference w:type="even" r:id="rId44"/>
          <w:pgSz w:w="12240" w:h="15840" w:code="1"/>
          <w:pgMar w:top="720" w:right="720" w:bottom="288" w:left="1440" w:header="720" w:footer="288" w:gutter="0"/>
          <w:cols w:space="720"/>
          <w:docGrid w:linePitch="360"/>
        </w:sectPr>
      </w:pPr>
      <w:r w:rsidRPr="00422738">
        <w:rPr>
          <w:rFonts w:ascii="Times New Roman" w:hAnsi="Times New Roman"/>
          <w:sz w:val="20"/>
          <w:szCs w:val="20"/>
        </w:rPr>
        <w:t>A</w:t>
      </w:r>
      <w:r w:rsidRPr="00505D4E">
        <w:rPr>
          <w:rFonts w:ascii="Times New Roman" w:hAnsi="Times New Roman"/>
          <w:sz w:val="20"/>
          <w:szCs w:val="20"/>
        </w:rPr>
        <w:t xml:space="preserve"> </w:t>
      </w:r>
      <w:r w:rsidRPr="00422738">
        <w:rPr>
          <w:rFonts w:ascii="Times New Roman" w:hAnsi="Times New Roman"/>
          <w:sz w:val="20"/>
          <w:szCs w:val="20"/>
        </w:rPr>
        <w:t>Graduate Record Examination (GRE) score of 800 or better or a Miller</w:t>
      </w:r>
      <w:r w:rsidRPr="00505D4E">
        <w:rPr>
          <w:rFonts w:ascii="Times New Roman" w:hAnsi="Times New Roman"/>
          <w:sz w:val="20"/>
          <w:szCs w:val="20"/>
        </w:rPr>
        <w:t xml:space="preserve"> </w:t>
      </w:r>
      <w:r w:rsidRPr="00422738">
        <w:rPr>
          <w:rFonts w:ascii="Times New Roman" w:hAnsi="Times New Roman"/>
          <w:sz w:val="20"/>
          <w:szCs w:val="20"/>
        </w:rPr>
        <w:t>Analogies</w:t>
      </w:r>
      <w:r w:rsidRPr="00505D4E">
        <w:rPr>
          <w:rFonts w:ascii="Times New Roman" w:hAnsi="Times New Roman"/>
          <w:sz w:val="20"/>
          <w:szCs w:val="20"/>
        </w:rPr>
        <w:t xml:space="preserve"> T</w:t>
      </w:r>
      <w:r w:rsidRPr="00422738">
        <w:rPr>
          <w:rFonts w:ascii="Times New Roman" w:hAnsi="Times New Roman"/>
          <w:sz w:val="20"/>
          <w:szCs w:val="20"/>
        </w:rPr>
        <w:t>est</w:t>
      </w:r>
      <w:r w:rsidR="00B67D28">
        <w:rPr>
          <w:rFonts w:ascii="Times New Roman" w:hAnsi="Times New Roman"/>
          <w:sz w:val="20"/>
          <w:szCs w:val="20"/>
        </w:rPr>
        <w:pict>
          <v:group id="_x0000_s1202" style="position:absolute;left:0;text-align:left;margin-left:263.55pt;margin-top:-78.95pt;width:31.2pt;height:31.05pt;z-index:-251566080;mso-position-horizontal-relative:page;mso-position-vertical-relative:text" coordorigin="5271,-1579" coordsize="624,621" o:allowincell="f">
            <v:rect id="_x0000_s1203" style="position:absolute;left:5276;top:-1574;width:613;height:610" o:allowincell="f" stroked="f">
              <v:path arrowok="t"/>
            </v:rect>
            <v:rect id="_x0000_s1204" style="position:absolute;left:5276;top:-1574;width:620;height:620;mso-position-horizontal-relative:page" o:allowincell="f" filled="f" stroked="f">
              <v:textbox style="mso-next-textbox:#_x0000_s1204" inset="0,0,0,0">
                <w:txbxContent>
                  <w:p w:rsidR="00572BC6" w:rsidRDefault="00572BC6" w:rsidP="00505D4E">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390525" cy="390525"/>
                          <wp:effectExtent l="19050" t="0" r="9525" b="0"/>
                          <wp:docPr id="14027"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572BC6" w:rsidRDefault="00572BC6" w:rsidP="00505D4E">
                    <w:pPr>
                      <w:widowControl w:val="0"/>
                      <w:autoSpaceDE w:val="0"/>
                      <w:autoSpaceDN w:val="0"/>
                      <w:adjustRightInd w:val="0"/>
                      <w:spacing w:after="0"/>
                      <w:rPr>
                        <w:rFonts w:ascii="Times New Roman" w:hAnsi="Times New Roman"/>
                        <w:sz w:val="24"/>
                        <w:szCs w:val="24"/>
                      </w:rPr>
                    </w:pPr>
                  </w:p>
                </w:txbxContent>
              </v:textbox>
            </v:rect>
            <w10:wrap anchorx="page"/>
          </v:group>
        </w:pict>
      </w:r>
      <w:r>
        <w:rPr>
          <w:rFonts w:ascii="Times New Roman" w:hAnsi="Times New Roman"/>
          <w:sz w:val="20"/>
          <w:szCs w:val="20"/>
        </w:rPr>
        <w:t xml:space="preserve"> </w:t>
      </w:r>
      <w:r w:rsidRPr="00422738">
        <w:rPr>
          <w:rFonts w:ascii="Times New Roman" w:hAnsi="Times New Roman"/>
          <w:sz w:val="20"/>
          <w:szCs w:val="20"/>
        </w:rPr>
        <w:t>(M</w:t>
      </w:r>
      <w:r w:rsidRPr="00505D4E">
        <w:rPr>
          <w:rFonts w:ascii="Times New Roman" w:hAnsi="Times New Roman"/>
          <w:sz w:val="20"/>
          <w:szCs w:val="20"/>
        </w:rPr>
        <w:t>A</w:t>
      </w:r>
      <w:r w:rsidRPr="00422738">
        <w:rPr>
          <w:rFonts w:ascii="Times New Roman" w:hAnsi="Times New Roman"/>
          <w:sz w:val="20"/>
          <w:szCs w:val="20"/>
        </w:rPr>
        <w:t xml:space="preserve">T) score of 44 </w:t>
      </w:r>
    </w:p>
    <w:p w:rsidR="00505D4E" w:rsidRPr="00422738" w:rsidRDefault="00505D4E" w:rsidP="00F56BDC">
      <w:pPr>
        <w:pStyle w:val="BalloonText"/>
        <w:widowControl w:val="0"/>
        <w:numPr>
          <w:ilvl w:val="0"/>
          <w:numId w:val="23"/>
        </w:numPr>
        <w:autoSpaceDE w:val="0"/>
        <w:autoSpaceDN w:val="0"/>
        <w:adjustRightInd w:val="0"/>
        <w:ind w:right="180"/>
        <w:jc w:val="both"/>
        <w:rPr>
          <w:rFonts w:ascii="Times New Roman" w:hAnsi="Times New Roman"/>
          <w:sz w:val="20"/>
          <w:szCs w:val="20"/>
        </w:rPr>
      </w:pPr>
      <w:r w:rsidRPr="00422738">
        <w:rPr>
          <w:rFonts w:ascii="Times New Roman" w:hAnsi="Times New Roman"/>
          <w:sz w:val="20"/>
          <w:szCs w:val="20"/>
        </w:rPr>
        <w:lastRenderedPageBreak/>
        <w:t>or bette</w:t>
      </w:r>
      <w:r w:rsidRPr="00505D4E">
        <w:rPr>
          <w:rFonts w:ascii="Times New Roman" w:hAnsi="Times New Roman"/>
          <w:sz w:val="20"/>
          <w:szCs w:val="20"/>
        </w:rPr>
        <w:t>r</w:t>
      </w:r>
      <w:r w:rsidRPr="00422738">
        <w:rPr>
          <w:rFonts w:ascii="Times New Roman" w:hAnsi="Times New Roman"/>
          <w:sz w:val="20"/>
          <w:szCs w:val="20"/>
        </w:rPr>
        <w:t>.</w:t>
      </w:r>
    </w:p>
    <w:p w:rsidR="00505D4E" w:rsidRDefault="00505D4E" w:rsidP="00F56BDC">
      <w:pPr>
        <w:pStyle w:val="BalloonText"/>
        <w:widowControl w:val="0"/>
        <w:numPr>
          <w:ilvl w:val="0"/>
          <w:numId w:val="23"/>
        </w:numPr>
        <w:autoSpaceDE w:val="0"/>
        <w:autoSpaceDN w:val="0"/>
        <w:adjustRightInd w:val="0"/>
        <w:ind w:right="180"/>
        <w:jc w:val="both"/>
        <w:rPr>
          <w:rFonts w:ascii="Times New Roman" w:hAnsi="Times New Roman"/>
          <w:sz w:val="20"/>
          <w:szCs w:val="20"/>
        </w:rPr>
      </w:pPr>
      <w:r w:rsidRPr="00505D4E">
        <w:rPr>
          <w:rFonts w:ascii="Times New Roman" w:hAnsi="Times New Roman"/>
          <w:sz w:val="20"/>
          <w:szCs w:val="20"/>
        </w:rPr>
        <w:t>T</w:t>
      </w:r>
      <w:r w:rsidRPr="00422738">
        <w:rPr>
          <w:rFonts w:ascii="Times New Roman" w:hAnsi="Times New Roman"/>
          <w:sz w:val="20"/>
          <w:szCs w:val="20"/>
        </w:rPr>
        <w:t>wo letters of reference regarding professional accomplishments and academic potential.</w:t>
      </w:r>
    </w:p>
    <w:p w:rsidR="00505D4E" w:rsidRDefault="00505D4E" w:rsidP="00F56BDC">
      <w:pPr>
        <w:pStyle w:val="BalloonText"/>
        <w:widowControl w:val="0"/>
        <w:numPr>
          <w:ilvl w:val="0"/>
          <w:numId w:val="23"/>
        </w:numPr>
        <w:autoSpaceDE w:val="0"/>
        <w:autoSpaceDN w:val="0"/>
        <w:adjustRightInd w:val="0"/>
        <w:ind w:right="180"/>
        <w:jc w:val="both"/>
        <w:rPr>
          <w:rFonts w:ascii="Times New Roman" w:hAnsi="Times New Roman"/>
          <w:sz w:val="20"/>
          <w:szCs w:val="20"/>
        </w:rPr>
      </w:pPr>
      <w:r w:rsidRPr="00422738">
        <w:rPr>
          <w:rFonts w:ascii="Times New Roman" w:hAnsi="Times New Roman"/>
          <w:sz w:val="20"/>
          <w:szCs w:val="20"/>
        </w:rPr>
        <w:t>Completed prerequisite unde</w:t>
      </w:r>
      <w:r w:rsidRPr="00505D4E">
        <w:rPr>
          <w:rFonts w:ascii="Times New Roman" w:hAnsi="Times New Roman"/>
          <w:sz w:val="20"/>
          <w:szCs w:val="20"/>
        </w:rPr>
        <w:t>r</w:t>
      </w:r>
      <w:r w:rsidRPr="00422738">
        <w:rPr>
          <w:rFonts w:ascii="Times New Roman" w:hAnsi="Times New Roman"/>
          <w:sz w:val="20"/>
          <w:szCs w:val="20"/>
        </w:rPr>
        <w:t>graduate courses in statistics, pathophysiolog</w:t>
      </w:r>
      <w:r w:rsidRPr="00505D4E">
        <w:rPr>
          <w:rFonts w:ascii="Times New Roman" w:hAnsi="Times New Roman"/>
          <w:sz w:val="20"/>
          <w:szCs w:val="20"/>
        </w:rPr>
        <w:t>y</w:t>
      </w:r>
      <w:r w:rsidRPr="00422738">
        <w:rPr>
          <w:rFonts w:ascii="Times New Roman" w:hAnsi="Times New Roman"/>
          <w:sz w:val="20"/>
          <w:szCs w:val="20"/>
        </w:rPr>
        <w:t>, nursing research and health assessment.</w:t>
      </w:r>
    </w:p>
    <w:p w:rsidR="00505D4E" w:rsidRPr="00422738" w:rsidRDefault="00505D4E" w:rsidP="00505D4E">
      <w:pPr>
        <w:pStyle w:val="BalloonText"/>
        <w:widowControl w:val="0"/>
        <w:tabs>
          <w:tab w:val="left" w:pos="9180"/>
        </w:tabs>
        <w:autoSpaceDE w:val="0"/>
        <w:autoSpaceDN w:val="0"/>
        <w:adjustRightInd w:val="0"/>
        <w:spacing w:before="10"/>
        <w:ind w:left="540" w:right="180"/>
        <w:jc w:val="both"/>
        <w:rPr>
          <w:rFonts w:ascii="Times New Roman" w:hAnsi="Times New Roman"/>
          <w:sz w:val="20"/>
          <w:szCs w:val="20"/>
        </w:rPr>
      </w:pPr>
    </w:p>
    <w:p w:rsidR="00505D4E" w:rsidRDefault="00505D4E" w:rsidP="00505D4E">
      <w:pPr>
        <w:widowControl w:val="0"/>
        <w:tabs>
          <w:tab w:val="left" w:pos="9180"/>
        </w:tabs>
        <w:autoSpaceDE w:val="0"/>
        <w:autoSpaceDN w:val="0"/>
        <w:adjustRightInd w:val="0"/>
        <w:spacing w:after="0" w:line="250" w:lineRule="auto"/>
        <w:ind w:left="540" w:right="180" w:firstLine="180"/>
        <w:jc w:val="both"/>
        <w:rPr>
          <w:rFonts w:ascii="Times New Roman" w:hAnsi="Times New Roman"/>
          <w:sz w:val="20"/>
          <w:szCs w:val="20"/>
        </w:rPr>
      </w:pPr>
      <w:r>
        <w:rPr>
          <w:rFonts w:ascii="Times New Roman" w:hAnsi="Times New Roman"/>
          <w:sz w:val="20"/>
          <w:szCs w:val="20"/>
        </w:rPr>
        <w:t>Admission to the Graduate Nursing Program does not ensure admission to the Family Nurse Practitioner program.</w:t>
      </w:r>
      <w:r>
        <w:rPr>
          <w:rFonts w:ascii="Times New Roman" w:hAnsi="Times New Roman"/>
          <w:spacing w:val="-4"/>
          <w:sz w:val="20"/>
          <w:szCs w:val="20"/>
        </w:rPr>
        <w:t xml:space="preserve"> </w:t>
      </w:r>
      <w:r>
        <w:rPr>
          <w:rFonts w:ascii="Times New Roman" w:hAnsi="Times New Roman"/>
          <w:sz w:val="20"/>
          <w:szCs w:val="20"/>
        </w:rPr>
        <w:t>The prospective FNP</w:t>
      </w:r>
      <w:r>
        <w:rPr>
          <w:rFonts w:ascii="Times New Roman" w:hAnsi="Times New Roman"/>
          <w:spacing w:val="-8"/>
          <w:sz w:val="20"/>
          <w:szCs w:val="20"/>
        </w:rPr>
        <w:t xml:space="preserve"> </w:t>
      </w:r>
      <w:r>
        <w:rPr>
          <w:rFonts w:ascii="Times New Roman" w:hAnsi="Times New Roman"/>
          <w:sz w:val="20"/>
          <w:szCs w:val="20"/>
        </w:rPr>
        <w:t>student should have at least one year of nursing experience and should send required items listed below to the Director of the FNP</w:t>
      </w:r>
      <w:r>
        <w:rPr>
          <w:rFonts w:ascii="Times New Roman" w:hAnsi="Times New Roman"/>
          <w:spacing w:val="-8"/>
          <w:sz w:val="20"/>
          <w:szCs w:val="20"/>
        </w:rPr>
        <w:t xml:space="preserve"> </w:t>
      </w:r>
      <w:r>
        <w:rPr>
          <w:rFonts w:ascii="Times New Roman" w:hAnsi="Times New Roman"/>
          <w:sz w:val="20"/>
          <w:szCs w:val="20"/>
        </w:rPr>
        <w:t>program well in advance of the planned entry date:</w:t>
      </w:r>
    </w:p>
    <w:p w:rsidR="00505D4E" w:rsidRPr="00422738"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sz w:val="20"/>
          <w:szCs w:val="20"/>
        </w:rPr>
      </w:pPr>
      <w:r w:rsidRPr="00422738">
        <w:rPr>
          <w:rFonts w:ascii="Times New Roman" w:hAnsi="Times New Roman"/>
          <w:sz w:val="20"/>
          <w:szCs w:val="20"/>
        </w:rPr>
        <w:t>Letter requesting admission to the FNP</w:t>
      </w:r>
      <w:r w:rsidRPr="00505D4E">
        <w:rPr>
          <w:rFonts w:ascii="Times New Roman" w:hAnsi="Times New Roman"/>
          <w:sz w:val="20"/>
          <w:szCs w:val="20"/>
        </w:rPr>
        <w:t xml:space="preserve"> </w:t>
      </w:r>
      <w:r w:rsidRPr="00422738">
        <w:rPr>
          <w:rFonts w:ascii="Times New Roman" w:hAnsi="Times New Roman"/>
          <w:sz w:val="20"/>
          <w:szCs w:val="20"/>
        </w:rPr>
        <w:t>program.</w:t>
      </w:r>
    </w:p>
    <w:p w:rsidR="00505D4E" w:rsidRPr="00422738"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sz w:val="20"/>
          <w:szCs w:val="20"/>
        </w:rPr>
      </w:pPr>
      <w:r w:rsidRPr="00422738">
        <w:rPr>
          <w:rFonts w:ascii="Times New Roman" w:hAnsi="Times New Roman"/>
          <w:sz w:val="20"/>
          <w:szCs w:val="20"/>
        </w:rPr>
        <w:t>A</w:t>
      </w:r>
      <w:r w:rsidRPr="00505D4E">
        <w:rPr>
          <w:rFonts w:ascii="Times New Roman" w:hAnsi="Times New Roman"/>
          <w:sz w:val="20"/>
          <w:szCs w:val="20"/>
        </w:rPr>
        <w:t xml:space="preserve"> </w:t>
      </w:r>
      <w:r w:rsidRPr="00422738">
        <w:rPr>
          <w:rFonts w:ascii="Times New Roman" w:hAnsi="Times New Roman"/>
          <w:sz w:val="20"/>
          <w:szCs w:val="20"/>
        </w:rPr>
        <w:t>personal statement of approximately 300 words describing the student</w:t>
      </w:r>
      <w:r w:rsidRPr="00505D4E">
        <w:rPr>
          <w:rFonts w:ascii="Times New Roman" w:hAnsi="Times New Roman"/>
          <w:sz w:val="20"/>
          <w:szCs w:val="20"/>
        </w:rPr>
        <w:t>’</w:t>
      </w:r>
      <w:r w:rsidRPr="00422738">
        <w:rPr>
          <w:rFonts w:ascii="Times New Roman" w:hAnsi="Times New Roman"/>
          <w:sz w:val="20"/>
          <w:szCs w:val="20"/>
        </w:rPr>
        <w:t>s professional goals.</w:t>
      </w:r>
    </w:p>
    <w:p w:rsidR="00505D4E" w:rsidRPr="00422738" w:rsidRDefault="00505D4E" w:rsidP="00F56BDC">
      <w:pPr>
        <w:pStyle w:val="BalloonText"/>
        <w:widowControl w:val="0"/>
        <w:numPr>
          <w:ilvl w:val="0"/>
          <w:numId w:val="22"/>
        </w:numPr>
        <w:autoSpaceDE w:val="0"/>
        <w:autoSpaceDN w:val="0"/>
        <w:adjustRightInd w:val="0"/>
        <w:ind w:left="1170" w:right="180"/>
        <w:jc w:val="both"/>
        <w:rPr>
          <w:rFonts w:ascii="Times New Roman" w:hAnsi="Times New Roman"/>
          <w:sz w:val="20"/>
          <w:szCs w:val="20"/>
        </w:rPr>
      </w:pPr>
      <w:r w:rsidRPr="00422738">
        <w:rPr>
          <w:rFonts w:ascii="Times New Roman" w:hAnsi="Times New Roman"/>
          <w:sz w:val="20"/>
          <w:szCs w:val="20"/>
        </w:rPr>
        <w:t>A</w:t>
      </w:r>
      <w:r w:rsidRPr="00505D4E">
        <w:rPr>
          <w:rFonts w:ascii="Times New Roman" w:hAnsi="Times New Roman"/>
          <w:sz w:val="20"/>
          <w:szCs w:val="20"/>
        </w:rPr>
        <w:t xml:space="preserve"> </w:t>
      </w:r>
      <w:r w:rsidRPr="00422738">
        <w:rPr>
          <w:rFonts w:ascii="Times New Roman" w:hAnsi="Times New Roman"/>
          <w:sz w:val="20"/>
          <w:szCs w:val="20"/>
        </w:rPr>
        <w:t>résumé.</w:t>
      </w:r>
    </w:p>
    <w:p w:rsidR="00505D4E" w:rsidRDefault="00505D4E" w:rsidP="00505D4E">
      <w:pPr>
        <w:widowControl w:val="0"/>
        <w:tabs>
          <w:tab w:val="left" w:pos="9180"/>
        </w:tabs>
        <w:autoSpaceDE w:val="0"/>
        <w:autoSpaceDN w:val="0"/>
        <w:adjustRightInd w:val="0"/>
        <w:spacing w:before="6" w:after="0" w:line="220" w:lineRule="exact"/>
        <w:ind w:left="1170" w:right="180" w:firstLine="0"/>
        <w:jc w:val="both"/>
        <w:rPr>
          <w:rFonts w:ascii="Times New Roman" w:hAnsi="Times New Roman"/>
        </w:rPr>
      </w:pPr>
    </w:p>
    <w:p w:rsidR="00505D4E" w:rsidRPr="00896FAA" w:rsidRDefault="00505D4E" w:rsidP="00505D4E">
      <w:pPr>
        <w:pStyle w:val="Heading2"/>
        <w:spacing w:before="0"/>
        <w:ind w:left="540" w:right="180" w:firstLine="0"/>
        <w:rPr>
          <w:rFonts w:ascii="Times New Roman" w:hAnsi="Times New Roman"/>
          <w:color w:val="808080" w:themeColor="background1" w:themeShade="80"/>
          <w:sz w:val="28"/>
          <w:szCs w:val="28"/>
        </w:rPr>
      </w:pPr>
      <w:bookmarkStart w:id="195" w:name="_Toc294969719"/>
      <w:bookmarkStart w:id="196" w:name="_Toc295508282"/>
      <w:r w:rsidRPr="00896FAA">
        <w:rPr>
          <w:rFonts w:ascii="Times New Roman" w:hAnsi="Times New Roman"/>
          <w:bCs w:val="0"/>
          <w:color w:val="808080" w:themeColor="background1" w:themeShade="80"/>
          <w:sz w:val="28"/>
          <w:szCs w:val="28"/>
        </w:rPr>
        <w:t>Regular</w:t>
      </w:r>
      <w:r w:rsidRPr="00896FAA">
        <w:rPr>
          <w:rFonts w:ascii="Times New Roman" w:hAnsi="Times New Roman"/>
          <w:bCs w:val="0"/>
          <w:color w:val="808080" w:themeColor="background1" w:themeShade="80"/>
          <w:spacing w:val="-20"/>
          <w:sz w:val="28"/>
          <w:szCs w:val="28"/>
        </w:rPr>
        <w:t xml:space="preserve"> </w:t>
      </w:r>
      <w:r w:rsidRPr="00896FAA">
        <w:rPr>
          <w:rFonts w:ascii="Times New Roman" w:hAnsi="Times New Roman"/>
          <w:bCs w:val="0"/>
          <w:color w:val="808080" w:themeColor="background1" w:themeShade="80"/>
          <w:sz w:val="28"/>
          <w:szCs w:val="28"/>
        </w:rPr>
        <w:t>Admission</w:t>
      </w:r>
      <w:bookmarkEnd w:id="195"/>
      <w:bookmarkEnd w:id="196"/>
    </w:p>
    <w:p w:rsidR="00505D4E" w:rsidRDefault="00505D4E" w:rsidP="00505D4E">
      <w:pPr>
        <w:widowControl w:val="0"/>
        <w:autoSpaceDE w:val="0"/>
        <w:autoSpaceDN w:val="0"/>
        <w:adjustRightInd w:val="0"/>
        <w:spacing w:before="37" w:after="0"/>
        <w:ind w:left="540" w:right="180" w:firstLine="180"/>
        <w:jc w:val="both"/>
        <w:rPr>
          <w:rFonts w:ascii="Times New Roman" w:hAnsi="Times New Roman"/>
          <w:sz w:val="20"/>
          <w:szCs w:val="20"/>
        </w:rPr>
      </w:pPr>
      <w:r>
        <w:rPr>
          <w:rFonts w:ascii="Times New Roman" w:hAnsi="Times New Roman"/>
          <w:sz w:val="20"/>
          <w:szCs w:val="20"/>
        </w:rPr>
        <w:t>For regular admission, the applicant must meet all admission requirements described above.</w:t>
      </w:r>
    </w:p>
    <w:p w:rsidR="00505D4E" w:rsidRDefault="00505D4E" w:rsidP="00505D4E">
      <w:pPr>
        <w:widowControl w:val="0"/>
        <w:tabs>
          <w:tab w:val="left" w:pos="9180"/>
        </w:tabs>
        <w:autoSpaceDE w:val="0"/>
        <w:autoSpaceDN w:val="0"/>
        <w:adjustRightInd w:val="0"/>
        <w:spacing w:before="6" w:after="0" w:line="220" w:lineRule="exact"/>
        <w:ind w:left="540" w:right="180" w:firstLine="0"/>
        <w:jc w:val="both"/>
        <w:rPr>
          <w:rFonts w:ascii="Times New Roman" w:hAnsi="Times New Roman"/>
        </w:rPr>
      </w:pPr>
    </w:p>
    <w:p w:rsidR="00505D4E" w:rsidRPr="00896FAA" w:rsidRDefault="00505D4E" w:rsidP="00505D4E">
      <w:pPr>
        <w:pStyle w:val="Heading2"/>
        <w:spacing w:before="0"/>
        <w:ind w:left="540" w:right="180" w:firstLine="0"/>
        <w:rPr>
          <w:rFonts w:ascii="Times New Roman" w:hAnsi="Times New Roman"/>
          <w:color w:val="808080" w:themeColor="background1" w:themeShade="80"/>
          <w:sz w:val="28"/>
          <w:szCs w:val="28"/>
        </w:rPr>
      </w:pPr>
      <w:bookmarkStart w:id="197" w:name="_Toc294969720"/>
      <w:bookmarkStart w:id="198" w:name="_Toc295508283"/>
      <w:r w:rsidRPr="00896FAA">
        <w:rPr>
          <w:rFonts w:ascii="Times New Roman" w:hAnsi="Times New Roman"/>
          <w:bCs w:val="0"/>
          <w:color w:val="808080" w:themeColor="background1" w:themeShade="80"/>
          <w:sz w:val="28"/>
          <w:szCs w:val="28"/>
        </w:rPr>
        <w:t>P</w:t>
      </w:r>
      <w:r w:rsidRPr="00896FAA">
        <w:rPr>
          <w:rFonts w:ascii="Times New Roman" w:hAnsi="Times New Roman"/>
          <w:bCs w:val="0"/>
          <w:color w:val="808080" w:themeColor="background1" w:themeShade="80"/>
          <w:spacing w:val="-5"/>
          <w:sz w:val="28"/>
          <w:szCs w:val="28"/>
        </w:rPr>
        <w:t>r</w:t>
      </w:r>
      <w:r w:rsidRPr="00896FAA">
        <w:rPr>
          <w:rFonts w:ascii="Times New Roman" w:hAnsi="Times New Roman"/>
          <w:bCs w:val="0"/>
          <w:color w:val="808080" w:themeColor="background1" w:themeShade="80"/>
          <w:sz w:val="28"/>
          <w:szCs w:val="28"/>
        </w:rPr>
        <w:t>ovisional</w:t>
      </w:r>
      <w:r w:rsidRPr="00896FAA">
        <w:rPr>
          <w:rFonts w:ascii="Times New Roman" w:hAnsi="Times New Roman"/>
          <w:bCs w:val="0"/>
          <w:color w:val="808080" w:themeColor="background1" w:themeShade="80"/>
          <w:spacing w:val="-15"/>
          <w:sz w:val="28"/>
          <w:szCs w:val="28"/>
        </w:rPr>
        <w:t xml:space="preserve"> </w:t>
      </w:r>
      <w:r w:rsidRPr="00896FAA">
        <w:rPr>
          <w:rFonts w:ascii="Times New Roman" w:hAnsi="Times New Roman"/>
          <w:bCs w:val="0"/>
          <w:color w:val="808080" w:themeColor="background1" w:themeShade="80"/>
          <w:sz w:val="28"/>
          <w:szCs w:val="28"/>
        </w:rPr>
        <w:t>Admission</w:t>
      </w:r>
      <w:bookmarkEnd w:id="197"/>
      <w:bookmarkEnd w:id="198"/>
    </w:p>
    <w:p w:rsidR="00505D4E" w:rsidRDefault="00505D4E" w:rsidP="00505D4E">
      <w:pPr>
        <w:widowControl w:val="0"/>
        <w:autoSpaceDE w:val="0"/>
        <w:autoSpaceDN w:val="0"/>
        <w:adjustRightInd w:val="0"/>
        <w:spacing w:before="37" w:after="0"/>
        <w:ind w:left="540" w:right="180" w:firstLine="180"/>
        <w:jc w:val="both"/>
        <w:rPr>
          <w:rFonts w:ascii="Times New Roman" w:hAnsi="Times New Roman"/>
          <w:sz w:val="20"/>
          <w:szCs w:val="20"/>
        </w:rPr>
      </w:pPr>
      <w:r>
        <w:rPr>
          <w:rFonts w:ascii="Times New Roman" w:hAnsi="Times New Roman"/>
          <w:sz w:val="20"/>
          <w:szCs w:val="20"/>
        </w:rPr>
        <w:t>Applicants who do not fully meet the requirements for regular admission may be considered for provisional admission.</w:t>
      </w:r>
      <w:r>
        <w:rPr>
          <w:rFonts w:ascii="Times New Roman" w:hAnsi="Times New Roman"/>
          <w:spacing w:val="-4"/>
          <w:sz w:val="20"/>
          <w:szCs w:val="20"/>
        </w:rPr>
        <w:t xml:space="preserve"> </w:t>
      </w:r>
      <w:r>
        <w:rPr>
          <w:rFonts w:ascii="Times New Roman" w:hAnsi="Times New Roman"/>
          <w:sz w:val="20"/>
          <w:szCs w:val="20"/>
        </w:rPr>
        <w:t>The Graduate Nursing</w:t>
      </w:r>
      <w:r>
        <w:rPr>
          <w:rFonts w:ascii="Times New Roman" w:hAnsi="Times New Roman"/>
          <w:spacing w:val="-11"/>
          <w:sz w:val="20"/>
          <w:szCs w:val="20"/>
        </w:rPr>
        <w:t xml:space="preserve"> </w:t>
      </w:r>
      <w:r>
        <w:rPr>
          <w:rFonts w:ascii="Times New Roman" w:hAnsi="Times New Roman"/>
          <w:sz w:val="20"/>
          <w:szCs w:val="20"/>
        </w:rPr>
        <w:t>Admission Committee will evaluate each applicant on an individual basis. In some instances, the applicant may be required to fulfill prerequisites prior to consideration of this status.</w:t>
      </w:r>
      <w:r>
        <w:rPr>
          <w:rFonts w:ascii="Times New Roman" w:hAnsi="Times New Roman"/>
          <w:spacing w:val="-11"/>
          <w:sz w:val="20"/>
          <w:szCs w:val="20"/>
        </w:rPr>
        <w:t xml:space="preserve"> </w:t>
      </w:r>
      <w:r>
        <w:rPr>
          <w:rFonts w:ascii="Times New Roman" w:hAnsi="Times New Roman"/>
          <w:sz w:val="20"/>
          <w:szCs w:val="20"/>
        </w:rPr>
        <w:t>An applicant admitted under provisional status is limited to nine (9) semester hours and must make a “B” or better in each course attempted.</w:t>
      </w:r>
      <w:r>
        <w:rPr>
          <w:rFonts w:ascii="Times New Roman" w:hAnsi="Times New Roman"/>
          <w:spacing w:val="-11"/>
          <w:sz w:val="20"/>
          <w:szCs w:val="20"/>
        </w:rPr>
        <w:t xml:space="preserve"> </w:t>
      </w:r>
      <w:r>
        <w:rPr>
          <w:rFonts w:ascii="Times New Roman" w:hAnsi="Times New Roman"/>
          <w:sz w:val="20"/>
          <w:szCs w:val="20"/>
        </w:rPr>
        <w:t>An applicant who attains less than a 3.0 cumulative G</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will be withdrawn from the program.</w:t>
      </w:r>
      <w:r>
        <w:rPr>
          <w:rFonts w:ascii="Times New Roman" w:hAnsi="Times New Roman"/>
          <w:spacing w:val="-4"/>
          <w:sz w:val="20"/>
          <w:szCs w:val="20"/>
        </w:rPr>
        <w:t xml:space="preserve"> </w:t>
      </w:r>
      <w:r>
        <w:rPr>
          <w:rFonts w:ascii="Times New Roman" w:hAnsi="Times New Roman"/>
          <w:sz w:val="20"/>
          <w:szCs w:val="20"/>
        </w:rPr>
        <w:t>The applicant will be admitted to regular graduate status if he/she achieves a “B” or higher in each course taken in provisional status.</w:t>
      </w:r>
    </w:p>
    <w:p w:rsidR="00505D4E" w:rsidRDefault="00505D4E" w:rsidP="00505D4E">
      <w:pPr>
        <w:widowControl w:val="0"/>
        <w:tabs>
          <w:tab w:val="left" w:pos="9180"/>
        </w:tabs>
        <w:autoSpaceDE w:val="0"/>
        <w:autoSpaceDN w:val="0"/>
        <w:adjustRightInd w:val="0"/>
        <w:spacing w:before="17" w:after="0" w:line="200" w:lineRule="exact"/>
        <w:ind w:left="540" w:right="180" w:firstLine="0"/>
        <w:jc w:val="both"/>
        <w:rPr>
          <w:rFonts w:ascii="Times New Roman" w:hAnsi="Times New Roman"/>
          <w:sz w:val="20"/>
          <w:szCs w:val="20"/>
        </w:rPr>
      </w:pPr>
    </w:p>
    <w:p w:rsidR="00505D4E" w:rsidRPr="00896FAA" w:rsidRDefault="00505D4E" w:rsidP="00505D4E">
      <w:pPr>
        <w:pStyle w:val="Heading2"/>
        <w:spacing w:before="0"/>
        <w:ind w:left="540" w:right="180" w:firstLine="0"/>
        <w:rPr>
          <w:rFonts w:ascii="Times New Roman" w:hAnsi="Times New Roman"/>
          <w:color w:val="808080" w:themeColor="background1" w:themeShade="80"/>
          <w:sz w:val="28"/>
          <w:szCs w:val="28"/>
        </w:rPr>
      </w:pPr>
      <w:bookmarkStart w:id="199" w:name="_Toc294969721"/>
      <w:bookmarkStart w:id="200" w:name="_Toc295508284"/>
      <w:r w:rsidRPr="00896FAA">
        <w:rPr>
          <w:rFonts w:ascii="Times New Roman" w:hAnsi="Times New Roman"/>
          <w:bCs w:val="0"/>
          <w:color w:val="808080" w:themeColor="background1" w:themeShade="80"/>
          <w:sz w:val="28"/>
          <w:szCs w:val="28"/>
        </w:rPr>
        <w:t>Non-deg</w:t>
      </w:r>
      <w:r w:rsidRPr="00896FAA">
        <w:rPr>
          <w:rFonts w:ascii="Times New Roman" w:hAnsi="Times New Roman"/>
          <w:bCs w:val="0"/>
          <w:color w:val="808080" w:themeColor="background1" w:themeShade="80"/>
          <w:spacing w:val="-5"/>
          <w:sz w:val="28"/>
          <w:szCs w:val="28"/>
        </w:rPr>
        <w:t>r</w:t>
      </w:r>
      <w:r w:rsidRPr="00896FAA">
        <w:rPr>
          <w:rFonts w:ascii="Times New Roman" w:hAnsi="Times New Roman"/>
          <w:bCs w:val="0"/>
          <w:color w:val="808080" w:themeColor="background1" w:themeShade="80"/>
          <w:sz w:val="28"/>
          <w:szCs w:val="28"/>
        </w:rPr>
        <w:t>ee</w:t>
      </w:r>
      <w:r w:rsidRPr="00896FAA">
        <w:rPr>
          <w:rFonts w:ascii="Times New Roman" w:hAnsi="Times New Roman"/>
          <w:bCs w:val="0"/>
          <w:color w:val="808080" w:themeColor="background1" w:themeShade="80"/>
          <w:spacing w:val="-15"/>
          <w:sz w:val="28"/>
          <w:szCs w:val="28"/>
        </w:rPr>
        <w:t xml:space="preserve"> </w:t>
      </w:r>
      <w:r w:rsidRPr="00896FAA">
        <w:rPr>
          <w:rFonts w:ascii="Times New Roman" w:hAnsi="Times New Roman"/>
          <w:bCs w:val="0"/>
          <w:color w:val="808080" w:themeColor="background1" w:themeShade="80"/>
          <w:sz w:val="28"/>
          <w:szCs w:val="28"/>
        </w:rPr>
        <w:t>Admission</w:t>
      </w:r>
      <w:bookmarkEnd w:id="199"/>
      <w:bookmarkEnd w:id="200"/>
    </w:p>
    <w:p w:rsidR="00505D4E" w:rsidRDefault="00505D4E" w:rsidP="00505D4E">
      <w:pPr>
        <w:widowControl w:val="0"/>
        <w:autoSpaceDE w:val="0"/>
        <w:autoSpaceDN w:val="0"/>
        <w:adjustRightInd w:val="0"/>
        <w:spacing w:before="37" w:after="0"/>
        <w:ind w:left="540" w:right="180" w:firstLine="180"/>
        <w:jc w:val="both"/>
        <w:rPr>
          <w:rFonts w:ascii="Times New Roman" w:hAnsi="Times New Roman"/>
          <w:sz w:val="20"/>
          <w:szCs w:val="20"/>
        </w:rPr>
      </w:pPr>
      <w:r>
        <w:rPr>
          <w:rFonts w:ascii="Times New Roman" w:hAnsi="Times New Roman"/>
          <w:sz w:val="20"/>
          <w:szCs w:val="20"/>
        </w:rPr>
        <w:t>This category is provided to accommodate the applicant who has the potential for graduate stud</w:t>
      </w:r>
      <w:r>
        <w:rPr>
          <w:rFonts w:ascii="Times New Roman" w:hAnsi="Times New Roman"/>
          <w:spacing w:val="-13"/>
          <w:sz w:val="20"/>
          <w:szCs w:val="20"/>
        </w:rPr>
        <w:t>y</w:t>
      </w:r>
      <w:r>
        <w:rPr>
          <w:rFonts w:ascii="Times New Roman" w:hAnsi="Times New Roman"/>
          <w:sz w:val="20"/>
          <w:szCs w:val="20"/>
        </w:rPr>
        <w:t>, but at the time of the application does not intend to seek a graduate degree; or for the applicant who wishes to take a specific course for personal enrichment or job-related requirements.</w:t>
      </w:r>
      <w:r>
        <w:rPr>
          <w:rFonts w:ascii="Times New Roman" w:hAnsi="Times New Roman"/>
          <w:spacing w:val="-11"/>
          <w:sz w:val="20"/>
          <w:szCs w:val="20"/>
        </w:rPr>
        <w:t xml:space="preserve"> </w:t>
      </w:r>
      <w:r>
        <w:rPr>
          <w:rFonts w:ascii="Times New Roman" w:hAnsi="Times New Roman"/>
          <w:sz w:val="20"/>
          <w:szCs w:val="20"/>
        </w:rPr>
        <w:t>A student is admitted to this status at the option of the Department of Nursing on a space-available basis.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seeking regular graduate admission status is given preference when the number of applicants to be admitted is limited.</w:t>
      </w:r>
    </w:p>
    <w:p w:rsidR="00505D4E" w:rsidRDefault="00505D4E" w:rsidP="00505D4E">
      <w:pPr>
        <w:widowControl w:val="0"/>
        <w:tabs>
          <w:tab w:val="left" w:pos="9180"/>
        </w:tabs>
        <w:autoSpaceDE w:val="0"/>
        <w:autoSpaceDN w:val="0"/>
        <w:adjustRightInd w:val="0"/>
        <w:spacing w:after="0" w:line="250" w:lineRule="auto"/>
        <w:ind w:left="540" w:right="180" w:firstLine="0"/>
        <w:jc w:val="both"/>
        <w:rPr>
          <w:rFonts w:ascii="Times New Roman" w:hAnsi="Times New Roman"/>
          <w:sz w:val="20"/>
          <w:szCs w:val="20"/>
        </w:rPr>
      </w:pPr>
      <w:r>
        <w:rPr>
          <w:rFonts w:ascii="Times New Roman" w:hAnsi="Times New Roman"/>
          <w:sz w:val="20"/>
          <w:szCs w:val="20"/>
        </w:rPr>
        <w:t>An</w:t>
      </w:r>
      <w:r>
        <w:rPr>
          <w:rFonts w:ascii="Times New Roman" w:hAnsi="Times New Roman"/>
          <w:spacing w:val="-11"/>
          <w:sz w:val="20"/>
          <w:szCs w:val="20"/>
        </w:rPr>
        <w:t xml:space="preserve"> </w:t>
      </w:r>
      <w:r>
        <w:rPr>
          <w:rFonts w:ascii="Times New Roman" w:hAnsi="Times New Roman"/>
          <w:sz w:val="20"/>
          <w:szCs w:val="20"/>
        </w:rPr>
        <w:t>Albany State University unde</w:t>
      </w:r>
      <w:r>
        <w:rPr>
          <w:rFonts w:ascii="Times New Roman" w:hAnsi="Times New Roman"/>
          <w:spacing w:val="-4"/>
          <w:sz w:val="20"/>
          <w:szCs w:val="20"/>
        </w:rPr>
        <w:t>r</w:t>
      </w:r>
      <w:r>
        <w:rPr>
          <w:rFonts w:ascii="Times New Roman" w:hAnsi="Times New Roman"/>
          <w:sz w:val="20"/>
          <w:szCs w:val="20"/>
        </w:rPr>
        <w:t>graduate Nursing student with senior standing may register for graduate courses if the following conditions are met:</w:t>
      </w:r>
    </w:p>
    <w:p w:rsidR="00505D4E" w:rsidRDefault="00505D4E" w:rsidP="00F56BDC">
      <w:pPr>
        <w:pStyle w:val="BalloonText"/>
        <w:widowControl w:val="0"/>
        <w:numPr>
          <w:ilvl w:val="0"/>
          <w:numId w:val="24"/>
        </w:numPr>
        <w:autoSpaceDE w:val="0"/>
        <w:autoSpaceDN w:val="0"/>
        <w:adjustRightInd w:val="0"/>
        <w:ind w:left="1170" w:right="180"/>
        <w:jc w:val="both"/>
        <w:rPr>
          <w:rFonts w:ascii="Times New Roman" w:hAnsi="Times New Roman"/>
          <w:sz w:val="20"/>
          <w:szCs w:val="20"/>
        </w:rPr>
      </w:pPr>
      <w:r w:rsidRPr="00422738">
        <w:rPr>
          <w:rFonts w:ascii="Times New Roman" w:hAnsi="Times New Roman"/>
          <w:sz w:val="20"/>
          <w:szCs w:val="20"/>
        </w:rPr>
        <w:t>The student has a cumulative 3.0 grade-point average.</w:t>
      </w:r>
    </w:p>
    <w:p w:rsidR="00505D4E" w:rsidRPr="00422738" w:rsidRDefault="00505D4E" w:rsidP="00F56BDC">
      <w:pPr>
        <w:pStyle w:val="BalloonText"/>
        <w:widowControl w:val="0"/>
        <w:numPr>
          <w:ilvl w:val="0"/>
          <w:numId w:val="24"/>
        </w:numPr>
        <w:autoSpaceDE w:val="0"/>
        <w:autoSpaceDN w:val="0"/>
        <w:adjustRightInd w:val="0"/>
        <w:ind w:left="1170" w:right="180"/>
        <w:jc w:val="both"/>
        <w:rPr>
          <w:rFonts w:ascii="Times New Roman" w:hAnsi="Times New Roman"/>
          <w:sz w:val="20"/>
          <w:szCs w:val="20"/>
        </w:rPr>
      </w:pPr>
      <w:r w:rsidRPr="00422738">
        <w:rPr>
          <w:rFonts w:ascii="Times New Roman" w:hAnsi="Times New Roman"/>
          <w:sz w:val="20"/>
          <w:szCs w:val="20"/>
        </w:rPr>
        <w:t>The</w:t>
      </w:r>
      <w:r w:rsidRPr="00422738">
        <w:rPr>
          <w:rFonts w:ascii="Times New Roman" w:hAnsi="Times New Roman"/>
          <w:spacing w:val="-4"/>
          <w:sz w:val="20"/>
          <w:szCs w:val="20"/>
        </w:rPr>
        <w:t xml:space="preserve"> </w:t>
      </w:r>
      <w:r w:rsidRPr="00422738">
        <w:rPr>
          <w:rFonts w:ascii="Times New Roman" w:hAnsi="Times New Roman"/>
          <w:spacing w:val="-12"/>
          <w:sz w:val="20"/>
          <w:szCs w:val="20"/>
        </w:rPr>
        <w:t>V</w:t>
      </w:r>
      <w:r w:rsidRPr="00422738">
        <w:rPr>
          <w:rFonts w:ascii="Times New Roman" w:hAnsi="Times New Roman"/>
          <w:sz w:val="20"/>
          <w:szCs w:val="20"/>
        </w:rPr>
        <w:t>ice President for</w:t>
      </w:r>
      <w:r w:rsidRPr="00422738">
        <w:rPr>
          <w:rFonts w:ascii="Times New Roman" w:hAnsi="Times New Roman"/>
          <w:spacing w:val="-11"/>
          <w:sz w:val="20"/>
          <w:szCs w:val="20"/>
        </w:rPr>
        <w:t xml:space="preserve"> </w:t>
      </w:r>
      <w:r w:rsidRPr="00422738">
        <w:rPr>
          <w:rFonts w:ascii="Times New Roman" w:hAnsi="Times New Roman"/>
          <w:sz w:val="20"/>
          <w:szCs w:val="20"/>
        </w:rPr>
        <w:t>Academic</w:t>
      </w:r>
      <w:r w:rsidRPr="00422738">
        <w:rPr>
          <w:rFonts w:ascii="Times New Roman" w:hAnsi="Times New Roman"/>
          <w:spacing w:val="-11"/>
          <w:sz w:val="20"/>
          <w:szCs w:val="20"/>
        </w:rPr>
        <w:t xml:space="preserve"> </w:t>
      </w:r>
      <w:r w:rsidRPr="00422738">
        <w:rPr>
          <w:rFonts w:ascii="Times New Roman" w:hAnsi="Times New Roman"/>
          <w:sz w:val="20"/>
          <w:szCs w:val="20"/>
        </w:rPr>
        <w:t>A</w:t>
      </w:r>
      <w:r w:rsidRPr="00422738">
        <w:rPr>
          <w:rFonts w:ascii="Times New Roman" w:hAnsi="Times New Roman"/>
          <w:spacing w:val="-4"/>
          <w:sz w:val="20"/>
          <w:szCs w:val="20"/>
        </w:rPr>
        <w:t>f</w:t>
      </w:r>
      <w:r w:rsidRPr="00422738">
        <w:rPr>
          <w:rFonts w:ascii="Times New Roman" w:hAnsi="Times New Roman"/>
          <w:sz w:val="20"/>
          <w:szCs w:val="20"/>
        </w:rPr>
        <w:t>fairs approves the academic department</w:t>
      </w:r>
      <w:r w:rsidRPr="00422738">
        <w:rPr>
          <w:rFonts w:ascii="Times New Roman" w:hAnsi="Times New Roman"/>
          <w:spacing w:val="-11"/>
          <w:sz w:val="20"/>
          <w:szCs w:val="20"/>
        </w:rPr>
        <w:t>’</w:t>
      </w:r>
      <w:r w:rsidRPr="00422738">
        <w:rPr>
          <w:rFonts w:ascii="Times New Roman" w:hAnsi="Times New Roman"/>
          <w:sz w:val="20"/>
          <w:szCs w:val="20"/>
        </w:rPr>
        <w:t xml:space="preserve">s recommendation for the student to enroll in </w:t>
      </w:r>
      <w:r w:rsidRPr="00422738">
        <w:rPr>
          <w:rFonts w:ascii="Times New Roman" w:hAnsi="Times New Roman"/>
          <w:position w:val="2"/>
          <w:sz w:val="20"/>
          <w:szCs w:val="20"/>
        </w:rPr>
        <w:t>graduate courses.</w:t>
      </w:r>
    </w:p>
    <w:p w:rsidR="00505D4E" w:rsidRPr="00422738" w:rsidRDefault="00505D4E" w:rsidP="00F56BDC">
      <w:pPr>
        <w:pStyle w:val="BalloonText"/>
        <w:widowControl w:val="0"/>
        <w:numPr>
          <w:ilvl w:val="0"/>
          <w:numId w:val="24"/>
        </w:numPr>
        <w:autoSpaceDE w:val="0"/>
        <w:autoSpaceDN w:val="0"/>
        <w:adjustRightInd w:val="0"/>
        <w:spacing w:line="213" w:lineRule="exact"/>
        <w:ind w:left="1170" w:right="180"/>
        <w:jc w:val="both"/>
        <w:rPr>
          <w:rFonts w:ascii="Times New Roman" w:hAnsi="Times New Roman"/>
          <w:sz w:val="20"/>
          <w:szCs w:val="20"/>
        </w:rPr>
      </w:pPr>
      <w:r w:rsidRPr="00422738">
        <w:rPr>
          <w:rFonts w:ascii="Times New Roman" w:hAnsi="Times New Roman"/>
          <w:sz w:val="20"/>
          <w:szCs w:val="20"/>
        </w:rPr>
        <w:t>The student limits his/her graduate enrollment to a total of 9 semester hours-of stud</w:t>
      </w:r>
      <w:r w:rsidRPr="00422738">
        <w:rPr>
          <w:rFonts w:ascii="Times New Roman" w:hAnsi="Times New Roman"/>
          <w:spacing w:val="-13"/>
          <w:sz w:val="20"/>
          <w:szCs w:val="20"/>
        </w:rPr>
        <w:t>y</w:t>
      </w:r>
      <w:r w:rsidRPr="00422738">
        <w:rPr>
          <w:rFonts w:ascii="Times New Roman" w:hAnsi="Times New Roman"/>
          <w:sz w:val="20"/>
          <w:szCs w:val="20"/>
        </w:rPr>
        <w:t>. No more</w:t>
      </w:r>
      <w:r>
        <w:rPr>
          <w:rFonts w:ascii="Times New Roman" w:hAnsi="Times New Roman"/>
          <w:sz w:val="20"/>
          <w:szCs w:val="20"/>
        </w:rPr>
        <w:t xml:space="preserve"> </w:t>
      </w:r>
      <w:r w:rsidRPr="00422738">
        <w:rPr>
          <w:rFonts w:ascii="Times New Roman" w:hAnsi="Times New Roman"/>
          <w:sz w:val="20"/>
          <w:szCs w:val="20"/>
        </w:rPr>
        <w:t xml:space="preserve">than </w:t>
      </w:r>
      <w:r w:rsidRPr="00422738">
        <w:rPr>
          <w:rFonts w:ascii="Times New Roman" w:hAnsi="Times New Roman"/>
          <w:position w:val="-2"/>
          <w:sz w:val="20"/>
          <w:szCs w:val="20"/>
        </w:rPr>
        <w:t xml:space="preserve">6 semester hours of </w:t>
      </w:r>
      <w:r w:rsidRPr="00422738">
        <w:rPr>
          <w:rFonts w:ascii="Times New Roman" w:hAnsi="Times New Roman"/>
          <w:sz w:val="20"/>
          <w:szCs w:val="20"/>
        </w:rPr>
        <w:t>graduate credits may be undertaken in a given semeste</w:t>
      </w:r>
      <w:r w:rsidRPr="00422738">
        <w:rPr>
          <w:rFonts w:ascii="Times New Roman" w:hAnsi="Times New Roman"/>
          <w:spacing w:val="-11"/>
          <w:sz w:val="20"/>
          <w:szCs w:val="20"/>
        </w:rPr>
        <w:t>r</w:t>
      </w:r>
      <w:r w:rsidRPr="00422738">
        <w:rPr>
          <w:rFonts w:ascii="Times New Roman" w:hAnsi="Times New Roman"/>
          <w:sz w:val="20"/>
          <w:szCs w:val="20"/>
        </w:rPr>
        <w:t>.</w:t>
      </w:r>
    </w:p>
    <w:p w:rsidR="00505D4E" w:rsidRDefault="00505D4E" w:rsidP="00F56BDC">
      <w:pPr>
        <w:pStyle w:val="BalloonText"/>
        <w:widowControl w:val="0"/>
        <w:numPr>
          <w:ilvl w:val="0"/>
          <w:numId w:val="24"/>
        </w:numPr>
        <w:autoSpaceDE w:val="0"/>
        <w:autoSpaceDN w:val="0"/>
        <w:adjustRightInd w:val="0"/>
        <w:spacing w:line="220" w:lineRule="exact"/>
        <w:ind w:left="1170" w:right="180"/>
        <w:jc w:val="both"/>
        <w:rPr>
          <w:rFonts w:ascii="Times New Roman" w:hAnsi="Times New Roman"/>
          <w:sz w:val="20"/>
          <w:szCs w:val="20"/>
        </w:rPr>
      </w:pPr>
      <w:r w:rsidRPr="00422738">
        <w:rPr>
          <w:rFonts w:ascii="Times New Roman" w:hAnsi="Times New Roman"/>
          <w:sz w:val="20"/>
          <w:szCs w:val="20"/>
        </w:rPr>
        <w:t>During the semester in which graduate enrollment is allowed, the student</w:t>
      </w:r>
      <w:r w:rsidRPr="00422738">
        <w:rPr>
          <w:rFonts w:ascii="Times New Roman" w:hAnsi="Times New Roman"/>
          <w:spacing w:val="-11"/>
          <w:sz w:val="20"/>
          <w:szCs w:val="20"/>
        </w:rPr>
        <w:t>’</w:t>
      </w:r>
      <w:r>
        <w:rPr>
          <w:rFonts w:ascii="Times New Roman" w:hAnsi="Times New Roman"/>
          <w:sz w:val="20"/>
          <w:szCs w:val="20"/>
        </w:rPr>
        <w:t>s registration is lim</w:t>
      </w:r>
      <w:r w:rsidRPr="00422738">
        <w:rPr>
          <w:rFonts w:ascii="Times New Roman" w:hAnsi="Times New Roman"/>
          <w:sz w:val="20"/>
          <w:szCs w:val="20"/>
        </w:rPr>
        <w:t>ited to a total of 9 semester hours (combined graduate and/or unde</w:t>
      </w:r>
      <w:r w:rsidRPr="00422738">
        <w:rPr>
          <w:rFonts w:ascii="Times New Roman" w:hAnsi="Times New Roman"/>
          <w:spacing w:val="-4"/>
          <w:sz w:val="20"/>
          <w:szCs w:val="20"/>
        </w:rPr>
        <w:t>r</w:t>
      </w:r>
      <w:r w:rsidRPr="00422738">
        <w:rPr>
          <w:rFonts w:ascii="Times New Roman" w:hAnsi="Times New Roman"/>
          <w:sz w:val="20"/>
          <w:szCs w:val="20"/>
        </w:rPr>
        <w:t>graduate hours).</w:t>
      </w:r>
    </w:p>
    <w:p w:rsidR="00505D4E" w:rsidRPr="00422738" w:rsidRDefault="00505D4E" w:rsidP="00505D4E">
      <w:pPr>
        <w:pStyle w:val="BalloonText"/>
        <w:widowControl w:val="0"/>
        <w:tabs>
          <w:tab w:val="left" w:pos="9180"/>
        </w:tabs>
        <w:autoSpaceDE w:val="0"/>
        <w:autoSpaceDN w:val="0"/>
        <w:adjustRightInd w:val="0"/>
        <w:spacing w:line="220" w:lineRule="exact"/>
        <w:ind w:left="540" w:right="180"/>
        <w:jc w:val="both"/>
        <w:rPr>
          <w:rFonts w:ascii="Times New Roman" w:hAnsi="Times New Roman"/>
          <w:sz w:val="20"/>
          <w:szCs w:val="20"/>
        </w:rPr>
      </w:pPr>
    </w:p>
    <w:p w:rsidR="00505D4E" w:rsidRDefault="00505D4E" w:rsidP="00505D4E">
      <w:pPr>
        <w:widowControl w:val="0"/>
        <w:autoSpaceDE w:val="0"/>
        <w:autoSpaceDN w:val="0"/>
        <w:adjustRightInd w:val="0"/>
        <w:spacing w:before="37" w:after="0"/>
        <w:ind w:left="540" w:right="180" w:firstLine="180"/>
        <w:jc w:val="both"/>
        <w:rPr>
          <w:rFonts w:ascii="Times New Roman" w:hAnsi="Times New Roman"/>
          <w:sz w:val="20"/>
          <w:szCs w:val="20"/>
        </w:rPr>
      </w:pPr>
      <w:r>
        <w:rPr>
          <w:rFonts w:ascii="Times New Roman" w:hAnsi="Times New Roman"/>
          <w:spacing w:val="1"/>
          <w:sz w:val="20"/>
          <w:szCs w:val="20"/>
        </w:rPr>
        <w:t>A</w:t>
      </w:r>
      <w:r>
        <w:rPr>
          <w:rFonts w:ascii="Times New Roman" w:hAnsi="Times New Roman"/>
          <w:sz w:val="20"/>
          <w:szCs w:val="20"/>
        </w:rPr>
        <w:t xml:space="preserve">n </w:t>
      </w:r>
      <w:r w:rsidRPr="00505D4E">
        <w:rPr>
          <w:rFonts w:ascii="Times New Roman" w:hAnsi="Times New Roman"/>
          <w:sz w:val="20"/>
          <w:szCs w:val="20"/>
        </w:rPr>
        <w:t>undergraduate</w:t>
      </w:r>
      <w:r>
        <w:rPr>
          <w:rFonts w:ascii="Times New Roman" w:hAnsi="Times New Roman"/>
          <w:sz w:val="20"/>
          <w:szCs w:val="20"/>
        </w:rPr>
        <w:t xml:space="preserve"> </w:t>
      </w:r>
      <w:r>
        <w:rPr>
          <w:rFonts w:ascii="Times New Roman" w:hAnsi="Times New Roman"/>
          <w:spacing w:val="1"/>
          <w:sz w:val="20"/>
          <w:szCs w:val="20"/>
        </w:rPr>
        <w:t>studen</w:t>
      </w:r>
      <w:r>
        <w:rPr>
          <w:rFonts w:ascii="Times New Roman" w:hAnsi="Times New Roman"/>
          <w:sz w:val="20"/>
          <w:szCs w:val="20"/>
        </w:rPr>
        <w:t xml:space="preserve">t </w:t>
      </w:r>
      <w:r>
        <w:rPr>
          <w:rFonts w:ascii="Times New Roman" w:hAnsi="Times New Roman"/>
          <w:spacing w:val="1"/>
          <w:sz w:val="20"/>
          <w:szCs w:val="20"/>
        </w:rPr>
        <w:t>fro</w:t>
      </w:r>
      <w:r>
        <w:rPr>
          <w:rFonts w:ascii="Times New Roman" w:hAnsi="Times New Roman"/>
          <w:sz w:val="20"/>
          <w:szCs w:val="20"/>
        </w:rPr>
        <w:t xml:space="preserve">m </w:t>
      </w:r>
      <w:r>
        <w:rPr>
          <w:rFonts w:ascii="Times New Roman" w:hAnsi="Times New Roman"/>
          <w:spacing w:val="1"/>
          <w:sz w:val="20"/>
          <w:szCs w:val="20"/>
        </w:rPr>
        <w:t>anothe</w:t>
      </w:r>
      <w:r>
        <w:rPr>
          <w:rFonts w:ascii="Times New Roman" w:hAnsi="Times New Roman"/>
          <w:sz w:val="20"/>
          <w:szCs w:val="20"/>
        </w:rPr>
        <w:t xml:space="preserve">r </w:t>
      </w:r>
      <w:r>
        <w:rPr>
          <w:rFonts w:ascii="Times New Roman" w:hAnsi="Times New Roman"/>
          <w:spacing w:val="1"/>
          <w:sz w:val="20"/>
          <w:szCs w:val="20"/>
        </w:rPr>
        <w:t>institutio</w:t>
      </w:r>
      <w:r>
        <w:rPr>
          <w:rFonts w:ascii="Times New Roman" w:hAnsi="Times New Roman"/>
          <w:sz w:val="20"/>
          <w:szCs w:val="20"/>
        </w:rPr>
        <w:t xml:space="preserve">n </w:t>
      </w:r>
      <w:r>
        <w:rPr>
          <w:rFonts w:ascii="Times New Roman" w:hAnsi="Times New Roman"/>
          <w:spacing w:val="1"/>
          <w:sz w:val="20"/>
          <w:szCs w:val="20"/>
        </w:rPr>
        <w:t>ma</w:t>
      </w:r>
      <w:r>
        <w:rPr>
          <w:rFonts w:ascii="Times New Roman" w:hAnsi="Times New Roman"/>
          <w:sz w:val="20"/>
          <w:szCs w:val="20"/>
        </w:rPr>
        <w:t xml:space="preserve">y </w:t>
      </w:r>
      <w:r>
        <w:rPr>
          <w:rFonts w:ascii="Times New Roman" w:hAnsi="Times New Roman"/>
          <w:spacing w:val="1"/>
          <w:sz w:val="20"/>
          <w:szCs w:val="20"/>
        </w:rPr>
        <w:t>no</w:t>
      </w:r>
      <w:r>
        <w:rPr>
          <w:rFonts w:ascii="Times New Roman" w:hAnsi="Times New Roman"/>
          <w:sz w:val="20"/>
          <w:szCs w:val="20"/>
        </w:rPr>
        <w:t xml:space="preserve">t </w:t>
      </w:r>
      <w:r>
        <w:rPr>
          <w:rFonts w:ascii="Times New Roman" w:hAnsi="Times New Roman"/>
          <w:spacing w:val="1"/>
          <w:sz w:val="20"/>
          <w:szCs w:val="20"/>
        </w:rPr>
        <w:t>b</w:t>
      </w:r>
      <w:r>
        <w:rPr>
          <w:rFonts w:ascii="Times New Roman" w:hAnsi="Times New Roman"/>
          <w:sz w:val="20"/>
          <w:szCs w:val="20"/>
        </w:rPr>
        <w:t xml:space="preserve">e </w:t>
      </w:r>
      <w:r>
        <w:rPr>
          <w:rFonts w:ascii="Times New Roman" w:hAnsi="Times New Roman"/>
          <w:spacing w:val="1"/>
          <w:sz w:val="20"/>
          <w:szCs w:val="20"/>
        </w:rPr>
        <w:t>admitte</w:t>
      </w:r>
      <w:r>
        <w:rPr>
          <w:rFonts w:ascii="Times New Roman" w:hAnsi="Times New Roman"/>
          <w:sz w:val="20"/>
          <w:szCs w:val="20"/>
        </w:rPr>
        <w:t xml:space="preserve">d </w:t>
      </w:r>
      <w:r>
        <w:rPr>
          <w:rFonts w:ascii="Times New Roman" w:hAnsi="Times New Roman"/>
          <w:spacing w:val="1"/>
          <w:sz w:val="20"/>
          <w:szCs w:val="20"/>
        </w:rPr>
        <w:t>t</w:t>
      </w:r>
      <w:r>
        <w:rPr>
          <w:rFonts w:ascii="Times New Roman" w:hAnsi="Times New Roman"/>
          <w:sz w:val="20"/>
          <w:szCs w:val="20"/>
        </w:rPr>
        <w:t xml:space="preserve">o </w:t>
      </w:r>
      <w:r>
        <w:rPr>
          <w:rFonts w:ascii="Times New Roman" w:hAnsi="Times New Roman"/>
          <w:spacing w:val="1"/>
          <w:sz w:val="20"/>
          <w:szCs w:val="20"/>
        </w:rPr>
        <w:t>graduat</w:t>
      </w:r>
      <w:r>
        <w:rPr>
          <w:rFonts w:ascii="Times New Roman" w:hAnsi="Times New Roman"/>
          <w:sz w:val="20"/>
          <w:szCs w:val="20"/>
        </w:rPr>
        <w:t xml:space="preserve">e </w:t>
      </w:r>
      <w:r>
        <w:rPr>
          <w:rFonts w:ascii="Times New Roman" w:hAnsi="Times New Roman"/>
          <w:spacing w:val="1"/>
          <w:sz w:val="20"/>
          <w:szCs w:val="20"/>
        </w:rPr>
        <w:t xml:space="preserve">nursing </w:t>
      </w:r>
      <w:r>
        <w:rPr>
          <w:rFonts w:ascii="Times New Roman" w:hAnsi="Times New Roman"/>
          <w:sz w:val="20"/>
          <w:szCs w:val="20"/>
        </w:rPr>
        <w:t>courses</w:t>
      </w:r>
      <w:r>
        <w:rPr>
          <w:rFonts w:ascii="Times New Roman" w:hAnsi="Times New Roman"/>
          <w:spacing w:val="4"/>
          <w:sz w:val="20"/>
          <w:szCs w:val="20"/>
        </w:rPr>
        <w:t xml:space="preserve"> </w:t>
      </w:r>
      <w:r>
        <w:rPr>
          <w:rFonts w:ascii="Times New Roman" w:hAnsi="Times New Roman"/>
          <w:sz w:val="20"/>
          <w:szCs w:val="20"/>
        </w:rPr>
        <w:t>at</w:t>
      </w:r>
      <w:r>
        <w:rPr>
          <w:rFonts w:ascii="Times New Roman" w:hAnsi="Times New Roman"/>
          <w:spacing w:val="-7"/>
          <w:sz w:val="20"/>
          <w:szCs w:val="20"/>
        </w:rPr>
        <w:t xml:space="preserve"> </w:t>
      </w:r>
      <w:r>
        <w:rPr>
          <w:rFonts w:ascii="Times New Roman" w:hAnsi="Times New Roman"/>
          <w:sz w:val="20"/>
          <w:szCs w:val="20"/>
        </w:rPr>
        <w:t>Albany</w:t>
      </w:r>
      <w:r>
        <w:rPr>
          <w:rFonts w:ascii="Times New Roman" w:hAnsi="Times New Roman"/>
          <w:spacing w:val="4"/>
          <w:sz w:val="20"/>
          <w:szCs w:val="20"/>
        </w:rPr>
        <w:t xml:space="preserve"> </w:t>
      </w:r>
      <w:r>
        <w:rPr>
          <w:rFonts w:ascii="Times New Roman" w:hAnsi="Times New Roman"/>
          <w:sz w:val="20"/>
          <w:szCs w:val="20"/>
        </w:rPr>
        <w:t>State</w:t>
      </w:r>
      <w:r>
        <w:rPr>
          <w:rFonts w:ascii="Times New Roman" w:hAnsi="Times New Roman"/>
          <w:spacing w:val="4"/>
          <w:sz w:val="20"/>
          <w:szCs w:val="20"/>
        </w:rPr>
        <w:t xml:space="preserve"> </w:t>
      </w:r>
      <w:r>
        <w:rPr>
          <w:rFonts w:ascii="Times New Roman" w:hAnsi="Times New Roman"/>
          <w:sz w:val="20"/>
          <w:szCs w:val="20"/>
        </w:rPr>
        <w:t>Universit</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7"/>
          <w:sz w:val="20"/>
          <w:szCs w:val="20"/>
        </w:rPr>
        <w:t xml:space="preserve"> </w:t>
      </w:r>
      <w:r>
        <w:rPr>
          <w:rFonts w:ascii="Times New Roman" w:hAnsi="Times New Roman"/>
          <w:sz w:val="20"/>
          <w:szCs w:val="20"/>
        </w:rPr>
        <w:t>Admission</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non-degree</w:t>
      </w:r>
      <w:r>
        <w:rPr>
          <w:rFonts w:ascii="Times New Roman" w:hAnsi="Times New Roman"/>
          <w:spacing w:val="4"/>
          <w:sz w:val="20"/>
          <w:szCs w:val="20"/>
        </w:rPr>
        <w:t xml:space="preserve"> </w:t>
      </w:r>
      <w:r>
        <w:rPr>
          <w:rFonts w:ascii="Times New Roman" w:hAnsi="Times New Roman"/>
          <w:sz w:val="20"/>
          <w:szCs w:val="20"/>
        </w:rPr>
        <w:t>status</w:t>
      </w:r>
      <w:r>
        <w:rPr>
          <w:rFonts w:ascii="Times New Roman" w:hAnsi="Times New Roman"/>
          <w:spacing w:val="4"/>
          <w:sz w:val="20"/>
          <w:szCs w:val="20"/>
        </w:rPr>
        <w:t xml:space="preserve"> </w:t>
      </w:r>
      <w:r>
        <w:rPr>
          <w:rFonts w:ascii="Times New Roman" w:hAnsi="Times New Roman"/>
          <w:sz w:val="20"/>
          <w:szCs w:val="20"/>
        </w:rPr>
        <w:t>does</w:t>
      </w:r>
      <w:r>
        <w:rPr>
          <w:rFonts w:ascii="Times New Roman" w:hAnsi="Times New Roman"/>
          <w:spacing w:val="4"/>
          <w:sz w:val="20"/>
          <w:szCs w:val="20"/>
        </w:rPr>
        <w:t xml:space="preserve"> </w:t>
      </w:r>
      <w:r>
        <w:rPr>
          <w:rFonts w:ascii="Times New Roman" w:hAnsi="Times New Roman"/>
          <w:sz w:val="20"/>
          <w:szCs w:val="20"/>
        </w:rPr>
        <w:t>not</w:t>
      </w:r>
      <w:r>
        <w:rPr>
          <w:rFonts w:ascii="Times New Roman" w:hAnsi="Times New Roman"/>
          <w:spacing w:val="4"/>
          <w:sz w:val="20"/>
          <w:szCs w:val="20"/>
        </w:rPr>
        <w:t xml:space="preserve"> </w:t>
      </w:r>
      <w:r>
        <w:rPr>
          <w:rFonts w:ascii="Times New Roman" w:hAnsi="Times New Roman"/>
          <w:sz w:val="20"/>
          <w:szCs w:val="20"/>
        </w:rPr>
        <w:t>warrant</w:t>
      </w:r>
      <w:r>
        <w:rPr>
          <w:rFonts w:ascii="Times New Roman" w:hAnsi="Times New Roman"/>
          <w:spacing w:val="4"/>
          <w:sz w:val="20"/>
          <w:szCs w:val="20"/>
        </w:rPr>
        <w:t xml:space="preserve"> </w:t>
      </w:r>
      <w:r>
        <w:rPr>
          <w:rFonts w:ascii="Times New Roman" w:hAnsi="Times New Roman"/>
          <w:sz w:val="20"/>
          <w:szCs w:val="20"/>
        </w:rPr>
        <w:t>or</w:t>
      </w:r>
      <w:r>
        <w:rPr>
          <w:rFonts w:ascii="Times New Roman" w:hAnsi="Times New Roman"/>
          <w:spacing w:val="4"/>
          <w:sz w:val="20"/>
          <w:szCs w:val="20"/>
        </w:rPr>
        <w:t xml:space="preserve"> </w:t>
      </w:r>
      <w:r>
        <w:rPr>
          <w:rFonts w:ascii="Times New Roman" w:hAnsi="Times New Roman"/>
          <w:sz w:val="20"/>
          <w:szCs w:val="20"/>
        </w:rPr>
        <w:t>secure</w:t>
      </w:r>
      <w:r>
        <w:rPr>
          <w:rFonts w:ascii="Times New Roman" w:hAnsi="Times New Roman"/>
          <w:spacing w:val="4"/>
          <w:sz w:val="20"/>
          <w:szCs w:val="20"/>
        </w:rPr>
        <w:t xml:space="preserve"> </w:t>
      </w:r>
      <w:r>
        <w:rPr>
          <w:rFonts w:ascii="Times New Roman" w:hAnsi="Times New Roman"/>
          <w:sz w:val="20"/>
          <w:szCs w:val="20"/>
        </w:rPr>
        <w:t>admission to the Graduate Nursing Program.</w:t>
      </w:r>
    </w:p>
    <w:p w:rsidR="00505D4E" w:rsidRDefault="00505D4E" w:rsidP="00505D4E">
      <w:pPr>
        <w:widowControl w:val="0"/>
        <w:tabs>
          <w:tab w:val="left" w:pos="9180"/>
        </w:tabs>
        <w:autoSpaceDE w:val="0"/>
        <w:autoSpaceDN w:val="0"/>
        <w:adjustRightInd w:val="0"/>
        <w:spacing w:before="17" w:after="0" w:line="200" w:lineRule="exact"/>
        <w:ind w:left="540" w:right="180" w:firstLine="0"/>
        <w:jc w:val="both"/>
        <w:rPr>
          <w:rFonts w:ascii="Times New Roman" w:hAnsi="Times New Roman"/>
          <w:sz w:val="20"/>
          <w:szCs w:val="20"/>
        </w:rPr>
      </w:pPr>
    </w:p>
    <w:p w:rsidR="00505D4E" w:rsidRPr="00896FAA" w:rsidRDefault="00505D4E" w:rsidP="00505D4E">
      <w:pPr>
        <w:pStyle w:val="Heading2"/>
        <w:spacing w:before="0"/>
        <w:ind w:left="540" w:right="180" w:firstLine="0"/>
        <w:rPr>
          <w:rFonts w:ascii="Times New Roman" w:hAnsi="Times New Roman"/>
          <w:color w:val="808080" w:themeColor="background1" w:themeShade="80"/>
          <w:sz w:val="28"/>
          <w:szCs w:val="28"/>
        </w:rPr>
      </w:pPr>
      <w:bookmarkStart w:id="201" w:name="_Toc294969722"/>
      <w:bookmarkStart w:id="202" w:name="_Toc295508285"/>
      <w:r w:rsidRPr="00896FAA">
        <w:rPr>
          <w:rFonts w:ascii="Times New Roman" w:hAnsi="Times New Roman"/>
          <w:bCs w:val="0"/>
          <w:color w:val="808080" w:themeColor="background1" w:themeShade="80"/>
          <w:sz w:val="28"/>
          <w:szCs w:val="28"/>
        </w:rPr>
        <w:t>RN to MSN-FNP P</w:t>
      </w:r>
      <w:r w:rsidRPr="00896FAA">
        <w:rPr>
          <w:rFonts w:ascii="Times New Roman" w:hAnsi="Times New Roman"/>
          <w:bCs w:val="0"/>
          <w:color w:val="808080" w:themeColor="background1" w:themeShade="80"/>
          <w:spacing w:val="-5"/>
          <w:sz w:val="28"/>
          <w:szCs w:val="28"/>
        </w:rPr>
        <w:t>r</w:t>
      </w:r>
      <w:r w:rsidRPr="00896FAA">
        <w:rPr>
          <w:rFonts w:ascii="Times New Roman" w:hAnsi="Times New Roman"/>
          <w:bCs w:val="0"/>
          <w:color w:val="808080" w:themeColor="background1" w:themeShade="80"/>
          <w:sz w:val="28"/>
          <w:szCs w:val="28"/>
        </w:rPr>
        <w:t>ogram of Study</w:t>
      </w:r>
      <w:bookmarkEnd w:id="201"/>
      <w:bookmarkEnd w:id="202"/>
    </w:p>
    <w:p w:rsidR="00505D4E" w:rsidRDefault="00505D4E" w:rsidP="00505D4E">
      <w:pPr>
        <w:widowControl w:val="0"/>
        <w:autoSpaceDE w:val="0"/>
        <w:autoSpaceDN w:val="0"/>
        <w:adjustRightInd w:val="0"/>
        <w:spacing w:before="37" w:after="0"/>
        <w:ind w:left="540" w:right="180" w:firstLine="180"/>
        <w:jc w:val="both"/>
        <w:rPr>
          <w:rFonts w:ascii="Times New Roman" w:hAnsi="Times New Roman"/>
          <w:color w:val="191919"/>
          <w:sz w:val="20"/>
          <w:szCs w:val="20"/>
        </w:rPr>
      </w:pPr>
      <w:r>
        <w:rPr>
          <w:rFonts w:ascii="Times New Roman" w:hAnsi="Times New Roman"/>
          <w:color w:val="191919"/>
          <w:sz w:val="20"/>
          <w:szCs w:val="20"/>
        </w:rPr>
        <w:t xml:space="preserve">The RN to MSN </w:t>
      </w:r>
      <w:r w:rsidRPr="00505D4E">
        <w:rPr>
          <w:rFonts w:ascii="Times New Roman" w:hAnsi="Times New Roman"/>
          <w:sz w:val="20"/>
          <w:szCs w:val="20"/>
        </w:rPr>
        <w:t>concentration</w:t>
      </w:r>
      <w:r>
        <w:rPr>
          <w:rFonts w:ascii="Times New Roman" w:hAnsi="Times New Roman"/>
          <w:color w:val="191919"/>
          <w:sz w:val="20"/>
          <w:szCs w:val="20"/>
        </w:rPr>
        <w:t xml:space="preserve"> provides registered nurses (RNs) an opportunity to complete a graduate degree with two bridge semesters in which the student takes unde</w:t>
      </w:r>
      <w:r>
        <w:rPr>
          <w:rFonts w:ascii="Times New Roman" w:hAnsi="Times New Roman"/>
          <w:color w:val="191919"/>
          <w:spacing w:val="-4"/>
          <w:sz w:val="20"/>
          <w:szCs w:val="20"/>
        </w:rPr>
        <w:t>r</w:t>
      </w:r>
      <w:r>
        <w:rPr>
          <w:rFonts w:ascii="Times New Roman" w:hAnsi="Times New Roman"/>
          <w:color w:val="191919"/>
          <w:sz w:val="20"/>
          <w:szCs w:val="20"/>
        </w:rPr>
        <w:t>graduate and graduate courses following by the remaining semesters of graduate coursework.</w:t>
      </w:r>
      <w:r>
        <w:rPr>
          <w:rFonts w:ascii="Times New Roman" w:hAnsi="Times New Roman"/>
          <w:color w:val="191919"/>
          <w:spacing w:val="46"/>
          <w:sz w:val="20"/>
          <w:szCs w:val="20"/>
        </w:rPr>
        <w:t xml:space="preserve"> </w:t>
      </w:r>
      <w:r>
        <w:rPr>
          <w:rFonts w:ascii="Times New Roman" w:hAnsi="Times New Roman"/>
          <w:color w:val="191919"/>
          <w:sz w:val="20"/>
          <w:szCs w:val="20"/>
        </w:rPr>
        <w:t>The two unde</w:t>
      </w:r>
      <w:r>
        <w:rPr>
          <w:rFonts w:ascii="Times New Roman" w:hAnsi="Times New Roman"/>
          <w:color w:val="191919"/>
          <w:spacing w:val="-4"/>
          <w:sz w:val="20"/>
          <w:szCs w:val="20"/>
        </w:rPr>
        <w:t>r</w:t>
      </w:r>
      <w:r>
        <w:rPr>
          <w:rFonts w:ascii="Times New Roman" w:hAnsi="Times New Roman"/>
          <w:color w:val="191919"/>
          <w:sz w:val="20"/>
          <w:szCs w:val="20"/>
        </w:rPr>
        <w:t>graduate courses specific to the RN-MSN concentration are NURS 4413 and NURS 4346.</w:t>
      </w:r>
    </w:p>
    <w:p w:rsidR="00505D4E" w:rsidRDefault="00505D4E" w:rsidP="00505D4E">
      <w:pPr>
        <w:widowControl w:val="0"/>
        <w:autoSpaceDE w:val="0"/>
        <w:autoSpaceDN w:val="0"/>
        <w:adjustRightInd w:val="0"/>
        <w:spacing w:before="37" w:after="0"/>
        <w:ind w:left="540" w:right="180" w:firstLine="180"/>
        <w:jc w:val="both"/>
        <w:rPr>
          <w:rFonts w:ascii="Times New Roman" w:hAnsi="Times New Roman"/>
          <w:color w:val="191919"/>
          <w:sz w:val="20"/>
          <w:szCs w:val="20"/>
        </w:rPr>
      </w:pPr>
    </w:p>
    <w:p w:rsidR="00505D4E" w:rsidRDefault="00505D4E" w:rsidP="00505D4E">
      <w:pPr>
        <w:widowControl w:val="0"/>
        <w:autoSpaceDE w:val="0"/>
        <w:autoSpaceDN w:val="0"/>
        <w:adjustRightInd w:val="0"/>
        <w:spacing w:before="37" w:after="0"/>
        <w:ind w:left="540" w:right="180" w:firstLine="180"/>
        <w:jc w:val="both"/>
        <w:rPr>
          <w:rFonts w:ascii="Times New Roman" w:hAnsi="Times New Roman"/>
          <w:color w:val="191919"/>
          <w:sz w:val="20"/>
          <w:szCs w:val="20"/>
        </w:rPr>
      </w:pPr>
    </w:p>
    <w:p w:rsidR="00505D4E" w:rsidRDefault="00505D4E" w:rsidP="00505D4E">
      <w:pPr>
        <w:widowControl w:val="0"/>
        <w:autoSpaceDE w:val="0"/>
        <w:autoSpaceDN w:val="0"/>
        <w:adjustRightInd w:val="0"/>
        <w:spacing w:before="37" w:after="0"/>
        <w:ind w:left="540" w:right="180" w:firstLine="180"/>
        <w:jc w:val="both"/>
        <w:rPr>
          <w:rFonts w:ascii="Times New Roman" w:hAnsi="Times New Roman"/>
          <w:color w:val="191919"/>
          <w:sz w:val="20"/>
          <w:szCs w:val="20"/>
        </w:rPr>
      </w:pPr>
    </w:p>
    <w:p w:rsidR="00505D4E" w:rsidRDefault="00505D4E" w:rsidP="00505D4E">
      <w:pPr>
        <w:widowControl w:val="0"/>
        <w:autoSpaceDE w:val="0"/>
        <w:autoSpaceDN w:val="0"/>
        <w:adjustRightInd w:val="0"/>
        <w:spacing w:before="37" w:after="0"/>
        <w:ind w:left="540" w:right="180" w:firstLine="180"/>
        <w:jc w:val="both"/>
        <w:rPr>
          <w:rFonts w:ascii="Times New Roman" w:hAnsi="Times New Roman"/>
          <w:color w:val="191919"/>
          <w:sz w:val="20"/>
          <w:szCs w:val="20"/>
        </w:rPr>
      </w:pPr>
    </w:p>
    <w:p w:rsidR="00505D4E" w:rsidRPr="00896FAA" w:rsidRDefault="00505D4E" w:rsidP="00505D4E">
      <w:pPr>
        <w:pStyle w:val="Heading2"/>
        <w:spacing w:before="0"/>
        <w:ind w:left="360" w:right="180" w:firstLine="0"/>
        <w:rPr>
          <w:rFonts w:ascii="Times New Roman" w:hAnsi="Times New Roman"/>
          <w:color w:val="808080" w:themeColor="background1" w:themeShade="80"/>
          <w:sz w:val="28"/>
          <w:szCs w:val="28"/>
        </w:rPr>
      </w:pPr>
      <w:bookmarkStart w:id="203" w:name="_Toc294969723"/>
      <w:bookmarkStart w:id="204" w:name="_Toc295508286"/>
      <w:r w:rsidRPr="00896FAA">
        <w:rPr>
          <w:rFonts w:ascii="Times New Roman" w:hAnsi="Times New Roman"/>
          <w:bCs w:val="0"/>
          <w:color w:val="808080" w:themeColor="background1" w:themeShade="80"/>
          <w:sz w:val="28"/>
          <w:szCs w:val="28"/>
        </w:rPr>
        <w:t>RN-MSN</w:t>
      </w:r>
      <w:r w:rsidRPr="00896FAA">
        <w:rPr>
          <w:rFonts w:ascii="Times New Roman" w:hAnsi="Times New Roman"/>
          <w:bCs w:val="0"/>
          <w:color w:val="808080" w:themeColor="background1" w:themeShade="80"/>
          <w:spacing w:val="-16"/>
          <w:sz w:val="28"/>
          <w:szCs w:val="28"/>
        </w:rPr>
        <w:t xml:space="preserve"> </w:t>
      </w:r>
      <w:r w:rsidRPr="00896FAA">
        <w:rPr>
          <w:rFonts w:ascii="Times New Roman" w:hAnsi="Times New Roman"/>
          <w:bCs w:val="0"/>
          <w:color w:val="808080" w:themeColor="background1" w:themeShade="80"/>
          <w:sz w:val="28"/>
          <w:szCs w:val="28"/>
        </w:rPr>
        <w:t>ADMISSION REQUIREMENTS</w:t>
      </w:r>
      <w:bookmarkEnd w:id="203"/>
      <w:bookmarkEnd w:id="204"/>
    </w:p>
    <w:p w:rsidR="00505D4E"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Graduates of associate degree programs who choose the RN-MSN concentration must complete required select core requirements of unde</w:t>
      </w:r>
      <w:r>
        <w:rPr>
          <w:rFonts w:ascii="Times New Roman" w:hAnsi="Times New Roman"/>
          <w:color w:val="191919"/>
          <w:spacing w:val="-4"/>
          <w:sz w:val="20"/>
          <w:szCs w:val="20"/>
        </w:rPr>
        <w:t>r</w:t>
      </w:r>
      <w:r>
        <w:rPr>
          <w:rFonts w:ascii="Times New Roman" w:hAnsi="Times New Roman"/>
          <w:color w:val="191919"/>
          <w:sz w:val="20"/>
          <w:szCs w:val="20"/>
        </w:rPr>
        <w:t>graduate course work prior to admission into the MSN program.</w:t>
      </w:r>
      <w:r>
        <w:rPr>
          <w:rFonts w:ascii="Times New Roman" w:hAnsi="Times New Roman"/>
          <w:color w:val="191919"/>
          <w:spacing w:val="-4"/>
          <w:sz w:val="20"/>
          <w:szCs w:val="20"/>
        </w:rPr>
        <w:t xml:space="preserve"> </w:t>
      </w:r>
      <w:r>
        <w:rPr>
          <w:rFonts w:ascii="Times New Roman" w:hAnsi="Times New Roman"/>
          <w:color w:val="191919"/>
          <w:sz w:val="20"/>
          <w:szCs w:val="20"/>
        </w:rPr>
        <w:t>The students must be eligible for Regular admission to the Graduate School.</w:t>
      </w:r>
      <w:r>
        <w:rPr>
          <w:rFonts w:ascii="Times New Roman" w:hAnsi="Times New Roman"/>
          <w:color w:val="191919"/>
          <w:spacing w:val="46"/>
          <w:sz w:val="20"/>
          <w:szCs w:val="20"/>
        </w:rPr>
        <w:t xml:space="preserve"> </w:t>
      </w:r>
      <w:r>
        <w:rPr>
          <w:rFonts w:ascii="Times New Roman" w:hAnsi="Times New Roman"/>
          <w:color w:val="191919"/>
          <w:sz w:val="20"/>
          <w:szCs w:val="20"/>
        </w:rPr>
        <w:t>The minimum unde</w:t>
      </w:r>
      <w:r>
        <w:rPr>
          <w:rFonts w:ascii="Times New Roman" w:hAnsi="Times New Roman"/>
          <w:color w:val="191919"/>
          <w:spacing w:val="-4"/>
          <w:sz w:val="20"/>
          <w:szCs w:val="20"/>
        </w:rPr>
        <w:t>r</w:t>
      </w:r>
      <w:r>
        <w:rPr>
          <w:rFonts w:ascii="Times New Roman" w:hAnsi="Times New Roman"/>
          <w:color w:val="191919"/>
          <w:sz w:val="20"/>
          <w:szCs w:val="20"/>
        </w:rPr>
        <w:t>graduate G</w:t>
      </w:r>
      <w:r>
        <w:rPr>
          <w:rFonts w:ascii="Times New Roman" w:hAnsi="Times New Roman"/>
          <w:color w:val="191919"/>
          <w:spacing w:val="-18"/>
          <w:sz w:val="20"/>
          <w:szCs w:val="20"/>
        </w:rPr>
        <w:t>P</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of 3.0 is required.</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lastRenderedPageBreak/>
        <w:t>minimum score of 800 on the Graduate Record Examination (GRE) of 800, or a minimum score of 402 on the Miller</w:t>
      </w:r>
      <w:r>
        <w:rPr>
          <w:rFonts w:ascii="Times New Roman" w:hAnsi="Times New Roman"/>
          <w:color w:val="191919"/>
          <w:spacing w:val="-11"/>
          <w:sz w:val="20"/>
          <w:szCs w:val="20"/>
        </w:rPr>
        <w:t xml:space="preserve"> </w:t>
      </w:r>
      <w:r>
        <w:rPr>
          <w:rFonts w:ascii="Times New Roman" w:hAnsi="Times New Roman"/>
          <w:color w:val="191919"/>
          <w:sz w:val="20"/>
          <w:szCs w:val="20"/>
        </w:rPr>
        <w:t>Analogy</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est (M</w:t>
      </w:r>
      <w:r>
        <w:rPr>
          <w:rFonts w:ascii="Times New Roman" w:hAnsi="Times New Roman"/>
          <w:color w:val="191919"/>
          <w:spacing w:val="-22"/>
          <w:sz w:val="20"/>
          <w:szCs w:val="20"/>
        </w:rPr>
        <w:t>A</w:t>
      </w:r>
      <w:r>
        <w:rPr>
          <w:rFonts w:ascii="Times New Roman" w:hAnsi="Times New Roman"/>
          <w:color w:val="191919"/>
          <w:sz w:val="20"/>
          <w:szCs w:val="20"/>
        </w:rPr>
        <w:t>T) is required.</w:t>
      </w:r>
      <w:r>
        <w:rPr>
          <w:rFonts w:ascii="Times New Roman" w:hAnsi="Times New Roman"/>
          <w:color w:val="191919"/>
          <w:spacing w:val="46"/>
          <w:sz w:val="20"/>
          <w:szCs w:val="20"/>
        </w:rPr>
        <w:t xml:space="preserve"> </w:t>
      </w:r>
      <w:r>
        <w:rPr>
          <w:rFonts w:ascii="Times New Roman" w:hAnsi="Times New Roman"/>
          <w:color w:val="191919"/>
          <w:sz w:val="20"/>
          <w:szCs w:val="20"/>
        </w:rPr>
        <w:t>The graduate will receive the MSN degree but will not also receive a BSN degree.</w:t>
      </w:r>
    </w:p>
    <w:p w:rsidR="00505D4E"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Students who decide to not complete the MSN degree but want the BSN degree must then complete the courses/electives needed to obtain the BSN.</w:t>
      </w:r>
    </w:p>
    <w:p w:rsidR="00505D4E"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RN-MSN applicant submits an unde</w:t>
      </w:r>
      <w:r>
        <w:rPr>
          <w:rFonts w:ascii="Times New Roman" w:hAnsi="Times New Roman"/>
          <w:color w:val="191919"/>
          <w:spacing w:val="-4"/>
          <w:sz w:val="20"/>
          <w:szCs w:val="20"/>
        </w:rPr>
        <w:t>r</w:t>
      </w:r>
      <w:r>
        <w:rPr>
          <w:rFonts w:ascii="Times New Roman" w:hAnsi="Times New Roman"/>
          <w:color w:val="191919"/>
          <w:sz w:val="20"/>
          <w:szCs w:val="20"/>
        </w:rPr>
        <w:t>graduate application along with an onetime application fee ($20) to</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46"/>
          <w:sz w:val="20"/>
          <w:szCs w:val="20"/>
        </w:rPr>
        <w:t xml:space="preserve"> </w:t>
      </w:r>
      <w:r>
        <w:rPr>
          <w:rFonts w:ascii="Times New Roman" w:hAnsi="Times New Roman"/>
          <w:color w:val="191919"/>
          <w:sz w:val="20"/>
          <w:szCs w:val="20"/>
        </w:rPr>
        <w:t>The application is to be sent to the</w:t>
      </w:r>
      <w:r>
        <w:rPr>
          <w:rFonts w:ascii="Times New Roman" w:hAnsi="Times New Roman"/>
          <w:color w:val="191919"/>
          <w:spacing w:val="-11"/>
          <w:sz w:val="20"/>
          <w:szCs w:val="20"/>
        </w:rPr>
        <w:t xml:space="preserve"> </w:t>
      </w:r>
      <w:r>
        <w:rPr>
          <w:rFonts w:ascii="Times New Roman" w:hAnsi="Times New Roman"/>
          <w:color w:val="191919"/>
          <w:sz w:val="20"/>
          <w:szCs w:val="20"/>
        </w:rPr>
        <w:t>Admissions O</w:t>
      </w:r>
      <w:r>
        <w:rPr>
          <w:rFonts w:ascii="Times New Roman" w:hAnsi="Times New Roman"/>
          <w:color w:val="191919"/>
          <w:spacing w:val="-4"/>
          <w:sz w:val="20"/>
          <w:szCs w:val="20"/>
        </w:rPr>
        <w:t>f</w:t>
      </w:r>
      <w:r>
        <w:rPr>
          <w:rFonts w:ascii="Times New Roman" w:hAnsi="Times New Roman"/>
          <w:color w:val="191919"/>
          <w:sz w:val="20"/>
          <w:szCs w:val="20"/>
        </w:rPr>
        <w:t>fice.</w:t>
      </w:r>
      <w:hyperlink r:id="rId45" w:history="1">
        <w:r>
          <w:rPr>
            <w:rFonts w:ascii="Times New Roman" w:hAnsi="Times New Roman"/>
            <w:color w:val="191919"/>
            <w:sz w:val="20"/>
            <w:szCs w:val="20"/>
          </w:rPr>
          <w:t xml:space="preserve"> The form is available online at ww</w:t>
        </w:r>
        <w:r>
          <w:rPr>
            <w:rFonts w:ascii="Times New Roman" w:hAnsi="Times New Roman"/>
            <w:color w:val="191919"/>
            <w:spacing w:val="-13"/>
            <w:sz w:val="20"/>
            <w:szCs w:val="20"/>
          </w:rPr>
          <w:t>w</w:t>
        </w:r>
        <w:r>
          <w:rPr>
            <w:rFonts w:ascii="Times New Roman" w:hAnsi="Times New Roman"/>
            <w:color w:val="191919"/>
            <w:sz w:val="20"/>
            <w:szCs w:val="20"/>
          </w:rPr>
          <w:t>.asurams.edu,</w:t>
        </w:r>
      </w:hyperlink>
      <w:r>
        <w:rPr>
          <w:rFonts w:ascii="Times New Roman" w:hAnsi="Times New Roman"/>
          <w:color w:val="191919"/>
          <w:sz w:val="20"/>
          <w:szCs w:val="20"/>
        </w:rPr>
        <w:t xml:space="preserve"> admissions, as well as at GA4</w:t>
      </w:r>
      <w:r>
        <w:rPr>
          <w:rFonts w:ascii="Times New Roman" w:hAnsi="Times New Roman"/>
          <w:color w:val="191919"/>
          <w:spacing w:val="-7"/>
          <w:sz w:val="20"/>
          <w:szCs w:val="20"/>
        </w:rPr>
        <w:t>1</w:t>
      </w:r>
      <w:r>
        <w:rPr>
          <w:rFonts w:ascii="Times New Roman" w:hAnsi="Times New Roman"/>
          <w:color w:val="191919"/>
          <w:sz w:val="20"/>
          <w:szCs w:val="20"/>
        </w:rPr>
        <w:t>1.</w:t>
      </w:r>
      <w:r>
        <w:rPr>
          <w:rFonts w:ascii="Times New Roman" w:hAnsi="Times New Roman"/>
          <w:color w:val="191919"/>
          <w:spacing w:val="46"/>
          <w:sz w:val="20"/>
          <w:szCs w:val="20"/>
        </w:rPr>
        <w:t xml:space="preserve"> </w:t>
      </w:r>
      <w:r>
        <w:rPr>
          <w:rFonts w:ascii="Times New Roman" w:hAnsi="Times New Roman"/>
          <w:color w:val="191919"/>
          <w:sz w:val="20"/>
          <w:szCs w:val="20"/>
        </w:rPr>
        <w:t>The student must check either: RN-MSN Family Nurse Practitioner or RN-MSN Nurse Educato</w:t>
      </w:r>
      <w:r>
        <w:rPr>
          <w:rFonts w:ascii="Times New Roman" w:hAnsi="Times New Roman"/>
          <w:color w:val="191919"/>
          <w:spacing w:val="-11"/>
          <w:sz w:val="20"/>
          <w:szCs w:val="20"/>
        </w:rPr>
        <w:t>r</w:t>
      </w:r>
      <w:r>
        <w:rPr>
          <w:rFonts w:ascii="Times New Roman" w:hAnsi="Times New Roman"/>
          <w:color w:val="191919"/>
          <w:sz w:val="20"/>
          <w:szCs w:val="20"/>
        </w:rPr>
        <w:t>.</w:t>
      </w:r>
    </w:p>
    <w:p w:rsidR="00505D4E"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applicant is to request that original transcripts from each school the student has previously attended be submitted to the Unde</w:t>
      </w:r>
      <w:r>
        <w:rPr>
          <w:rFonts w:ascii="Times New Roman" w:hAnsi="Times New Roman"/>
          <w:color w:val="191919"/>
          <w:spacing w:val="-4"/>
          <w:sz w:val="20"/>
          <w:szCs w:val="20"/>
        </w:rPr>
        <w:t>r</w:t>
      </w:r>
      <w:r>
        <w:rPr>
          <w:rFonts w:ascii="Times New Roman" w:hAnsi="Times New Roman"/>
          <w:color w:val="191919"/>
          <w:sz w:val="20"/>
          <w:szCs w:val="20"/>
        </w:rPr>
        <w:t>graduate</w:t>
      </w:r>
      <w:r>
        <w:rPr>
          <w:rFonts w:ascii="Times New Roman" w:hAnsi="Times New Roman"/>
          <w:color w:val="191919"/>
          <w:spacing w:val="-11"/>
          <w:sz w:val="20"/>
          <w:szCs w:val="20"/>
        </w:rPr>
        <w:t xml:space="preserve"> </w:t>
      </w:r>
      <w:r>
        <w:rPr>
          <w:rFonts w:ascii="Times New Roman" w:hAnsi="Times New Roman"/>
          <w:color w:val="191919"/>
          <w:sz w:val="20"/>
          <w:szCs w:val="20"/>
        </w:rPr>
        <w:t>Admissions O</w:t>
      </w:r>
      <w:r>
        <w:rPr>
          <w:rFonts w:ascii="Times New Roman" w:hAnsi="Times New Roman"/>
          <w:color w:val="191919"/>
          <w:spacing w:val="-4"/>
          <w:sz w:val="20"/>
          <w:szCs w:val="20"/>
        </w:rPr>
        <w:t>f</w:t>
      </w:r>
      <w:r>
        <w:rPr>
          <w:rFonts w:ascii="Times New Roman" w:hAnsi="Times New Roman"/>
          <w:color w:val="191919"/>
          <w:sz w:val="20"/>
          <w:szCs w:val="20"/>
        </w:rPr>
        <w:t>fice at the time of applying for admission to</w:t>
      </w:r>
      <w:r>
        <w:rPr>
          <w:rFonts w:ascii="Times New Roman" w:hAnsi="Times New Roman"/>
          <w:color w:val="191919"/>
          <w:spacing w:val="-11"/>
          <w:sz w:val="20"/>
          <w:szCs w:val="20"/>
        </w:rPr>
        <w:t xml:space="preserve"> </w:t>
      </w:r>
      <w:r>
        <w:rPr>
          <w:rFonts w:ascii="Times New Roman" w:hAnsi="Times New Roman"/>
          <w:color w:val="191919"/>
          <w:sz w:val="20"/>
          <w:szCs w:val="20"/>
        </w:rPr>
        <w:t>ASU.</w:t>
      </w:r>
    </w:p>
    <w:p w:rsidR="00505D4E" w:rsidRDefault="00505D4E" w:rsidP="00505D4E">
      <w:pPr>
        <w:widowControl w:val="0"/>
        <w:tabs>
          <w:tab w:val="left" w:pos="9180"/>
        </w:tabs>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191919"/>
          <w:sz w:val="20"/>
          <w:szCs w:val="20"/>
        </w:rPr>
        <w:t>The student will submit a) a graduate application (available online through the Graduate School), b) copy of current Geo</w:t>
      </w:r>
      <w:r>
        <w:rPr>
          <w:rFonts w:ascii="Times New Roman" w:hAnsi="Times New Roman"/>
          <w:color w:val="191919"/>
          <w:spacing w:val="-4"/>
          <w:sz w:val="20"/>
          <w:szCs w:val="20"/>
        </w:rPr>
        <w:t>r</w:t>
      </w:r>
      <w:r>
        <w:rPr>
          <w:rFonts w:ascii="Times New Roman" w:hAnsi="Times New Roman"/>
          <w:color w:val="191919"/>
          <w:sz w:val="20"/>
          <w:szCs w:val="20"/>
        </w:rPr>
        <w:t>gia nursing license; c) two professional letters of reference; and d) copy of current CPR card to the Department of Nursing.</w:t>
      </w:r>
      <w:r>
        <w:rPr>
          <w:rFonts w:ascii="Times New Roman" w:hAnsi="Times New Roman"/>
          <w:color w:val="191919"/>
          <w:spacing w:val="46"/>
          <w:sz w:val="20"/>
          <w:szCs w:val="20"/>
        </w:rPr>
        <w:t xml:space="preserve"> </w:t>
      </w:r>
      <w:r>
        <w:rPr>
          <w:rFonts w:ascii="Times New Roman" w:hAnsi="Times New Roman"/>
          <w:color w:val="191919"/>
          <w:sz w:val="20"/>
          <w:szCs w:val="20"/>
        </w:rPr>
        <w:t>These materials will be maintained in the student</w:t>
      </w:r>
      <w:r>
        <w:rPr>
          <w:rFonts w:ascii="Times New Roman" w:hAnsi="Times New Roman"/>
          <w:color w:val="191919"/>
          <w:spacing w:val="-11"/>
          <w:sz w:val="20"/>
          <w:szCs w:val="20"/>
        </w:rPr>
        <w:t>’</w:t>
      </w:r>
      <w:r>
        <w:rPr>
          <w:rFonts w:ascii="Times New Roman" w:hAnsi="Times New Roman"/>
          <w:color w:val="191919"/>
          <w:sz w:val="20"/>
          <w:szCs w:val="20"/>
        </w:rPr>
        <w:t>s folder in the Nursing Department until the student completes unde</w:t>
      </w:r>
      <w:r>
        <w:rPr>
          <w:rFonts w:ascii="Times New Roman" w:hAnsi="Times New Roman"/>
          <w:color w:val="191919"/>
          <w:spacing w:val="-4"/>
          <w:sz w:val="20"/>
          <w:szCs w:val="20"/>
        </w:rPr>
        <w:t>r</w:t>
      </w:r>
      <w:r>
        <w:rPr>
          <w:rFonts w:ascii="Times New Roman" w:hAnsi="Times New Roman"/>
          <w:color w:val="191919"/>
          <w:sz w:val="20"/>
          <w:szCs w:val="20"/>
        </w:rPr>
        <w:t>graduate courses. Upon receipt of these documents, the student will be contacted and a program of study will be prepared to ensure completion of required unde</w:t>
      </w:r>
      <w:r>
        <w:rPr>
          <w:rFonts w:ascii="Times New Roman" w:hAnsi="Times New Roman"/>
          <w:color w:val="191919"/>
          <w:spacing w:val="-4"/>
          <w:sz w:val="20"/>
          <w:szCs w:val="20"/>
        </w:rPr>
        <w:t>r</w:t>
      </w:r>
      <w:r>
        <w:rPr>
          <w:rFonts w:ascii="Times New Roman" w:hAnsi="Times New Roman"/>
          <w:color w:val="191919"/>
          <w:sz w:val="20"/>
          <w:szCs w:val="20"/>
        </w:rPr>
        <w:t>graduate courses.</w:t>
      </w:r>
    </w:p>
    <w:p w:rsidR="00505D4E" w:rsidRDefault="00505D4E" w:rsidP="00505D4E">
      <w:pPr>
        <w:widowControl w:val="0"/>
        <w:tabs>
          <w:tab w:val="left" w:pos="9180"/>
        </w:tabs>
        <w:autoSpaceDE w:val="0"/>
        <w:autoSpaceDN w:val="0"/>
        <w:adjustRightInd w:val="0"/>
        <w:spacing w:after="0"/>
        <w:ind w:left="360" w:right="180" w:firstLine="360"/>
        <w:jc w:val="both"/>
        <w:rPr>
          <w:rFonts w:ascii="Times New Roman" w:hAnsi="Times New Roman"/>
          <w:color w:val="000000"/>
          <w:sz w:val="20"/>
          <w:szCs w:val="20"/>
        </w:rPr>
      </w:pPr>
      <w:r>
        <w:rPr>
          <w:rFonts w:ascii="Times New Roman" w:hAnsi="Times New Roman"/>
          <w:color w:val="191919"/>
          <w:sz w:val="20"/>
          <w:szCs w:val="20"/>
        </w:rPr>
        <w:t>No later than midterm during the last semester of unde</w:t>
      </w:r>
      <w:r>
        <w:rPr>
          <w:rFonts w:ascii="Times New Roman" w:hAnsi="Times New Roman"/>
          <w:color w:val="191919"/>
          <w:spacing w:val="-4"/>
          <w:sz w:val="20"/>
          <w:szCs w:val="20"/>
        </w:rPr>
        <w:t>r</w:t>
      </w:r>
      <w:r>
        <w:rPr>
          <w:rFonts w:ascii="Times New Roman" w:hAnsi="Times New Roman"/>
          <w:color w:val="191919"/>
          <w:sz w:val="20"/>
          <w:szCs w:val="20"/>
        </w:rPr>
        <w:t>graduate coursework, the RN-MSN student must take and pass either the GRE (required score of 800) or the M</w:t>
      </w:r>
      <w:r>
        <w:rPr>
          <w:rFonts w:ascii="Times New Roman" w:hAnsi="Times New Roman"/>
          <w:color w:val="191919"/>
          <w:spacing w:val="-22"/>
          <w:sz w:val="20"/>
          <w:szCs w:val="20"/>
        </w:rPr>
        <w:t>A</w:t>
      </w:r>
      <w:r>
        <w:rPr>
          <w:rFonts w:ascii="Times New Roman" w:hAnsi="Times New Roman"/>
          <w:color w:val="191919"/>
          <w:sz w:val="20"/>
          <w:szCs w:val="20"/>
        </w:rPr>
        <w:t>T</w:t>
      </w:r>
      <w:r>
        <w:rPr>
          <w:rFonts w:ascii="Times New Roman" w:hAnsi="Times New Roman"/>
          <w:color w:val="191919"/>
          <w:spacing w:val="-4"/>
          <w:sz w:val="20"/>
          <w:szCs w:val="20"/>
        </w:rPr>
        <w:t xml:space="preserve"> </w:t>
      </w:r>
      <w:r>
        <w:rPr>
          <w:rFonts w:ascii="Times New Roman" w:hAnsi="Times New Roman"/>
          <w:color w:val="191919"/>
          <w:sz w:val="20"/>
          <w:szCs w:val="20"/>
        </w:rPr>
        <w:t>(required score of at least 402).</w:t>
      </w:r>
    </w:p>
    <w:p w:rsidR="00505D4E" w:rsidRDefault="00505D4E" w:rsidP="00505D4E">
      <w:pPr>
        <w:widowControl w:val="0"/>
        <w:tabs>
          <w:tab w:val="left" w:pos="9180"/>
        </w:tabs>
        <w:autoSpaceDE w:val="0"/>
        <w:autoSpaceDN w:val="0"/>
        <w:adjustRightInd w:val="0"/>
        <w:spacing w:before="9" w:after="0" w:line="100" w:lineRule="exact"/>
        <w:ind w:left="360" w:right="180" w:firstLine="360"/>
        <w:jc w:val="both"/>
        <w:rPr>
          <w:rFonts w:ascii="Times New Roman" w:hAnsi="Times New Roman"/>
          <w:color w:val="000000"/>
          <w:sz w:val="10"/>
          <w:szCs w:val="10"/>
        </w:rPr>
      </w:pPr>
    </w:p>
    <w:p w:rsidR="00505D4E" w:rsidRDefault="00505D4E" w:rsidP="00505D4E">
      <w:pPr>
        <w:widowControl w:val="0"/>
        <w:tabs>
          <w:tab w:val="left" w:pos="9180"/>
        </w:tabs>
        <w:autoSpaceDE w:val="0"/>
        <w:autoSpaceDN w:val="0"/>
        <w:adjustRightInd w:val="0"/>
        <w:spacing w:after="0" w:line="200" w:lineRule="exact"/>
        <w:ind w:left="360" w:right="180" w:firstLine="360"/>
        <w:jc w:val="both"/>
        <w:rPr>
          <w:rFonts w:ascii="Times New Roman" w:hAnsi="Times New Roman"/>
          <w:color w:val="000000"/>
          <w:sz w:val="20"/>
          <w:szCs w:val="20"/>
        </w:rPr>
      </w:pPr>
    </w:p>
    <w:p w:rsidR="00505D4E" w:rsidRPr="00896FAA" w:rsidRDefault="00505D4E" w:rsidP="00505D4E">
      <w:pPr>
        <w:pStyle w:val="Heading2"/>
        <w:spacing w:before="0"/>
        <w:ind w:left="360" w:right="180" w:firstLine="0"/>
        <w:rPr>
          <w:rFonts w:ascii="Times New Roman" w:hAnsi="Times New Roman"/>
          <w:color w:val="808080" w:themeColor="background1" w:themeShade="80"/>
          <w:sz w:val="28"/>
          <w:szCs w:val="28"/>
        </w:rPr>
      </w:pPr>
      <w:bookmarkStart w:id="205" w:name="_Toc294969724"/>
      <w:bookmarkStart w:id="206" w:name="_Toc295508287"/>
      <w:r w:rsidRPr="00896FAA">
        <w:rPr>
          <w:rFonts w:ascii="Times New Roman" w:hAnsi="Times New Roman"/>
          <w:bCs w:val="0"/>
          <w:color w:val="808080" w:themeColor="background1" w:themeShade="80"/>
          <w:sz w:val="28"/>
          <w:szCs w:val="28"/>
        </w:rPr>
        <w:t>Planned P</w:t>
      </w:r>
      <w:r w:rsidRPr="00896FAA">
        <w:rPr>
          <w:rFonts w:ascii="Times New Roman" w:hAnsi="Times New Roman"/>
          <w:bCs w:val="0"/>
          <w:color w:val="808080" w:themeColor="background1" w:themeShade="80"/>
          <w:spacing w:val="-5"/>
          <w:sz w:val="28"/>
          <w:szCs w:val="28"/>
        </w:rPr>
        <w:t>r</w:t>
      </w:r>
      <w:r w:rsidRPr="00896FAA">
        <w:rPr>
          <w:rFonts w:ascii="Times New Roman" w:hAnsi="Times New Roman"/>
          <w:bCs w:val="0"/>
          <w:color w:val="808080" w:themeColor="background1" w:themeShade="80"/>
          <w:sz w:val="28"/>
          <w:szCs w:val="28"/>
        </w:rPr>
        <w:t>ogram of Study</w:t>
      </w:r>
      <w:bookmarkEnd w:id="205"/>
      <w:bookmarkEnd w:id="206"/>
    </w:p>
    <w:p w:rsidR="00505D4E"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sz w:val="20"/>
          <w:szCs w:val="20"/>
        </w:rPr>
      </w:pPr>
      <w:r>
        <w:rPr>
          <w:rFonts w:ascii="Times New Roman" w:hAnsi="Times New Roman"/>
          <w:color w:val="000000"/>
          <w:spacing w:val="-8"/>
          <w:sz w:val="20"/>
          <w:szCs w:val="20"/>
        </w:rPr>
        <w:t>W</w:t>
      </w:r>
      <w:r>
        <w:rPr>
          <w:rFonts w:ascii="Times New Roman" w:hAnsi="Times New Roman"/>
          <w:color w:val="000000"/>
          <w:sz w:val="20"/>
          <w:szCs w:val="20"/>
        </w:rPr>
        <w:t>ithin</w:t>
      </w:r>
      <w:r>
        <w:rPr>
          <w:rFonts w:ascii="Times New Roman" w:hAnsi="Times New Roman"/>
          <w:color w:val="000000"/>
          <w:spacing w:val="1"/>
          <w:sz w:val="20"/>
          <w:szCs w:val="20"/>
        </w:rPr>
        <w:t xml:space="preserve"> </w:t>
      </w:r>
      <w:r>
        <w:rPr>
          <w:rFonts w:ascii="Times New Roman" w:hAnsi="Times New Roman"/>
          <w:color w:val="000000"/>
          <w:sz w:val="20"/>
          <w:szCs w:val="20"/>
        </w:rPr>
        <w:t>the</w:t>
      </w:r>
      <w:r>
        <w:rPr>
          <w:rFonts w:ascii="Times New Roman" w:hAnsi="Times New Roman"/>
          <w:color w:val="000000"/>
          <w:spacing w:val="1"/>
          <w:sz w:val="20"/>
          <w:szCs w:val="20"/>
        </w:rPr>
        <w:t xml:space="preserve"> </w:t>
      </w:r>
      <w:r>
        <w:rPr>
          <w:rFonts w:ascii="Times New Roman" w:hAnsi="Times New Roman"/>
          <w:color w:val="000000"/>
          <w:sz w:val="20"/>
          <w:szCs w:val="20"/>
        </w:rPr>
        <w:t>first</w:t>
      </w:r>
      <w:r>
        <w:rPr>
          <w:rFonts w:ascii="Times New Roman" w:hAnsi="Times New Roman"/>
          <w:color w:val="000000"/>
          <w:spacing w:val="1"/>
          <w:sz w:val="20"/>
          <w:szCs w:val="20"/>
        </w:rPr>
        <w:t xml:space="preserve"> </w:t>
      </w:r>
      <w:r>
        <w:rPr>
          <w:rFonts w:ascii="Times New Roman" w:hAnsi="Times New Roman"/>
          <w:color w:val="000000"/>
          <w:sz w:val="20"/>
          <w:szCs w:val="20"/>
        </w:rPr>
        <w:t>nine</w:t>
      </w:r>
      <w:r>
        <w:rPr>
          <w:rFonts w:ascii="Times New Roman" w:hAnsi="Times New Roman"/>
          <w:color w:val="000000"/>
          <w:spacing w:val="1"/>
          <w:sz w:val="20"/>
          <w:szCs w:val="20"/>
        </w:rPr>
        <w:t xml:space="preserve"> </w:t>
      </w:r>
      <w:r>
        <w:rPr>
          <w:rFonts w:ascii="Times New Roman" w:hAnsi="Times New Roman"/>
          <w:color w:val="000000"/>
          <w:sz w:val="20"/>
          <w:szCs w:val="20"/>
        </w:rPr>
        <w:t>semester</w:t>
      </w:r>
      <w:r>
        <w:rPr>
          <w:rFonts w:ascii="Times New Roman" w:hAnsi="Times New Roman"/>
          <w:color w:val="000000"/>
          <w:spacing w:val="1"/>
          <w:sz w:val="20"/>
          <w:szCs w:val="20"/>
        </w:rPr>
        <w:t xml:space="preserve"> </w:t>
      </w:r>
      <w:r>
        <w:rPr>
          <w:rFonts w:ascii="Times New Roman" w:hAnsi="Times New Roman"/>
          <w:color w:val="000000"/>
          <w:sz w:val="20"/>
          <w:szCs w:val="20"/>
        </w:rPr>
        <w:t>hours of</w:t>
      </w:r>
      <w:r>
        <w:rPr>
          <w:rFonts w:ascii="Times New Roman" w:hAnsi="Times New Roman"/>
          <w:color w:val="000000"/>
          <w:spacing w:val="1"/>
          <w:sz w:val="20"/>
          <w:szCs w:val="20"/>
        </w:rPr>
        <w:t xml:space="preserve"> </w:t>
      </w:r>
      <w:r>
        <w:rPr>
          <w:rFonts w:ascii="Times New Roman" w:hAnsi="Times New Roman"/>
          <w:color w:val="000000"/>
          <w:sz w:val="20"/>
          <w:szCs w:val="20"/>
        </w:rPr>
        <w:t>stud</w:t>
      </w:r>
      <w:r>
        <w:rPr>
          <w:rFonts w:ascii="Times New Roman" w:hAnsi="Times New Roman"/>
          <w:color w:val="000000"/>
          <w:spacing w:val="-13"/>
          <w:sz w:val="20"/>
          <w:szCs w:val="20"/>
        </w:rPr>
        <w:t>y</w:t>
      </w:r>
      <w:r>
        <w:rPr>
          <w:rFonts w:ascii="Times New Roman" w:hAnsi="Times New Roman"/>
          <w:color w:val="000000"/>
          <w:sz w:val="20"/>
          <w:szCs w:val="20"/>
        </w:rPr>
        <w:t>,</w:t>
      </w:r>
      <w:r>
        <w:rPr>
          <w:rFonts w:ascii="Times New Roman" w:hAnsi="Times New Roman"/>
          <w:color w:val="000000"/>
          <w:spacing w:val="1"/>
          <w:sz w:val="20"/>
          <w:szCs w:val="20"/>
        </w:rPr>
        <w:t xml:space="preserve"> </w:t>
      </w:r>
      <w:r>
        <w:rPr>
          <w:rFonts w:ascii="Times New Roman" w:hAnsi="Times New Roman"/>
          <w:color w:val="000000"/>
          <w:sz w:val="20"/>
          <w:szCs w:val="20"/>
        </w:rPr>
        <w:t>the</w:t>
      </w:r>
      <w:r>
        <w:rPr>
          <w:rFonts w:ascii="Times New Roman" w:hAnsi="Times New Roman"/>
          <w:color w:val="000000"/>
          <w:spacing w:val="1"/>
          <w:sz w:val="20"/>
          <w:szCs w:val="20"/>
        </w:rPr>
        <w:t xml:space="preserve"> </w:t>
      </w:r>
      <w:r>
        <w:rPr>
          <w:rFonts w:ascii="Times New Roman" w:hAnsi="Times New Roman"/>
          <w:color w:val="000000"/>
          <w:sz w:val="20"/>
          <w:szCs w:val="20"/>
        </w:rPr>
        <w:t>student</w:t>
      </w:r>
      <w:r>
        <w:rPr>
          <w:rFonts w:ascii="Times New Roman" w:hAnsi="Times New Roman"/>
          <w:color w:val="000000"/>
          <w:spacing w:val="1"/>
          <w:sz w:val="20"/>
          <w:szCs w:val="20"/>
        </w:rPr>
        <w:t xml:space="preserve"> </w:t>
      </w:r>
      <w:r>
        <w:rPr>
          <w:rFonts w:ascii="Times New Roman" w:hAnsi="Times New Roman"/>
          <w:color w:val="000000"/>
          <w:sz w:val="20"/>
          <w:szCs w:val="20"/>
        </w:rPr>
        <w:t>is</w:t>
      </w:r>
      <w:r>
        <w:rPr>
          <w:rFonts w:ascii="Times New Roman" w:hAnsi="Times New Roman"/>
          <w:color w:val="000000"/>
          <w:spacing w:val="1"/>
          <w:sz w:val="20"/>
          <w:szCs w:val="20"/>
        </w:rPr>
        <w:t xml:space="preserve"> </w:t>
      </w:r>
      <w:r>
        <w:rPr>
          <w:rFonts w:ascii="Times New Roman" w:hAnsi="Times New Roman"/>
          <w:color w:val="000000"/>
          <w:sz w:val="20"/>
          <w:szCs w:val="20"/>
        </w:rPr>
        <w:t>required</w:t>
      </w:r>
      <w:r>
        <w:rPr>
          <w:rFonts w:ascii="Times New Roman" w:hAnsi="Times New Roman"/>
          <w:color w:val="000000"/>
          <w:spacing w:val="1"/>
          <w:sz w:val="20"/>
          <w:szCs w:val="20"/>
        </w:rPr>
        <w:t xml:space="preserve"> </w:t>
      </w:r>
      <w:r>
        <w:rPr>
          <w:rFonts w:ascii="Times New Roman" w:hAnsi="Times New Roman"/>
          <w:color w:val="000000"/>
          <w:sz w:val="20"/>
          <w:szCs w:val="20"/>
        </w:rPr>
        <w:t>to</w:t>
      </w:r>
      <w:r>
        <w:rPr>
          <w:rFonts w:ascii="Times New Roman" w:hAnsi="Times New Roman"/>
          <w:color w:val="000000"/>
          <w:spacing w:val="1"/>
          <w:sz w:val="20"/>
          <w:szCs w:val="20"/>
        </w:rPr>
        <w:t xml:space="preserve"> </w:t>
      </w:r>
      <w:r>
        <w:rPr>
          <w:rFonts w:ascii="Times New Roman" w:hAnsi="Times New Roman"/>
          <w:color w:val="000000"/>
          <w:sz w:val="20"/>
          <w:szCs w:val="20"/>
        </w:rPr>
        <w:t>complete</w:t>
      </w:r>
      <w:r>
        <w:rPr>
          <w:rFonts w:ascii="Times New Roman" w:hAnsi="Times New Roman"/>
          <w:color w:val="000000"/>
          <w:spacing w:val="1"/>
          <w:sz w:val="20"/>
          <w:szCs w:val="20"/>
        </w:rPr>
        <w:t xml:space="preserve"> </w:t>
      </w:r>
      <w:r>
        <w:rPr>
          <w:rFonts w:ascii="Times New Roman" w:hAnsi="Times New Roman"/>
          <w:color w:val="000000"/>
          <w:sz w:val="20"/>
          <w:szCs w:val="20"/>
        </w:rPr>
        <w:t>a</w:t>
      </w:r>
      <w:r>
        <w:rPr>
          <w:rFonts w:ascii="Times New Roman" w:hAnsi="Times New Roman"/>
          <w:color w:val="000000"/>
          <w:spacing w:val="1"/>
          <w:sz w:val="20"/>
          <w:szCs w:val="20"/>
        </w:rPr>
        <w:t xml:space="preserve"> </w:t>
      </w:r>
      <w:r>
        <w:rPr>
          <w:rFonts w:ascii="Times New Roman" w:hAnsi="Times New Roman"/>
          <w:color w:val="000000"/>
          <w:sz w:val="20"/>
          <w:szCs w:val="20"/>
        </w:rPr>
        <w:t>planned</w:t>
      </w:r>
      <w:r>
        <w:rPr>
          <w:rFonts w:ascii="Times New Roman" w:hAnsi="Times New Roman"/>
          <w:color w:val="000000"/>
          <w:spacing w:val="1"/>
          <w:sz w:val="20"/>
          <w:szCs w:val="20"/>
        </w:rPr>
        <w:t xml:space="preserve"> </w:t>
      </w:r>
      <w:r>
        <w:rPr>
          <w:rFonts w:ascii="Times New Roman" w:hAnsi="Times New Roman"/>
          <w:color w:val="000000"/>
          <w:sz w:val="20"/>
          <w:szCs w:val="20"/>
        </w:rPr>
        <w:t>degree</w:t>
      </w:r>
      <w:r>
        <w:rPr>
          <w:rFonts w:ascii="Times New Roman" w:hAnsi="Times New Roman"/>
          <w:color w:val="000000"/>
          <w:spacing w:val="-8"/>
          <w:sz w:val="20"/>
          <w:szCs w:val="20"/>
        </w:rPr>
        <w:t xml:space="preserve"> </w:t>
      </w:r>
      <w:r>
        <w:rPr>
          <w:rFonts w:ascii="Times New Roman" w:hAnsi="Times New Roman"/>
          <w:color w:val="000000"/>
          <w:sz w:val="20"/>
          <w:szCs w:val="20"/>
        </w:rPr>
        <w:t>program</w:t>
      </w:r>
      <w:r>
        <w:rPr>
          <w:rFonts w:ascii="Times New Roman" w:hAnsi="Times New Roman"/>
          <w:color w:val="000000"/>
          <w:spacing w:val="-8"/>
          <w:sz w:val="20"/>
          <w:szCs w:val="20"/>
        </w:rPr>
        <w:t xml:space="preserve"> </w:t>
      </w:r>
      <w:r>
        <w:rPr>
          <w:rFonts w:ascii="Times New Roman" w:hAnsi="Times New Roman"/>
          <w:color w:val="000000"/>
          <w:sz w:val="20"/>
          <w:szCs w:val="20"/>
        </w:rPr>
        <w:t>of</w:t>
      </w:r>
      <w:r>
        <w:rPr>
          <w:rFonts w:ascii="Times New Roman" w:hAnsi="Times New Roman"/>
          <w:color w:val="000000"/>
          <w:spacing w:val="-8"/>
          <w:sz w:val="20"/>
          <w:szCs w:val="20"/>
        </w:rPr>
        <w:t xml:space="preserve"> </w:t>
      </w:r>
      <w:r>
        <w:rPr>
          <w:rFonts w:ascii="Times New Roman" w:hAnsi="Times New Roman"/>
          <w:color w:val="000000"/>
          <w:sz w:val="20"/>
          <w:szCs w:val="20"/>
        </w:rPr>
        <w:t>study</w:t>
      </w:r>
      <w:r>
        <w:rPr>
          <w:rFonts w:ascii="Times New Roman" w:hAnsi="Times New Roman"/>
          <w:color w:val="000000"/>
          <w:spacing w:val="-8"/>
          <w:sz w:val="20"/>
          <w:szCs w:val="20"/>
        </w:rPr>
        <w:t xml:space="preserve"> </w:t>
      </w:r>
      <w:r>
        <w:rPr>
          <w:rFonts w:ascii="Times New Roman" w:hAnsi="Times New Roman"/>
          <w:color w:val="000000"/>
          <w:sz w:val="20"/>
          <w:szCs w:val="20"/>
        </w:rPr>
        <w:t>with</w:t>
      </w:r>
      <w:r>
        <w:rPr>
          <w:rFonts w:ascii="Times New Roman" w:hAnsi="Times New Roman"/>
          <w:color w:val="000000"/>
          <w:spacing w:val="-8"/>
          <w:sz w:val="20"/>
          <w:szCs w:val="20"/>
        </w:rPr>
        <w:t xml:space="preserve"> </w:t>
      </w:r>
      <w:r>
        <w:rPr>
          <w:rFonts w:ascii="Times New Roman" w:hAnsi="Times New Roman"/>
          <w:color w:val="000000"/>
          <w:sz w:val="20"/>
          <w:szCs w:val="20"/>
        </w:rPr>
        <w:t>the</w:t>
      </w:r>
      <w:r>
        <w:rPr>
          <w:rFonts w:ascii="Times New Roman" w:hAnsi="Times New Roman"/>
          <w:color w:val="000000"/>
          <w:spacing w:val="-8"/>
          <w:sz w:val="20"/>
          <w:szCs w:val="20"/>
        </w:rPr>
        <w:t xml:space="preserve"> </w:t>
      </w:r>
      <w:r>
        <w:rPr>
          <w:rFonts w:ascii="Times New Roman" w:hAnsi="Times New Roman"/>
          <w:color w:val="000000"/>
          <w:sz w:val="20"/>
          <w:szCs w:val="20"/>
        </w:rPr>
        <w:t>advice</w:t>
      </w:r>
      <w:r>
        <w:rPr>
          <w:rFonts w:ascii="Times New Roman" w:hAnsi="Times New Roman"/>
          <w:color w:val="000000"/>
          <w:spacing w:val="-8"/>
          <w:sz w:val="20"/>
          <w:szCs w:val="20"/>
        </w:rPr>
        <w:t xml:space="preserve"> </w:t>
      </w:r>
      <w:r>
        <w:rPr>
          <w:rFonts w:ascii="Times New Roman" w:hAnsi="Times New Roman"/>
          <w:color w:val="000000"/>
          <w:sz w:val="20"/>
          <w:szCs w:val="20"/>
        </w:rPr>
        <w:t>and</w:t>
      </w:r>
      <w:r>
        <w:rPr>
          <w:rFonts w:ascii="Times New Roman" w:hAnsi="Times New Roman"/>
          <w:color w:val="000000"/>
          <w:spacing w:val="-8"/>
          <w:sz w:val="20"/>
          <w:szCs w:val="20"/>
        </w:rPr>
        <w:t xml:space="preserve"> </w:t>
      </w:r>
      <w:r>
        <w:rPr>
          <w:rFonts w:ascii="Times New Roman" w:hAnsi="Times New Roman"/>
          <w:color w:val="000000"/>
          <w:sz w:val="20"/>
          <w:szCs w:val="20"/>
        </w:rPr>
        <w:t>approval</w:t>
      </w:r>
      <w:r>
        <w:rPr>
          <w:rFonts w:ascii="Times New Roman" w:hAnsi="Times New Roman"/>
          <w:color w:val="000000"/>
          <w:spacing w:val="-8"/>
          <w:sz w:val="20"/>
          <w:szCs w:val="20"/>
        </w:rPr>
        <w:t xml:space="preserve"> </w:t>
      </w:r>
      <w:r>
        <w:rPr>
          <w:rFonts w:ascii="Times New Roman" w:hAnsi="Times New Roman"/>
          <w:color w:val="000000"/>
          <w:sz w:val="20"/>
          <w:szCs w:val="20"/>
        </w:rPr>
        <w:t>of</w:t>
      </w:r>
      <w:r>
        <w:rPr>
          <w:rFonts w:ascii="Times New Roman" w:hAnsi="Times New Roman"/>
          <w:color w:val="000000"/>
          <w:spacing w:val="-8"/>
          <w:sz w:val="20"/>
          <w:szCs w:val="20"/>
        </w:rPr>
        <w:t xml:space="preserve"> </w:t>
      </w:r>
      <w:r>
        <w:rPr>
          <w:rFonts w:ascii="Times New Roman" w:hAnsi="Times New Roman"/>
          <w:color w:val="000000"/>
          <w:sz w:val="20"/>
          <w:szCs w:val="20"/>
        </w:rPr>
        <w:t>the</w:t>
      </w:r>
      <w:r>
        <w:rPr>
          <w:rFonts w:ascii="Times New Roman" w:hAnsi="Times New Roman"/>
          <w:color w:val="000000"/>
          <w:spacing w:val="-8"/>
          <w:sz w:val="20"/>
          <w:szCs w:val="20"/>
        </w:rPr>
        <w:t xml:space="preserve"> </w:t>
      </w:r>
      <w:r>
        <w:rPr>
          <w:rFonts w:ascii="Times New Roman" w:hAnsi="Times New Roman"/>
          <w:color w:val="000000"/>
          <w:sz w:val="20"/>
          <w:szCs w:val="20"/>
        </w:rPr>
        <w:t>Coordinator</w:t>
      </w:r>
      <w:r>
        <w:rPr>
          <w:rFonts w:ascii="Times New Roman" w:hAnsi="Times New Roman"/>
          <w:color w:val="000000"/>
          <w:spacing w:val="-8"/>
          <w:sz w:val="20"/>
          <w:szCs w:val="20"/>
        </w:rPr>
        <w:t xml:space="preserve"> </w:t>
      </w:r>
      <w:r>
        <w:rPr>
          <w:rFonts w:ascii="Times New Roman" w:hAnsi="Times New Roman"/>
          <w:color w:val="000000"/>
          <w:sz w:val="20"/>
          <w:szCs w:val="20"/>
        </w:rPr>
        <w:t>of</w:t>
      </w:r>
      <w:r>
        <w:rPr>
          <w:rFonts w:ascii="Times New Roman" w:hAnsi="Times New Roman"/>
          <w:color w:val="000000"/>
          <w:spacing w:val="-8"/>
          <w:sz w:val="20"/>
          <w:szCs w:val="20"/>
        </w:rPr>
        <w:t xml:space="preserve"> </w:t>
      </w:r>
      <w:r>
        <w:rPr>
          <w:rFonts w:ascii="Times New Roman" w:hAnsi="Times New Roman"/>
          <w:color w:val="000000"/>
          <w:sz w:val="20"/>
          <w:szCs w:val="20"/>
        </w:rPr>
        <w:t>the</w:t>
      </w:r>
      <w:r>
        <w:rPr>
          <w:rFonts w:ascii="Times New Roman" w:hAnsi="Times New Roman"/>
          <w:color w:val="000000"/>
          <w:spacing w:val="-8"/>
          <w:sz w:val="20"/>
          <w:szCs w:val="20"/>
        </w:rPr>
        <w:t xml:space="preserve"> </w:t>
      </w:r>
      <w:r>
        <w:rPr>
          <w:rFonts w:ascii="Times New Roman" w:hAnsi="Times New Roman"/>
          <w:color w:val="000000"/>
          <w:sz w:val="20"/>
          <w:szCs w:val="20"/>
        </w:rPr>
        <w:t>Graduate</w:t>
      </w:r>
      <w:r>
        <w:rPr>
          <w:rFonts w:ascii="Times New Roman" w:hAnsi="Times New Roman"/>
          <w:color w:val="000000"/>
          <w:spacing w:val="-8"/>
          <w:sz w:val="20"/>
          <w:szCs w:val="20"/>
        </w:rPr>
        <w:t xml:space="preserve"> </w:t>
      </w:r>
      <w:r>
        <w:rPr>
          <w:rFonts w:ascii="Times New Roman" w:hAnsi="Times New Roman"/>
          <w:color w:val="000000"/>
          <w:sz w:val="20"/>
          <w:szCs w:val="20"/>
        </w:rPr>
        <w:t>Nursing</w:t>
      </w:r>
      <w:r>
        <w:rPr>
          <w:rFonts w:ascii="Times New Roman" w:hAnsi="Times New Roman"/>
          <w:color w:val="000000"/>
          <w:spacing w:val="-8"/>
          <w:sz w:val="20"/>
          <w:szCs w:val="20"/>
        </w:rPr>
        <w:t xml:space="preserve"> </w:t>
      </w:r>
      <w:r>
        <w:rPr>
          <w:rFonts w:ascii="Times New Roman" w:hAnsi="Times New Roman"/>
          <w:color w:val="000000"/>
          <w:sz w:val="20"/>
          <w:szCs w:val="20"/>
        </w:rPr>
        <w:t>Pro</w:t>
      </w:r>
      <w:r>
        <w:rPr>
          <w:rFonts w:ascii="Times New Roman" w:hAnsi="Times New Roman"/>
          <w:color w:val="000000"/>
          <w:spacing w:val="-1"/>
          <w:sz w:val="20"/>
          <w:szCs w:val="20"/>
        </w:rPr>
        <w:t>gram</w:t>
      </w:r>
      <w:r>
        <w:rPr>
          <w:rFonts w:ascii="Times New Roman" w:hAnsi="Times New Roman"/>
          <w:color w:val="000000"/>
          <w:sz w:val="20"/>
          <w:szCs w:val="20"/>
        </w:rPr>
        <w:t>.</w:t>
      </w:r>
      <w:r>
        <w:rPr>
          <w:rFonts w:ascii="Times New Roman" w:hAnsi="Times New Roman"/>
          <w:color w:val="000000"/>
          <w:spacing w:val="-8"/>
          <w:sz w:val="20"/>
          <w:szCs w:val="20"/>
        </w:rPr>
        <w:t xml:space="preserve"> </w:t>
      </w:r>
      <w:r>
        <w:rPr>
          <w:rFonts w:ascii="Times New Roman" w:hAnsi="Times New Roman"/>
          <w:color w:val="000000"/>
          <w:spacing w:val="-1"/>
          <w:sz w:val="20"/>
          <w:szCs w:val="20"/>
        </w:rPr>
        <w:t>Copie</w:t>
      </w:r>
      <w:r>
        <w:rPr>
          <w:rFonts w:ascii="Times New Roman" w:hAnsi="Times New Roman"/>
          <w:color w:val="000000"/>
          <w:sz w:val="20"/>
          <w:szCs w:val="20"/>
        </w:rPr>
        <w:t>s</w:t>
      </w:r>
      <w:r>
        <w:rPr>
          <w:rFonts w:ascii="Times New Roman" w:hAnsi="Times New Roman"/>
          <w:color w:val="000000"/>
          <w:spacing w:val="-8"/>
          <w:sz w:val="20"/>
          <w:szCs w:val="20"/>
        </w:rPr>
        <w:t xml:space="preserve"> </w:t>
      </w:r>
      <w:r>
        <w:rPr>
          <w:rFonts w:ascii="Times New Roman" w:hAnsi="Times New Roman"/>
          <w:color w:val="000000"/>
          <w:spacing w:val="-1"/>
          <w:sz w:val="20"/>
          <w:szCs w:val="20"/>
        </w:rPr>
        <w:t>o</w:t>
      </w:r>
      <w:r>
        <w:rPr>
          <w:rFonts w:ascii="Times New Roman" w:hAnsi="Times New Roman"/>
          <w:color w:val="000000"/>
          <w:sz w:val="20"/>
          <w:szCs w:val="20"/>
        </w:rPr>
        <w:t>f</w:t>
      </w:r>
      <w:r>
        <w:rPr>
          <w:rFonts w:ascii="Times New Roman" w:hAnsi="Times New Roman"/>
          <w:color w:val="000000"/>
          <w:spacing w:val="-8"/>
          <w:sz w:val="20"/>
          <w:szCs w:val="20"/>
        </w:rPr>
        <w:t xml:space="preserve"> </w:t>
      </w:r>
      <w:r>
        <w:rPr>
          <w:rFonts w:ascii="Times New Roman" w:hAnsi="Times New Roman"/>
          <w:color w:val="000000"/>
          <w:spacing w:val="-1"/>
          <w:sz w:val="20"/>
          <w:szCs w:val="20"/>
        </w:rPr>
        <w:t>thi</w:t>
      </w:r>
      <w:r>
        <w:rPr>
          <w:rFonts w:ascii="Times New Roman" w:hAnsi="Times New Roman"/>
          <w:color w:val="000000"/>
          <w:sz w:val="20"/>
          <w:szCs w:val="20"/>
        </w:rPr>
        <w:t>s</w:t>
      </w:r>
      <w:r>
        <w:rPr>
          <w:rFonts w:ascii="Times New Roman" w:hAnsi="Times New Roman"/>
          <w:color w:val="000000"/>
          <w:spacing w:val="-8"/>
          <w:sz w:val="20"/>
          <w:szCs w:val="20"/>
        </w:rPr>
        <w:t xml:space="preserve"> </w:t>
      </w:r>
      <w:r>
        <w:rPr>
          <w:rFonts w:ascii="Times New Roman" w:hAnsi="Times New Roman"/>
          <w:color w:val="000000"/>
          <w:spacing w:val="-1"/>
          <w:sz w:val="20"/>
          <w:szCs w:val="20"/>
        </w:rPr>
        <w:t>planne</w:t>
      </w:r>
      <w:r>
        <w:rPr>
          <w:rFonts w:ascii="Times New Roman" w:hAnsi="Times New Roman"/>
          <w:color w:val="000000"/>
          <w:sz w:val="20"/>
          <w:szCs w:val="20"/>
        </w:rPr>
        <w:t>d</w:t>
      </w:r>
      <w:r>
        <w:rPr>
          <w:rFonts w:ascii="Times New Roman" w:hAnsi="Times New Roman"/>
          <w:color w:val="000000"/>
          <w:spacing w:val="-8"/>
          <w:sz w:val="20"/>
          <w:szCs w:val="20"/>
        </w:rPr>
        <w:t xml:space="preserve"> </w:t>
      </w:r>
      <w:r>
        <w:rPr>
          <w:rFonts w:ascii="Times New Roman" w:hAnsi="Times New Roman"/>
          <w:color w:val="000000"/>
          <w:spacing w:val="-1"/>
          <w:sz w:val="20"/>
          <w:szCs w:val="20"/>
        </w:rPr>
        <w:t>degre</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progra</w:t>
      </w:r>
      <w:r>
        <w:rPr>
          <w:rFonts w:ascii="Times New Roman" w:hAnsi="Times New Roman"/>
          <w:color w:val="000000"/>
          <w:sz w:val="20"/>
          <w:szCs w:val="20"/>
        </w:rPr>
        <w:t>m</w:t>
      </w:r>
      <w:r>
        <w:rPr>
          <w:rFonts w:ascii="Times New Roman" w:hAnsi="Times New Roman"/>
          <w:color w:val="000000"/>
          <w:spacing w:val="-8"/>
          <w:sz w:val="20"/>
          <w:szCs w:val="20"/>
        </w:rPr>
        <w:t xml:space="preserve"> </w:t>
      </w:r>
      <w:r>
        <w:rPr>
          <w:rFonts w:ascii="Times New Roman" w:hAnsi="Times New Roman"/>
          <w:color w:val="000000"/>
          <w:spacing w:val="-1"/>
          <w:sz w:val="20"/>
          <w:szCs w:val="20"/>
        </w:rPr>
        <w:t>wil</w:t>
      </w:r>
      <w:r>
        <w:rPr>
          <w:rFonts w:ascii="Times New Roman" w:hAnsi="Times New Roman"/>
          <w:color w:val="000000"/>
          <w:sz w:val="20"/>
          <w:szCs w:val="20"/>
        </w:rPr>
        <w:t>l</w:t>
      </w:r>
      <w:r>
        <w:rPr>
          <w:rFonts w:ascii="Times New Roman" w:hAnsi="Times New Roman"/>
          <w:color w:val="000000"/>
          <w:spacing w:val="-8"/>
          <w:sz w:val="20"/>
          <w:szCs w:val="20"/>
        </w:rPr>
        <w:t xml:space="preserve"> </w:t>
      </w:r>
      <w:r>
        <w:rPr>
          <w:rFonts w:ascii="Times New Roman" w:hAnsi="Times New Roman"/>
          <w:color w:val="000000"/>
          <w:spacing w:val="-1"/>
          <w:sz w:val="20"/>
          <w:szCs w:val="20"/>
        </w:rPr>
        <w:t>b</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file</w:t>
      </w:r>
      <w:r>
        <w:rPr>
          <w:rFonts w:ascii="Times New Roman" w:hAnsi="Times New Roman"/>
          <w:color w:val="000000"/>
          <w:sz w:val="20"/>
          <w:szCs w:val="20"/>
        </w:rPr>
        <w:t>d</w:t>
      </w:r>
      <w:r>
        <w:rPr>
          <w:rFonts w:ascii="Times New Roman" w:hAnsi="Times New Roman"/>
          <w:color w:val="000000"/>
          <w:spacing w:val="-8"/>
          <w:sz w:val="20"/>
          <w:szCs w:val="20"/>
        </w:rPr>
        <w:t xml:space="preserve"> </w:t>
      </w:r>
      <w:r>
        <w:rPr>
          <w:rFonts w:ascii="Times New Roman" w:hAnsi="Times New Roman"/>
          <w:color w:val="000000"/>
          <w:spacing w:val="-1"/>
          <w:sz w:val="20"/>
          <w:szCs w:val="20"/>
        </w:rPr>
        <w:t>wit</w:t>
      </w:r>
      <w:r>
        <w:rPr>
          <w:rFonts w:ascii="Times New Roman" w:hAnsi="Times New Roman"/>
          <w:color w:val="000000"/>
          <w:sz w:val="20"/>
          <w:szCs w:val="20"/>
        </w:rPr>
        <w:t>h</w:t>
      </w:r>
      <w:r>
        <w:rPr>
          <w:rFonts w:ascii="Times New Roman" w:hAnsi="Times New Roman"/>
          <w:color w:val="000000"/>
          <w:spacing w:val="-8"/>
          <w:sz w:val="20"/>
          <w:szCs w:val="20"/>
        </w:rPr>
        <w:t xml:space="preserve"> </w:t>
      </w: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Graduat</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School</w:t>
      </w:r>
      <w:r>
        <w:rPr>
          <w:rFonts w:ascii="Times New Roman" w:hAnsi="Times New Roman"/>
          <w:color w:val="000000"/>
          <w:sz w:val="20"/>
          <w:szCs w:val="20"/>
        </w:rPr>
        <w:t>,</w:t>
      </w:r>
      <w:r>
        <w:rPr>
          <w:rFonts w:ascii="Times New Roman" w:hAnsi="Times New Roman"/>
          <w:color w:val="000000"/>
          <w:spacing w:val="-8"/>
          <w:sz w:val="20"/>
          <w:szCs w:val="20"/>
        </w:rPr>
        <w:t xml:space="preserve"> </w:t>
      </w:r>
      <w:r>
        <w:rPr>
          <w:rFonts w:ascii="Times New Roman" w:hAnsi="Times New Roman"/>
          <w:color w:val="000000"/>
          <w:spacing w:val="-1"/>
          <w:sz w:val="20"/>
          <w:szCs w:val="20"/>
        </w:rPr>
        <w:t>th</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 xml:space="preserve">Department </w:t>
      </w:r>
      <w:r>
        <w:rPr>
          <w:rFonts w:ascii="Times New Roman" w:hAnsi="Times New Roman"/>
          <w:color w:val="000000"/>
          <w:sz w:val="20"/>
          <w:szCs w:val="20"/>
        </w:rPr>
        <w:t>of Nursing and the Registra</w:t>
      </w:r>
      <w:r>
        <w:rPr>
          <w:rFonts w:ascii="Times New Roman" w:hAnsi="Times New Roman"/>
          <w:color w:val="000000"/>
          <w:spacing w:val="8"/>
          <w:sz w:val="20"/>
          <w:szCs w:val="20"/>
        </w:rPr>
        <w:t>r</w:t>
      </w:r>
      <w:r>
        <w:rPr>
          <w:rFonts w:ascii="Times New Roman" w:hAnsi="Times New Roman"/>
          <w:color w:val="000000"/>
          <w:spacing w:val="-11"/>
          <w:sz w:val="20"/>
          <w:szCs w:val="20"/>
        </w:rPr>
        <w:t>’</w:t>
      </w:r>
      <w:r>
        <w:rPr>
          <w:rFonts w:ascii="Times New Roman" w:hAnsi="Times New Roman"/>
          <w:color w:val="000000"/>
          <w:sz w:val="20"/>
          <w:szCs w:val="20"/>
        </w:rPr>
        <w:t>s o</w:t>
      </w:r>
      <w:r>
        <w:rPr>
          <w:rFonts w:ascii="Times New Roman" w:hAnsi="Times New Roman"/>
          <w:color w:val="000000"/>
          <w:spacing w:val="-4"/>
          <w:sz w:val="20"/>
          <w:szCs w:val="20"/>
        </w:rPr>
        <w:t>f</w:t>
      </w:r>
      <w:r>
        <w:rPr>
          <w:rFonts w:ascii="Times New Roman" w:hAnsi="Times New Roman"/>
          <w:color w:val="000000"/>
          <w:sz w:val="20"/>
          <w:szCs w:val="20"/>
        </w:rPr>
        <w:t>fice.</w:t>
      </w:r>
    </w:p>
    <w:p w:rsidR="00505D4E" w:rsidRDefault="00505D4E" w:rsidP="00505D4E">
      <w:pPr>
        <w:widowControl w:val="0"/>
        <w:tabs>
          <w:tab w:val="left" w:pos="9180"/>
        </w:tabs>
        <w:autoSpaceDE w:val="0"/>
        <w:autoSpaceDN w:val="0"/>
        <w:adjustRightInd w:val="0"/>
        <w:spacing w:before="17" w:after="0" w:line="200" w:lineRule="exact"/>
        <w:ind w:left="360" w:right="180" w:firstLine="360"/>
        <w:jc w:val="both"/>
        <w:rPr>
          <w:rFonts w:ascii="Times New Roman" w:hAnsi="Times New Roman"/>
          <w:color w:val="000000"/>
          <w:sz w:val="20"/>
          <w:szCs w:val="20"/>
        </w:rPr>
      </w:pPr>
    </w:p>
    <w:p w:rsidR="00505D4E" w:rsidRPr="00896FAA" w:rsidRDefault="00505D4E" w:rsidP="00505D4E">
      <w:pPr>
        <w:pStyle w:val="Heading2"/>
        <w:ind w:left="360" w:right="180" w:firstLine="0"/>
        <w:rPr>
          <w:rFonts w:ascii="Times New Roman" w:hAnsi="Times New Roman"/>
          <w:color w:val="808080" w:themeColor="background1" w:themeShade="80"/>
          <w:sz w:val="28"/>
          <w:szCs w:val="28"/>
        </w:rPr>
      </w:pPr>
      <w:bookmarkStart w:id="207" w:name="_Toc294969725"/>
      <w:bookmarkStart w:id="208" w:name="_Toc295508288"/>
      <w:r w:rsidRPr="00896FAA">
        <w:rPr>
          <w:rFonts w:ascii="Times New Roman" w:hAnsi="Times New Roman"/>
          <w:bCs w:val="0"/>
          <w:color w:val="808080" w:themeColor="background1" w:themeShade="80"/>
          <w:sz w:val="28"/>
          <w:szCs w:val="28"/>
        </w:rPr>
        <w:t>Curriculum</w:t>
      </w:r>
      <w:bookmarkEnd w:id="207"/>
      <w:bookmarkEnd w:id="208"/>
    </w:p>
    <w:p w:rsidR="00505D4E" w:rsidRDefault="00505D4E" w:rsidP="00505D4E">
      <w:pPr>
        <w:widowControl w:val="0"/>
        <w:tabs>
          <w:tab w:val="left" w:pos="9180"/>
        </w:tabs>
        <w:autoSpaceDE w:val="0"/>
        <w:autoSpaceDN w:val="0"/>
        <w:adjustRightInd w:val="0"/>
        <w:spacing w:before="37" w:after="0" w:line="250" w:lineRule="auto"/>
        <w:ind w:left="360" w:right="180" w:firstLine="360"/>
        <w:jc w:val="both"/>
        <w:rPr>
          <w:rFonts w:ascii="Times New Roman" w:hAnsi="Times New Roman"/>
          <w:color w:val="000000"/>
          <w:sz w:val="20"/>
          <w:szCs w:val="20"/>
        </w:rPr>
      </w:pPr>
      <w:r>
        <w:rPr>
          <w:rFonts w:ascii="Times New Roman" w:hAnsi="Times New Roman"/>
          <w:color w:val="000000"/>
          <w:sz w:val="20"/>
          <w:szCs w:val="20"/>
        </w:rPr>
        <w:t>The</w:t>
      </w:r>
      <w:r>
        <w:rPr>
          <w:rFonts w:ascii="Times New Roman" w:hAnsi="Times New Roman"/>
          <w:color w:val="000000"/>
          <w:spacing w:val="13"/>
          <w:sz w:val="20"/>
          <w:szCs w:val="20"/>
        </w:rPr>
        <w:t xml:space="preserve"> </w:t>
      </w:r>
      <w:r>
        <w:rPr>
          <w:rFonts w:ascii="Times New Roman" w:hAnsi="Times New Roman"/>
          <w:color w:val="000000"/>
          <w:sz w:val="20"/>
          <w:szCs w:val="20"/>
        </w:rPr>
        <w:t>Family</w:t>
      </w:r>
      <w:r>
        <w:rPr>
          <w:rFonts w:ascii="Times New Roman" w:hAnsi="Times New Roman"/>
          <w:color w:val="000000"/>
          <w:spacing w:val="13"/>
          <w:sz w:val="20"/>
          <w:szCs w:val="20"/>
        </w:rPr>
        <w:t xml:space="preserve"> </w:t>
      </w:r>
      <w:r>
        <w:rPr>
          <w:rFonts w:ascii="Times New Roman" w:hAnsi="Times New Roman"/>
          <w:color w:val="000000"/>
          <w:sz w:val="20"/>
          <w:szCs w:val="20"/>
        </w:rPr>
        <w:t>Nurse</w:t>
      </w:r>
      <w:r>
        <w:rPr>
          <w:rFonts w:ascii="Times New Roman" w:hAnsi="Times New Roman"/>
          <w:color w:val="000000"/>
          <w:spacing w:val="13"/>
          <w:sz w:val="20"/>
          <w:szCs w:val="20"/>
        </w:rPr>
        <w:t xml:space="preserve"> </w:t>
      </w:r>
      <w:r>
        <w:rPr>
          <w:rFonts w:ascii="Times New Roman" w:hAnsi="Times New Roman"/>
          <w:color w:val="000000"/>
          <w:sz w:val="20"/>
          <w:szCs w:val="20"/>
        </w:rPr>
        <w:t>Practitioner</w:t>
      </w:r>
      <w:r>
        <w:rPr>
          <w:rFonts w:ascii="Times New Roman" w:hAnsi="Times New Roman"/>
          <w:color w:val="000000"/>
          <w:spacing w:val="13"/>
          <w:sz w:val="20"/>
          <w:szCs w:val="20"/>
        </w:rPr>
        <w:t xml:space="preserve"> </w:t>
      </w:r>
      <w:r>
        <w:rPr>
          <w:rFonts w:ascii="Times New Roman" w:hAnsi="Times New Roman"/>
          <w:color w:val="000000"/>
          <w:sz w:val="20"/>
          <w:szCs w:val="20"/>
        </w:rPr>
        <w:t>curriculum</w:t>
      </w:r>
      <w:r>
        <w:rPr>
          <w:rFonts w:ascii="Times New Roman" w:hAnsi="Times New Roman"/>
          <w:color w:val="000000"/>
          <w:spacing w:val="13"/>
          <w:sz w:val="20"/>
          <w:szCs w:val="20"/>
        </w:rPr>
        <w:t xml:space="preserve"> </w:t>
      </w:r>
      <w:r>
        <w:rPr>
          <w:rFonts w:ascii="Times New Roman" w:hAnsi="Times New Roman"/>
          <w:color w:val="000000"/>
          <w:sz w:val="20"/>
          <w:szCs w:val="20"/>
        </w:rPr>
        <w:t>consists</w:t>
      </w:r>
      <w:r>
        <w:rPr>
          <w:rFonts w:ascii="Times New Roman" w:hAnsi="Times New Roman"/>
          <w:color w:val="000000"/>
          <w:spacing w:val="13"/>
          <w:sz w:val="20"/>
          <w:szCs w:val="20"/>
        </w:rPr>
        <w:t xml:space="preserve"> </w:t>
      </w:r>
      <w:r>
        <w:rPr>
          <w:rFonts w:ascii="Times New Roman" w:hAnsi="Times New Roman"/>
          <w:color w:val="000000"/>
          <w:sz w:val="20"/>
          <w:szCs w:val="20"/>
        </w:rPr>
        <w:t>of</w:t>
      </w:r>
      <w:r>
        <w:rPr>
          <w:rFonts w:ascii="Times New Roman" w:hAnsi="Times New Roman"/>
          <w:color w:val="000000"/>
          <w:spacing w:val="13"/>
          <w:sz w:val="20"/>
          <w:szCs w:val="20"/>
        </w:rPr>
        <w:t xml:space="preserve"> </w:t>
      </w:r>
      <w:r>
        <w:rPr>
          <w:rFonts w:ascii="Times New Roman" w:hAnsi="Times New Roman"/>
          <w:color w:val="000000"/>
          <w:sz w:val="20"/>
          <w:szCs w:val="20"/>
        </w:rPr>
        <w:t>a</w:t>
      </w:r>
      <w:r>
        <w:rPr>
          <w:rFonts w:ascii="Times New Roman" w:hAnsi="Times New Roman"/>
          <w:color w:val="000000"/>
          <w:spacing w:val="13"/>
          <w:sz w:val="20"/>
          <w:szCs w:val="20"/>
        </w:rPr>
        <w:t xml:space="preserve"> </w:t>
      </w:r>
      <w:r>
        <w:rPr>
          <w:rFonts w:ascii="Times New Roman" w:hAnsi="Times New Roman"/>
          <w:color w:val="000000"/>
          <w:sz w:val="20"/>
          <w:szCs w:val="20"/>
        </w:rPr>
        <w:t>minimum</w:t>
      </w:r>
      <w:r>
        <w:rPr>
          <w:rFonts w:ascii="Times New Roman" w:hAnsi="Times New Roman"/>
          <w:color w:val="000000"/>
          <w:spacing w:val="13"/>
          <w:sz w:val="20"/>
          <w:szCs w:val="20"/>
        </w:rPr>
        <w:t xml:space="preserve"> </w:t>
      </w:r>
      <w:r>
        <w:rPr>
          <w:rFonts w:ascii="Times New Roman" w:hAnsi="Times New Roman"/>
          <w:color w:val="000000"/>
          <w:sz w:val="20"/>
          <w:szCs w:val="20"/>
        </w:rPr>
        <w:t>of</w:t>
      </w:r>
      <w:r>
        <w:rPr>
          <w:rFonts w:ascii="Times New Roman" w:hAnsi="Times New Roman"/>
          <w:color w:val="000000"/>
          <w:spacing w:val="13"/>
          <w:sz w:val="20"/>
          <w:szCs w:val="20"/>
        </w:rPr>
        <w:t xml:space="preserve"> </w:t>
      </w:r>
      <w:r>
        <w:rPr>
          <w:rFonts w:ascii="Times New Roman" w:hAnsi="Times New Roman"/>
          <w:color w:val="000000"/>
          <w:sz w:val="20"/>
          <w:szCs w:val="20"/>
        </w:rPr>
        <w:t>44</w:t>
      </w:r>
      <w:r>
        <w:rPr>
          <w:rFonts w:ascii="Times New Roman" w:hAnsi="Times New Roman"/>
          <w:color w:val="000000"/>
          <w:spacing w:val="13"/>
          <w:sz w:val="20"/>
          <w:szCs w:val="20"/>
        </w:rPr>
        <w:t xml:space="preserve"> </w:t>
      </w:r>
      <w:r>
        <w:rPr>
          <w:rFonts w:ascii="Times New Roman" w:hAnsi="Times New Roman"/>
          <w:color w:val="000000"/>
          <w:sz w:val="20"/>
          <w:szCs w:val="20"/>
        </w:rPr>
        <w:t>semester</w:t>
      </w:r>
      <w:r>
        <w:rPr>
          <w:rFonts w:ascii="Times New Roman" w:hAnsi="Times New Roman"/>
          <w:color w:val="000000"/>
          <w:spacing w:val="13"/>
          <w:sz w:val="20"/>
          <w:szCs w:val="20"/>
        </w:rPr>
        <w:t xml:space="preserve"> </w:t>
      </w:r>
      <w:r>
        <w:rPr>
          <w:rFonts w:ascii="Times New Roman" w:hAnsi="Times New Roman"/>
          <w:color w:val="000000"/>
          <w:sz w:val="20"/>
          <w:szCs w:val="20"/>
        </w:rPr>
        <w:t>hours.</w:t>
      </w:r>
      <w:r>
        <w:rPr>
          <w:rFonts w:ascii="Times New Roman" w:hAnsi="Times New Roman"/>
          <w:color w:val="000000"/>
          <w:spacing w:val="9"/>
          <w:sz w:val="20"/>
          <w:szCs w:val="20"/>
        </w:rPr>
        <w:t xml:space="preserve"> </w:t>
      </w:r>
      <w:r>
        <w:rPr>
          <w:rFonts w:ascii="Times New Roman" w:hAnsi="Times New Roman"/>
          <w:color w:val="000000"/>
          <w:sz w:val="20"/>
          <w:szCs w:val="20"/>
        </w:rPr>
        <w:t>The curriculum for nurse educator concentration consists of a minimum of 36 semester hours.</w:t>
      </w:r>
    </w:p>
    <w:p w:rsidR="00505D4E" w:rsidRDefault="00505D4E" w:rsidP="00505D4E">
      <w:pPr>
        <w:widowControl w:val="0"/>
        <w:tabs>
          <w:tab w:val="left" w:pos="9180"/>
        </w:tabs>
        <w:autoSpaceDE w:val="0"/>
        <w:autoSpaceDN w:val="0"/>
        <w:adjustRightInd w:val="0"/>
        <w:spacing w:after="0" w:line="240" w:lineRule="exact"/>
        <w:ind w:right="360" w:firstLine="0"/>
        <w:jc w:val="both"/>
        <w:rPr>
          <w:rFonts w:ascii="Times New Roman" w:hAnsi="Times New Roman"/>
          <w:color w:val="000000"/>
          <w:sz w:val="24"/>
          <w:szCs w:val="24"/>
        </w:rPr>
      </w:pPr>
    </w:p>
    <w:p w:rsidR="00505D4E" w:rsidRDefault="00505D4E" w:rsidP="00505D4E">
      <w:pPr>
        <w:widowControl w:val="0"/>
        <w:tabs>
          <w:tab w:val="left" w:pos="9180"/>
        </w:tabs>
        <w:autoSpaceDE w:val="0"/>
        <w:autoSpaceDN w:val="0"/>
        <w:adjustRightInd w:val="0"/>
        <w:spacing w:after="0"/>
        <w:ind w:left="1239" w:right="360" w:firstLine="0"/>
        <w:jc w:val="both"/>
        <w:rPr>
          <w:rFonts w:ascii="Times New Roman" w:hAnsi="Times New Roman"/>
          <w:color w:val="000000"/>
          <w:sz w:val="20"/>
          <w:szCs w:val="20"/>
        </w:rPr>
      </w:pPr>
      <w:r>
        <w:rPr>
          <w:rFonts w:ascii="Times New Roman" w:hAnsi="Times New Roman"/>
          <w:b/>
          <w:bCs/>
          <w:color w:val="000000"/>
          <w:sz w:val="20"/>
          <w:szCs w:val="20"/>
        </w:rPr>
        <w:t>1. Family Nurse Practitioner:</w:t>
      </w:r>
      <w:r>
        <w:rPr>
          <w:rFonts w:ascii="Times New Roman" w:hAnsi="Times New Roman"/>
          <w:b/>
          <w:bCs/>
          <w:color w:val="000000"/>
          <w:spacing w:val="-3"/>
          <w:sz w:val="20"/>
          <w:szCs w:val="20"/>
        </w:rPr>
        <w:t xml:space="preserve"> </w:t>
      </w:r>
      <w:r>
        <w:rPr>
          <w:rFonts w:ascii="Times New Roman" w:hAnsi="Times New Roman"/>
          <w:b/>
          <w:bCs/>
          <w:color w:val="000000"/>
          <w:spacing w:val="-18"/>
          <w:sz w:val="20"/>
          <w:szCs w:val="20"/>
        </w:rPr>
        <w:t>V</w:t>
      </w:r>
      <w:r>
        <w:rPr>
          <w:rFonts w:ascii="Times New Roman" w:hAnsi="Times New Roman"/>
          <w:b/>
          <w:bCs/>
          <w:color w:val="000000"/>
          <w:sz w:val="20"/>
          <w:szCs w:val="20"/>
        </w:rPr>
        <w:t>ulnerable Communities (minimum of 44 hours)</w:t>
      </w:r>
    </w:p>
    <w:p w:rsidR="00505D4E"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5100</w:t>
      </w:r>
      <w:r>
        <w:rPr>
          <w:rFonts w:ascii="Times New Roman" w:hAnsi="Times New Roman"/>
          <w:color w:val="000000"/>
          <w:spacing w:val="-11"/>
          <w:sz w:val="20"/>
          <w:szCs w:val="20"/>
        </w:rPr>
        <w:t xml:space="preserve"> </w:t>
      </w:r>
      <w:r>
        <w:rPr>
          <w:rFonts w:ascii="Times New Roman" w:hAnsi="Times New Roman"/>
          <w:color w:val="000000"/>
          <w:sz w:val="20"/>
          <w:szCs w:val="20"/>
        </w:rPr>
        <w:t>Advanced Health</w:t>
      </w:r>
      <w:r>
        <w:rPr>
          <w:rFonts w:ascii="Times New Roman" w:hAnsi="Times New Roman"/>
          <w:color w:val="000000"/>
          <w:spacing w:val="-11"/>
          <w:sz w:val="20"/>
          <w:szCs w:val="20"/>
        </w:rPr>
        <w:t xml:space="preserve"> </w:t>
      </w:r>
      <w:r>
        <w:rPr>
          <w:rFonts w:ascii="Times New Roman" w:hAnsi="Times New Roman"/>
          <w:color w:val="000000"/>
          <w:sz w:val="20"/>
          <w:szCs w:val="20"/>
        </w:rPr>
        <w:t>Assessmen</w:t>
      </w:r>
      <w:r>
        <w:rPr>
          <w:rFonts w:ascii="Times New Roman" w:hAnsi="Times New Roman"/>
          <w:color w:val="000000"/>
          <w:spacing w:val="9"/>
          <w:sz w:val="20"/>
          <w:szCs w:val="20"/>
        </w:rPr>
        <w:t>t</w:t>
      </w:r>
      <w:r>
        <w:rPr>
          <w:rFonts w:ascii="Times New Roman" w:hAnsi="Times New Roman"/>
          <w:color w:val="000000"/>
          <w:sz w:val="20"/>
          <w:szCs w:val="20"/>
        </w:rPr>
        <w:t xml:space="preserve">......................................................................3 hrs. </w:t>
      </w:r>
    </w:p>
    <w:p w:rsidR="00505D4E"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5</w:t>
      </w:r>
      <w:r>
        <w:rPr>
          <w:rFonts w:ascii="Times New Roman" w:hAnsi="Times New Roman"/>
          <w:color w:val="000000"/>
          <w:spacing w:val="-7"/>
          <w:sz w:val="20"/>
          <w:szCs w:val="20"/>
        </w:rPr>
        <w:t>11</w:t>
      </w:r>
      <w:r>
        <w:rPr>
          <w:rFonts w:ascii="Times New Roman" w:hAnsi="Times New Roman"/>
          <w:color w:val="000000"/>
          <w:sz w:val="20"/>
          <w:szCs w:val="20"/>
        </w:rPr>
        <w:t>1 Nursing</w:t>
      </w:r>
      <w:r>
        <w:rPr>
          <w:rFonts w:ascii="Times New Roman" w:hAnsi="Times New Roman"/>
          <w:color w:val="000000"/>
          <w:spacing w:val="-4"/>
          <w:sz w:val="20"/>
          <w:szCs w:val="20"/>
        </w:rPr>
        <w:t xml:space="preserve"> </w:t>
      </w:r>
      <w:r>
        <w:rPr>
          <w:rFonts w:ascii="Times New Roman" w:hAnsi="Times New Roman"/>
          <w:color w:val="000000"/>
          <w:sz w:val="20"/>
          <w:szCs w:val="20"/>
        </w:rPr>
        <w:t>Theory Development</w:t>
      </w:r>
      <w:r>
        <w:rPr>
          <w:rFonts w:ascii="Times New Roman" w:hAnsi="Times New Roman"/>
          <w:color w:val="000000"/>
          <w:spacing w:val="-5"/>
          <w:sz w:val="20"/>
          <w:szCs w:val="20"/>
        </w:rPr>
        <w:t xml:space="preserve"> </w:t>
      </w:r>
      <w:r>
        <w:rPr>
          <w:rFonts w:ascii="Times New Roman" w:hAnsi="Times New Roman"/>
          <w:color w:val="000000"/>
          <w:sz w:val="20"/>
          <w:szCs w:val="20"/>
        </w:rPr>
        <w:t xml:space="preserve">.....................................................................3 hrs. </w:t>
      </w:r>
    </w:p>
    <w:p w:rsidR="00505D4E"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5120</w:t>
      </w:r>
      <w:r>
        <w:rPr>
          <w:rFonts w:ascii="Times New Roman" w:hAnsi="Times New Roman"/>
          <w:color w:val="000000"/>
          <w:spacing w:val="-11"/>
          <w:sz w:val="20"/>
          <w:szCs w:val="20"/>
        </w:rPr>
        <w:t xml:space="preserve"> </w:t>
      </w:r>
      <w:r>
        <w:rPr>
          <w:rFonts w:ascii="Times New Roman" w:hAnsi="Times New Roman"/>
          <w:color w:val="000000"/>
          <w:sz w:val="20"/>
          <w:szCs w:val="20"/>
        </w:rPr>
        <w:t>Advanced Nursing Research</w:t>
      </w:r>
      <w:r>
        <w:rPr>
          <w:rFonts w:ascii="Times New Roman" w:hAnsi="Times New Roman"/>
          <w:color w:val="000000"/>
          <w:spacing w:val="-2"/>
          <w:sz w:val="20"/>
          <w:szCs w:val="20"/>
        </w:rPr>
        <w:t xml:space="preserve"> </w:t>
      </w:r>
      <w:r>
        <w:rPr>
          <w:rFonts w:ascii="Times New Roman" w:hAnsi="Times New Roman"/>
          <w:color w:val="000000"/>
          <w:sz w:val="20"/>
          <w:szCs w:val="20"/>
        </w:rPr>
        <w:t xml:space="preserve">.......................................................................3 hrs. </w:t>
      </w:r>
    </w:p>
    <w:p w:rsidR="00505D4E"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5210</w:t>
      </w:r>
      <w:r>
        <w:rPr>
          <w:rFonts w:ascii="Times New Roman" w:hAnsi="Times New Roman"/>
          <w:color w:val="000000"/>
          <w:spacing w:val="-11"/>
          <w:sz w:val="20"/>
          <w:szCs w:val="20"/>
        </w:rPr>
        <w:t xml:space="preserve"> </w:t>
      </w:r>
      <w:r>
        <w:rPr>
          <w:rFonts w:ascii="Times New Roman" w:hAnsi="Times New Roman"/>
          <w:color w:val="000000"/>
          <w:sz w:val="20"/>
          <w:szCs w:val="20"/>
        </w:rPr>
        <w:t>Advanced Pathophysiology</w:t>
      </w:r>
      <w:r>
        <w:rPr>
          <w:rFonts w:ascii="Times New Roman" w:hAnsi="Times New Roman"/>
          <w:color w:val="000000"/>
          <w:spacing w:val="-19"/>
          <w:sz w:val="20"/>
          <w:szCs w:val="20"/>
        </w:rPr>
        <w:t xml:space="preserve"> </w:t>
      </w:r>
      <w:r>
        <w:rPr>
          <w:rFonts w:ascii="Times New Roman" w:hAnsi="Times New Roman"/>
          <w:color w:val="000000"/>
          <w:sz w:val="20"/>
          <w:szCs w:val="20"/>
        </w:rPr>
        <w:t xml:space="preserve">.........................................................................3 hrs. </w:t>
      </w:r>
    </w:p>
    <w:p w:rsidR="00505D4E"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 xml:space="preserve">NURS </w:t>
      </w:r>
      <w:r>
        <w:rPr>
          <w:rFonts w:ascii="Times New Roman" w:hAnsi="Times New Roman"/>
          <w:color w:val="000000"/>
          <w:position w:val="-2"/>
          <w:sz w:val="20"/>
          <w:szCs w:val="20"/>
        </w:rPr>
        <w:t xml:space="preserve">5220 </w:t>
      </w:r>
      <w:r>
        <w:rPr>
          <w:rFonts w:ascii="Times New Roman" w:hAnsi="Times New Roman"/>
          <w:color w:val="000000"/>
          <w:sz w:val="20"/>
          <w:szCs w:val="20"/>
        </w:rPr>
        <w:t>Family Diversity in</w:t>
      </w:r>
      <w:r>
        <w:rPr>
          <w:rFonts w:ascii="Times New Roman" w:hAnsi="Times New Roman"/>
          <w:color w:val="000000"/>
          <w:spacing w:val="-4"/>
          <w:sz w:val="20"/>
          <w:szCs w:val="20"/>
        </w:rPr>
        <w:t xml:space="preserve"> </w:t>
      </w:r>
      <w:r>
        <w:rPr>
          <w:rFonts w:ascii="Times New Roman" w:hAnsi="Times New Roman"/>
          <w:color w:val="000000"/>
          <w:spacing w:val="-12"/>
          <w:sz w:val="20"/>
          <w:szCs w:val="20"/>
        </w:rPr>
        <w:t>V</w:t>
      </w:r>
      <w:r>
        <w:rPr>
          <w:rFonts w:ascii="Times New Roman" w:hAnsi="Times New Roman"/>
          <w:color w:val="000000"/>
          <w:sz w:val="20"/>
          <w:szCs w:val="20"/>
        </w:rPr>
        <w:t>ulnerable Communitie</w:t>
      </w:r>
      <w:r>
        <w:rPr>
          <w:rFonts w:ascii="Times New Roman" w:hAnsi="Times New Roman"/>
          <w:color w:val="000000"/>
          <w:spacing w:val="8"/>
          <w:sz w:val="20"/>
          <w:szCs w:val="20"/>
        </w:rPr>
        <w:t>s</w:t>
      </w:r>
      <w:r>
        <w:rPr>
          <w:rFonts w:ascii="Times New Roman" w:hAnsi="Times New Roman"/>
          <w:color w:val="000000"/>
          <w:sz w:val="20"/>
          <w:szCs w:val="20"/>
        </w:rPr>
        <w:t xml:space="preserve">.............................................2 hrs. </w:t>
      </w:r>
    </w:p>
    <w:p w:rsidR="00505D4E"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position w:val="-2"/>
          <w:sz w:val="20"/>
          <w:szCs w:val="20"/>
        </w:rPr>
        <w:t>NURS 5410 Introduction to Family Primary Care</w:t>
      </w:r>
      <w:r>
        <w:rPr>
          <w:rFonts w:ascii="Times New Roman" w:hAnsi="Times New Roman"/>
          <w:color w:val="000000"/>
          <w:spacing w:val="-8"/>
          <w:position w:val="-2"/>
          <w:sz w:val="20"/>
          <w:szCs w:val="20"/>
        </w:rPr>
        <w:t xml:space="preserve"> </w:t>
      </w:r>
      <w:r>
        <w:rPr>
          <w:rFonts w:ascii="Times New Roman" w:hAnsi="Times New Roman"/>
          <w:color w:val="000000"/>
          <w:sz w:val="20"/>
          <w:szCs w:val="20"/>
        </w:rPr>
        <w:t xml:space="preserve">..........................................................4 hrs. </w:t>
      </w:r>
    </w:p>
    <w:p w:rsidR="00505D4E"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5421 Primary Care of Children</w:t>
      </w:r>
      <w:r>
        <w:rPr>
          <w:rFonts w:ascii="Times New Roman" w:hAnsi="Times New Roman"/>
          <w:color w:val="000000"/>
          <w:spacing w:val="-13"/>
          <w:sz w:val="20"/>
          <w:szCs w:val="20"/>
        </w:rPr>
        <w:t xml:space="preserve"> </w:t>
      </w:r>
      <w:r>
        <w:rPr>
          <w:rFonts w:ascii="Times New Roman" w:hAnsi="Times New Roman"/>
          <w:color w:val="000000"/>
          <w:sz w:val="20"/>
          <w:szCs w:val="20"/>
        </w:rPr>
        <w:t xml:space="preserve">............................................................................5 hrs. </w:t>
      </w:r>
    </w:p>
    <w:p w:rsidR="00505D4E"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5910 Pharmacology in</w:t>
      </w:r>
      <w:r>
        <w:rPr>
          <w:rFonts w:ascii="Times New Roman" w:hAnsi="Times New Roman"/>
          <w:color w:val="000000"/>
          <w:spacing w:val="-11"/>
          <w:sz w:val="20"/>
          <w:szCs w:val="20"/>
        </w:rPr>
        <w:t xml:space="preserve"> </w:t>
      </w:r>
      <w:r>
        <w:rPr>
          <w:rFonts w:ascii="Times New Roman" w:hAnsi="Times New Roman"/>
          <w:color w:val="000000"/>
          <w:sz w:val="20"/>
          <w:szCs w:val="20"/>
        </w:rPr>
        <w:t>Advanced Nursing Practice</w:t>
      </w:r>
      <w:r>
        <w:rPr>
          <w:rFonts w:ascii="Times New Roman" w:hAnsi="Times New Roman"/>
          <w:color w:val="000000"/>
          <w:spacing w:val="-23"/>
          <w:sz w:val="20"/>
          <w:szCs w:val="20"/>
        </w:rPr>
        <w:t xml:space="preserve"> </w:t>
      </w:r>
      <w:r>
        <w:rPr>
          <w:rFonts w:ascii="Times New Roman" w:hAnsi="Times New Roman"/>
          <w:color w:val="000000"/>
          <w:sz w:val="20"/>
          <w:szCs w:val="20"/>
        </w:rPr>
        <w:t>.............................................3 hrs.</w:t>
      </w:r>
    </w:p>
    <w:p w:rsidR="00505D4E"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6101 Primary Care of</w:t>
      </w:r>
      <w:r>
        <w:rPr>
          <w:rFonts w:ascii="Times New Roman" w:hAnsi="Times New Roman"/>
          <w:color w:val="000000"/>
          <w:spacing w:val="-4"/>
          <w:sz w:val="20"/>
          <w:szCs w:val="20"/>
        </w:rPr>
        <w:t xml:space="preserve"> </w:t>
      </w:r>
      <w:r>
        <w:rPr>
          <w:rFonts w:ascii="Times New Roman" w:hAnsi="Times New Roman"/>
          <w:color w:val="000000"/>
          <w:spacing w:val="-16"/>
          <w:sz w:val="20"/>
          <w:szCs w:val="20"/>
        </w:rPr>
        <w:t>W</w:t>
      </w:r>
      <w:r>
        <w:rPr>
          <w:rFonts w:ascii="Times New Roman" w:hAnsi="Times New Roman"/>
          <w:color w:val="000000"/>
          <w:sz w:val="20"/>
          <w:szCs w:val="20"/>
        </w:rPr>
        <w:t>omen</w:t>
      </w:r>
      <w:r>
        <w:rPr>
          <w:rFonts w:ascii="Times New Roman" w:hAnsi="Times New Roman"/>
          <w:color w:val="000000"/>
          <w:spacing w:val="-27"/>
          <w:sz w:val="20"/>
          <w:szCs w:val="20"/>
        </w:rPr>
        <w:t xml:space="preserve"> </w:t>
      </w:r>
      <w:r>
        <w:rPr>
          <w:rFonts w:ascii="Times New Roman" w:hAnsi="Times New Roman"/>
          <w:color w:val="000000"/>
          <w:sz w:val="20"/>
          <w:szCs w:val="20"/>
        </w:rPr>
        <w:t>..............................................................................4 hrs.</w:t>
      </w:r>
    </w:p>
    <w:p w:rsidR="00505D4E"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62</w:t>
      </w:r>
      <w:r>
        <w:rPr>
          <w:rFonts w:ascii="Times New Roman" w:hAnsi="Times New Roman"/>
          <w:color w:val="000000"/>
          <w:spacing w:val="-7"/>
          <w:sz w:val="20"/>
          <w:szCs w:val="20"/>
        </w:rPr>
        <w:t>1</w:t>
      </w:r>
      <w:r>
        <w:rPr>
          <w:rFonts w:ascii="Times New Roman" w:hAnsi="Times New Roman"/>
          <w:color w:val="000000"/>
          <w:sz w:val="20"/>
          <w:szCs w:val="20"/>
        </w:rPr>
        <w:t>1 Primary Care of</w:t>
      </w:r>
      <w:r>
        <w:rPr>
          <w:rFonts w:ascii="Times New Roman" w:hAnsi="Times New Roman"/>
          <w:color w:val="000000"/>
          <w:spacing w:val="-11"/>
          <w:sz w:val="20"/>
          <w:szCs w:val="20"/>
        </w:rPr>
        <w:t xml:space="preserve"> </w:t>
      </w:r>
      <w:r>
        <w:rPr>
          <w:rFonts w:ascii="Times New Roman" w:hAnsi="Times New Roman"/>
          <w:color w:val="000000"/>
          <w:sz w:val="20"/>
          <w:szCs w:val="20"/>
        </w:rPr>
        <w:t>Adults</w:t>
      </w:r>
      <w:r>
        <w:rPr>
          <w:rFonts w:ascii="Times New Roman" w:hAnsi="Times New Roman"/>
          <w:color w:val="000000"/>
          <w:spacing w:val="-28"/>
          <w:sz w:val="20"/>
          <w:szCs w:val="20"/>
        </w:rPr>
        <w:t xml:space="preserve"> </w:t>
      </w:r>
      <w:r>
        <w:rPr>
          <w:rFonts w:ascii="Times New Roman" w:hAnsi="Times New Roman"/>
          <w:color w:val="000000"/>
          <w:sz w:val="20"/>
          <w:szCs w:val="20"/>
        </w:rPr>
        <w:t xml:space="preserve">................................................................................5 hrs. </w:t>
      </w:r>
    </w:p>
    <w:p w:rsidR="00505D4E"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6310 Primary Care Issues in Health Promotion of Communities.</w:t>
      </w:r>
      <w:r>
        <w:rPr>
          <w:rFonts w:ascii="Times New Roman" w:hAnsi="Times New Roman"/>
          <w:color w:val="000000"/>
          <w:spacing w:val="-13"/>
          <w:sz w:val="20"/>
          <w:szCs w:val="20"/>
        </w:rPr>
        <w:t xml:space="preserve"> </w:t>
      </w:r>
      <w:r>
        <w:rPr>
          <w:rFonts w:ascii="Times New Roman" w:hAnsi="Times New Roman"/>
          <w:color w:val="000000"/>
          <w:sz w:val="20"/>
          <w:szCs w:val="20"/>
        </w:rPr>
        <w:t xml:space="preserve">.......................2 hrs. </w:t>
      </w:r>
    </w:p>
    <w:p w:rsidR="00505D4E"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NURS 6820 Family Nurse Practitioner Practicum</w:t>
      </w:r>
      <w:r>
        <w:rPr>
          <w:rFonts w:ascii="Times New Roman" w:hAnsi="Times New Roman"/>
          <w:color w:val="000000"/>
          <w:spacing w:val="-13"/>
          <w:sz w:val="20"/>
          <w:szCs w:val="20"/>
        </w:rPr>
        <w:t xml:space="preserve"> </w:t>
      </w:r>
      <w:r>
        <w:rPr>
          <w:rFonts w:ascii="Times New Roman" w:hAnsi="Times New Roman"/>
          <w:color w:val="000000"/>
          <w:sz w:val="20"/>
          <w:szCs w:val="20"/>
        </w:rPr>
        <w:t xml:space="preserve">..........................................................4 hrs. </w:t>
      </w:r>
    </w:p>
    <w:p w:rsidR="00505D4E" w:rsidRDefault="00505D4E" w:rsidP="00505D4E">
      <w:pPr>
        <w:widowControl w:val="0"/>
        <w:tabs>
          <w:tab w:val="left" w:pos="9180"/>
        </w:tabs>
        <w:autoSpaceDE w:val="0"/>
        <w:autoSpaceDN w:val="0"/>
        <w:adjustRightInd w:val="0"/>
        <w:spacing w:before="10" w:after="0" w:line="247" w:lineRule="auto"/>
        <w:ind w:left="1239" w:right="360" w:firstLine="0"/>
        <w:jc w:val="both"/>
        <w:rPr>
          <w:rFonts w:ascii="Times New Roman" w:hAnsi="Times New Roman"/>
          <w:color w:val="000000"/>
          <w:sz w:val="20"/>
          <w:szCs w:val="20"/>
        </w:rPr>
      </w:pPr>
      <w:r>
        <w:rPr>
          <w:rFonts w:ascii="Times New Roman" w:hAnsi="Times New Roman"/>
          <w:color w:val="000000"/>
          <w:sz w:val="20"/>
          <w:szCs w:val="20"/>
        </w:rPr>
        <w:t xml:space="preserve">NURS </w:t>
      </w:r>
      <w:r>
        <w:rPr>
          <w:rFonts w:ascii="Times New Roman" w:hAnsi="Times New Roman"/>
          <w:color w:val="000000"/>
          <w:position w:val="-2"/>
          <w:sz w:val="20"/>
          <w:szCs w:val="20"/>
        </w:rPr>
        <w:t>6920</w:t>
      </w:r>
      <w:r>
        <w:rPr>
          <w:rFonts w:ascii="Times New Roman" w:hAnsi="Times New Roman"/>
          <w:color w:val="000000"/>
          <w:spacing w:val="-4"/>
          <w:position w:val="-2"/>
          <w:sz w:val="20"/>
          <w:szCs w:val="20"/>
        </w:rPr>
        <w:t xml:space="preserve"> </w:t>
      </w:r>
      <w:r>
        <w:rPr>
          <w:rFonts w:ascii="Times New Roman" w:hAnsi="Times New Roman"/>
          <w:color w:val="000000"/>
          <w:sz w:val="20"/>
          <w:szCs w:val="20"/>
        </w:rPr>
        <w:t>Thesis/Scholarly Project</w:t>
      </w:r>
      <w:r>
        <w:rPr>
          <w:rFonts w:ascii="Times New Roman" w:hAnsi="Times New Roman"/>
          <w:color w:val="000000"/>
          <w:spacing w:val="-32"/>
          <w:sz w:val="20"/>
          <w:szCs w:val="20"/>
        </w:rPr>
        <w:t xml:space="preserve"> </w:t>
      </w:r>
      <w:r>
        <w:rPr>
          <w:rFonts w:ascii="Times New Roman" w:hAnsi="Times New Roman"/>
          <w:color w:val="000000"/>
          <w:sz w:val="20"/>
          <w:szCs w:val="20"/>
        </w:rPr>
        <w:t>..............................................................................3 hrs.</w:t>
      </w:r>
    </w:p>
    <w:p w:rsidR="00505D4E" w:rsidRDefault="00505D4E" w:rsidP="00505D4E">
      <w:pPr>
        <w:widowControl w:val="0"/>
        <w:autoSpaceDE w:val="0"/>
        <w:autoSpaceDN w:val="0"/>
        <w:adjustRightInd w:val="0"/>
        <w:spacing w:before="37" w:after="0"/>
        <w:ind w:left="540" w:right="180" w:firstLine="180"/>
        <w:jc w:val="both"/>
      </w:pPr>
    </w:p>
    <w:p w:rsidR="00505D4E" w:rsidRDefault="00505D4E" w:rsidP="00505D4E">
      <w:pPr>
        <w:widowControl w:val="0"/>
        <w:tabs>
          <w:tab w:val="left" w:pos="9180"/>
        </w:tabs>
        <w:autoSpaceDE w:val="0"/>
        <w:autoSpaceDN w:val="0"/>
        <w:adjustRightInd w:val="0"/>
        <w:spacing w:before="27" w:after="0"/>
        <w:ind w:left="1260" w:right="180" w:firstLine="0"/>
        <w:jc w:val="both"/>
        <w:rPr>
          <w:rFonts w:ascii="Times New Roman" w:hAnsi="Times New Roman"/>
          <w:sz w:val="20"/>
          <w:szCs w:val="20"/>
        </w:rPr>
      </w:pPr>
      <w:r>
        <w:rPr>
          <w:rFonts w:ascii="Times New Roman" w:hAnsi="Times New Roman"/>
          <w:b/>
          <w:bCs/>
          <w:sz w:val="20"/>
          <w:szCs w:val="20"/>
        </w:rPr>
        <w:t>Elective Options:</w:t>
      </w:r>
    </w:p>
    <w:p w:rsidR="00505D4E"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sz w:val="20"/>
          <w:szCs w:val="20"/>
        </w:rPr>
      </w:pPr>
      <w:r>
        <w:rPr>
          <w:rFonts w:ascii="Times New Roman" w:hAnsi="Times New Roman"/>
          <w:sz w:val="20"/>
          <w:szCs w:val="20"/>
        </w:rPr>
        <w:t>NURS 5510 Family Primary Care Clinica</w:t>
      </w:r>
      <w:r>
        <w:rPr>
          <w:rFonts w:ascii="Times New Roman" w:hAnsi="Times New Roman"/>
          <w:spacing w:val="4"/>
          <w:sz w:val="20"/>
          <w:szCs w:val="20"/>
        </w:rPr>
        <w:t>l</w:t>
      </w:r>
      <w:r>
        <w:rPr>
          <w:rFonts w:ascii="Times New Roman" w:hAnsi="Times New Roman"/>
          <w:sz w:val="20"/>
          <w:szCs w:val="20"/>
        </w:rPr>
        <w:t xml:space="preserve">......................................................................2 hrs. </w:t>
      </w:r>
    </w:p>
    <w:p w:rsidR="00505D4E"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sz w:val="20"/>
          <w:szCs w:val="20"/>
        </w:rPr>
      </w:pPr>
      <w:r>
        <w:rPr>
          <w:rFonts w:ascii="Times New Roman" w:hAnsi="Times New Roman"/>
          <w:sz w:val="20"/>
          <w:szCs w:val="20"/>
        </w:rPr>
        <w:t>NURS 5422 Primary Care of Children Clinica</w:t>
      </w:r>
      <w:r>
        <w:rPr>
          <w:rFonts w:ascii="Times New Roman" w:hAnsi="Times New Roman"/>
          <w:spacing w:val="4"/>
          <w:sz w:val="20"/>
          <w:szCs w:val="20"/>
        </w:rPr>
        <w:t>l</w:t>
      </w:r>
      <w:r>
        <w:rPr>
          <w:rFonts w:ascii="Times New Roman" w:hAnsi="Times New Roman"/>
          <w:sz w:val="20"/>
          <w:szCs w:val="20"/>
        </w:rPr>
        <w:t xml:space="preserve">...............................................................2 hrs. </w:t>
      </w:r>
    </w:p>
    <w:p w:rsidR="00505D4E"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sz w:val="20"/>
          <w:szCs w:val="20"/>
        </w:rPr>
      </w:pPr>
      <w:r>
        <w:rPr>
          <w:rFonts w:ascii="Times New Roman" w:hAnsi="Times New Roman"/>
          <w:sz w:val="20"/>
          <w:szCs w:val="20"/>
        </w:rPr>
        <w:t>NURS 6102 Primary Care of</w:t>
      </w:r>
      <w:r>
        <w:rPr>
          <w:rFonts w:ascii="Times New Roman" w:hAnsi="Times New Roman"/>
          <w:spacing w:val="-4"/>
          <w:sz w:val="20"/>
          <w:szCs w:val="20"/>
        </w:rPr>
        <w:t xml:space="preserve"> </w:t>
      </w:r>
      <w:r>
        <w:rPr>
          <w:rFonts w:ascii="Times New Roman" w:hAnsi="Times New Roman"/>
          <w:spacing w:val="-16"/>
          <w:sz w:val="20"/>
          <w:szCs w:val="20"/>
        </w:rPr>
        <w:t>W</w:t>
      </w:r>
      <w:r>
        <w:rPr>
          <w:rFonts w:ascii="Times New Roman" w:hAnsi="Times New Roman"/>
          <w:sz w:val="20"/>
          <w:szCs w:val="20"/>
        </w:rPr>
        <w:t>omen Clinical</w:t>
      </w:r>
      <w:r>
        <w:rPr>
          <w:rFonts w:ascii="Times New Roman" w:hAnsi="Times New Roman"/>
          <w:spacing w:val="-10"/>
          <w:sz w:val="20"/>
          <w:szCs w:val="20"/>
        </w:rPr>
        <w:t xml:space="preserve"> </w:t>
      </w:r>
      <w:r>
        <w:rPr>
          <w:rFonts w:ascii="Times New Roman" w:hAnsi="Times New Roman"/>
          <w:sz w:val="20"/>
          <w:szCs w:val="20"/>
        </w:rPr>
        <w:t xml:space="preserve">................................................................2 hrs. </w:t>
      </w:r>
    </w:p>
    <w:p w:rsidR="00505D4E" w:rsidRDefault="00505D4E" w:rsidP="00505D4E">
      <w:pPr>
        <w:widowControl w:val="0"/>
        <w:tabs>
          <w:tab w:val="left" w:pos="9180"/>
        </w:tabs>
        <w:autoSpaceDE w:val="0"/>
        <w:autoSpaceDN w:val="0"/>
        <w:adjustRightInd w:val="0"/>
        <w:spacing w:before="10" w:after="0" w:line="250" w:lineRule="auto"/>
        <w:ind w:left="1260" w:right="180" w:firstLine="0"/>
        <w:jc w:val="both"/>
        <w:rPr>
          <w:rFonts w:ascii="Times New Roman" w:hAnsi="Times New Roman"/>
          <w:sz w:val="20"/>
          <w:szCs w:val="20"/>
        </w:rPr>
      </w:pPr>
      <w:r>
        <w:rPr>
          <w:rFonts w:ascii="Times New Roman" w:hAnsi="Times New Roman"/>
          <w:sz w:val="20"/>
          <w:szCs w:val="20"/>
        </w:rPr>
        <w:t>NURS 6212 Primary Care of</w:t>
      </w:r>
      <w:r>
        <w:rPr>
          <w:rFonts w:ascii="Times New Roman" w:hAnsi="Times New Roman"/>
          <w:spacing w:val="-11"/>
          <w:sz w:val="20"/>
          <w:szCs w:val="20"/>
        </w:rPr>
        <w:t xml:space="preserve"> </w:t>
      </w:r>
      <w:r>
        <w:rPr>
          <w:rFonts w:ascii="Times New Roman" w:hAnsi="Times New Roman"/>
          <w:sz w:val="20"/>
          <w:szCs w:val="20"/>
        </w:rPr>
        <w:t>Adults Clinical</w:t>
      </w:r>
      <w:r>
        <w:rPr>
          <w:rFonts w:ascii="Times New Roman" w:hAnsi="Times New Roman"/>
          <w:spacing w:val="-18"/>
          <w:sz w:val="20"/>
          <w:szCs w:val="20"/>
        </w:rPr>
        <w:t xml:space="preserve"> </w:t>
      </w:r>
      <w:r>
        <w:rPr>
          <w:rFonts w:ascii="Times New Roman" w:hAnsi="Times New Roman"/>
          <w:sz w:val="20"/>
          <w:szCs w:val="20"/>
        </w:rPr>
        <w:t>..................................................................2 hrs.</w:t>
      </w:r>
    </w:p>
    <w:p w:rsidR="00505D4E" w:rsidRDefault="00505D4E" w:rsidP="00505D4E">
      <w:pPr>
        <w:widowControl w:val="0"/>
        <w:tabs>
          <w:tab w:val="left" w:pos="9180"/>
        </w:tabs>
        <w:autoSpaceDE w:val="0"/>
        <w:autoSpaceDN w:val="0"/>
        <w:adjustRightInd w:val="0"/>
        <w:spacing w:before="13" w:after="0" w:line="200" w:lineRule="exact"/>
        <w:ind w:left="1260" w:right="180" w:firstLine="0"/>
        <w:jc w:val="both"/>
        <w:rPr>
          <w:rFonts w:ascii="Times New Roman" w:hAnsi="Times New Roman"/>
          <w:sz w:val="20"/>
          <w:szCs w:val="20"/>
        </w:rPr>
      </w:pPr>
    </w:p>
    <w:p w:rsidR="00505D4E" w:rsidRDefault="00505D4E" w:rsidP="00505D4E">
      <w:pPr>
        <w:widowControl w:val="0"/>
        <w:tabs>
          <w:tab w:val="left" w:pos="9180"/>
        </w:tabs>
        <w:autoSpaceDE w:val="0"/>
        <w:autoSpaceDN w:val="0"/>
        <w:adjustRightInd w:val="0"/>
        <w:spacing w:after="0"/>
        <w:ind w:left="1260" w:right="180" w:firstLine="0"/>
        <w:jc w:val="both"/>
        <w:rPr>
          <w:rFonts w:ascii="Times New Roman" w:hAnsi="Times New Roman"/>
          <w:sz w:val="20"/>
          <w:szCs w:val="20"/>
        </w:rPr>
      </w:pPr>
      <w:r>
        <w:rPr>
          <w:rFonts w:ascii="Times New Roman" w:hAnsi="Times New Roman"/>
          <w:b/>
          <w:bCs/>
          <w:sz w:val="20"/>
          <w:szCs w:val="20"/>
        </w:rPr>
        <w:t>II. Nurse Educator</w:t>
      </w:r>
      <w:r>
        <w:rPr>
          <w:rFonts w:ascii="Times New Roman" w:hAnsi="Times New Roman"/>
          <w:b/>
          <w:bCs/>
          <w:spacing w:val="-4"/>
          <w:sz w:val="20"/>
          <w:szCs w:val="20"/>
        </w:rPr>
        <w:t xml:space="preserve"> </w:t>
      </w:r>
      <w:r>
        <w:rPr>
          <w:rFonts w:ascii="Times New Roman" w:hAnsi="Times New Roman"/>
          <w:b/>
          <w:bCs/>
          <w:sz w:val="20"/>
          <w:szCs w:val="20"/>
        </w:rPr>
        <w:t>(minimum of 36 hours)</w:t>
      </w:r>
    </w:p>
    <w:p w:rsidR="00505D4E"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sz w:val="20"/>
          <w:szCs w:val="20"/>
        </w:rPr>
      </w:pPr>
      <w:r>
        <w:rPr>
          <w:rFonts w:ascii="Times New Roman" w:hAnsi="Times New Roman"/>
          <w:sz w:val="20"/>
          <w:szCs w:val="20"/>
        </w:rPr>
        <w:t>NURS 5</w:t>
      </w:r>
      <w:r>
        <w:rPr>
          <w:rFonts w:ascii="Times New Roman" w:hAnsi="Times New Roman"/>
          <w:spacing w:val="-7"/>
          <w:sz w:val="20"/>
          <w:szCs w:val="20"/>
        </w:rPr>
        <w:t>11</w:t>
      </w:r>
      <w:r>
        <w:rPr>
          <w:rFonts w:ascii="Times New Roman" w:hAnsi="Times New Roman"/>
          <w:sz w:val="20"/>
          <w:szCs w:val="20"/>
        </w:rPr>
        <w:t>1 Nursing</w:t>
      </w:r>
      <w:r>
        <w:rPr>
          <w:rFonts w:ascii="Times New Roman" w:hAnsi="Times New Roman"/>
          <w:spacing w:val="-4"/>
          <w:sz w:val="20"/>
          <w:szCs w:val="20"/>
        </w:rPr>
        <w:t xml:space="preserve"> </w:t>
      </w:r>
      <w:r>
        <w:rPr>
          <w:rFonts w:ascii="Times New Roman" w:hAnsi="Times New Roman"/>
          <w:sz w:val="20"/>
          <w:szCs w:val="20"/>
        </w:rPr>
        <w:t>Theory Development</w:t>
      </w:r>
      <w:r>
        <w:rPr>
          <w:rFonts w:ascii="Times New Roman" w:hAnsi="Times New Roman"/>
          <w:spacing w:val="-5"/>
          <w:sz w:val="20"/>
          <w:szCs w:val="20"/>
        </w:rPr>
        <w:t xml:space="preserve"> </w:t>
      </w:r>
      <w:r>
        <w:rPr>
          <w:rFonts w:ascii="Times New Roman" w:hAnsi="Times New Roman"/>
          <w:sz w:val="20"/>
          <w:szCs w:val="20"/>
        </w:rPr>
        <w:t xml:space="preserve">.....................................................................3 hrs. </w:t>
      </w:r>
    </w:p>
    <w:p w:rsidR="00505D4E"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sz w:val="20"/>
          <w:szCs w:val="20"/>
        </w:rPr>
      </w:pPr>
      <w:r>
        <w:rPr>
          <w:rFonts w:ascii="Times New Roman" w:hAnsi="Times New Roman"/>
          <w:sz w:val="20"/>
          <w:szCs w:val="20"/>
        </w:rPr>
        <w:t>NURS 5120</w:t>
      </w:r>
      <w:r>
        <w:rPr>
          <w:rFonts w:ascii="Times New Roman" w:hAnsi="Times New Roman"/>
          <w:spacing w:val="-11"/>
          <w:sz w:val="20"/>
          <w:szCs w:val="20"/>
        </w:rPr>
        <w:t xml:space="preserve"> </w:t>
      </w:r>
      <w:r>
        <w:rPr>
          <w:rFonts w:ascii="Times New Roman" w:hAnsi="Times New Roman"/>
          <w:sz w:val="20"/>
          <w:szCs w:val="20"/>
        </w:rPr>
        <w:t>Advanced Nursing Research</w:t>
      </w:r>
      <w:r>
        <w:rPr>
          <w:rFonts w:ascii="Times New Roman" w:hAnsi="Times New Roman"/>
          <w:spacing w:val="-2"/>
          <w:sz w:val="20"/>
          <w:szCs w:val="20"/>
        </w:rPr>
        <w:t xml:space="preserve"> </w:t>
      </w:r>
      <w:r>
        <w:rPr>
          <w:rFonts w:ascii="Times New Roman" w:hAnsi="Times New Roman"/>
          <w:sz w:val="20"/>
          <w:szCs w:val="20"/>
        </w:rPr>
        <w:t xml:space="preserve">.......................................................................3 hrs. </w:t>
      </w:r>
    </w:p>
    <w:p w:rsidR="00505D4E"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sz w:val="20"/>
          <w:szCs w:val="20"/>
        </w:rPr>
      </w:pPr>
      <w:r>
        <w:rPr>
          <w:rFonts w:ascii="Times New Roman" w:hAnsi="Times New Roman"/>
          <w:sz w:val="20"/>
          <w:szCs w:val="20"/>
        </w:rPr>
        <w:t>NURS 5210</w:t>
      </w:r>
      <w:r>
        <w:rPr>
          <w:rFonts w:ascii="Times New Roman" w:hAnsi="Times New Roman"/>
          <w:spacing w:val="-11"/>
          <w:sz w:val="20"/>
          <w:szCs w:val="20"/>
        </w:rPr>
        <w:t xml:space="preserve"> </w:t>
      </w:r>
      <w:r>
        <w:rPr>
          <w:rFonts w:ascii="Times New Roman" w:hAnsi="Times New Roman"/>
          <w:sz w:val="20"/>
          <w:szCs w:val="20"/>
        </w:rPr>
        <w:t>Advanced Pathophysiology</w:t>
      </w:r>
      <w:r>
        <w:rPr>
          <w:rFonts w:ascii="Times New Roman" w:hAnsi="Times New Roman"/>
          <w:spacing w:val="-19"/>
          <w:sz w:val="20"/>
          <w:szCs w:val="20"/>
        </w:rPr>
        <w:t xml:space="preserve"> </w:t>
      </w:r>
      <w:r>
        <w:rPr>
          <w:rFonts w:ascii="Times New Roman" w:hAnsi="Times New Roman"/>
          <w:sz w:val="20"/>
          <w:szCs w:val="20"/>
        </w:rPr>
        <w:t xml:space="preserve">.........................................................................3 hrs. </w:t>
      </w:r>
    </w:p>
    <w:p w:rsidR="00505D4E"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sz w:val="20"/>
          <w:szCs w:val="20"/>
        </w:rPr>
      </w:pPr>
      <w:r>
        <w:rPr>
          <w:rFonts w:ascii="Times New Roman" w:hAnsi="Times New Roman"/>
          <w:sz w:val="20"/>
          <w:szCs w:val="20"/>
        </w:rPr>
        <w:t>NURS 5220 Family Diversity in</w:t>
      </w:r>
      <w:r>
        <w:rPr>
          <w:rFonts w:ascii="Times New Roman" w:hAnsi="Times New Roman"/>
          <w:spacing w:val="-4"/>
          <w:sz w:val="20"/>
          <w:szCs w:val="20"/>
        </w:rPr>
        <w:t xml:space="preserve"> </w:t>
      </w:r>
      <w:r>
        <w:rPr>
          <w:rFonts w:ascii="Times New Roman" w:hAnsi="Times New Roman"/>
          <w:spacing w:val="-12"/>
          <w:sz w:val="20"/>
          <w:szCs w:val="20"/>
        </w:rPr>
        <w:t>V</w:t>
      </w:r>
      <w:r>
        <w:rPr>
          <w:rFonts w:ascii="Times New Roman" w:hAnsi="Times New Roman"/>
          <w:sz w:val="20"/>
          <w:szCs w:val="20"/>
        </w:rPr>
        <w:t>ulnerable Communitie</w:t>
      </w:r>
      <w:r>
        <w:rPr>
          <w:rFonts w:ascii="Times New Roman" w:hAnsi="Times New Roman"/>
          <w:spacing w:val="8"/>
          <w:sz w:val="20"/>
          <w:szCs w:val="20"/>
        </w:rPr>
        <w:t>s</w:t>
      </w:r>
      <w:r>
        <w:rPr>
          <w:rFonts w:ascii="Times New Roman" w:hAnsi="Times New Roman"/>
          <w:sz w:val="20"/>
          <w:szCs w:val="20"/>
        </w:rPr>
        <w:t xml:space="preserve">.............................................2 hrs. </w:t>
      </w:r>
    </w:p>
    <w:p w:rsidR="00505D4E"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sz w:val="20"/>
          <w:szCs w:val="20"/>
        </w:rPr>
      </w:pPr>
      <w:r>
        <w:rPr>
          <w:rFonts w:ascii="Times New Roman" w:hAnsi="Times New Roman"/>
          <w:sz w:val="20"/>
          <w:szCs w:val="20"/>
        </w:rPr>
        <w:t>NURS 5621</w:t>
      </w:r>
      <w:r>
        <w:rPr>
          <w:rFonts w:ascii="Times New Roman" w:hAnsi="Times New Roman"/>
          <w:spacing w:val="-11"/>
          <w:sz w:val="20"/>
          <w:szCs w:val="20"/>
        </w:rPr>
        <w:t xml:space="preserve"> </w:t>
      </w:r>
      <w:r>
        <w:rPr>
          <w:rFonts w:ascii="Times New Roman" w:hAnsi="Times New Roman"/>
          <w:sz w:val="20"/>
          <w:szCs w:val="20"/>
        </w:rPr>
        <w:t>Advanced Practice Nursing I</w:t>
      </w:r>
      <w:r>
        <w:rPr>
          <w:rFonts w:ascii="Times New Roman" w:hAnsi="Times New Roman"/>
          <w:spacing w:val="-29"/>
          <w:sz w:val="20"/>
          <w:szCs w:val="20"/>
        </w:rPr>
        <w:t xml:space="preserve"> </w:t>
      </w:r>
      <w:r>
        <w:rPr>
          <w:rFonts w:ascii="Times New Roman" w:hAnsi="Times New Roman"/>
          <w:sz w:val="20"/>
          <w:szCs w:val="20"/>
        </w:rPr>
        <w:t xml:space="preserve">.......................................................................5 hrs. </w:t>
      </w:r>
    </w:p>
    <w:p w:rsidR="00505D4E"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sz w:val="20"/>
          <w:szCs w:val="20"/>
        </w:rPr>
      </w:pPr>
      <w:r>
        <w:rPr>
          <w:rFonts w:ascii="Times New Roman" w:hAnsi="Times New Roman"/>
          <w:sz w:val="20"/>
          <w:szCs w:val="20"/>
        </w:rPr>
        <w:t>NURS 5910</w:t>
      </w:r>
      <w:r>
        <w:rPr>
          <w:rFonts w:ascii="Times New Roman" w:hAnsi="Times New Roman"/>
          <w:spacing w:val="-11"/>
          <w:sz w:val="20"/>
          <w:szCs w:val="20"/>
        </w:rPr>
        <w:t xml:space="preserve"> </w:t>
      </w:r>
      <w:r>
        <w:rPr>
          <w:rFonts w:ascii="Times New Roman" w:hAnsi="Times New Roman"/>
          <w:sz w:val="20"/>
          <w:szCs w:val="20"/>
        </w:rPr>
        <w:t>Advanced Pharmacology</w:t>
      </w:r>
      <w:r>
        <w:rPr>
          <w:rFonts w:ascii="Times New Roman" w:hAnsi="Times New Roman"/>
          <w:spacing w:val="-29"/>
          <w:sz w:val="20"/>
          <w:szCs w:val="20"/>
        </w:rPr>
        <w:t xml:space="preserve"> </w:t>
      </w:r>
      <w:r>
        <w:rPr>
          <w:rFonts w:ascii="Times New Roman" w:hAnsi="Times New Roman"/>
          <w:sz w:val="20"/>
          <w:szCs w:val="20"/>
        </w:rPr>
        <w:t xml:space="preserve">.............................................................................3 hrs. </w:t>
      </w:r>
    </w:p>
    <w:p w:rsidR="00505D4E"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sz w:val="20"/>
          <w:szCs w:val="20"/>
        </w:rPr>
      </w:pPr>
      <w:r>
        <w:rPr>
          <w:rFonts w:ascii="Times New Roman" w:hAnsi="Times New Roman"/>
          <w:sz w:val="20"/>
          <w:szCs w:val="20"/>
        </w:rPr>
        <w:lastRenderedPageBreak/>
        <w:t>NURS 5950 Curriculum Development in Nursing</w:t>
      </w:r>
      <w:r>
        <w:rPr>
          <w:rFonts w:ascii="Times New Roman" w:hAnsi="Times New Roman"/>
          <w:spacing w:val="-24"/>
          <w:sz w:val="20"/>
          <w:szCs w:val="20"/>
        </w:rPr>
        <w:t xml:space="preserve"> </w:t>
      </w:r>
      <w:r>
        <w:rPr>
          <w:rFonts w:ascii="Times New Roman" w:hAnsi="Times New Roman"/>
          <w:sz w:val="20"/>
          <w:szCs w:val="20"/>
        </w:rPr>
        <w:t xml:space="preserve">..........................................................3 hrs. </w:t>
      </w:r>
    </w:p>
    <w:p w:rsidR="00505D4E"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sz w:val="20"/>
          <w:szCs w:val="20"/>
        </w:rPr>
      </w:pPr>
      <w:r>
        <w:rPr>
          <w:rFonts w:ascii="Times New Roman" w:hAnsi="Times New Roman"/>
          <w:sz w:val="20"/>
          <w:szCs w:val="20"/>
        </w:rPr>
        <w:t>NURS 6001 Instructional Strategies and Evaluation</w:t>
      </w:r>
      <w:r>
        <w:rPr>
          <w:rFonts w:ascii="Times New Roman" w:hAnsi="Times New Roman"/>
          <w:spacing w:val="-29"/>
          <w:sz w:val="20"/>
          <w:szCs w:val="20"/>
        </w:rPr>
        <w:t xml:space="preserve"> </w:t>
      </w:r>
      <w:r>
        <w:rPr>
          <w:rFonts w:ascii="Times New Roman" w:hAnsi="Times New Roman"/>
          <w:sz w:val="20"/>
          <w:szCs w:val="20"/>
        </w:rPr>
        <w:t xml:space="preserve">.......................................................3 hrs. </w:t>
      </w:r>
    </w:p>
    <w:p w:rsidR="00505D4E"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sz w:val="20"/>
          <w:szCs w:val="20"/>
        </w:rPr>
      </w:pPr>
      <w:r>
        <w:rPr>
          <w:rFonts w:ascii="Times New Roman" w:hAnsi="Times New Roman"/>
          <w:sz w:val="20"/>
          <w:szCs w:val="20"/>
        </w:rPr>
        <w:t>NURS 6620</w:t>
      </w:r>
      <w:r>
        <w:rPr>
          <w:rFonts w:ascii="Times New Roman" w:hAnsi="Times New Roman"/>
          <w:spacing w:val="-11"/>
          <w:sz w:val="20"/>
          <w:szCs w:val="20"/>
        </w:rPr>
        <w:t xml:space="preserve"> </w:t>
      </w:r>
      <w:r>
        <w:rPr>
          <w:rFonts w:ascii="Times New Roman" w:hAnsi="Times New Roman"/>
          <w:sz w:val="20"/>
          <w:szCs w:val="20"/>
        </w:rPr>
        <w:t>Advanced</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eaching Practicum</w:t>
      </w:r>
      <w:r>
        <w:rPr>
          <w:rFonts w:ascii="Times New Roman" w:hAnsi="Times New Roman"/>
          <w:spacing w:val="-11"/>
          <w:sz w:val="20"/>
          <w:szCs w:val="20"/>
        </w:rPr>
        <w:t xml:space="preserve"> </w:t>
      </w:r>
      <w:r>
        <w:rPr>
          <w:rFonts w:ascii="Times New Roman" w:hAnsi="Times New Roman"/>
          <w:sz w:val="20"/>
          <w:szCs w:val="20"/>
        </w:rPr>
        <w:t xml:space="preserve">....................................................................5 hrs. </w:t>
      </w:r>
    </w:p>
    <w:p w:rsidR="00505D4E"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sz w:val="20"/>
          <w:szCs w:val="20"/>
        </w:rPr>
      </w:pPr>
      <w:r>
        <w:rPr>
          <w:rFonts w:ascii="Times New Roman" w:hAnsi="Times New Roman"/>
          <w:sz w:val="20"/>
          <w:szCs w:val="20"/>
        </w:rPr>
        <w:t>NURS 6622</w:t>
      </w:r>
      <w:r>
        <w:rPr>
          <w:rFonts w:ascii="Times New Roman" w:hAnsi="Times New Roman"/>
          <w:spacing w:val="-11"/>
          <w:sz w:val="20"/>
          <w:szCs w:val="20"/>
        </w:rPr>
        <w:t xml:space="preserve"> </w:t>
      </w:r>
      <w:r>
        <w:rPr>
          <w:rFonts w:ascii="Times New Roman" w:hAnsi="Times New Roman"/>
          <w:sz w:val="20"/>
          <w:szCs w:val="20"/>
        </w:rPr>
        <w:t>Advanced Practice Nursing I</w:t>
      </w:r>
      <w:r>
        <w:rPr>
          <w:rFonts w:ascii="Times New Roman" w:hAnsi="Times New Roman"/>
          <w:spacing w:val="4"/>
          <w:sz w:val="20"/>
          <w:szCs w:val="20"/>
        </w:rPr>
        <w:t>I</w:t>
      </w:r>
      <w:r>
        <w:rPr>
          <w:rFonts w:ascii="Times New Roman" w:hAnsi="Times New Roman"/>
          <w:sz w:val="20"/>
          <w:szCs w:val="20"/>
        </w:rPr>
        <w:t xml:space="preserve">......................................................................5 hrs. </w:t>
      </w:r>
    </w:p>
    <w:p w:rsidR="00505D4E"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sz w:val="20"/>
          <w:szCs w:val="20"/>
        </w:rPr>
      </w:pPr>
      <w:r>
        <w:rPr>
          <w:rFonts w:ascii="Times New Roman" w:hAnsi="Times New Roman"/>
          <w:sz w:val="20"/>
          <w:szCs w:val="20"/>
        </w:rPr>
        <w:t>NURS 6920</w:t>
      </w:r>
      <w:r>
        <w:rPr>
          <w:rFonts w:ascii="Times New Roman" w:hAnsi="Times New Roman"/>
          <w:spacing w:val="-4"/>
          <w:sz w:val="20"/>
          <w:szCs w:val="20"/>
        </w:rPr>
        <w:t xml:space="preserve"> </w:t>
      </w:r>
      <w:r>
        <w:rPr>
          <w:rFonts w:ascii="Times New Roman" w:hAnsi="Times New Roman"/>
          <w:sz w:val="20"/>
          <w:szCs w:val="20"/>
        </w:rPr>
        <w:t>Thesis/Scholarly Project</w:t>
      </w:r>
      <w:r>
        <w:rPr>
          <w:rFonts w:ascii="Times New Roman" w:hAnsi="Times New Roman"/>
          <w:spacing w:val="-32"/>
          <w:sz w:val="20"/>
          <w:szCs w:val="20"/>
        </w:rPr>
        <w:t xml:space="preserve"> </w:t>
      </w:r>
      <w:r>
        <w:rPr>
          <w:rFonts w:ascii="Times New Roman" w:hAnsi="Times New Roman"/>
          <w:sz w:val="20"/>
          <w:szCs w:val="20"/>
        </w:rPr>
        <w:t xml:space="preserve">..............................................................................3 hrs. </w:t>
      </w:r>
    </w:p>
    <w:p w:rsidR="00505D4E" w:rsidRDefault="00505D4E" w:rsidP="00505D4E">
      <w:pPr>
        <w:widowControl w:val="0"/>
        <w:tabs>
          <w:tab w:val="left" w:pos="9180"/>
        </w:tabs>
        <w:autoSpaceDE w:val="0"/>
        <w:autoSpaceDN w:val="0"/>
        <w:adjustRightInd w:val="0"/>
        <w:spacing w:before="13" w:after="0" w:line="250" w:lineRule="auto"/>
        <w:ind w:left="1260" w:right="180" w:firstLine="0"/>
        <w:jc w:val="both"/>
        <w:rPr>
          <w:rFonts w:ascii="Times New Roman" w:hAnsi="Times New Roman"/>
          <w:sz w:val="20"/>
          <w:szCs w:val="20"/>
        </w:rPr>
      </w:pPr>
      <w:r>
        <w:rPr>
          <w:rFonts w:ascii="Times New Roman" w:hAnsi="Times New Roman"/>
          <w:b/>
          <w:bCs/>
          <w:sz w:val="20"/>
          <w:szCs w:val="20"/>
        </w:rPr>
        <w:t>Elective Options</w:t>
      </w:r>
    </w:p>
    <w:p w:rsidR="00505D4E"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sz w:val="20"/>
          <w:szCs w:val="20"/>
        </w:rPr>
      </w:pPr>
      <w:r>
        <w:rPr>
          <w:rFonts w:ascii="Times New Roman" w:hAnsi="Times New Roman"/>
          <w:sz w:val="20"/>
          <w:szCs w:val="20"/>
        </w:rPr>
        <w:t>NURS 5100</w:t>
      </w:r>
      <w:r>
        <w:rPr>
          <w:rFonts w:ascii="Times New Roman" w:hAnsi="Times New Roman"/>
          <w:spacing w:val="-11"/>
          <w:sz w:val="20"/>
          <w:szCs w:val="20"/>
        </w:rPr>
        <w:t xml:space="preserve"> </w:t>
      </w:r>
      <w:r>
        <w:rPr>
          <w:rFonts w:ascii="Times New Roman" w:hAnsi="Times New Roman"/>
          <w:sz w:val="20"/>
          <w:szCs w:val="20"/>
        </w:rPr>
        <w:t>Advanced Health</w:t>
      </w:r>
      <w:r>
        <w:rPr>
          <w:rFonts w:ascii="Times New Roman" w:hAnsi="Times New Roman"/>
          <w:spacing w:val="-11"/>
          <w:sz w:val="20"/>
          <w:szCs w:val="20"/>
        </w:rPr>
        <w:t xml:space="preserve"> </w:t>
      </w:r>
      <w:r>
        <w:rPr>
          <w:rFonts w:ascii="Times New Roman" w:hAnsi="Times New Roman"/>
          <w:sz w:val="20"/>
          <w:szCs w:val="20"/>
        </w:rPr>
        <w:t>Assessmen</w:t>
      </w:r>
      <w:r>
        <w:rPr>
          <w:rFonts w:ascii="Times New Roman" w:hAnsi="Times New Roman"/>
          <w:spacing w:val="9"/>
          <w:sz w:val="20"/>
          <w:szCs w:val="20"/>
        </w:rPr>
        <w:t>t</w:t>
      </w:r>
      <w:r>
        <w:rPr>
          <w:rFonts w:ascii="Times New Roman" w:hAnsi="Times New Roman"/>
          <w:sz w:val="20"/>
          <w:szCs w:val="20"/>
        </w:rPr>
        <w:t xml:space="preserve">......................................................................3 hrs. </w:t>
      </w:r>
    </w:p>
    <w:p w:rsidR="00505D4E"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sz w:val="20"/>
          <w:szCs w:val="20"/>
        </w:rPr>
      </w:pPr>
      <w:r>
        <w:rPr>
          <w:rFonts w:ascii="Times New Roman" w:hAnsi="Times New Roman"/>
          <w:sz w:val="20"/>
          <w:szCs w:val="20"/>
        </w:rPr>
        <w:t>NURS 5320 Health Care Polic</w:t>
      </w:r>
      <w:r>
        <w:rPr>
          <w:rFonts w:ascii="Times New Roman" w:hAnsi="Times New Roman"/>
          <w:spacing w:val="4"/>
          <w:sz w:val="20"/>
          <w:szCs w:val="20"/>
        </w:rPr>
        <w:t>y</w:t>
      </w:r>
      <w:r>
        <w:rPr>
          <w:rFonts w:ascii="Times New Roman" w:hAnsi="Times New Roman"/>
          <w:sz w:val="20"/>
          <w:szCs w:val="20"/>
        </w:rPr>
        <w:t>.......................................................................................3 hrs.</w:t>
      </w:r>
    </w:p>
    <w:p w:rsidR="00505D4E" w:rsidRDefault="00505D4E" w:rsidP="00505D4E">
      <w:pPr>
        <w:widowControl w:val="0"/>
        <w:tabs>
          <w:tab w:val="left" w:pos="9180"/>
        </w:tabs>
        <w:autoSpaceDE w:val="0"/>
        <w:autoSpaceDN w:val="0"/>
        <w:adjustRightInd w:val="0"/>
        <w:spacing w:after="0" w:line="250" w:lineRule="auto"/>
        <w:ind w:left="1260" w:right="180" w:firstLine="0"/>
        <w:jc w:val="both"/>
        <w:rPr>
          <w:rFonts w:ascii="Times New Roman" w:hAnsi="Times New Roman"/>
          <w:sz w:val="20"/>
          <w:szCs w:val="20"/>
        </w:rPr>
      </w:pPr>
      <w:r>
        <w:rPr>
          <w:rFonts w:ascii="Times New Roman" w:hAnsi="Times New Roman"/>
          <w:i/>
          <w:iCs/>
          <w:sz w:val="20"/>
          <w:szCs w:val="20"/>
        </w:rPr>
        <w:t>**An accelerated track is available for students who a</w:t>
      </w:r>
      <w:r>
        <w:rPr>
          <w:rFonts w:ascii="Times New Roman" w:hAnsi="Times New Roman"/>
          <w:i/>
          <w:iCs/>
          <w:spacing w:val="-7"/>
          <w:sz w:val="20"/>
          <w:szCs w:val="20"/>
        </w:rPr>
        <w:t>r</w:t>
      </w:r>
      <w:r>
        <w:rPr>
          <w:rFonts w:ascii="Times New Roman" w:hAnsi="Times New Roman"/>
          <w:i/>
          <w:iCs/>
          <w:sz w:val="20"/>
          <w:szCs w:val="20"/>
        </w:rPr>
        <w:t>e inte</w:t>
      </w:r>
      <w:r>
        <w:rPr>
          <w:rFonts w:ascii="Times New Roman" w:hAnsi="Times New Roman"/>
          <w:i/>
          <w:iCs/>
          <w:spacing w:val="-7"/>
          <w:sz w:val="20"/>
          <w:szCs w:val="20"/>
        </w:rPr>
        <w:t>r</w:t>
      </w:r>
      <w:r>
        <w:rPr>
          <w:rFonts w:ascii="Times New Roman" w:hAnsi="Times New Roman"/>
          <w:i/>
          <w:iCs/>
          <w:sz w:val="20"/>
          <w:szCs w:val="20"/>
        </w:rPr>
        <w:t>ested in completing the p</w:t>
      </w:r>
      <w:r>
        <w:rPr>
          <w:rFonts w:ascii="Times New Roman" w:hAnsi="Times New Roman"/>
          <w:i/>
          <w:iCs/>
          <w:spacing w:val="-7"/>
          <w:sz w:val="20"/>
          <w:szCs w:val="20"/>
        </w:rPr>
        <w:t>r</w:t>
      </w:r>
      <w:r>
        <w:rPr>
          <w:rFonts w:ascii="Times New Roman" w:hAnsi="Times New Roman"/>
          <w:i/>
          <w:iCs/>
          <w:sz w:val="20"/>
          <w:szCs w:val="20"/>
        </w:rPr>
        <w:t>ogram earl</w:t>
      </w:r>
      <w:r>
        <w:rPr>
          <w:rFonts w:ascii="Times New Roman" w:hAnsi="Times New Roman"/>
          <w:i/>
          <w:iCs/>
          <w:spacing w:val="-11"/>
          <w:sz w:val="20"/>
          <w:szCs w:val="20"/>
        </w:rPr>
        <w:t>y</w:t>
      </w:r>
      <w:r>
        <w:rPr>
          <w:rFonts w:ascii="Times New Roman" w:hAnsi="Times New Roman"/>
          <w:i/>
          <w:iCs/>
          <w:sz w:val="20"/>
          <w:szCs w:val="20"/>
        </w:rPr>
        <w:t>, studying in two semesters and two summers.</w:t>
      </w:r>
    </w:p>
    <w:p w:rsidR="00505D4E" w:rsidRDefault="00505D4E" w:rsidP="00505D4E">
      <w:pPr>
        <w:widowControl w:val="0"/>
        <w:tabs>
          <w:tab w:val="left" w:pos="9180"/>
        </w:tabs>
        <w:autoSpaceDE w:val="0"/>
        <w:autoSpaceDN w:val="0"/>
        <w:adjustRightInd w:val="0"/>
        <w:spacing w:before="16" w:after="0" w:line="200" w:lineRule="exact"/>
        <w:ind w:left="540" w:right="180" w:firstLine="0"/>
        <w:jc w:val="both"/>
        <w:rPr>
          <w:rFonts w:ascii="Times New Roman" w:hAnsi="Times New Roman"/>
          <w:sz w:val="20"/>
          <w:szCs w:val="20"/>
        </w:rPr>
      </w:pPr>
    </w:p>
    <w:p w:rsidR="00505D4E" w:rsidRPr="00896FAA" w:rsidRDefault="00505D4E" w:rsidP="00505D4E">
      <w:pPr>
        <w:pStyle w:val="Heading2"/>
        <w:ind w:left="540" w:right="180" w:firstLine="1890"/>
        <w:rPr>
          <w:rFonts w:ascii="Times New Roman" w:hAnsi="Times New Roman"/>
          <w:color w:val="808080" w:themeColor="background1" w:themeShade="80"/>
          <w:sz w:val="28"/>
          <w:szCs w:val="28"/>
        </w:rPr>
      </w:pPr>
      <w:bookmarkStart w:id="209" w:name="_Toc294969726"/>
      <w:bookmarkStart w:id="210" w:name="_Toc295508289"/>
      <w:r w:rsidRPr="00896FAA">
        <w:rPr>
          <w:rFonts w:ascii="Times New Roman" w:hAnsi="Times New Roman"/>
          <w:bCs w:val="0"/>
          <w:color w:val="808080" w:themeColor="background1" w:themeShade="80"/>
          <w:sz w:val="28"/>
          <w:szCs w:val="28"/>
        </w:rPr>
        <w:t>Comp</w:t>
      </w:r>
      <w:r w:rsidRPr="00896FAA">
        <w:rPr>
          <w:rFonts w:ascii="Times New Roman" w:hAnsi="Times New Roman"/>
          <w:bCs w:val="0"/>
          <w:color w:val="808080" w:themeColor="background1" w:themeShade="80"/>
          <w:spacing w:val="-5"/>
          <w:sz w:val="28"/>
          <w:szCs w:val="28"/>
        </w:rPr>
        <w:t>r</w:t>
      </w:r>
      <w:r w:rsidRPr="00896FAA">
        <w:rPr>
          <w:rFonts w:ascii="Times New Roman" w:hAnsi="Times New Roman"/>
          <w:bCs w:val="0"/>
          <w:color w:val="808080" w:themeColor="background1" w:themeShade="80"/>
          <w:sz w:val="28"/>
          <w:szCs w:val="28"/>
        </w:rPr>
        <w:t>ehensive Examination Policy</w:t>
      </w:r>
      <w:bookmarkEnd w:id="209"/>
      <w:bookmarkEnd w:id="210"/>
    </w:p>
    <w:p w:rsidR="00505D4E" w:rsidRDefault="00505D4E" w:rsidP="00505D4E">
      <w:pPr>
        <w:widowControl w:val="0"/>
        <w:tabs>
          <w:tab w:val="left" w:pos="9180"/>
        </w:tabs>
        <w:autoSpaceDE w:val="0"/>
        <w:autoSpaceDN w:val="0"/>
        <w:adjustRightInd w:val="0"/>
        <w:spacing w:before="37" w:after="0" w:line="250" w:lineRule="auto"/>
        <w:ind w:left="360" w:right="180" w:firstLine="450"/>
        <w:jc w:val="both"/>
        <w:rPr>
          <w:rFonts w:ascii="Times New Roman" w:hAnsi="Times New Roman"/>
          <w:sz w:val="20"/>
          <w:szCs w:val="20"/>
        </w:rPr>
      </w:pPr>
      <w:r>
        <w:rPr>
          <w:rFonts w:ascii="Times New Roman" w:hAnsi="Times New Roman"/>
          <w:sz w:val="20"/>
          <w:szCs w:val="20"/>
        </w:rPr>
        <w:t>Comprehensive examinations are required of the student who has completed all core course work and has maintained a cumulative G</w:t>
      </w:r>
      <w:r>
        <w:rPr>
          <w:rFonts w:ascii="Times New Roman" w:hAnsi="Times New Roman"/>
          <w:spacing w:val="-18"/>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of 3.0 or greate</w:t>
      </w:r>
      <w:r>
        <w:rPr>
          <w:rFonts w:ascii="Times New Roman" w:hAnsi="Times New Roman"/>
          <w:spacing w:val="-11"/>
          <w:sz w:val="20"/>
          <w:szCs w:val="20"/>
        </w:rPr>
        <w:t>r</w:t>
      </w:r>
      <w:r>
        <w:rPr>
          <w:rFonts w:ascii="Times New Roman" w:hAnsi="Times New Roman"/>
          <w:sz w:val="20"/>
          <w:szCs w:val="20"/>
        </w:rPr>
        <w:t>.</w:t>
      </w:r>
      <w:r>
        <w:rPr>
          <w:rFonts w:ascii="Times New Roman" w:hAnsi="Times New Roman"/>
          <w:spacing w:val="-4"/>
          <w:sz w:val="20"/>
          <w:szCs w:val="20"/>
        </w:rPr>
        <w:t xml:space="preserve"> </w:t>
      </w:r>
      <w:r>
        <w:rPr>
          <w:rFonts w:ascii="Times New Roman" w:hAnsi="Times New Roman"/>
          <w:sz w:val="20"/>
          <w:szCs w:val="20"/>
        </w:rPr>
        <w:t>The examinations are designed to test the ability of the student to articulate ideas in a scholarly manner in the core, research and major areas of concentration.</w:t>
      </w:r>
    </w:p>
    <w:p w:rsidR="00505D4E" w:rsidRDefault="00505D4E" w:rsidP="00505D4E">
      <w:pPr>
        <w:widowControl w:val="0"/>
        <w:tabs>
          <w:tab w:val="left" w:pos="9180"/>
        </w:tabs>
        <w:autoSpaceDE w:val="0"/>
        <w:autoSpaceDN w:val="0"/>
        <w:adjustRightInd w:val="0"/>
        <w:spacing w:before="37" w:after="0" w:line="250" w:lineRule="auto"/>
        <w:ind w:left="360" w:right="180" w:firstLine="450"/>
        <w:jc w:val="both"/>
        <w:rPr>
          <w:rFonts w:ascii="Times New Roman" w:hAnsi="Times New Roman"/>
          <w:sz w:val="20"/>
          <w:szCs w:val="20"/>
        </w:rPr>
      </w:pPr>
    </w:p>
    <w:p w:rsidR="00505D4E"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sz w:val="20"/>
          <w:szCs w:val="20"/>
        </w:rPr>
      </w:pPr>
      <w:del w:id="211" w:author="Tippins, Margie F." w:date="2011-04-08T10:16:00Z">
        <w:r w:rsidDel="00E32A07">
          <w:rPr>
            <w:rFonts w:ascii="Times New Roman" w:hAnsi="Times New Roman"/>
            <w:sz w:val="20"/>
            <w:szCs w:val="20"/>
          </w:rPr>
          <w:delText>The student will write a preliminary comprehensive exam after completion of the graduate core courses, which will include content from nursing theory development, research and family diversity courses.</w:delText>
        </w:r>
        <w:r w:rsidDel="00E32A07">
          <w:rPr>
            <w:rFonts w:ascii="Times New Roman" w:hAnsi="Times New Roman"/>
            <w:spacing w:val="-11"/>
            <w:sz w:val="20"/>
            <w:szCs w:val="20"/>
          </w:rPr>
          <w:delText xml:space="preserve"> </w:delText>
        </w:r>
        <w:r w:rsidDel="00E32A07">
          <w:rPr>
            <w:rFonts w:ascii="Times New Roman" w:hAnsi="Times New Roman"/>
            <w:sz w:val="20"/>
            <w:szCs w:val="20"/>
          </w:rPr>
          <w:delText>A</w:delText>
        </w:r>
        <w:r w:rsidDel="00E32A07">
          <w:rPr>
            <w:rFonts w:ascii="Times New Roman" w:hAnsi="Times New Roman"/>
            <w:spacing w:val="-11"/>
            <w:sz w:val="20"/>
            <w:szCs w:val="20"/>
          </w:rPr>
          <w:delText xml:space="preserve"> </w:delText>
        </w:r>
        <w:r w:rsidDel="00E32A07">
          <w:rPr>
            <w:rFonts w:ascii="Times New Roman" w:hAnsi="Times New Roman"/>
            <w:sz w:val="20"/>
            <w:szCs w:val="20"/>
          </w:rPr>
          <w:delText>student who does not pass the examination may be required to complete addi- tional study before retaking the exam. In order to progress, a student must satisfactorily complete the Preliminary Comprehensive Exam, If, on the third attempt, a student fails to pass the examina- tion, he/she will not be permitted to continue in the program</w:delText>
        </w:r>
      </w:del>
      <w:r>
        <w:rPr>
          <w:rFonts w:ascii="Times New Roman" w:hAnsi="Times New Roman"/>
          <w:sz w:val="20"/>
          <w:szCs w:val="20"/>
        </w:rPr>
        <w:t xml:space="preserve"> Each area of concentration in the graduate program will administer a content-specific comprehensive examination after the student has completed the specialty courses.</w:t>
      </w:r>
    </w:p>
    <w:p w:rsidR="00505D4E"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sz w:val="20"/>
          <w:szCs w:val="20"/>
        </w:rPr>
      </w:pPr>
    </w:p>
    <w:p w:rsidR="00505D4E" w:rsidRDefault="00505D4E" w:rsidP="00505D4E">
      <w:pPr>
        <w:widowControl w:val="0"/>
        <w:tabs>
          <w:tab w:val="left" w:pos="9180"/>
        </w:tabs>
        <w:autoSpaceDE w:val="0"/>
        <w:autoSpaceDN w:val="0"/>
        <w:adjustRightInd w:val="0"/>
        <w:spacing w:after="0" w:line="250" w:lineRule="auto"/>
        <w:ind w:left="360" w:right="180" w:firstLine="450"/>
        <w:jc w:val="both"/>
        <w:rPr>
          <w:rFonts w:ascii="Times New Roman" w:hAnsi="Times New Roman"/>
          <w:sz w:val="20"/>
          <w:szCs w:val="20"/>
        </w:rPr>
      </w:pPr>
      <w:r>
        <w:rPr>
          <w:rFonts w:ascii="Times New Roman" w:hAnsi="Times New Roman"/>
          <w:sz w:val="20"/>
          <w:szCs w:val="20"/>
        </w:rPr>
        <w:t>The Preliminary and Final Comprehensive examinations will be administered only once in any given semester during the week of final exams.</w:t>
      </w:r>
      <w:r>
        <w:rPr>
          <w:rFonts w:ascii="Times New Roman" w:hAnsi="Times New Roman"/>
          <w:spacing w:val="-4"/>
          <w:sz w:val="20"/>
          <w:szCs w:val="20"/>
        </w:rPr>
        <w:t xml:space="preserve"> </w:t>
      </w:r>
      <w:r>
        <w:rPr>
          <w:rFonts w:ascii="Times New Roman" w:hAnsi="Times New Roman"/>
          <w:sz w:val="20"/>
          <w:szCs w:val="20"/>
        </w:rPr>
        <w:t>The student should apply in writing to the Coordinator of the Graduate Nursing Program to take the preliminary comprehensive exam at least one month prior to the first day of final exams.</w:t>
      </w:r>
    </w:p>
    <w:p w:rsidR="00505D4E" w:rsidRDefault="00505D4E" w:rsidP="00505D4E">
      <w:pPr>
        <w:widowControl w:val="0"/>
        <w:tabs>
          <w:tab w:val="left" w:pos="9180"/>
        </w:tabs>
        <w:autoSpaceDE w:val="0"/>
        <w:autoSpaceDN w:val="0"/>
        <w:adjustRightInd w:val="0"/>
        <w:spacing w:before="3" w:after="0" w:line="110" w:lineRule="exact"/>
        <w:ind w:right="360"/>
        <w:jc w:val="both"/>
        <w:rPr>
          <w:rFonts w:ascii="Times New Roman" w:hAnsi="Times New Roman"/>
          <w:sz w:val="11"/>
          <w:szCs w:val="11"/>
        </w:rPr>
      </w:pPr>
    </w:p>
    <w:p w:rsidR="00505D4E" w:rsidRDefault="00505D4E" w:rsidP="00505D4E">
      <w:pPr>
        <w:widowControl w:val="0"/>
        <w:tabs>
          <w:tab w:val="left" w:pos="9180"/>
        </w:tabs>
        <w:autoSpaceDE w:val="0"/>
        <w:autoSpaceDN w:val="0"/>
        <w:adjustRightInd w:val="0"/>
        <w:spacing w:after="0" w:line="200" w:lineRule="exact"/>
        <w:ind w:right="360"/>
        <w:jc w:val="both"/>
        <w:rPr>
          <w:rFonts w:ascii="Times New Roman" w:hAnsi="Times New Roman"/>
          <w:sz w:val="20"/>
          <w:szCs w:val="20"/>
        </w:rPr>
      </w:pPr>
    </w:p>
    <w:p w:rsidR="00505D4E" w:rsidRDefault="00505D4E" w:rsidP="00505D4E">
      <w:pPr>
        <w:widowControl w:val="0"/>
        <w:autoSpaceDE w:val="0"/>
        <w:autoSpaceDN w:val="0"/>
        <w:adjustRightInd w:val="0"/>
        <w:spacing w:before="37" w:after="0"/>
        <w:ind w:left="540" w:right="180" w:firstLine="180"/>
        <w:jc w:val="both"/>
      </w:pPr>
    </w:p>
    <w:p w:rsidR="00505D4E" w:rsidRPr="00896FAA" w:rsidRDefault="00505D4E" w:rsidP="00505D4E">
      <w:pPr>
        <w:pStyle w:val="Heading2"/>
        <w:ind w:left="360" w:right="180" w:firstLine="0"/>
        <w:rPr>
          <w:rFonts w:ascii="Times New Roman" w:hAnsi="Times New Roman"/>
          <w:color w:val="808080" w:themeColor="background1" w:themeShade="80"/>
          <w:sz w:val="28"/>
          <w:szCs w:val="28"/>
        </w:rPr>
      </w:pPr>
      <w:bookmarkStart w:id="212" w:name="_Toc294969727"/>
      <w:bookmarkStart w:id="213" w:name="_Toc295508290"/>
      <w:r w:rsidRPr="00896FAA">
        <w:rPr>
          <w:rFonts w:ascii="Times New Roman" w:hAnsi="Times New Roman"/>
          <w:bCs w:val="0"/>
          <w:color w:val="808080" w:themeColor="background1" w:themeShade="80"/>
          <w:sz w:val="28"/>
          <w:szCs w:val="28"/>
        </w:rPr>
        <w:t>Deg</w:t>
      </w:r>
      <w:r w:rsidRPr="00896FAA">
        <w:rPr>
          <w:rFonts w:ascii="Times New Roman" w:hAnsi="Times New Roman"/>
          <w:bCs w:val="0"/>
          <w:color w:val="808080" w:themeColor="background1" w:themeShade="80"/>
          <w:spacing w:val="-5"/>
          <w:sz w:val="28"/>
          <w:szCs w:val="28"/>
        </w:rPr>
        <w:t>r</w:t>
      </w:r>
      <w:r w:rsidRPr="00896FAA">
        <w:rPr>
          <w:rFonts w:ascii="Times New Roman" w:hAnsi="Times New Roman"/>
          <w:bCs w:val="0"/>
          <w:color w:val="808080" w:themeColor="background1" w:themeShade="80"/>
          <w:sz w:val="28"/>
          <w:szCs w:val="28"/>
        </w:rPr>
        <w:t>ee Requi</w:t>
      </w:r>
      <w:r w:rsidRPr="00896FAA">
        <w:rPr>
          <w:rFonts w:ascii="Times New Roman" w:hAnsi="Times New Roman"/>
          <w:bCs w:val="0"/>
          <w:color w:val="808080" w:themeColor="background1" w:themeShade="80"/>
          <w:spacing w:val="-5"/>
          <w:sz w:val="28"/>
          <w:szCs w:val="28"/>
        </w:rPr>
        <w:t>r</w:t>
      </w:r>
      <w:r w:rsidRPr="00896FAA">
        <w:rPr>
          <w:rFonts w:ascii="Times New Roman" w:hAnsi="Times New Roman"/>
          <w:bCs w:val="0"/>
          <w:color w:val="808080" w:themeColor="background1" w:themeShade="80"/>
          <w:sz w:val="28"/>
          <w:szCs w:val="28"/>
        </w:rPr>
        <w:t>ements</w:t>
      </w:r>
      <w:bookmarkEnd w:id="212"/>
      <w:bookmarkEnd w:id="213"/>
    </w:p>
    <w:p w:rsidR="00505D4E" w:rsidRDefault="00505D4E" w:rsidP="00505D4E">
      <w:pPr>
        <w:widowControl w:val="0"/>
        <w:tabs>
          <w:tab w:val="left" w:pos="9180"/>
        </w:tabs>
        <w:autoSpaceDE w:val="0"/>
        <w:autoSpaceDN w:val="0"/>
        <w:adjustRightInd w:val="0"/>
        <w:spacing w:before="37" w:after="0"/>
        <w:ind w:left="360" w:right="180" w:firstLine="0"/>
        <w:jc w:val="both"/>
        <w:rPr>
          <w:rFonts w:ascii="Times New Roman" w:hAnsi="Times New Roman"/>
          <w:sz w:val="18"/>
          <w:szCs w:val="18"/>
        </w:rPr>
      </w:pPr>
      <w:r>
        <w:rPr>
          <w:rFonts w:ascii="Times New Roman" w:hAnsi="Times New Roman"/>
          <w:spacing w:val="-14"/>
          <w:sz w:val="20"/>
          <w:szCs w:val="20"/>
        </w:rPr>
        <w:t>T</w:t>
      </w:r>
      <w:r>
        <w:rPr>
          <w:rFonts w:ascii="Times New Roman" w:hAnsi="Times New Roman"/>
          <w:sz w:val="20"/>
          <w:szCs w:val="20"/>
        </w:rPr>
        <w:t>o earn the Master of Science in Nursing degr</w:t>
      </w:r>
      <w:r>
        <w:rPr>
          <w:rFonts w:ascii="Times New Roman" w:hAnsi="Times New Roman"/>
          <w:sz w:val="18"/>
          <w:szCs w:val="18"/>
        </w:rPr>
        <w:t>ee, a student must meet the criteria identified below:</w:t>
      </w:r>
    </w:p>
    <w:p w:rsidR="00505D4E" w:rsidRPr="00122DC4" w:rsidRDefault="00505D4E" w:rsidP="00F56BDC">
      <w:pPr>
        <w:pStyle w:val="BalloonText"/>
        <w:widowControl w:val="0"/>
        <w:numPr>
          <w:ilvl w:val="0"/>
          <w:numId w:val="25"/>
        </w:numPr>
        <w:tabs>
          <w:tab w:val="left" w:pos="9180"/>
        </w:tabs>
        <w:autoSpaceDE w:val="0"/>
        <w:autoSpaceDN w:val="0"/>
        <w:adjustRightInd w:val="0"/>
        <w:spacing w:before="27" w:line="240" w:lineRule="exact"/>
        <w:ind w:left="900" w:right="180"/>
        <w:jc w:val="both"/>
        <w:rPr>
          <w:rFonts w:ascii="Times New Roman" w:hAnsi="Times New Roman"/>
          <w:sz w:val="20"/>
          <w:szCs w:val="20"/>
        </w:rPr>
      </w:pPr>
      <w:r w:rsidRPr="00122DC4">
        <w:rPr>
          <w:rFonts w:ascii="Times New Roman" w:hAnsi="Times New Roman"/>
          <w:sz w:val="20"/>
          <w:szCs w:val="20"/>
        </w:rPr>
        <w:t xml:space="preserve">Earn a </w:t>
      </w:r>
      <w:ins w:id="214" w:author="Tippins, Margie F." w:date="2011-04-06T12:16:00Z">
        <w:r w:rsidRPr="00122DC4">
          <w:rPr>
            <w:rFonts w:ascii="Times New Roman" w:hAnsi="Times New Roman"/>
            <w:sz w:val="20"/>
            <w:szCs w:val="20"/>
          </w:rPr>
          <w:t xml:space="preserve">grade of “B” or better </w:t>
        </w:r>
      </w:ins>
      <w:del w:id="215" w:author="Tippins, Margie F." w:date="2011-04-06T12:16:00Z">
        <w:r w:rsidRPr="00122DC4" w:rsidDel="00D360BB">
          <w:rPr>
            <w:rFonts w:ascii="Times New Roman" w:hAnsi="Times New Roman"/>
            <w:sz w:val="20"/>
            <w:szCs w:val="20"/>
          </w:rPr>
          <w:delText xml:space="preserve">3.0 grade-point average calculated </w:delText>
        </w:r>
      </w:del>
      <w:r w:rsidRPr="00122DC4">
        <w:rPr>
          <w:rFonts w:ascii="Times New Roman" w:hAnsi="Times New Roman"/>
          <w:sz w:val="20"/>
          <w:szCs w:val="20"/>
        </w:rPr>
        <w:t xml:space="preserve">on all graduate work attempted, including transfer credits approved in advance of </w:t>
      </w:r>
      <w:r w:rsidRPr="00122DC4">
        <w:rPr>
          <w:rFonts w:ascii="Times New Roman" w:hAnsi="Times New Roman"/>
          <w:position w:val="2"/>
          <w:sz w:val="20"/>
          <w:szCs w:val="20"/>
        </w:rPr>
        <w:t>enrollment.</w:t>
      </w:r>
    </w:p>
    <w:p w:rsidR="00505D4E" w:rsidRPr="00122DC4" w:rsidRDefault="00505D4E" w:rsidP="00F56BDC">
      <w:pPr>
        <w:pStyle w:val="BalloonText"/>
        <w:widowControl w:val="0"/>
        <w:numPr>
          <w:ilvl w:val="0"/>
          <w:numId w:val="25"/>
        </w:numPr>
        <w:tabs>
          <w:tab w:val="left" w:pos="9180"/>
        </w:tabs>
        <w:autoSpaceDE w:val="0"/>
        <w:autoSpaceDN w:val="0"/>
        <w:adjustRightInd w:val="0"/>
        <w:spacing w:before="17" w:line="218" w:lineRule="exact"/>
        <w:ind w:left="900" w:right="180"/>
        <w:jc w:val="both"/>
        <w:rPr>
          <w:rFonts w:ascii="Times New Roman" w:hAnsi="Times New Roman"/>
          <w:sz w:val="20"/>
          <w:szCs w:val="20"/>
        </w:rPr>
      </w:pPr>
      <w:r w:rsidRPr="00122DC4">
        <w:rPr>
          <w:rFonts w:ascii="Times New Roman" w:hAnsi="Times New Roman"/>
          <w:sz w:val="20"/>
          <w:szCs w:val="20"/>
        </w:rPr>
        <w:t xml:space="preserve">Earn 27 of the 36 hours required for degree for Nurse Educator or 35 of the </w:t>
      </w:r>
      <w:r w:rsidRPr="00122DC4">
        <w:rPr>
          <w:rFonts w:ascii="Times New Roman" w:hAnsi="Times New Roman"/>
          <w:position w:val="2"/>
          <w:sz w:val="20"/>
          <w:szCs w:val="20"/>
        </w:rPr>
        <w:t xml:space="preserve">44 hours required </w:t>
      </w:r>
      <w:r w:rsidRPr="00122DC4">
        <w:rPr>
          <w:rFonts w:ascii="Times New Roman" w:hAnsi="Times New Roman"/>
          <w:sz w:val="20"/>
          <w:szCs w:val="20"/>
        </w:rPr>
        <w:t>for degree for the Family Nurse Practitioner in residence at</w:t>
      </w:r>
      <w:r w:rsidRPr="00122DC4">
        <w:rPr>
          <w:rFonts w:ascii="Times New Roman" w:hAnsi="Times New Roman"/>
          <w:spacing w:val="-11"/>
          <w:sz w:val="20"/>
          <w:szCs w:val="20"/>
        </w:rPr>
        <w:t xml:space="preserve"> </w:t>
      </w:r>
      <w:r w:rsidRPr="00122DC4">
        <w:rPr>
          <w:rFonts w:ascii="Times New Roman" w:hAnsi="Times New Roman"/>
          <w:sz w:val="20"/>
          <w:szCs w:val="20"/>
        </w:rPr>
        <w:t>Albany State Universit</w:t>
      </w:r>
      <w:r w:rsidRPr="00122DC4">
        <w:rPr>
          <w:rFonts w:ascii="Times New Roman" w:hAnsi="Times New Roman"/>
          <w:spacing w:val="-13"/>
          <w:sz w:val="20"/>
          <w:szCs w:val="20"/>
        </w:rPr>
        <w:t>y</w:t>
      </w:r>
      <w:r w:rsidRPr="00122DC4">
        <w:rPr>
          <w:rFonts w:ascii="Times New Roman" w:hAnsi="Times New Roman"/>
          <w:sz w:val="20"/>
          <w:szCs w:val="20"/>
        </w:rPr>
        <w:t>.</w:t>
      </w:r>
    </w:p>
    <w:p w:rsidR="00505D4E" w:rsidRPr="00122DC4" w:rsidRDefault="00505D4E" w:rsidP="00F56BDC">
      <w:pPr>
        <w:pStyle w:val="BalloonText"/>
        <w:widowControl w:val="0"/>
        <w:numPr>
          <w:ilvl w:val="0"/>
          <w:numId w:val="25"/>
        </w:numPr>
        <w:tabs>
          <w:tab w:val="left" w:pos="9180"/>
        </w:tabs>
        <w:autoSpaceDE w:val="0"/>
        <w:autoSpaceDN w:val="0"/>
        <w:adjustRightInd w:val="0"/>
        <w:spacing w:before="12"/>
        <w:ind w:left="900" w:right="180"/>
        <w:jc w:val="both"/>
        <w:rPr>
          <w:rFonts w:ascii="Times New Roman" w:hAnsi="Times New Roman"/>
          <w:sz w:val="20"/>
          <w:szCs w:val="20"/>
        </w:rPr>
      </w:pPr>
      <w:r w:rsidRPr="00122DC4">
        <w:rPr>
          <w:rFonts w:ascii="Times New Roman" w:hAnsi="Times New Roman"/>
          <w:sz w:val="20"/>
          <w:szCs w:val="20"/>
        </w:rPr>
        <w:t>Pass a written comprehensive examination in area of concentration.</w:t>
      </w:r>
    </w:p>
    <w:p w:rsidR="00505D4E" w:rsidRPr="00122DC4" w:rsidRDefault="00505D4E" w:rsidP="00F56BDC">
      <w:pPr>
        <w:pStyle w:val="BalloonText"/>
        <w:widowControl w:val="0"/>
        <w:numPr>
          <w:ilvl w:val="0"/>
          <w:numId w:val="25"/>
        </w:numPr>
        <w:tabs>
          <w:tab w:val="left" w:pos="9180"/>
        </w:tabs>
        <w:autoSpaceDE w:val="0"/>
        <w:autoSpaceDN w:val="0"/>
        <w:adjustRightInd w:val="0"/>
        <w:spacing w:line="218" w:lineRule="exact"/>
        <w:ind w:left="900" w:right="180"/>
        <w:jc w:val="both"/>
        <w:rPr>
          <w:rFonts w:ascii="Times New Roman" w:hAnsi="Times New Roman"/>
          <w:sz w:val="20"/>
          <w:szCs w:val="20"/>
        </w:rPr>
      </w:pPr>
      <w:r w:rsidRPr="00122DC4">
        <w:rPr>
          <w:rFonts w:ascii="Times New Roman" w:hAnsi="Times New Roman"/>
          <w:sz w:val="20"/>
          <w:szCs w:val="20"/>
        </w:rPr>
        <w:t>Complete a thesis or major research project.</w:t>
      </w:r>
    </w:p>
    <w:p w:rsidR="00505D4E" w:rsidRPr="00122DC4" w:rsidRDefault="00505D4E" w:rsidP="00F56BDC">
      <w:pPr>
        <w:pStyle w:val="BalloonText"/>
        <w:widowControl w:val="0"/>
        <w:numPr>
          <w:ilvl w:val="0"/>
          <w:numId w:val="25"/>
        </w:numPr>
        <w:tabs>
          <w:tab w:val="left" w:pos="9180"/>
        </w:tabs>
        <w:autoSpaceDE w:val="0"/>
        <w:autoSpaceDN w:val="0"/>
        <w:adjustRightInd w:val="0"/>
        <w:spacing w:before="10"/>
        <w:ind w:left="900" w:right="180"/>
        <w:jc w:val="both"/>
        <w:rPr>
          <w:rFonts w:ascii="Times New Roman" w:hAnsi="Times New Roman"/>
          <w:sz w:val="20"/>
          <w:szCs w:val="20"/>
        </w:rPr>
      </w:pPr>
      <w:r w:rsidRPr="00122DC4">
        <w:rPr>
          <w:rFonts w:ascii="Times New Roman" w:hAnsi="Times New Roman"/>
          <w:sz w:val="20"/>
          <w:szCs w:val="20"/>
        </w:rPr>
        <w:t>Complete all requirements for the degree within six years of time of first enrollment in the</w:t>
      </w:r>
      <w:r>
        <w:rPr>
          <w:rFonts w:ascii="Times New Roman" w:hAnsi="Times New Roman"/>
          <w:sz w:val="20"/>
          <w:szCs w:val="20"/>
        </w:rPr>
        <w:t xml:space="preserve"> </w:t>
      </w:r>
      <w:r w:rsidRPr="00122DC4">
        <w:rPr>
          <w:rFonts w:ascii="Times New Roman" w:hAnsi="Times New Roman"/>
          <w:sz w:val="20"/>
          <w:szCs w:val="20"/>
        </w:rPr>
        <w:t>Graduate Nursing Program.</w:t>
      </w:r>
    </w:p>
    <w:p w:rsidR="00505D4E" w:rsidRDefault="00505D4E" w:rsidP="00505D4E">
      <w:pPr>
        <w:widowControl w:val="0"/>
        <w:tabs>
          <w:tab w:val="left" w:pos="9180"/>
        </w:tabs>
        <w:autoSpaceDE w:val="0"/>
        <w:autoSpaceDN w:val="0"/>
        <w:adjustRightInd w:val="0"/>
        <w:spacing w:before="10" w:after="0" w:line="140" w:lineRule="exact"/>
        <w:ind w:left="360" w:right="180" w:firstLine="0"/>
        <w:jc w:val="both"/>
        <w:rPr>
          <w:rFonts w:ascii="Times New Roman" w:hAnsi="Times New Roman"/>
          <w:sz w:val="14"/>
          <w:szCs w:val="14"/>
        </w:rPr>
      </w:pPr>
    </w:p>
    <w:p w:rsidR="00505D4E" w:rsidRDefault="00505D4E" w:rsidP="00505D4E">
      <w:pPr>
        <w:widowControl w:val="0"/>
        <w:tabs>
          <w:tab w:val="left" w:pos="9180"/>
        </w:tabs>
        <w:autoSpaceDE w:val="0"/>
        <w:autoSpaceDN w:val="0"/>
        <w:adjustRightInd w:val="0"/>
        <w:spacing w:after="0" w:line="200" w:lineRule="exact"/>
        <w:ind w:left="360" w:right="180" w:firstLine="0"/>
        <w:jc w:val="both"/>
        <w:rPr>
          <w:rFonts w:ascii="Times New Roman" w:hAnsi="Times New Roman"/>
          <w:sz w:val="20"/>
          <w:szCs w:val="20"/>
        </w:rPr>
      </w:pPr>
    </w:p>
    <w:p w:rsidR="00505D4E" w:rsidRPr="00896FAA" w:rsidRDefault="00505D4E" w:rsidP="00505D4E">
      <w:pPr>
        <w:pStyle w:val="Heading2"/>
        <w:ind w:left="360" w:right="180" w:firstLine="0"/>
        <w:rPr>
          <w:rFonts w:ascii="Impact" w:hAnsi="Impact" w:cs="Impact"/>
          <w:color w:val="808080" w:themeColor="background1" w:themeShade="80"/>
          <w:sz w:val="32"/>
          <w:szCs w:val="32"/>
        </w:rPr>
      </w:pPr>
      <w:bookmarkStart w:id="216" w:name="_Toc294969728"/>
      <w:bookmarkStart w:id="217" w:name="_Toc295508291"/>
      <w:r w:rsidRPr="00896FAA">
        <w:rPr>
          <w:rFonts w:ascii="Impact" w:hAnsi="Impact" w:cs="Impact"/>
          <w:color w:val="808080" w:themeColor="background1" w:themeShade="80"/>
          <w:sz w:val="32"/>
          <w:szCs w:val="32"/>
        </w:rPr>
        <w:t>GRADU</w:t>
      </w:r>
      <w:r w:rsidRPr="00896FAA">
        <w:rPr>
          <w:rFonts w:ascii="Impact" w:hAnsi="Impact" w:cs="Impact"/>
          <w:color w:val="808080" w:themeColor="background1" w:themeShade="80"/>
          <w:spacing w:val="-17"/>
          <w:sz w:val="32"/>
          <w:szCs w:val="32"/>
        </w:rPr>
        <w:t>A</w:t>
      </w:r>
      <w:r w:rsidRPr="00896FAA">
        <w:rPr>
          <w:rFonts w:ascii="Impact" w:hAnsi="Impact" w:cs="Impact"/>
          <w:color w:val="808080" w:themeColor="background1" w:themeShade="80"/>
          <w:sz w:val="32"/>
          <w:szCs w:val="32"/>
        </w:rPr>
        <w:t xml:space="preserve">TE </w:t>
      </w:r>
      <w:r w:rsidRPr="00896FAA">
        <w:rPr>
          <w:rFonts w:ascii="Impact" w:hAnsi="Impact" w:cs="Impact"/>
          <w:color w:val="808080" w:themeColor="background1" w:themeShade="80"/>
          <w:spacing w:val="-6"/>
          <w:sz w:val="32"/>
          <w:szCs w:val="32"/>
        </w:rPr>
        <w:t>F</w:t>
      </w:r>
      <w:r w:rsidRPr="00896FAA">
        <w:rPr>
          <w:rFonts w:ascii="Impact" w:hAnsi="Impact" w:cs="Impact"/>
          <w:color w:val="808080" w:themeColor="background1" w:themeShade="80"/>
          <w:sz w:val="32"/>
          <w:szCs w:val="32"/>
        </w:rPr>
        <w:t>ACU</w:t>
      </w:r>
      <w:r w:rsidRPr="00896FAA">
        <w:rPr>
          <w:rFonts w:ascii="Impact" w:hAnsi="Impact" w:cs="Impact"/>
          <w:color w:val="808080" w:themeColor="background1" w:themeShade="80"/>
          <w:spacing w:val="-23"/>
          <w:sz w:val="32"/>
          <w:szCs w:val="32"/>
        </w:rPr>
        <w:t>L</w:t>
      </w:r>
      <w:r w:rsidRPr="00896FAA">
        <w:rPr>
          <w:rFonts w:ascii="Impact" w:hAnsi="Impact" w:cs="Impact"/>
          <w:color w:val="808080" w:themeColor="background1" w:themeShade="80"/>
          <w:spacing w:val="8"/>
          <w:sz w:val="32"/>
          <w:szCs w:val="32"/>
        </w:rPr>
        <w:t>T</w:t>
      </w:r>
      <w:r w:rsidRPr="00896FAA">
        <w:rPr>
          <w:rFonts w:ascii="Impact" w:hAnsi="Impact" w:cs="Impact"/>
          <w:color w:val="808080" w:themeColor="background1" w:themeShade="80"/>
          <w:sz w:val="32"/>
          <w:szCs w:val="32"/>
        </w:rPr>
        <w:t>Y</w:t>
      </w:r>
      <w:bookmarkEnd w:id="216"/>
      <w:bookmarkEnd w:id="217"/>
    </w:p>
    <w:p w:rsidR="00505D4E" w:rsidRDefault="00505D4E" w:rsidP="00505D4E">
      <w:pPr>
        <w:widowControl w:val="0"/>
        <w:tabs>
          <w:tab w:val="left" w:pos="9180"/>
        </w:tabs>
        <w:autoSpaceDE w:val="0"/>
        <w:autoSpaceDN w:val="0"/>
        <w:adjustRightInd w:val="0"/>
        <w:spacing w:before="15" w:after="0" w:line="400" w:lineRule="auto"/>
        <w:ind w:left="360" w:right="180" w:firstLine="0"/>
        <w:jc w:val="both"/>
        <w:rPr>
          <w:rFonts w:ascii="Times New Roman" w:hAnsi="Times New Roman"/>
          <w:color w:val="000000"/>
          <w:sz w:val="20"/>
          <w:szCs w:val="20"/>
        </w:rPr>
      </w:pPr>
      <w:r>
        <w:rPr>
          <w:rFonts w:ascii="Times New Roman" w:hAnsi="Times New Roman"/>
          <w:b/>
          <w:bCs/>
          <w:color w:val="000000"/>
          <w:sz w:val="20"/>
          <w:szCs w:val="20"/>
        </w:rPr>
        <w:t>Alford, Linda, D.N.</w:t>
      </w:r>
      <w:r>
        <w:rPr>
          <w:rFonts w:ascii="Times New Roman" w:hAnsi="Times New Roman"/>
          <w:b/>
          <w:bCs/>
          <w:color w:val="000000"/>
          <w:spacing w:val="-18"/>
          <w:sz w:val="20"/>
          <w:szCs w:val="20"/>
        </w:rPr>
        <w:t>P</w:t>
      </w:r>
      <w:r>
        <w:rPr>
          <w:rFonts w:ascii="Times New Roman" w:hAnsi="Times New Roman"/>
          <w:b/>
          <w:bCs/>
          <w:color w:val="000000"/>
          <w:sz w:val="20"/>
          <w:szCs w:val="20"/>
        </w:rPr>
        <w:t>.</w:t>
      </w:r>
      <w:r>
        <w:rPr>
          <w:rFonts w:ascii="Times New Roman" w:hAnsi="Times New Roman"/>
          <w:color w:val="000000"/>
          <w:sz w:val="20"/>
          <w:szCs w:val="20"/>
        </w:rPr>
        <w:t>, Medical College of Geo</w:t>
      </w:r>
      <w:r>
        <w:rPr>
          <w:rFonts w:ascii="Times New Roman" w:hAnsi="Times New Roman"/>
          <w:color w:val="000000"/>
          <w:spacing w:val="-4"/>
          <w:sz w:val="20"/>
          <w:szCs w:val="20"/>
        </w:rPr>
        <w:t>r</w:t>
      </w:r>
      <w:r>
        <w:rPr>
          <w:rFonts w:ascii="Times New Roman" w:hAnsi="Times New Roman"/>
          <w:color w:val="000000"/>
          <w:sz w:val="20"/>
          <w:szCs w:val="20"/>
        </w:rPr>
        <w:t xml:space="preserve">gia. </w:t>
      </w:r>
      <w:r>
        <w:rPr>
          <w:rFonts w:ascii="Times New Roman" w:hAnsi="Times New Roman"/>
          <w:i/>
          <w:iCs/>
          <w:color w:val="000000"/>
          <w:sz w:val="20"/>
          <w:szCs w:val="20"/>
        </w:rPr>
        <w:t xml:space="preserve">Specialty: Family Nurse Practitioner </w:t>
      </w:r>
      <w:del w:id="218" w:author="Tippins, Margie F." w:date="2011-04-06T12:22:00Z">
        <w:r w:rsidDel="00370B94">
          <w:rPr>
            <w:rFonts w:ascii="Times New Roman" w:hAnsi="Times New Roman"/>
            <w:b/>
            <w:bCs/>
            <w:color w:val="000000"/>
            <w:sz w:val="20"/>
            <w:szCs w:val="20"/>
          </w:rPr>
          <w:delText>Fabayo,</w:delText>
        </w:r>
        <w:r w:rsidDel="00370B94">
          <w:rPr>
            <w:rFonts w:ascii="Times New Roman" w:hAnsi="Times New Roman"/>
            <w:b/>
            <w:bCs/>
            <w:color w:val="000000"/>
            <w:spacing w:val="-11"/>
            <w:sz w:val="20"/>
            <w:szCs w:val="20"/>
          </w:rPr>
          <w:delText xml:space="preserve"> </w:delText>
        </w:r>
        <w:r w:rsidDel="00370B94">
          <w:rPr>
            <w:rFonts w:ascii="Times New Roman" w:hAnsi="Times New Roman"/>
            <w:b/>
            <w:bCs/>
            <w:color w:val="000000"/>
            <w:sz w:val="20"/>
            <w:szCs w:val="20"/>
          </w:rPr>
          <w:delText>Adebisi, Ph.D.</w:delText>
        </w:r>
        <w:r w:rsidDel="00370B94">
          <w:rPr>
            <w:rFonts w:ascii="Times New Roman" w:hAnsi="Times New Roman"/>
            <w:color w:val="000000"/>
            <w:sz w:val="20"/>
            <w:szCs w:val="20"/>
          </w:rPr>
          <w:delText xml:space="preserve">, University of Connecticut. </w:delText>
        </w:r>
        <w:r w:rsidDel="00370B94">
          <w:rPr>
            <w:rFonts w:ascii="Times New Roman" w:hAnsi="Times New Roman"/>
            <w:i/>
            <w:iCs/>
            <w:color w:val="000000"/>
            <w:sz w:val="20"/>
            <w:szCs w:val="20"/>
          </w:rPr>
          <w:delText xml:space="preserve">Specialty: Nursing Theory and Legal Matters </w:delText>
        </w:r>
        <w:r w:rsidDel="00370B94">
          <w:rPr>
            <w:rFonts w:ascii="Times New Roman" w:hAnsi="Times New Roman"/>
            <w:b/>
            <w:bCs/>
            <w:color w:val="000000"/>
            <w:sz w:val="20"/>
            <w:szCs w:val="20"/>
          </w:rPr>
          <w:delText>Chloe Gaines, Ph.D.</w:delText>
        </w:r>
        <w:r w:rsidDel="00370B94">
          <w:rPr>
            <w:rFonts w:ascii="Times New Roman" w:hAnsi="Times New Roman"/>
            <w:color w:val="000000"/>
            <w:sz w:val="20"/>
            <w:szCs w:val="20"/>
          </w:rPr>
          <w:delText>,</w:delText>
        </w:r>
        <w:r w:rsidDel="00370B94">
          <w:rPr>
            <w:rFonts w:ascii="Times New Roman" w:hAnsi="Times New Roman"/>
            <w:color w:val="000000"/>
            <w:spacing w:val="-4"/>
            <w:sz w:val="20"/>
            <w:szCs w:val="20"/>
          </w:rPr>
          <w:delText xml:space="preserve"> </w:delText>
        </w:r>
        <w:r w:rsidDel="00370B94">
          <w:rPr>
            <w:rFonts w:ascii="Times New Roman" w:hAnsi="Times New Roman"/>
            <w:color w:val="000000"/>
            <w:spacing w:val="-14"/>
            <w:sz w:val="20"/>
            <w:szCs w:val="20"/>
          </w:rPr>
          <w:delText>T</w:delText>
        </w:r>
        <w:r w:rsidDel="00370B94">
          <w:rPr>
            <w:rFonts w:ascii="Times New Roman" w:hAnsi="Times New Roman"/>
            <w:color w:val="000000"/>
            <w:sz w:val="20"/>
            <w:szCs w:val="20"/>
          </w:rPr>
          <w:delText>exas</w:delText>
        </w:r>
        <w:r w:rsidDel="00370B94">
          <w:rPr>
            <w:rFonts w:ascii="Times New Roman" w:hAnsi="Times New Roman"/>
            <w:color w:val="000000"/>
            <w:spacing w:val="-4"/>
            <w:sz w:val="20"/>
            <w:szCs w:val="20"/>
          </w:rPr>
          <w:delText xml:space="preserve"> </w:delText>
        </w:r>
        <w:r w:rsidDel="00370B94">
          <w:rPr>
            <w:rFonts w:ascii="Times New Roman" w:hAnsi="Times New Roman"/>
            <w:color w:val="000000"/>
            <w:spacing w:val="-16"/>
            <w:sz w:val="20"/>
            <w:szCs w:val="20"/>
          </w:rPr>
          <w:delText>W</w:delText>
        </w:r>
        <w:r w:rsidDel="00370B94">
          <w:rPr>
            <w:rFonts w:ascii="Times New Roman" w:hAnsi="Times New Roman"/>
            <w:color w:val="000000"/>
            <w:sz w:val="20"/>
            <w:szCs w:val="20"/>
          </w:rPr>
          <w:delText>omen</w:delText>
        </w:r>
        <w:r w:rsidDel="00370B94">
          <w:rPr>
            <w:rFonts w:ascii="Times New Roman" w:hAnsi="Times New Roman"/>
            <w:color w:val="000000"/>
            <w:spacing w:val="-11"/>
            <w:sz w:val="20"/>
            <w:szCs w:val="20"/>
          </w:rPr>
          <w:delText>’</w:delText>
        </w:r>
        <w:r w:rsidDel="00370B94">
          <w:rPr>
            <w:rFonts w:ascii="Times New Roman" w:hAnsi="Times New Roman"/>
            <w:color w:val="000000"/>
            <w:sz w:val="20"/>
            <w:szCs w:val="20"/>
          </w:rPr>
          <w:delText>s Universit</w:delText>
        </w:r>
        <w:r w:rsidDel="00370B94">
          <w:rPr>
            <w:rFonts w:ascii="Times New Roman" w:hAnsi="Times New Roman"/>
            <w:color w:val="000000"/>
            <w:spacing w:val="-13"/>
            <w:sz w:val="20"/>
            <w:szCs w:val="20"/>
          </w:rPr>
          <w:delText>y</w:delText>
        </w:r>
        <w:r w:rsidDel="00370B94">
          <w:rPr>
            <w:rFonts w:ascii="Times New Roman" w:hAnsi="Times New Roman"/>
            <w:color w:val="000000"/>
            <w:sz w:val="20"/>
            <w:szCs w:val="20"/>
          </w:rPr>
          <w:delText xml:space="preserve">. </w:delText>
        </w:r>
        <w:r w:rsidDel="00370B94">
          <w:rPr>
            <w:rFonts w:ascii="Times New Roman" w:hAnsi="Times New Roman"/>
            <w:i/>
            <w:iCs/>
            <w:color w:val="000000"/>
            <w:sz w:val="20"/>
            <w:szCs w:val="20"/>
          </w:rPr>
          <w:delText>Specialty: Family Nurse Practitioner</w:delText>
        </w:r>
      </w:del>
    </w:p>
    <w:p w:rsidR="00505D4E" w:rsidRDefault="00505D4E" w:rsidP="00505D4E">
      <w:pPr>
        <w:widowControl w:val="0"/>
        <w:tabs>
          <w:tab w:val="left" w:pos="9180"/>
        </w:tabs>
        <w:autoSpaceDE w:val="0"/>
        <w:autoSpaceDN w:val="0"/>
        <w:adjustRightInd w:val="0"/>
        <w:spacing w:before="5" w:after="0"/>
        <w:ind w:left="360" w:right="180" w:firstLine="0"/>
        <w:jc w:val="both"/>
        <w:rPr>
          <w:rFonts w:ascii="Times New Roman" w:hAnsi="Times New Roman"/>
          <w:color w:val="000000"/>
          <w:sz w:val="20"/>
          <w:szCs w:val="20"/>
        </w:rPr>
      </w:pPr>
      <w:r>
        <w:rPr>
          <w:rFonts w:ascii="Times New Roman" w:hAnsi="Times New Roman"/>
          <w:b/>
          <w:bCs/>
          <w:color w:val="000000"/>
          <w:sz w:val="20"/>
          <w:szCs w:val="20"/>
        </w:rPr>
        <w:t>Grimsle</w:t>
      </w:r>
      <w:r>
        <w:rPr>
          <w:rFonts w:ascii="Times New Roman" w:hAnsi="Times New Roman"/>
          <w:b/>
          <w:bCs/>
          <w:color w:val="000000"/>
          <w:spacing w:val="-11"/>
          <w:sz w:val="20"/>
          <w:szCs w:val="20"/>
        </w:rPr>
        <w:t>y</w:t>
      </w:r>
      <w:r>
        <w:rPr>
          <w:rFonts w:ascii="Times New Roman" w:hAnsi="Times New Roman"/>
          <w:b/>
          <w:bCs/>
          <w:color w:val="000000"/>
          <w:sz w:val="20"/>
          <w:szCs w:val="20"/>
        </w:rPr>
        <w:t>, Linda, D.S.N.</w:t>
      </w:r>
      <w:r>
        <w:rPr>
          <w:rFonts w:ascii="Times New Roman" w:hAnsi="Times New Roman"/>
          <w:color w:val="000000"/>
          <w:sz w:val="20"/>
          <w:szCs w:val="20"/>
        </w:rPr>
        <w:t>, University of</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Alabama at Birmingham. </w:t>
      </w:r>
      <w:r>
        <w:rPr>
          <w:rFonts w:ascii="Times New Roman" w:hAnsi="Times New Roman"/>
          <w:i/>
          <w:iCs/>
          <w:color w:val="000000"/>
          <w:sz w:val="20"/>
          <w:szCs w:val="20"/>
        </w:rPr>
        <w:t>Specialty: Community Mental Health Nursing</w:t>
      </w:r>
    </w:p>
    <w:p w:rsidR="00505D4E"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sz w:val="15"/>
          <w:szCs w:val="15"/>
        </w:rPr>
      </w:pPr>
    </w:p>
    <w:p w:rsidR="00505D4E"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sz w:val="20"/>
          <w:szCs w:val="20"/>
        </w:rPr>
      </w:pPr>
      <w:r>
        <w:rPr>
          <w:rFonts w:ascii="Times New Roman" w:hAnsi="Times New Roman"/>
          <w:b/>
          <w:bCs/>
          <w:color w:val="000000"/>
          <w:sz w:val="20"/>
          <w:szCs w:val="20"/>
        </w:rPr>
        <w:t>Johnson, Joyce, Ph.D.</w:t>
      </w:r>
      <w:r>
        <w:rPr>
          <w:rFonts w:ascii="Times New Roman" w:hAnsi="Times New Roman"/>
          <w:color w:val="000000"/>
          <w:sz w:val="20"/>
          <w:szCs w:val="20"/>
        </w:rPr>
        <w:t xml:space="preserve">, University of Mississippi. </w:t>
      </w:r>
      <w:r>
        <w:rPr>
          <w:rFonts w:ascii="Times New Roman" w:hAnsi="Times New Roman"/>
          <w:i/>
          <w:iCs/>
          <w:color w:val="000000"/>
          <w:sz w:val="20"/>
          <w:szCs w:val="20"/>
        </w:rPr>
        <w:t>Specialty: Ca</w:t>
      </w:r>
      <w:r>
        <w:rPr>
          <w:rFonts w:ascii="Times New Roman" w:hAnsi="Times New Roman"/>
          <w:i/>
          <w:iCs/>
          <w:color w:val="000000"/>
          <w:spacing w:val="-7"/>
          <w:sz w:val="20"/>
          <w:szCs w:val="20"/>
        </w:rPr>
        <w:t>r</w:t>
      </w:r>
      <w:r>
        <w:rPr>
          <w:rFonts w:ascii="Times New Roman" w:hAnsi="Times New Roman"/>
          <w:i/>
          <w:iCs/>
          <w:color w:val="000000"/>
          <w:sz w:val="20"/>
          <w:szCs w:val="20"/>
        </w:rPr>
        <w:t>diovascular and Critical Ca</w:t>
      </w:r>
      <w:r>
        <w:rPr>
          <w:rFonts w:ascii="Times New Roman" w:hAnsi="Times New Roman"/>
          <w:i/>
          <w:iCs/>
          <w:color w:val="000000"/>
          <w:spacing w:val="-7"/>
          <w:sz w:val="20"/>
          <w:szCs w:val="20"/>
        </w:rPr>
        <w:t>r</w:t>
      </w:r>
      <w:r>
        <w:rPr>
          <w:rFonts w:ascii="Times New Roman" w:hAnsi="Times New Roman"/>
          <w:i/>
          <w:iCs/>
          <w:color w:val="000000"/>
          <w:sz w:val="20"/>
          <w:szCs w:val="20"/>
        </w:rPr>
        <w:t>e</w:t>
      </w:r>
    </w:p>
    <w:p w:rsidR="00505D4E"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sz w:val="15"/>
          <w:szCs w:val="15"/>
        </w:rPr>
      </w:pPr>
    </w:p>
    <w:p w:rsidR="00505D4E" w:rsidRDefault="00505D4E" w:rsidP="00505D4E">
      <w:pPr>
        <w:widowControl w:val="0"/>
        <w:tabs>
          <w:tab w:val="left" w:pos="9180"/>
        </w:tabs>
        <w:autoSpaceDE w:val="0"/>
        <w:autoSpaceDN w:val="0"/>
        <w:adjustRightInd w:val="0"/>
        <w:spacing w:after="0"/>
        <w:ind w:left="360" w:right="180" w:firstLine="0"/>
        <w:jc w:val="both"/>
        <w:rPr>
          <w:ins w:id="219" w:author="Tippins, Margie F." w:date="2011-04-06T12:18:00Z"/>
          <w:rFonts w:ascii="Times New Roman" w:hAnsi="Times New Roman"/>
          <w:b/>
          <w:bCs/>
          <w:color w:val="000000"/>
          <w:sz w:val="20"/>
          <w:szCs w:val="20"/>
        </w:rPr>
      </w:pPr>
      <w:ins w:id="220" w:author="Tippins, Margie F." w:date="2011-04-06T12:17:00Z">
        <w:r w:rsidRPr="00D8572C">
          <w:rPr>
            <w:rFonts w:ascii="Times New Roman" w:hAnsi="Times New Roman"/>
            <w:b/>
            <w:bCs/>
            <w:color w:val="000000"/>
            <w:sz w:val="20"/>
            <w:szCs w:val="20"/>
          </w:rPr>
          <w:t>Miller, Dorothy</w:t>
        </w:r>
        <w:r>
          <w:rPr>
            <w:rFonts w:ascii="Times New Roman" w:hAnsi="Times New Roman"/>
            <w:b/>
            <w:bCs/>
            <w:color w:val="000000"/>
            <w:sz w:val="20"/>
            <w:szCs w:val="20"/>
          </w:rPr>
          <w:t xml:space="preserve">, MSN, Regis University.  </w:t>
        </w:r>
        <w:r w:rsidR="00B67D28" w:rsidRPr="00B67D28">
          <w:rPr>
            <w:rFonts w:ascii="Times New Roman" w:hAnsi="Times New Roman"/>
            <w:b/>
            <w:bCs/>
            <w:i/>
            <w:color w:val="000000"/>
            <w:sz w:val="20"/>
            <w:szCs w:val="20"/>
            <w:rPrChange w:id="221" w:author="Tippins, Margie F." w:date="2011-04-06T12:18:00Z">
              <w:rPr>
                <w:rFonts w:ascii="Times New Roman" w:hAnsi="Times New Roman"/>
                <w:b/>
                <w:bCs/>
                <w:color w:val="000000"/>
                <w:sz w:val="20"/>
                <w:szCs w:val="20"/>
              </w:rPr>
            </w:rPrChange>
          </w:rPr>
          <w:t>Specialty:  Nursing Education</w:t>
        </w:r>
        <w:r>
          <w:rPr>
            <w:rFonts w:ascii="Times New Roman" w:hAnsi="Times New Roman"/>
            <w:b/>
            <w:bCs/>
            <w:color w:val="000000"/>
            <w:sz w:val="20"/>
            <w:szCs w:val="20"/>
          </w:rPr>
          <w:t xml:space="preserve"> </w:t>
        </w:r>
      </w:ins>
    </w:p>
    <w:p w:rsidR="00505D4E" w:rsidRDefault="00505D4E" w:rsidP="00505D4E">
      <w:pPr>
        <w:widowControl w:val="0"/>
        <w:tabs>
          <w:tab w:val="left" w:pos="9180"/>
        </w:tabs>
        <w:autoSpaceDE w:val="0"/>
        <w:autoSpaceDN w:val="0"/>
        <w:adjustRightInd w:val="0"/>
        <w:spacing w:after="0"/>
        <w:ind w:left="360" w:right="180" w:firstLine="0"/>
        <w:jc w:val="both"/>
        <w:rPr>
          <w:ins w:id="222" w:author="Tippins, Margie F." w:date="2011-04-06T12:16:00Z"/>
          <w:rFonts w:ascii="Times New Roman" w:hAnsi="Times New Roman"/>
          <w:b/>
          <w:bCs/>
          <w:color w:val="000000"/>
          <w:sz w:val="20"/>
          <w:szCs w:val="20"/>
        </w:rPr>
      </w:pPr>
    </w:p>
    <w:p w:rsidR="00505D4E" w:rsidRDefault="00505D4E" w:rsidP="00505D4E">
      <w:pPr>
        <w:widowControl w:val="0"/>
        <w:tabs>
          <w:tab w:val="left" w:pos="9180"/>
        </w:tabs>
        <w:autoSpaceDE w:val="0"/>
        <w:autoSpaceDN w:val="0"/>
        <w:adjustRightInd w:val="0"/>
        <w:spacing w:after="0"/>
        <w:ind w:left="360" w:right="180" w:firstLine="0"/>
        <w:jc w:val="both"/>
        <w:rPr>
          <w:rFonts w:ascii="Times New Roman" w:hAnsi="Times New Roman"/>
          <w:color w:val="000000"/>
          <w:sz w:val="20"/>
          <w:szCs w:val="20"/>
        </w:rPr>
      </w:pPr>
      <w:ins w:id="223" w:author="Tippins, Margie F." w:date="2011-04-06T12:19:00Z">
        <w:r>
          <w:rPr>
            <w:rFonts w:ascii="Times New Roman" w:hAnsi="Times New Roman"/>
            <w:b/>
            <w:bCs/>
            <w:color w:val="000000"/>
            <w:sz w:val="20"/>
            <w:szCs w:val="20"/>
          </w:rPr>
          <w:t>Mitchell</w:t>
        </w:r>
      </w:ins>
      <w:del w:id="224" w:author="Tippins, Margie F." w:date="2011-04-06T12:19:00Z">
        <w:r w:rsidDel="007055C0">
          <w:rPr>
            <w:rFonts w:ascii="Times New Roman" w:hAnsi="Times New Roman"/>
            <w:b/>
            <w:bCs/>
            <w:color w:val="000000"/>
            <w:sz w:val="20"/>
            <w:szCs w:val="20"/>
          </w:rPr>
          <w:delText>Moo</w:delText>
        </w:r>
        <w:r w:rsidDel="007055C0">
          <w:rPr>
            <w:rFonts w:ascii="Times New Roman" w:hAnsi="Times New Roman"/>
            <w:b/>
            <w:bCs/>
            <w:color w:val="000000"/>
            <w:spacing w:val="-4"/>
            <w:sz w:val="20"/>
            <w:szCs w:val="20"/>
          </w:rPr>
          <w:delText>r</w:delText>
        </w:r>
        <w:r w:rsidDel="007055C0">
          <w:rPr>
            <w:rFonts w:ascii="Times New Roman" w:hAnsi="Times New Roman"/>
            <w:b/>
            <w:bCs/>
            <w:color w:val="000000"/>
            <w:sz w:val="20"/>
            <w:szCs w:val="20"/>
          </w:rPr>
          <w:delText>e</w:delText>
        </w:r>
      </w:del>
      <w:r>
        <w:rPr>
          <w:rFonts w:ascii="Times New Roman" w:hAnsi="Times New Roman"/>
          <w:b/>
          <w:bCs/>
          <w:color w:val="000000"/>
          <w:sz w:val="20"/>
          <w:szCs w:val="20"/>
        </w:rPr>
        <w:t>,</w:t>
      </w:r>
      <w:r>
        <w:rPr>
          <w:rFonts w:ascii="Times New Roman" w:hAnsi="Times New Roman"/>
          <w:b/>
          <w:bCs/>
          <w:color w:val="000000"/>
          <w:spacing w:val="-4"/>
          <w:sz w:val="20"/>
          <w:szCs w:val="20"/>
        </w:rPr>
        <w:t xml:space="preserve"> </w:t>
      </w:r>
      <w:r>
        <w:rPr>
          <w:rFonts w:ascii="Times New Roman" w:hAnsi="Times New Roman"/>
          <w:b/>
          <w:bCs/>
          <w:color w:val="000000"/>
          <w:spacing w:val="-18"/>
          <w:sz w:val="20"/>
          <w:szCs w:val="20"/>
        </w:rPr>
        <w:t>T</w:t>
      </w:r>
      <w:r>
        <w:rPr>
          <w:rFonts w:ascii="Times New Roman" w:hAnsi="Times New Roman"/>
          <w:b/>
          <w:bCs/>
          <w:color w:val="000000"/>
          <w:sz w:val="20"/>
          <w:szCs w:val="20"/>
        </w:rPr>
        <w:t>e</w:t>
      </w:r>
      <w:r>
        <w:rPr>
          <w:rFonts w:ascii="Times New Roman" w:hAnsi="Times New Roman"/>
          <w:b/>
          <w:bCs/>
          <w:color w:val="000000"/>
          <w:spacing w:val="-4"/>
          <w:sz w:val="20"/>
          <w:szCs w:val="20"/>
        </w:rPr>
        <w:t>r</w:t>
      </w:r>
      <w:r>
        <w:rPr>
          <w:rFonts w:ascii="Times New Roman" w:hAnsi="Times New Roman"/>
          <w:b/>
          <w:bCs/>
          <w:color w:val="000000"/>
          <w:sz w:val="20"/>
          <w:szCs w:val="20"/>
        </w:rPr>
        <w:t>esa, Pharm.D.</w:t>
      </w:r>
      <w:r>
        <w:rPr>
          <w:rFonts w:ascii="Times New Roman" w:hAnsi="Times New Roman"/>
          <w:color w:val="000000"/>
          <w:sz w:val="20"/>
          <w:szCs w:val="20"/>
        </w:rPr>
        <w:t>, Florida</w:t>
      </w:r>
      <w:r>
        <w:rPr>
          <w:rFonts w:ascii="Times New Roman" w:hAnsi="Times New Roman"/>
          <w:color w:val="000000"/>
          <w:spacing w:val="-11"/>
          <w:sz w:val="20"/>
          <w:szCs w:val="20"/>
        </w:rPr>
        <w:t xml:space="preserve"> </w:t>
      </w:r>
      <w:r>
        <w:rPr>
          <w:rFonts w:ascii="Times New Roman" w:hAnsi="Times New Roman"/>
          <w:color w:val="000000"/>
          <w:sz w:val="20"/>
          <w:szCs w:val="20"/>
        </w:rPr>
        <w:t>A&amp;M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Pharmacy</w:t>
      </w:r>
    </w:p>
    <w:p w:rsidR="00505D4E"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sz w:val="15"/>
          <w:szCs w:val="15"/>
        </w:rPr>
      </w:pPr>
    </w:p>
    <w:p w:rsidR="00505D4E" w:rsidRDefault="00505D4E" w:rsidP="00505D4E">
      <w:pPr>
        <w:widowControl w:val="0"/>
        <w:tabs>
          <w:tab w:val="left" w:pos="9180"/>
        </w:tabs>
        <w:autoSpaceDE w:val="0"/>
        <w:autoSpaceDN w:val="0"/>
        <w:adjustRightInd w:val="0"/>
        <w:spacing w:after="0"/>
        <w:ind w:left="360" w:right="180" w:firstLine="0"/>
        <w:jc w:val="both"/>
        <w:rPr>
          <w:ins w:id="225" w:author="Tippins, Margie F." w:date="2011-04-06T12:19:00Z"/>
          <w:rFonts w:ascii="Times New Roman" w:hAnsi="Times New Roman"/>
          <w:i/>
          <w:iCs/>
          <w:color w:val="000000"/>
          <w:sz w:val="20"/>
          <w:szCs w:val="20"/>
        </w:rPr>
      </w:pPr>
      <w:r>
        <w:rPr>
          <w:rFonts w:ascii="Times New Roman" w:hAnsi="Times New Roman"/>
          <w:b/>
          <w:bCs/>
          <w:color w:val="000000"/>
          <w:sz w:val="20"/>
          <w:szCs w:val="20"/>
        </w:rPr>
        <w:t>Peters, Zelda, M.S.N.</w:t>
      </w:r>
      <w:r>
        <w:rPr>
          <w:rFonts w:ascii="Times New Roman" w:hAnsi="Times New Roman"/>
          <w:color w:val="000000"/>
          <w:sz w:val="20"/>
          <w:szCs w:val="20"/>
        </w:rPr>
        <w:t>,</w:t>
      </w:r>
      <w:r>
        <w:rPr>
          <w:rFonts w:ascii="Times New Roman" w:hAnsi="Times New Roman"/>
          <w:color w:val="000000"/>
          <w:spacing w:val="-11"/>
          <w:sz w:val="20"/>
          <w:szCs w:val="20"/>
        </w:rPr>
        <w:t xml:space="preserve"> </w:t>
      </w:r>
      <w:r>
        <w:rPr>
          <w:rFonts w:ascii="Times New Roman" w:hAnsi="Times New Roman"/>
          <w:color w:val="000000"/>
          <w:sz w:val="20"/>
          <w:szCs w:val="20"/>
        </w:rPr>
        <w:t>Albany State Universit</w:t>
      </w:r>
      <w:r>
        <w:rPr>
          <w:rFonts w:ascii="Times New Roman" w:hAnsi="Times New Roman"/>
          <w:color w:val="000000"/>
          <w:spacing w:val="-13"/>
          <w:sz w:val="20"/>
          <w:szCs w:val="20"/>
        </w:rPr>
        <w:t>y</w:t>
      </w:r>
      <w:r>
        <w:rPr>
          <w:rFonts w:ascii="Times New Roman" w:hAnsi="Times New Roman"/>
          <w:color w:val="000000"/>
          <w:sz w:val="20"/>
          <w:szCs w:val="20"/>
        </w:rPr>
        <w:t xml:space="preserve">. </w:t>
      </w:r>
      <w:r>
        <w:rPr>
          <w:rFonts w:ascii="Times New Roman" w:hAnsi="Times New Roman"/>
          <w:i/>
          <w:iCs/>
          <w:color w:val="000000"/>
          <w:sz w:val="20"/>
          <w:szCs w:val="20"/>
        </w:rPr>
        <w:t>Specialty: Family Nurse Practitioner</w:t>
      </w:r>
    </w:p>
    <w:p w:rsidR="00505D4E" w:rsidRDefault="00505D4E" w:rsidP="00505D4E">
      <w:pPr>
        <w:widowControl w:val="0"/>
        <w:tabs>
          <w:tab w:val="left" w:pos="9180"/>
        </w:tabs>
        <w:autoSpaceDE w:val="0"/>
        <w:autoSpaceDN w:val="0"/>
        <w:adjustRightInd w:val="0"/>
        <w:spacing w:after="0"/>
        <w:ind w:left="360" w:right="180" w:firstLine="0"/>
        <w:jc w:val="both"/>
        <w:rPr>
          <w:ins w:id="226" w:author="Tippins, Margie F." w:date="2011-04-06T12:19:00Z"/>
          <w:rFonts w:ascii="Times New Roman" w:hAnsi="Times New Roman"/>
          <w:color w:val="000000"/>
          <w:sz w:val="20"/>
          <w:szCs w:val="20"/>
        </w:rPr>
      </w:pPr>
    </w:p>
    <w:p w:rsidR="00505D4E" w:rsidRDefault="00B67D28" w:rsidP="00505D4E">
      <w:pPr>
        <w:widowControl w:val="0"/>
        <w:tabs>
          <w:tab w:val="left" w:pos="9180"/>
        </w:tabs>
        <w:autoSpaceDE w:val="0"/>
        <w:autoSpaceDN w:val="0"/>
        <w:adjustRightInd w:val="0"/>
        <w:spacing w:after="0"/>
        <w:ind w:left="360" w:right="180" w:firstLine="0"/>
        <w:jc w:val="both"/>
        <w:rPr>
          <w:rFonts w:ascii="Times New Roman" w:hAnsi="Times New Roman"/>
          <w:color w:val="000000"/>
          <w:sz w:val="20"/>
          <w:szCs w:val="20"/>
        </w:rPr>
      </w:pPr>
      <w:ins w:id="227" w:author="Tippins, Margie F." w:date="2011-04-06T12:19:00Z">
        <w:r w:rsidRPr="00B67D28">
          <w:rPr>
            <w:rFonts w:ascii="Times New Roman" w:hAnsi="Times New Roman"/>
            <w:b/>
            <w:color w:val="000000"/>
            <w:sz w:val="20"/>
            <w:szCs w:val="20"/>
            <w:rPrChange w:id="228" w:author="Tippins, Margie F." w:date="2011-04-06T12:21:00Z">
              <w:rPr>
                <w:rFonts w:ascii="Times New Roman" w:hAnsi="Times New Roman"/>
                <w:color w:val="000000"/>
                <w:sz w:val="20"/>
                <w:szCs w:val="20"/>
              </w:rPr>
            </w:rPrChange>
          </w:rPr>
          <w:t>Rodd, Jan</w:t>
        </w:r>
        <w:r w:rsidR="00505D4E">
          <w:rPr>
            <w:rFonts w:ascii="Times New Roman" w:hAnsi="Times New Roman"/>
            <w:color w:val="000000"/>
            <w:sz w:val="20"/>
            <w:szCs w:val="20"/>
          </w:rPr>
          <w:t xml:space="preserve">. MN, Emory University.  </w:t>
        </w:r>
        <w:r w:rsidRPr="00B67D28">
          <w:rPr>
            <w:rFonts w:ascii="Times New Roman" w:hAnsi="Times New Roman"/>
            <w:i/>
            <w:color w:val="000000"/>
            <w:sz w:val="20"/>
            <w:szCs w:val="20"/>
            <w:rPrChange w:id="229" w:author="Tippins, Margie F." w:date="2011-04-06T12:20:00Z">
              <w:rPr>
                <w:rFonts w:ascii="Times New Roman" w:hAnsi="Times New Roman"/>
                <w:color w:val="000000"/>
                <w:sz w:val="20"/>
                <w:szCs w:val="20"/>
              </w:rPr>
            </w:rPrChange>
          </w:rPr>
          <w:t>Specialty;  Nursing Education</w:t>
        </w:r>
      </w:ins>
    </w:p>
    <w:p w:rsidR="00505D4E" w:rsidRDefault="00505D4E" w:rsidP="00505D4E">
      <w:pPr>
        <w:widowControl w:val="0"/>
        <w:tabs>
          <w:tab w:val="left" w:pos="9180"/>
        </w:tabs>
        <w:autoSpaceDE w:val="0"/>
        <w:autoSpaceDN w:val="0"/>
        <w:adjustRightInd w:val="0"/>
        <w:spacing w:before="4" w:after="0" w:line="150" w:lineRule="exact"/>
        <w:ind w:left="360" w:right="180" w:firstLine="0"/>
        <w:jc w:val="both"/>
        <w:rPr>
          <w:rFonts w:ascii="Times New Roman" w:hAnsi="Times New Roman"/>
          <w:color w:val="000000"/>
          <w:sz w:val="15"/>
          <w:szCs w:val="15"/>
        </w:rPr>
      </w:pPr>
    </w:p>
    <w:p w:rsidR="00505D4E" w:rsidRDefault="00B67D28" w:rsidP="00505D4E">
      <w:pPr>
        <w:widowControl w:val="0"/>
        <w:tabs>
          <w:tab w:val="left" w:pos="9180"/>
        </w:tabs>
        <w:autoSpaceDE w:val="0"/>
        <w:autoSpaceDN w:val="0"/>
        <w:adjustRightInd w:val="0"/>
        <w:spacing w:after="0"/>
        <w:ind w:left="360" w:right="180" w:firstLine="0"/>
        <w:jc w:val="both"/>
        <w:rPr>
          <w:ins w:id="230" w:author="Tippins, Margie F." w:date="2011-04-06T12:20:00Z"/>
          <w:rFonts w:ascii="Times New Roman" w:hAnsi="Times New Roman"/>
          <w:b/>
          <w:bCs/>
          <w:color w:val="000000"/>
          <w:spacing w:val="-9"/>
          <w:sz w:val="20"/>
          <w:szCs w:val="20"/>
        </w:rPr>
      </w:pPr>
      <w:ins w:id="231" w:author="Tippins, Margie F." w:date="2011-04-06T12:20:00Z">
        <w:r w:rsidRPr="00B67D28">
          <w:rPr>
            <w:rFonts w:ascii="Times New Roman" w:hAnsi="Times New Roman"/>
            <w:b/>
            <w:color w:val="000000"/>
            <w:sz w:val="20"/>
            <w:szCs w:val="20"/>
            <w:rPrChange w:id="232" w:author="Tippins, Margie F." w:date="2011-04-06T12:21:00Z">
              <w:rPr>
                <w:rFonts w:ascii="Times New Roman" w:hAnsi="Times New Roman"/>
                <w:b/>
                <w:bCs/>
                <w:color w:val="000000"/>
                <w:spacing w:val="-9"/>
                <w:sz w:val="20"/>
                <w:szCs w:val="20"/>
              </w:rPr>
            </w:rPrChange>
          </w:rPr>
          <w:t>Williams, Cathy</w:t>
        </w:r>
        <w:r w:rsidR="00505D4E" w:rsidRPr="00122DC4">
          <w:rPr>
            <w:rFonts w:ascii="Times New Roman" w:hAnsi="Times New Roman"/>
            <w:b/>
            <w:color w:val="000000"/>
            <w:sz w:val="20"/>
            <w:szCs w:val="20"/>
          </w:rPr>
          <w:t xml:space="preserve">, </w:t>
        </w:r>
        <w:r w:rsidR="00505D4E">
          <w:rPr>
            <w:rFonts w:ascii="Times New Roman" w:hAnsi="Times New Roman"/>
            <w:b/>
            <w:bCs/>
            <w:color w:val="000000"/>
            <w:spacing w:val="-9"/>
            <w:sz w:val="20"/>
            <w:szCs w:val="20"/>
          </w:rPr>
          <w:t xml:space="preserve">DNP, Medical College of Georgia.  </w:t>
        </w:r>
        <w:r w:rsidRPr="00B67D28">
          <w:rPr>
            <w:rFonts w:ascii="Times New Roman" w:hAnsi="Times New Roman"/>
            <w:b/>
            <w:bCs/>
            <w:i/>
            <w:color w:val="000000"/>
            <w:spacing w:val="-9"/>
            <w:sz w:val="20"/>
            <w:szCs w:val="20"/>
            <w:rPrChange w:id="233" w:author="Tippins, Margie F." w:date="2011-04-06T12:21:00Z">
              <w:rPr>
                <w:rFonts w:ascii="Times New Roman" w:hAnsi="Times New Roman"/>
                <w:b/>
                <w:bCs/>
                <w:color w:val="000000"/>
                <w:spacing w:val="-9"/>
                <w:sz w:val="20"/>
                <w:szCs w:val="20"/>
              </w:rPr>
            </w:rPrChange>
          </w:rPr>
          <w:t>Specialty:  Community Health, Education, Leadership</w:t>
        </w:r>
      </w:ins>
    </w:p>
    <w:p w:rsidR="00505D4E" w:rsidRDefault="00505D4E" w:rsidP="00505D4E">
      <w:pPr>
        <w:widowControl w:val="0"/>
        <w:tabs>
          <w:tab w:val="left" w:pos="9180"/>
        </w:tabs>
        <w:autoSpaceDE w:val="0"/>
        <w:autoSpaceDN w:val="0"/>
        <w:adjustRightInd w:val="0"/>
        <w:spacing w:after="0"/>
        <w:ind w:left="360" w:right="180" w:firstLine="0"/>
        <w:jc w:val="both"/>
        <w:rPr>
          <w:ins w:id="234" w:author="Tippins, Margie F." w:date="2011-04-06T12:21:00Z"/>
          <w:rFonts w:ascii="Times New Roman" w:hAnsi="Times New Roman"/>
          <w:b/>
          <w:bCs/>
          <w:color w:val="000000"/>
          <w:spacing w:val="-9"/>
          <w:sz w:val="20"/>
          <w:szCs w:val="20"/>
        </w:rPr>
      </w:pPr>
    </w:p>
    <w:p w:rsidR="00505D4E" w:rsidDel="00743801" w:rsidRDefault="00505D4E" w:rsidP="00505D4E">
      <w:pPr>
        <w:widowControl w:val="0"/>
        <w:tabs>
          <w:tab w:val="left" w:pos="9180"/>
        </w:tabs>
        <w:autoSpaceDE w:val="0"/>
        <w:autoSpaceDN w:val="0"/>
        <w:adjustRightInd w:val="0"/>
        <w:spacing w:after="0"/>
        <w:ind w:left="360" w:right="180" w:firstLine="0"/>
        <w:jc w:val="both"/>
        <w:rPr>
          <w:del w:id="235" w:author="Tippins, Margie F." w:date="2011-04-06T12:20:00Z"/>
          <w:rFonts w:ascii="Times New Roman" w:hAnsi="Times New Roman"/>
          <w:color w:val="000000"/>
          <w:sz w:val="20"/>
          <w:szCs w:val="20"/>
        </w:rPr>
      </w:pPr>
      <w:del w:id="236" w:author="Tippins, Margie F." w:date="2011-04-06T12:20:00Z">
        <w:r w:rsidDel="00743801">
          <w:rPr>
            <w:rFonts w:ascii="Times New Roman" w:hAnsi="Times New Roman"/>
            <w:b/>
            <w:bCs/>
            <w:color w:val="000000"/>
            <w:spacing w:val="-9"/>
            <w:sz w:val="20"/>
            <w:szCs w:val="20"/>
          </w:rPr>
          <w:delText>W</w:delText>
        </w:r>
        <w:r w:rsidDel="00743801">
          <w:rPr>
            <w:rFonts w:ascii="Times New Roman" w:hAnsi="Times New Roman"/>
            <w:b/>
            <w:bCs/>
            <w:color w:val="000000"/>
            <w:spacing w:val="2"/>
            <w:sz w:val="20"/>
            <w:szCs w:val="20"/>
          </w:rPr>
          <w:delText>ard</w:delText>
        </w:r>
        <w:r w:rsidDel="00743801">
          <w:rPr>
            <w:rFonts w:ascii="Times New Roman" w:hAnsi="Times New Roman"/>
            <w:b/>
            <w:bCs/>
            <w:color w:val="000000"/>
            <w:sz w:val="20"/>
            <w:szCs w:val="20"/>
          </w:rPr>
          <w:delText xml:space="preserve">, </w:delText>
        </w:r>
        <w:r w:rsidDel="00743801">
          <w:rPr>
            <w:rFonts w:ascii="Times New Roman" w:hAnsi="Times New Roman"/>
            <w:b/>
            <w:bCs/>
            <w:color w:val="000000"/>
            <w:spacing w:val="16"/>
            <w:sz w:val="20"/>
            <w:szCs w:val="20"/>
          </w:rPr>
          <w:delText xml:space="preserve"> </w:delText>
        </w:r>
        <w:r w:rsidDel="00743801">
          <w:rPr>
            <w:rFonts w:ascii="Times New Roman" w:hAnsi="Times New Roman"/>
            <w:b/>
            <w:bCs/>
            <w:color w:val="000000"/>
            <w:spacing w:val="2"/>
            <w:sz w:val="20"/>
            <w:szCs w:val="20"/>
          </w:rPr>
          <w:delText>Sherr</w:delText>
        </w:r>
        <w:r w:rsidDel="00743801">
          <w:rPr>
            <w:rFonts w:ascii="Times New Roman" w:hAnsi="Times New Roman"/>
            <w:b/>
            <w:bCs/>
            <w:color w:val="000000"/>
            <w:spacing w:val="-9"/>
            <w:sz w:val="20"/>
            <w:szCs w:val="20"/>
          </w:rPr>
          <w:delText>y</w:delText>
        </w:r>
        <w:r w:rsidDel="00743801">
          <w:rPr>
            <w:rFonts w:ascii="Times New Roman" w:hAnsi="Times New Roman"/>
            <w:b/>
            <w:bCs/>
            <w:color w:val="000000"/>
            <w:sz w:val="20"/>
            <w:szCs w:val="20"/>
          </w:rPr>
          <w:delText xml:space="preserve">, </w:delText>
        </w:r>
        <w:r w:rsidDel="00743801">
          <w:rPr>
            <w:rFonts w:ascii="Times New Roman" w:hAnsi="Times New Roman"/>
            <w:b/>
            <w:bCs/>
            <w:color w:val="000000"/>
            <w:spacing w:val="16"/>
            <w:sz w:val="20"/>
            <w:szCs w:val="20"/>
          </w:rPr>
          <w:delText xml:space="preserve"> </w:delText>
        </w:r>
        <w:r w:rsidDel="00743801">
          <w:rPr>
            <w:rFonts w:ascii="Times New Roman" w:hAnsi="Times New Roman"/>
            <w:b/>
            <w:bCs/>
            <w:color w:val="000000"/>
            <w:spacing w:val="2"/>
            <w:sz w:val="20"/>
            <w:szCs w:val="20"/>
          </w:rPr>
          <w:delText>M.S.N.</w:delText>
        </w:r>
        <w:r w:rsidDel="00743801">
          <w:rPr>
            <w:rFonts w:ascii="Times New Roman" w:hAnsi="Times New Roman"/>
            <w:color w:val="000000"/>
            <w:sz w:val="20"/>
            <w:szCs w:val="20"/>
          </w:rPr>
          <w:delText xml:space="preserve">, </w:delText>
        </w:r>
        <w:r w:rsidDel="00743801">
          <w:rPr>
            <w:rFonts w:ascii="Times New Roman" w:hAnsi="Times New Roman"/>
            <w:color w:val="000000"/>
            <w:spacing w:val="13"/>
            <w:sz w:val="20"/>
            <w:szCs w:val="20"/>
          </w:rPr>
          <w:delText xml:space="preserve"> </w:delText>
        </w:r>
        <w:r w:rsidDel="00743801">
          <w:rPr>
            <w:rFonts w:ascii="Times New Roman" w:hAnsi="Times New Roman"/>
            <w:color w:val="000000"/>
            <w:spacing w:val="-5"/>
            <w:sz w:val="20"/>
            <w:szCs w:val="20"/>
          </w:rPr>
          <w:delText>T</w:delText>
        </w:r>
        <w:r w:rsidDel="00743801">
          <w:rPr>
            <w:rFonts w:ascii="Times New Roman" w:hAnsi="Times New Roman"/>
            <w:color w:val="000000"/>
            <w:spacing w:val="2"/>
            <w:sz w:val="20"/>
            <w:szCs w:val="20"/>
          </w:rPr>
          <w:delText>ro</w:delText>
        </w:r>
        <w:r w:rsidDel="00743801">
          <w:rPr>
            <w:rFonts w:ascii="Times New Roman" w:hAnsi="Times New Roman"/>
            <w:color w:val="000000"/>
            <w:sz w:val="20"/>
            <w:szCs w:val="20"/>
          </w:rPr>
          <w:delText xml:space="preserve">y </w:delText>
        </w:r>
        <w:r w:rsidDel="00743801">
          <w:rPr>
            <w:rFonts w:ascii="Times New Roman" w:hAnsi="Times New Roman"/>
            <w:color w:val="000000"/>
            <w:spacing w:val="16"/>
            <w:sz w:val="20"/>
            <w:szCs w:val="20"/>
          </w:rPr>
          <w:delText xml:space="preserve"> </w:delText>
        </w:r>
        <w:r w:rsidDel="00743801">
          <w:rPr>
            <w:rFonts w:ascii="Times New Roman" w:hAnsi="Times New Roman"/>
            <w:color w:val="000000"/>
            <w:spacing w:val="2"/>
            <w:sz w:val="20"/>
            <w:szCs w:val="20"/>
          </w:rPr>
          <w:delText>Stat</w:delText>
        </w:r>
        <w:r w:rsidDel="00743801">
          <w:rPr>
            <w:rFonts w:ascii="Times New Roman" w:hAnsi="Times New Roman"/>
            <w:color w:val="000000"/>
            <w:sz w:val="20"/>
            <w:szCs w:val="20"/>
          </w:rPr>
          <w:delText xml:space="preserve">e </w:delText>
        </w:r>
        <w:r w:rsidDel="00743801">
          <w:rPr>
            <w:rFonts w:ascii="Times New Roman" w:hAnsi="Times New Roman"/>
            <w:color w:val="000000"/>
            <w:spacing w:val="16"/>
            <w:sz w:val="20"/>
            <w:szCs w:val="20"/>
          </w:rPr>
          <w:delText xml:space="preserve"> </w:delText>
        </w:r>
        <w:r w:rsidDel="00743801">
          <w:rPr>
            <w:rFonts w:ascii="Times New Roman" w:hAnsi="Times New Roman"/>
            <w:color w:val="000000"/>
            <w:spacing w:val="2"/>
            <w:sz w:val="20"/>
            <w:szCs w:val="20"/>
          </w:rPr>
          <w:delText>Universit</w:delText>
        </w:r>
        <w:r w:rsidDel="00743801">
          <w:rPr>
            <w:rFonts w:ascii="Times New Roman" w:hAnsi="Times New Roman"/>
            <w:color w:val="000000"/>
            <w:spacing w:val="-11"/>
            <w:sz w:val="20"/>
            <w:szCs w:val="20"/>
          </w:rPr>
          <w:delText>y</w:delText>
        </w:r>
        <w:r w:rsidDel="00743801">
          <w:rPr>
            <w:rFonts w:ascii="Times New Roman" w:hAnsi="Times New Roman"/>
            <w:color w:val="000000"/>
            <w:sz w:val="20"/>
            <w:szCs w:val="20"/>
          </w:rPr>
          <w:delText xml:space="preserve">. </w:delText>
        </w:r>
        <w:r w:rsidDel="00743801">
          <w:rPr>
            <w:rFonts w:ascii="Times New Roman" w:hAnsi="Times New Roman"/>
            <w:color w:val="000000"/>
            <w:spacing w:val="16"/>
            <w:sz w:val="20"/>
            <w:szCs w:val="20"/>
          </w:rPr>
          <w:delText xml:space="preserve"> </w:delText>
        </w:r>
        <w:r w:rsidDel="00743801">
          <w:rPr>
            <w:rFonts w:ascii="Times New Roman" w:hAnsi="Times New Roman"/>
            <w:color w:val="000000"/>
            <w:spacing w:val="2"/>
            <w:sz w:val="20"/>
            <w:szCs w:val="20"/>
          </w:rPr>
          <w:delText>S</w:delText>
        </w:r>
        <w:r w:rsidDel="00743801">
          <w:rPr>
            <w:rFonts w:ascii="Times New Roman" w:hAnsi="Times New Roman"/>
            <w:i/>
            <w:iCs/>
            <w:color w:val="000000"/>
            <w:spacing w:val="2"/>
            <w:sz w:val="20"/>
            <w:szCs w:val="20"/>
          </w:rPr>
          <w:delText>pecialty</w:delText>
        </w:r>
        <w:r w:rsidDel="00743801">
          <w:rPr>
            <w:rFonts w:ascii="Times New Roman" w:hAnsi="Times New Roman"/>
            <w:i/>
            <w:iCs/>
            <w:color w:val="000000"/>
            <w:sz w:val="20"/>
            <w:szCs w:val="20"/>
          </w:rPr>
          <w:delText xml:space="preserve">: </w:delText>
        </w:r>
        <w:r w:rsidDel="00743801">
          <w:rPr>
            <w:rFonts w:ascii="Times New Roman" w:hAnsi="Times New Roman"/>
            <w:i/>
            <w:iCs/>
            <w:color w:val="000000"/>
            <w:spacing w:val="17"/>
            <w:sz w:val="20"/>
            <w:szCs w:val="20"/>
          </w:rPr>
          <w:delText xml:space="preserve"> </w:delText>
        </w:r>
        <w:r w:rsidDel="00743801">
          <w:rPr>
            <w:rFonts w:ascii="Times New Roman" w:hAnsi="Times New Roman"/>
            <w:i/>
            <w:iCs/>
            <w:color w:val="000000"/>
            <w:spacing w:val="2"/>
            <w:sz w:val="20"/>
            <w:szCs w:val="20"/>
          </w:rPr>
          <w:delText>Famil</w:delText>
        </w:r>
        <w:r w:rsidDel="00743801">
          <w:rPr>
            <w:rFonts w:ascii="Times New Roman" w:hAnsi="Times New Roman"/>
            <w:i/>
            <w:iCs/>
            <w:color w:val="000000"/>
            <w:sz w:val="20"/>
            <w:szCs w:val="20"/>
          </w:rPr>
          <w:delText xml:space="preserve">y </w:delText>
        </w:r>
        <w:r w:rsidDel="00743801">
          <w:rPr>
            <w:rFonts w:ascii="Times New Roman" w:hAnsi="Times New Roman"/>
            <w:i/>
            <w:iCs/>
            <w:color w:val="000000"/>
            <w:spacing w:val="16"/>
            <w:sz w:val="20"/>
            <w:szCs w:val="20"/>
          </w:rPr>
          <w:delText xml:space="preserve"> </w:delText>
        </w:r>
        <w:r w:rsidDel="00743801">
          <w:rPr>
            <w:rFonts w:ascii="Times New Roman" w:hAnsi="Times New Roman"/>
            <w:i/>
            <w:iCs/>
            <w:color w:val="000000"/>
            <w:spacing w:val="2"/>
            <w:sz w:val="20"/>
            <w:szCs w:val="20"/>
          </w:rPr>
          <w:delText>Nurs</w:delText>
        </w:r>
        <w:r w:rsidDel="00743801">
          <w:rPr>
            <w:rFonts w:ascii="Times New Roman" w:hAnsi="Times New Roman"/>
            <w:i/>
            <w:iCs/>
            <w:color w:val="000000"/>
            <w:sz w:val="20"/>
            <w:szCs w:val="20"/>
          </w:rPr>
          <w:delText xml:space="preserve">e </w:delText>
        </w:r>
        <w:r w:rsidDel="00743801">
          <w:rPr>
            <w:rFonts w:ascii="Times New Roman" w:hAnsi="Times New Roman"/>
            <w:i/>
            <w:iCs/>
            <w:color w:val="000000"/>
            <w:spacing w:val="16"/>
            <w:sz w:val="20"/>
            <w:szCs w:val="20"/>
          </w:rPr>
          <w:delText xml:space="preserve"> </w:delText>
        </w:r>
        <w:r w:rsidDel="00743801">
          <w:rPr>
            <w:rFonts w:ascii="Times New Roman" w:hAnsi="Times New Roman"/>
            <w:i/>
            <w:iCs/>
            <w:color w:val="000000"/>
            <w:spacing w:val="2"/>
            <w:sz w:val="20"/>
            <w:szCs w:val="20"/>
          </w:rPr>
          <w:delText>Practitione</w:delText>
        </w:r>
        <w:r w:rsidDel="00743801">
          <w:rPr>
            <w:rFonts w:ascii="Times New Roman" w:hAnsi="Times New Roman"/>
            <w:i/>
            <w:iCs/>
            <w:color w:val="000000"/>
            <w:sz w:val="20"/>
            <w:szCs w:val="20"/>
          </w:rPr>
          <w:delText xml:space="preserve">r </w:delText>
        </w:r>
        <w:r w:rsidDel="00743801">
          <w:rPr>
            <w:rFonts w:ascii="Times New Roman" w:hAnsi="Times New Roman"/>
            <w:i/>
            <w:iCs/>
            <w:color w:val="000000"/>
            <w:spacing w:val="17"/>
            <w:sz w:val="20"/>
            <w:szCs w:val="20"/>
          </w:rPr>
          <w:delText xml:space="preserve"> </w:delText>
        </w:r>
        <w:r w:rsidDel="00743801">
          <w:rPr>
            <w:rFonts w:ascii="Times New Roman" w:hAnsi="Times New Roman"/>
            <w:i/>
            <w:iCs/>
            <w:color w:val="000000"/>
            <w:spacing w:val="2"/>
            <w:sz w:val="20"/>
            <w:szCs w:val="20"/>
          </w:rPr>
          <w:delText>and</w:delText>
        </w:r>
      </w:del>
    </w:p>
    <w:p w:rsidR="00505D4E" w:rsidDel="00743801" w:rsidRDefault="00505D4E" w:rsidP="00505D4E">
      <w:pPr>
        <w:widowControl w:val="0"/>
        <w:tabs>
          <w:tab w:val="left" w:pos="9180"/>
        </w:tabs>
        <w:autoSpaceDE w:val="0"/>
        <w:autoSpaceDN w:val="0"/>
        <w:adjustRightInd w:val="0"/>
        <w:spacing w:before="10" w:after="0"/>
        <w:ind w:left="360" w:right="180" w:firstLine="0"/>
        <w:jc w:val="both"/>
        <w:rPr>
          <w:del w:id="237" w:author="Tippins, Margie F." w:date="2011-04-06T12:20:00Z"/>
          <w:rFonts w:ascii="Times New Roman" w:hAnsi="Times New Roman"/>
          <w:i/>
          <w:iCs/>
          <w:color w:val="000000"/>
          <w:sz w:val="20"/>
          <w:szCs w:val="20"/>
        </w:rPr>
      </w:pPr>
      <w:del w:id="238" w:author="Tippins, Margie F." w:date="2011-04-06T12:20:00Z">
        <w:r w:rsidDel="00743801">
          <w:rPr>
            <w:rFonts w:ascii="Times New Roman" w:hAnsi="Times New Roman"/>
            <w:i/>
            <w:iCs/>
            <w:color w:val="000000"/>
            <w:sz w:val="20"/>
            <w:szCs w:val="20"/>
          </w:rPr>
          <w:delText>Ca</w:delText>
        </w:r>
        <w:r w:rsidDel="00743801">
          <w:rPr>
            <w:rFonts w:ascii="Times New Roman" w:hAnsi="Times New Roman"/>
            <w:i/>
            <w:iCs/>
            <w:color w:val="000000"/>
            <w:spacing w:val="-7"/>
            <w:sz w:val="20"/>
            <w:szCs w:val="20"/>
          </w:rPr>
          <w:delText>r</w:delText>
        </w:r>
        <w:r w:rsidDel="00743801">
          <w:rPr>
            <w:rFonts w:ascii="Times New Roman" w:hAnsi="Times New Roman"/>
            <w:i/>
            <w:iCs/>
            <w:color w:val="000000"/>
            <w:sz w:val="20"/>
            <w:szCs w:val="20"/>
          </w:rPr>
          <w:delText>diovascular Nursing</w:delText>
        </w:r>
      </w:del>
    </w:p>
    <w:p w:rsidR="00505D4E" w:rsidRDefault="00505D4E" w:rsidP="00505D4E">
      <w:pPr>
        <w:widowControl w:val="0"/>
        <w:tabs>
          <w:tab w:val="left" w:pos="9180"/>
        </w:tabs>
        <w:autoSpaceDE w:val="0"/>
        <w:autoSpaceDN w:val="0"/>
        <w:adjustRightInd w:val="0"/>
        <w:spacing w:after="0" w:line="200" w:lineRule="exact"/>
        <w:ind w:left="360" w:right="180" w:firstLine="0"/>
        <w:jc w:val="both"/>
        <w:rPr>
          <w:rFonts w:ascii="Times New Roman" w:hAnsi="Times New Roman"/>
          <w:color w:val="000000"/>
          <w:sz w:val="20"/>
          <w:szCs w:val="20"/>
        </w:rPr>
      </w:pPr>
    </w:p>
    <w:p w:rsidR="00505D4E" w:rsidRPr="00896FAA" w:rsidRDefault="00505D4E" w:rsidP="00505D4E">
      <w:pPr>
        <w:pStyle w:val="Heading2"/>
        <w:ind w:left="360" w:right="180" w:firstLine="0"/>
        <w:rPr>
          <w:rFonts w:ascii="Impact" w:hAnsi="Impact" w:cs="Impact"/>
          <w:color w:val="808080" w:themeColor="background1" w:themeShade="80"/>
          <w:sz w:val="32"/>
          <w:szCs w:val="32"/>
        </w:rPr>
      </w:pPr>
      <w:bookmarkStart w:id="239" w:name="_Toc294969729"/>
      <w:bookmarkStart w:id="240" w:name="_Toc295508292"/>
      <w:r w:rsidRPr="00896FAA">
        <w:rPr>
          <w:rFonts w:ascii="Impact" w:hAnsi="Impact" w:cs="Impact"/>
          <w:color w:val="808080" w:themeColor="background1" w:themeShade="80"/>
          <w:sz w:val="32"/>
          <w:szCs w:val="32"/>
        </w:rPr>
        <w:lastRenderedPageBreak/>
        <w:t>COURSE DESCRIPTIONS</w:t>
      </w:r>
      <w:bookmarkEnd w:id="239"/>
      <w:bookmarkEnd w:id="240"/>
    </w:p>
    <w:p w:rsidR="00505D4E" w:rsidRDefault="00505D4E" w:rsidP="00505D4E">
      <w:pPr>
        <w:widowControl w:val="0"/>
        <w:tabs>
          <w:tab w:val="left" w:pos="9180"/>
        </w:tabs>
        <w:autoSpaceDE w:val="0"/>
        <w:autoSpaceDN w:val="0"/>
        <w:adjustRightInd w:val="0"/>
        <w:spacing w:before="3" w:after="0" w:line="260" w:lineRule="exact"/>
        <w:ind w:left="360" w:right="180" w:firstLine="0"/>
        <w:jc w:val="both"/>
        <w:rPr>
          <w:rFonts w:ascii="Impact" w:hAnsi="Impact" w:cs="Impact"/>
          <w:color w:val="000000"/>
          <w:sz w:val="26"/>
          <w:szCs w:val="26"/>
        </w:rPr>
      </w:pP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NURS</w:t>
      </w:r>
      <w:r>
        <w:rPr>
          <w:rFonts w:ascii="Times New Roman" w:hAnsi="Times New Roman"/>
          <w:b/>
          <w:bCs/>
          <w:color w:val="191919"/>
          <w:spacing w:val="6"/>
          <w:sz w:val="20"/>
          <w:szCs w:val="20"/>
        </w:rPr>
        <w:t xml:space="preserve"> </w:t>
      </w:r>
      <w:r>
        <w:rPr>
          <w:rFonts w:ascii="Times New Roman" w:hAnsi="Times New Roman"/>
          <w:b/>
          <w:bCs/>
          <w:color w:val="191919"/>
          <w:sz w:val="20"/>
          <w:szCs w:val="20"/>
        </w:rPr>
        <w:t>4413</w:t>
      </w:r>
      <w:r>
        <w:rPr>
          <w:rFonts w:ascii="Times New Roman" w:hAnsi="Times New Roman"/>
          <w:b/>
          <w:bCs/>
          <w:color w:val="191919"/>
          <w:spacing w:val="6"/>
          <w:sz w:val="20"/>
          <w:szCs w:val="20"/>
        </w:rPr>
        <w:t xml:space="preserve"> </w:t>
      </w:r>
      <w:r>
        <w:rPr>
          <w:rFonts w:ascii="Times New Roman" w:hAnsi="Times New Roman"/>
          <w:b/>
          <w:bCs/>
          <w:color w:val="191919"/>
          <w:sz w:val="20"/>
          <w:szCs w:val="20"/>
        </w:rPr>
        <w:t>--</w:t>
      </w:r>
      <w:r>
        <w:rPr>
          <w:rFonts w:ascii="Times New Roman" w:hAnsi="Times New Roman"/>
          <w:b/>
          <w:bCs/>
          <w:color w:val="191919"/>
          <w:spacing w:val="6"/>
          <w:sz w:val="20"/>
          <w:szCs w:val="20"/>
        </w:rPr>
        <w:t xml:space="preserve"> </w:t>
      </w:r>
      <w:r>
        <w:rPr>
          <w:rFonts w:ascii="Times New Roman" w:hAnsi="Times New Roman"/>
          <w:b/>
          <w:bCs/>
          <w:color w:val="191919"/>
          <w:sz w:val="20"/>
          <w:szCs w:val="20"/>
        </w:rPr>
        <w:t>RN-MSN</w:t>
      </w:r>
      <w:r>
        <w:rPr>
          <w:rFonts w:ascii="Times New Roman" w:hAnsi="Times New Roman"/>
          <w:b/>
          <w:bCs/>
          <w:color w:val="191919"/>
          <w:spacing w:val="2"/>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z w:val="20"/>
          <w:szCs w:val="20"/>
        </w:rPr>
        <w:t>ransitions</w:t>
      </w:r>
      <w:r>
        <w:rPr>
          <w:rFonts w:ascii="Times New Roman" w:hAnsi="Times New Roman"/>
          <w:b/>
          <w:bCs/>
          <w:color w:val="191919"/>
          <w:spacing w:val="6"/>
          <w:sz w:val="20"/>
          <w:szCs w:val="20"/>
        </w:rPr>
        <w:t xml:space="preserve"> </w:t>
      </w:r>
      <w:r>
        <w:rPr>
          <w:rFonts w:ascii="Times New Roman" w:hAnsi="Times New Roman"/>
          <w:b/>
          <w:bCs/>
          <w:color w:val="191919"/>
          <w:sz w:val="20"/>
          <w:szCs w:val="20"/>
        </w:rPr>
        <w:t>.................................................................................6</w:t>
      </w:r>
      <w:r>
        <w:rPr>
          <w:rFonts w:ascii="Times New Roman" w:hAnsi="Times New Roman"/>
          <w:b/>
          <w:bCs/>
          <w:color w:val="191919"/>
          <w:spacing w:val="6"/>
          <w:sz w:val="20"/>
          <w:szCs w:val="20"/>
        </w:rPr>
        <w:t xml:space="preserve"> </w:t>
      </w:r>
      <w:r>
        <w:rPr>
          <w:rFonts w:ascii="Times New Roman" w:hAnsi="Times New Roman"/>
          <w:b/>
          <w:bCs/>
          <w:color w:val="191919"/>
          <w:sz w:val="20"/>
          <w:szCs w:val="20"/>
        </w:rPr>
        <w:t>c</w:t>
      </w:r>
      <w:r>
        <w:rPr>
          <w:rFonts w:ascii="Times New Roman" w:hAnsi="Times New Roman"/>
          <w:b/>
          <w:bCs/>
          <w:color w:val="191919"/>
          <w:spacing w:val="-4"/>
          <w:sz w:val="20"/>
          <w:szCs w:val="20"/>
        </w:rPr>
        <w:t>r</w:t>
      </w:r>
      <w:r>
        <w:rPr>
          <w:rFonts w:ascii="Times New Roman" w:hAnsi="Times New Roman"/>
          <w:b/>
          <w:bCs/>
          <w:color w:val="191919"/>
          <w:sz w:val="20"/>
          <w:szCs w:val="20"/>
        </w:rPr>
        <w:t xml:space="preserve">edits </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191919"/>
          <w:sz w:val="20"/>
          <w:szCs w:val="20"/>
        </w:rPr>
      </w:pPr>
      <w:r>
        <w:rPr>
          <w:rFonts w:ascii="Times New Roman" w:hAnsi="Times New Roman"/>
          <w:color w:val="191919"/>
          <w:sz w:val="20"/>
          <w:szCs w:val="20"/>
        </w:rPr>
        <w:t>This online course examines nursing histor</w:t>
      </w:r>
      <w:r>
        <w:rPr>
          <w:rFonts w:ascii="Times New Roman" w:hAnsi="Times New Roman"/>
          <w:color w:val="191919"/>
          <w:spacing w:val="-13"/>
          <w:sz w:val="20"/>
          <w:szCs w:val="20"/>
        </w:rPr>
        <w:t>y</w:t>
      </w:r>
      <w:r>
        <w:rPr>
          <w:rFonts w:ascii="Times New Roman" w:hAnsi="Times New Roman"/>
          <w:color w:val="191919"/>
          <w:sz w:val="20"/>
          <w:szCs w:val="20"/>
        </w:rPr>
        <w:t>, trends, and conceptual framework, including</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University</w:t>
      </w:r>
      <w:r>
        <w:rPr>
          <w:rFonts w:ascii="Times New Roman" w:hAnsi="Times New Roman"/>
          <w:color w:val="191919"/>
          <w:spacing w:val="-11"/>
          <w:sz w:val="20"/>
          <w:szCs w:val="20"/>
        </w:rPr>
        <w:t>’</w:t>
      </w:r>
      <w:r>
        <w:rPr>
          <w:rFonts w:ascii="Times New Roman" w:hAnsi="Times New Roman"/>
          <w:color w:val="191919"/>
          <w:sz w:val="20"/>
          <w:szCs w:val="20"/>
        </w:rPr>
        <w:t>s nursing framework. Students examine teaching and learning concepts. The evolving role of the advanced practice nurse is analyzed and evaluated.</w:t>
      </w:r>
      <w:r>
        <w:rPr>
          <w:rFonts w:ascii="Times New Roman" w:hAnsi="Times New Roman"/>
          <w:color w:val="191919"/>
          <w:spacing w:val="-3"/>
          <w:sz w:val="20"/>
          <w:szCs w:val="20"/>
        </w:rPr>
        <w:t xml:space="preserve"> </w:t>
      </w:r>
      <w:r>
        <w:rPr>
          <w:rFonts w:ascii="Times New Roman" w:hAnsi="Times New Roman"/>
          <w:color w:val="191919"/>
          <w:sz w:val="20"/>
          <w:szCs w:val="20"/>
        </w:rPr>
        <w:t>The course examines the leadership, management, and o</w:t>
      </w:r>
      <w:r>
        <w:rPr>
          <w:rFonts w:ascii="Times New Roman" w:hAnsi="Times New Roman"/>
          <w:color w:val="191919"/>
          <w:spacing w:val="-4"/>
          <w:sz w:val="20"/>
          <w:szCs w:val="20"/>
        </w:rPr>
        <w:t>r</w:t>
      </w:r>
      <w:r>
        <w:rPr>
          <w:rFonts w:ascii="Times New Roman" w:hAnsi="Times New Roman"/>
          <w:color w:val="191919"/>
          <w:sz w:val="20"/>
          <w:szCs w:val="20"/>
        </w:rPr>
        <w:t>ganizational theories, including nursing theories that utilize leadership and management concepts. Students plan assignments and leadership/management actions through simulated clinical learning activities.</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sz w:val="20"/>
          <w:szCs w:val="20"/>
        </w:rPr>
      </w:pP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NURS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4346</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RN-MSN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Semina</w:t>
      </w:r>
      <w:r>
        <w:rPr>
          <w:rFonts w:ascii="Times New Roman" w:hAnsi="Times New Roman"/>
          <w:b/>
          <w:bCs/>
          <w:color w:val="191919"/>
          <w:spacing w:val="-18"/>
          <w:sz w:val="20"/>
          <w:szCs w:val="20"/>
        </w:rPr>
        <w:t>r</w:t>
      </w:r>
      <w:r>
        <w:rPr>
          <w:rFonts w:ascii="Times New Roman" w:hAnsi="Times New Roman"/>
          <w:b/>
          <w:bCs/>
          <w:color w:val="191919"/>
          <w:sz w:val="20"/>
          <w:szCs w:val="20"/>
        </w:rPr>
        <w:t>.......................................................................................2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w:t>
      </w:r>
      <w:r>
        <w:rPr>
          <w:rFonts w:ascii="Times New Roman" w:hAnsi="Times New Roman"/>
          <w:b/>
          <w:bCs/>
          <w:color w:val="191919"/>
          <w:spacing w:val="-4"/>
          <w:sz w:val="20"/>
          <w:szCs w:val="20"/>
        </w:rPr>
        <w:t>r</w:t>
      </w:r>
      <w:r>
        <w:rPr>
          <w:rFonts w:ascii="Times New Roman" w:hAnsi="Times New Roman"/>
          <w:b/>
          <w:bCs/>
          <w:color w:val="191919"/>
          <w:sz w:val="20"/>
          <w:szCs w:val="20"/>
        </w:rPr>
        <w:t xml:space="preserve">edits </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191919"/>
          <w:sz w:val="20"/>
          <w:szCs w:val="20"/>
        </w:rPr>
      </w:pPr>
      <w:r>
        <w:rPr>
          <w:rFonts w:ascii="Times New Roman" w:hAnsi="Times New Roman"/>
          <w:color w:val="191919"/>
          <w:sz w:val="20"/>
          <w:szCs w:val="20"/>
        </w:rPr>
        <w:t>This course is designed to strengthen the student</w:t>
      </w:r>
      <w:r>
        <w:rPr>
          <w:rFonts w:ascii="Times New Roman" w:hAnsi="Times New Roman"/>
          <w:color w:val="191919"/>
          <w:spacing w:val="-11"/>
          <w:sz w:val="20"/>
          <w:szCs w:val="20"/>
        </w:rPr>
        <w:t>’</w:t>
      </w:r>
      <w:r>
        <w:rPr>
          <w:rFonts w:ascii="Times New Roman" w:hAnsi="Times New Roman"/>
          <w:color w:val="191919"/>
          <w:sz w:val="20"/>
          <w:szCs w:val="20"/>
        </w:rPr>
        <w:t>s ability to successfully meet requirements including the Departmental Exit Examination prior to graduation by providing an indepth critique and assessment of basic nursing content and ensuring an appropriate laboratory support environment for the student</w:t>
      </w:r>
      <w:r>
        <w:rPr>
          <w:rFonts w:ascii="Times New Roman" w:hAnsi="Times New Roman"/>
          <w:color w:val="191919"/>
          <w:spacing w:val="-11"/>
          <w:sz w:val="20"/>
          <w:szCs w:val="20"/>
        </w:rPr>
        <w:t>’</w:t>
      </w:r>
      <w:r>
        <w:rPr>
          <w:rFonts w:ascii="Times New Roman" w:hAnsi="Times New Roman"/>
          <w:color w:val="191919"/>
          <w:sz w:val="20"/>
          <w:szCs w:val="20"/>
        </w:rPr>
        <w:t>s practice and role acquisition.</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sz w:val="20"/>
          <w:szCs w:val="20"/>
        </w:rPr>
      </w:pP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NURS</w:t>
      </w:r>
      <w:r>
        <w:rPr>
          <w:rFonts w:ascii="Times New Roman" w:hAnsi="Times New Roman"/>
          <w:b/>
          <w:bCs/>
          <w:color w:val="000000"/>
          <w:spacing w:val="9"/>
          <w:sz w:val="20"/>
          <w:szCs w:val="20"/>
        </w:rPr>
        <w:t xml:space="preserve"> </w:t>
      </w:r>
      <w:r>
        <w:rPr>
          <w:rFonts w:ascii="Times New Roman" w:hAnsi="Times New Roman"/>
          <w:b/>
          <w:bCs/>
          <w:color w:val="000000"/>
          <w:sz w:val="20"/>
          <w:szCs w:val="20"/>
        </w:rPr>
        <w:t>5100</w:t>
      </w:r>
      <w:r>
        <w:rPr>
          <w:rFonts w:ascii="Times New Roman" w:hAnsi="Times New Roman"/>
          <w:b/>
          <w:bCs/>
          <w:color w:val="000000"/>
          <w:spacing w:val="9"/>
          <w:sz w:val="20"/>
          <w:szCs w:val="20"/>
        </w:rPr>
        <w:t xml:space="preserve"> </w:t>
      </w:r>
      <w:r>
        <w:rPr>
          <w:rFonts w:ascii="Times New Roman" w:hAnsi="Times New Roman"/>
          <w:b/>
          <w:bCs/>
          <w:color w:val="000000"/>
          <w:sz w:val="20"/>
          <w:szCs w:val="20"/>
        </w:rPr>
        <w:t>-</w:t>
      </w:r>
      <w:r>
        <w:rPr>
          <w:rFonts w:ascii="Times New Roman" w:hAnsi="Times New Roman"/>
          <w:b/>
          <w:bCs/>
          <w:color w:val="000000"/>
          <w:spacing w:val="-2"/>
          <w:sz w:val="20"/>
          <w:szCs w:val="20"/>
        </w:rPr>
        <w:t xml:space="preserve"> </w:t>
      </w:r>
      <w:r>
        <w:rPr>
          <w:rFonts w:ascii="Times New Roman" w:hAnsi="Times New Roman"/>
          <w:b/>
          <w:bCs/>
          <w:color w:val="000000"/>
          <w:sz w:val="20"/>
          <w:szCs w:val="20"/>
        </w:rPr>
        <w:t>Advanced</w:t>
      </w:r>
      <w:r>
        <w:rPr>
          <w:rFonts w:ascii="Times New Roman" w:hAnsi="Times New Roman"/>
          <w:b/>
          <w:bCs/>
          <w:color w:val="000000"/>
          <w:spacing w:val="9"/>
          <w:sz w:val="20"/>
          <w:szCs w:val="20"/>
        </w:rPr>
        <w:t xml:space="preserve"> </w:t>
      </w:r>
      <w:r>
        <w:rPr>
          <w:rFonts w:ascii="Times New Roman" w:hAnsi="Times New Roman"/>
          <w:b/>
          <w:bCs/>
          <w:color w:val="000000"/>
          <w:sz w:val="20"/>
          <w:szCs w:val="20"/>
        </w:rPr>
        <w:t>Health</w:t>
      </w:r>
      <w:r>
        <w:rPr>
          <w:rFonts w:ascii="Times New Roman" w:hAnsi="Times New Roman"/>
          <w:b/>
          <w:bCs/>
          <w:color w:val="000000"/>
          <w:spacing w:val="-2"/>
          <w:sz w:val="20"/>
          <w:szCs w:val="20"/>
        </w:rPr>
        <w:t xml:space="preserve"> </w:t>
      </w:r>
      <w:r>
        <w:rPr>
          <w:rFonts w:ascii="Times New Roman" w:hAnsi="Times New Roman"/>
          <w:b/>
          <w:bCs/>
          <w:color w:val="000000"/>
          <w:sz w:val="20"/>
          <w:szCs w:val="20"/>
        </w:rPr>
        <w:t xml:space="preserve">Assessment..........................................................................3(2-4) </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i/>
          <w:iCs/>
          <w:color w:val="000000"/>
          <w:sz w:val="20"/>
          <w:szCs w:val="20"/>
        </w:rPr>
      </w:pPr>
      <w:r>
        <w:rPr>
          <w:rFonts w:ascii="Times New Roman" w:hAnsi="Times New Roman"/>
          <w:color w:val="000000"/>
          <w:sz w:val="20"/>
          <w:szCs w:val="20"/>
        </w:rPr>
        <w:t>This</w:t>
      </w:r>
      <w:r>
        <w:rPr>
          <w:rFonts w:ascii="Times New Roman" w:hAnsi="Times New Roman"/>
          <w:color w:val="000000"/>
          <w:spacing w:val="-2"/>
          <w:sz w:val="20"/>
          <w:szCs w:val="20"/>
        </w:rPr>
        <w:t xml:space="preserve"> </w:t>
      </w:r>
      <w:r>
        <w:rPr>
          <w:rFonts w:ascii="Times New Roman" w:hAnsi="Times New Roman"/>
          <w:color w:val="000000"/>
          <w:sz w:val="20"/>
          <w:szCs w:val="20"/>
        </w:rPr>
        <w:t>course</w:t>
      </w:r>
      <w:r>
        <w:rPr>
          <w:rFonts w:ascii="Times New Roman" w:hAnsi="Times New Roman"/>
          <w:color w:val="000000"/>
          <w:spacing w:val="-2"/>
          <w:sz w:val="20"/>
          <w:szCs w:val="20"/>
        </w:rPr>
        <w:t xml:space="preserve"> </w:t>
      </w:r>
      <w:r>
        <w:rPr>
          <w:rFonts w:ascii="Times New Roman" w:hAnsi="Times New Roman"/>
          <w:color w:val="000000"/>
          <w:sz w:val="20"/>
          <w:szCs w:val="20"/>
        </w:rPr>
        <w:t>includes</w:t>
      </w:r>
      <w:r>
        <w:rPr>
          <w:rFonts w:ascii="Times New Roman" w:hAnsi="Times New Roman"/>
          <w:color w:val="000000"/>
          <w:spacing w:val="-2"/>
          <w:sz w:val="20"/>
          <w:szCs w:val="20"/>
        </w:rPr>
        <w:t xml:space="preserve"> </w:t>
      </w:r>
      <w:r>
        <w:rPr>
          <w:rFonts w:ascii="Times New Roman" w:hAnsi="Times New Roman"/>
          <w:color w:val="000000"/>
          <w:sz w:val="20"/>
          <w:szCs w:val="20"/>
        </w:rPr>
        <w:t>the</w:t>
      </w:r>
      <w:r>
        <w:rPr>
          <w:rFonts w:ascii="Times New Roman" w:hAnsi="Times New Roman"/>
          <w:color w:val="000000"/>
          <w:spacing w:val="-2"/>
          <w:sz w:val="20"/>
          <w:szCs w:val="20"/>
        </w:rPr>
        <w:t xml:space="preserve"> </w:t>
      </w:r>
      <w:r>
        <w:rPr>
          <w:rFonts w:ascii="Times New Roman" w:hAnsi="Times New Roman"/>
          <w:color w:val="000000"/>
          <w:sz w:val="20"/>
          <w:szCs w:val="20"/>
        </w:rPr>
        <w:t>processes,</w:t>
      </w:r>
      <w:r>
        <w:rPr>
          <w:rFonts w:ascii="Times New Roman" w:hAnsi="Times New Roman"/>
          <w:color w:val="000000"/>
          <w:spacing w:val="-2"/>
          <w:sz w:val="20"/>
          <w:szCs w:val="20"/>
        </w:rPr>
        <w:t xml:space="preserve"> </w:t>
      </w:r>
      <w:r>
        <w:rPr>
          <w:rFonts w:ascii="Times New Roman" w:hAnsi="Times New Roman"/>
          <w:color w:val="000000"/>
          <w:sz w:val="20"/>
          <w:szCs w:val="20"/>
        </w:rPr>
        <w:t>techniques</w:t>
      </w:r>
      <w:r>
        <w:rPr>
          <w:rFonts w:ascii="Times New Roman" w:hAnsi="Times New Roman"/>
          <w:color w:val="000000"/>
          <w:spacing w:val="-2"/>
          <w:sz w:val="20"/>
          <w:szCs w:val="20"/>
        </w:rPr>
        <w:t xml:space="preserve"> </w:t>
      </w:r>
      <w:r>
        <w:rPr>
          <w:rFonts w:ascii="Times New Roman" w:hAnsi="Times New Roman"/>
          <w:color w:val="000000"/>
          <w:sz w:val="20"/>
          <w:szCs w:val="20"/>
        </w:rPr>
        <w:t>and</w:t>
      </w:r>
      <w:r>
        <w:rPr>
          <w:rFonts w:ascii="Times New Roman" w:hAnsi="Times New Roman"/>
          <w:color w:val="000000"/>
          <w:spacing w:val="-2"/>
          <w:sz w:val="20"/>
          <w:szCs w:val="20"/>
        </w:rPr>
        <w:t xml:space="preserve"> </w:t>
      </w:r>
      <w:r>
        <w:rPr>
          <w:rFonts w:ascii="Times New Roman" w:hAnsi="Times New Roman"/>
          <w:color w:val="000000"/>
          <w:sz w:val="20"/>
          <w:szCs w:val="20"/>
        </w:rPr>
        <w:t>skills</w:t>
      </w:r>
      <w:r>
        <w:rPr>
          <w:rFonts w:ascii="Times New Roman" w:hAnsi="Times New Roman"/>
          <w:color w:val="000000"/>
          <w:spacing w:val="-2"/>
          <w:sz w:val="20"/>
          <w:szCs w:val="20"/>
        </w:rPr>
        <w:t xml:space="preserve"> </w:t>
      </w:r>
      <w:r>
        <w:rPr>
          <w:rFonts w:ascii="Times New Roman" w:hAnsi="Times New Roman"/>
          <w:color w:val="000000"/>
          <w:sz w:val="20"/>
          <w:szCs w:val="20"/>
        </w:rPr>
        <w:t>of</w:t>
      </w:r>
      <w:r>
        <w:rPr>
          <w:rFonts w:ascii="Times New Roman" w:hAnsi="Times New Roman"/>
          <w:color w:val="000000"/>
          <w:spacing w:val="-2"/>
          <w:sz w:val="20"/>
          <w:szCs w:val="20"/>
        </w:rPr>
        <w:t xml:space="preserve"> </w:t>
      </w:r>
      <w:r>
        <w:rPr>
          <w:rFonts w:ascii="Times New Roman" w:hAnsi="Times New Roman"/>
          <w:color w:val="000000"/>
          <w:sz w:val="20"/>
          <w:szCs w:val="20"/>
        </w:rPr>
        <w:t>advanced</w:t>
      </w:r>
      <w:r>
        <w:rPr>
          <w:rFonts w:ascii="Times New Roman" w:hAnsi="Times New Roman"/>
          <w:color w:val="000000"/>
          <w:spacing w:val="-2"/>
          <w:sz w:val="20"/>
          <w:szCs w:val="20"/>
        </w:rPr>
        <w:t xml:space="preserve"> </w:t>
      </w:r>
      <w:r>
        <w:rPr>
          <w:rFonts w:ascii="Times New Roman" w:hAnsi="Times New Roman"/>
          <w:color w:val="000000"/>
          <w:sz w:val="20"/>
          <w:szCs w:val="20"/>
        </w:rPr>
        <w:t>health</w:t>
      </w:r>
      <w:r>
        <w:rPr>
          <w:rFonts w:ascii="Times New Roman" w:hAnsi="Times New Roman"/>
          <w:color w:val="000000"/>
          <w:spacing w:val="-2"/>
          <w:sz w:val="20"/>
          <w:szCs w:val="20"/>
        </w:rPr>
        <w:t xml:space="preserve"> </w:t>
      </w:r>
      <w:r>
        <w:rPr>
          <w:rFonts w:ascii="Times New Roman" w:hAnsi="Times New Roman"/>
          <w:color w:val="000000"/>
          <w:sz w:val="20"/>
          <w:szCs w:val="20"/>
        </w:rPr>
        <w:t>assessment</w:t>
      </w:r>
      <w:r>
        <w:rPr>
          <w:rFonts w:ascii="Times New Roman" w:hAnsi="Times New Roman"/>
          <w:color w:val="000000"/>
          <w:spacing w:val="-2"/>
          <w:sz w:val="20"/>
          <w:szCs w:val="20"/>
        </w:rPr>
        <w:t xml:space="preserve"> </w:t>
      </w:r>
      <w:r>
        <w:rPr>
          <w:rFonts w:ascii="Times New Roman" w:hAnsi="Times New Roman"/>
          <w:color w:val="000000"/>
          <w:sz w:val="20"/>
          <w:szCs w:val="20"/>
        </w:rPr>
        <w:t>which builds</w:t>
      </w:r>
      <w:r>
        <w:rPr>
          <w:rFonts w:ascii="Times New Roman" w:hAnsi="Times New Roman"/>
          <w:color w:val="000000"/>
          <w:spacing w:val="-2"/>
          <w:sz w:val="20"/>
          <w:szCs w:val="20"/>
        </w:rPr>
        <w:t xml:space="preserve"> </w:t>
      </w:r>
      <w:r>
        <w:rPr>
          <w:rFonts w:ascii="Times New Roman" w:hAnsi="Times New Roman"/>
          <w:color w:val="000000"/>
          <w:sz w:val="20"/>
          <w:szCs w:val="20"/>
        </w:rPr>
        <w:t>on</w:t>
      </w:r>
      <w:r>
        <w:rPr>
          <w:rFonts w:ascii="Times New Roman" w:hAnsi="Times New Roman"/>
          <w:color w:val="000000"/>
          <w:spacing w:val="-2"/>
          <w:sz w:val="20"/>
          <w:szCs w:val="20"/>
        </w:rPr>
        <w:t xml:space="preserve"> </w:t>
      </w:r>
      <w:r>
        <w:rPr>
          <w:rFonts w:ascii="Times New Roman" w:hAnsi="Times New Roman"/>
          <w:color w:val="000000"/>
          <w:sz w:val="20"/>
          <w:szCs w:val="20"/>
        </w:rPr>
        <w:t>basic</w:t>
      </w:r>
      <w:r>
        <w:rPr>
          <w:rFonts w:ascii="Times New Roman" w:hAnsi="Times New Roman"/>
          <w:color w:val="000000"/>
          <w:spacing w:val="-2"/>
          <w:sz w:val="20"/>
          <w:szCs w:val="20"/>
        </w:rPr>
        <w:t xml:space="preserve"> </w:t>
      </w:r>
      <w:r>
        <w:rPr>
          <w:rFonts w:ascii="Times New Roman" w:hAnsi="Times New Roman"/>
          <w:color w:val="000000"/>
          <w:sz w:val="20"/>
          <w:szCs w:val="20"/>
        </w:rPr>
        <w:t>and</w:t>
      </w:r>
      <w:r>
        <w:rPr>
          <w:rFonts w:ascii="Times New Roman" w:hAnsi="Times New Roman"/>
          <w:color w:val="000000"/>
          <w:spacing w:val="-2"/>
          <w:sz w:val="20"/>
          <w:szCs w:val="20"/>
        </w:rPr>
        <w:t xml:space="preserve"> </w:t>
      </w:r>
      <w:r>
        <w:rPr>
          <w:rFonts w:ascii="Times New Roman" w:hAnsi="Times New Roman"/>
          <w:color w:val="000000"/>
          <w:sz w:val="20"/>
          <w:szCs w:val="20"/>
        </w:rPr>
        <w:t>experiential</w:t>
      </w:r>
      <w:r>
        <w:rPr>
          <w:rFonts w:ascii="Times New Roman" w:hAnsi="Times New Roman"/>
          <w:color w:val="000000"/>
          <w:spacing w:val="-2"/>
          <w:sz w:val="20"/>
          <w:szCs w:val="20"/>
        </w:rPr>
        <w:t xml:space="preserve"> </w:t>
      </w:r>
      <w:r>
        <w:rPr>
          <w:rFonts w:ascii="Times New Roman" w:hAnsi="Times New Roman"/>
          <w:color w:val="000000"/>
          <w:sz w:val="20"/>
          <w:szCs w:val="20"/>
        </w:rPr>
        <w:t>knowledge</w:t>
      </w:r>
      <w:r>
        <w:rPr>
          <w:rFonts w:ascii="Times New Roman" w:hAnsi="Times New Roman"/>
          <w:color w:val="000000"/>
          <w:spacing w:val="-2"/>
          <w:sz w:val="20"/>
          <w:szCs w:val="20"/>
        </w:rPr>
        <w:t xml:space="preserve"> </w:t>
      </w:r>
      <w:r>
        <w:rPr>
          <w:rFonts w:ascii="Times New Roman" w:hAnsi="Times New Roman"/>
          <w:color w:val="000000"/>
          <w:sz w:val="20"/>
          <w:szCs w:val="20"/>
        </w:rPr>
        <w:t>of</w:t>
      </w:r>
      <w:r>
        <w:rPr>
          <w:rFonts w:ascii="Times New Roman" w:hAnsi="Times New Roman"/>
          <w:color w:val="000000"/>
          <w:spacing w:val="-2"/>
          <w:sz w:val="20"/>
          <w:szCs w:val="20"/>
        </w:rPr>
        <w:t xml:space="preserve"> </w:t>
      </w:r>
      <w:r>
        <w:rPr>
          <w:rFonts w:ascii="Times New Roman" w:hAnsi="Times New Roman"/>
          <w:color w:val="000000"/>
          <w:sz w:val="20"/>
          <w:szCs w:val="20"/>
        </w:rPr>
        <w:t>assessment.</w:t>
      </w:r>
      <w:r>
        <w:rPr>
          <w:rFonts w:ascii="Times New Roman" w:hAnsi="Times New Roman"/>
          <w:color w:val="000000"/>
          <w:spacing w:val="-2"/>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equisites:</w:t>
      </w:r>
      <w:r>
        <w:rPr>
          <w:rFonts w:ascii="Times New Roman" w:hAnsi="Times New Roman"/>
          <w:i/>
          <w:iCs/>
          <w:color w:val="000000"/>
          <w:spacing w:val="-6"/>
          <w:sz w:val="20"/>
          <w:szCs w:val="20"/>
        </w:rPr>
        <w:t xml:space="preserve"> </w:t>
      </w:r>
      <w:r>
        <w:rPr>
          <w:rFonts w:ascii="Times New Roman" w:hAnsi="Times New Roman"/>
          <w:i/>
          <w:iCs/>
          <w:color w:val="000000"/>
          <w:sz w:val="20"/>
          <w:szCs w:val="20"/>
        </w:rPr>
        <w:t>Admission</w:t>
      </w:r>
      <w:r>
        <w:rPr>
          <w:rFonts w:ascii="Times New Roman" w:hAnsi="Times New Roman"/>
          <w:i/>
          <w:iCs/>
          <w:color w:val="000000"/>
          <w:spacing w:val="-2"/>
          <w:sz w:val="20"/>
          <w:szCs w:val="20"/>
        </w:rPr>
        <w:t xml:space="preserve"> </w:t>
      </w:r>
      <w:r>
        <w:rPr>
          <w:rFonts w:ascii="Times New Roman" w:hAnsi="Times New Roman"/>
          <w:i/>
          <w:iCs/>
          <w:color w:val="000000"/>
          <w:sz w:val="20"/>
          <w:szCs w:val="20"/>
        </w:rPr>
        <w:t>to</w:t>
      </w:r>
      <w:r>
        <w:rPr>
          <w:rFonts w:ascii="Times New Roman" w:hAnsi="Times New Roman"/>
          <w:i/>
          <w:iCs/>
          <w:color w:val="000000"/>
          <w:spacing w:val="-2"/>
          <w:sz w:val="20"/>
          <w:szCs w:val="20"/>
        </w:rPr>
        <w:t xml:space="preserve"> </w:t>
      </w:r>
      <w:r>
        <w:rPr>
          <w:rFonts w:ascii="Times New Roman" w:hAnsi="Times New Roman"/>
          <w:i/>
          <w:iCs/>
          <w:color w:val="000000"/>
          <w:sz w:val="20"/>
          <w:szCs w:val="20"/>
        </w:rPr>
        <w:t>Graduate Nursing P</w:t>
      </w:r>
      <w:r>
        <w:rPr>
          <w:rFonts w:ascii="Times New Roman" w:hAnsi="Times New Roman"/>
          <w:i/>
          <w:iCs/>
          <w:color w:val="000000"/>
          <w:spacing w:val="-7"/>
          <w:sz w:val="20"/>
          <w:szCs w:val="20"/>
        </w:rPr>
        <w:t>r</w:t>
      </w:r>
      <w:r>
        <w:rPr>
          <w:rFonts w:ascii="Times New Roman" w:hAnsi="Times New Roman"/>
          <w:i/>
          <w:iCs/>
          <w:color w:val="000000"/>
          <w:sz w:val="20"/>
          <w:szCs w:val="20"/>
        </w:rPr>
        <w:t>ogram or app</w:t>
      </w:r>
      <w:r>
        <w:rPr>
          <w:rFonts w:ascii="Times New Roman" w:hAnsi="Times New Roman"/>
          <w:i/>
          <w:iCs/>
          <w:color w:val="000000"/>
          <w:spacing w:val="-7"/>
          <w:sz w:val="20"/>
          <w:szCs w:val="20"/>
        </w:rPr>
        <w:t>r</w:t>
      </w:r>
      <w:r>
        <w:rPr>
          <w:rFonts w:ascii="Times New Roman" w:hAnsi="Times New Roman"/>
          <w:i/>
          <w:iCs/>
          <w:color w:val="000000"/>
          <w:sz w:val="20"/>
          <w:szCs w:val="20"/>
        </w:rPr>
        <w:t>oval of Coo</w:t>
      </w:r>
      <w:r>
        <w:rPr>
          <w:rFonts w:ascii="Times New Roman" w:hAnsi="Times New Roman"/>
          <w:i/>
          <w:iCs/>
          <w:color w:val="000000"/>
          <w:spacing w:val="-7"/>
          <w:sz w:val="20"/>
          <w:szCs w:val="20"/>
        </w:rPr>
        <w:t>r</w:t>
      </w:r>
      <w:r>
        <w:rPr>
          <w:rFonts w:ascii="Times New Roman" w:hAnsi="Times New Roman"/>
          <w:i/>
          <w:iCs/>
          <w:color w:val="000000"/>
          <w:sz w:val="20"/>
          <w:szCs w:val="20"/>
        </w:rPr>
        <w:t>dinator of Graduate Nursing P</w:t>
      </w:r>
      <w:r>
        <w:rPr>
          <w:rFonts w:ascii="Times New Roman" w:hAnsi="Times New Roman"/>
          <w:i/>
          <w:iCs/>
          <w:color w:val="000000"/>
          <w:spacing w:val="-7"/>
          <w:sz w:val="20"/>
          <w:szCs w:val="20"/>
        </w:rPr>
        <w:t>r</w:t>
      </w:r>
      <w:r>
        <w:rPr>
          <w:rFonts w:ascii="Times New Roman" w:hAnsi="Times New Roman"/>
          <w:i/>
          <w:iCs/>
          <w:color w:val="000000"/>
          <w:sz w:val="20"/>
          <w:szCs w:val="20"/>
        </w:rPr>
        <w:t>ogram.</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sz w:val="20"/>
          <w:szCs w:val="20"/>
        </w:rPr>
      </w:pP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color w:val="000000"/>
          <w:sz w:val="20"/>
          <w:szCs w:val="20"/>
        </w:rPr>
      </w:pPr>
      <w:r>
        <w:rPr>
          <w:rFonts w:ascii="Times New Roman" w:hAnsi="Times New Roman"/>
          <w:b/>
          <w:bCs/>
          <w:color w:val="000000"/>
          <w:sz w:val="20"/>
          <w:szCs w:val="20"/>
        </w:rPr>
        <w:t>NURS</w:t>
      </w:r>
      <w:r>
        <w:rPr>
          <w:rFonts w:ascii="Times New Roman" w:hAnsi="Times New Roman"/>
          <w:b/>
          <w:bCs/>
          <w:color w:val="000000"/>
          <w:spacing w:val="-5"/>
          <w:sz w:val="20"/>
          <w:szCs w:val="20"/>
        </w:rPr>
        <w:t xml:space="preserve"> </w:t>
      </w:r>
      <w:r>
        <w:rPr>
          <w:rFonts w:ascii="Times New Roman" w:hAnsi="Times New Roman"/>
          <w:b/>
          <w:bCs/>
          <w:color w:val="000000"/>
          <w:sz w:val="20"/>
          <w:szCs w:val="20"/>
        </w:rPr>
        <w:t>5</w:t>
      </w:r>
      <w:r>
        <w:rPr>
          <w:rFonts w:ascii="Times New Roman" w:hAnsi="Times New Roman"/>
          <w:b/>
          <w:bCs/>
          <w:color w:val="000000"/>
          <w:spacing w:val="-11"/>
          <w:sz w:val="20"/>
          <w:szCs w:val="20"/>
        </w:rPr>
        <w:t>11</w:t>
      </w:r>
      <w:r>
        <w:rPr>
          <w:rFonts w:ascii="Times New Roman" w:hAnsi="Times New Roman"/>
          <w:b/>
          <w:bCs/>
          <w:color w:val="000000"/>
          <w:sz w:val="20"/>
          <w:szCs w:val="20"/>
        </w:rPr>
        <w:t>1</w:t>
      </w:r>
      <w:r>
        <w:rPr>
          <w:rFonts w:ascii="Times New Roman" w:hAnsi="Times New Roman"/>
          <w:b/>
          <w:bCs/>
          <w:color w:val="000000"/>
          <w:spacing w:val="-5"/>
          <w:sz w:val="20"/>
          <w:szCs w:val="20"/>
        </w:rPr>
        <w:t xml:space="preserve"> </w:t>
      </w:r>
      <w:r>
        <w:rPr>
          <w:rFonts w:ascii="Times New Roman" w:hAnsi="Times New Roman"/>
          <w:b/>
          <w:bCs/>
          <w:color w:val="000000"/>
          <w:sz w:val="20"/>
          <w:szCs w:val="20"/>
        </w:rPr>
        <w:t>-</w:t>
      </w:r>
      <w:r>
        <w:rPr>
          <w:rFonts w:ascii="Times New Roman" w:hAnsi="Times New Roman"/>
          <w:b/>
          <w:bCs/>
          <w:color w:val="000000"/>
          <w:spacing w:val="-5"/>
          <w:sz w:val="20"/>
          <w:szCs w:val="20"/>
        </w:rPr>
        <w:t xml:space="preserve"> </w:t>
      </w:r>
      <w:r>
        <w:rPr>
          <w:rFonts w:ascii="Times New Roman" w:hAnsi="Times New Roman"/>
          <w:b/>
          <w:bCs/>
          <w:color w:val="000000"/>
          <w:sz w:val="20"/>
          <w:szCs w:val="20"/>
        </w:rPr>
        <w:t>Nursing</w:t>
      </w:r>
      <w:r>
        <w:rPr>
          <w:rFonts w:ascii="Times New Roman" w:hAnsi="Times New Roman"/>
          <w:b/>
          <w:bCs/>
          <w:color w:val="000000"/>
          <w:spacing w:val="-8"/>
          <w:sz w:val="20"/>
          <w:szCs w:val="20"/>
        </w:rPr>
        <w:t xml:space="preserve"> </w:t>
      </w:r>
      <w:r>
        <w:rPr>
          <w:rFonts w:ascii="Times New Roman" w:hAnsi="Times New Roman"/>
          <w:b/>
          <w:bCs/>
          <w:color w:val="000000"/>
          <w:sz w:val="20"/>
          <w:szCs w:val="20"/>
        </w:rPr>
        <w:t>Theory</w:t>
      </w:r>
      <w:r>
        <w:rPr>
          <w:rFonts w:ascii="Times New Roman" w:hAnsi="Times New Roman"/>
          <w:b/>
          <w:bCs/>
          <w:color w:val="000000"/>
          <w:spacing w:val="-5"/>
          <w:sz w:val="20"/>
          <w:szCs w:val="20"/>
        </w:rPr>
        <w:t xml:space="preserve"> </w:t>
      </w:r>
      <w:r>
        <w:rPr>
          <w:rFonts w:ascii="Times New Roman" w:hAnsi="Times New Roman"/>
          <w:b/>
          <w:bCs/>
          <w:color w:val="000000"/>
          <w:sz w:val="20"/>
          <w:szCs w:val="20"/>
        </w:rPr>
        <w:t xml:space="preserve">Development...........................................................................3(3-0) </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This</w:t>
      </w:r>
      <w:r>
        <w:rPr>
          <w:rFonts w:ascii="Times New Roman" w:hAnsi="Times New Roman"/>
          <w:color w:val="000000"/>
          <w:spacing w:val="-7"/>
          <w:sz w:val="20"/>
          <w:szCs w:val="20"/>
        </w:rPr>
        <w:t xml:space="preserve"> </w:t>
      </w:r>
      <w:r>
        <w:rPr>
          <w:rFonts w:ascii="Times New Roman" w:hAnsi="Times New Roman"/>
          <w:color w:val="000000"/>
          <w:sz w:val="20"/>
          <w:szCs w:val="20"/>
        </w:rPr>
        <w:t>course</w:t>
      </w:r>
      <w:r>
        <w:rPr>
          <w:rFonts w:ascii="Times New Roman" w:hAnsi="Times New Roman"/>
          <w:color w:val="000000"/>
          <w:spacing w:val="-7"/>
          <w:sz w:val="20"/>
          <w:szCs w:val="20"/>
        </w:rPr>
        <w:t xml:space="preserve"> </w:t>
      </w:r>
      <w:r>
        <w:rPr>
          <w:rFonts w:ascii="Times New Roman" w:hAnsi="Times New Roman"/>
          <w:color w:val="000000"/>
          <w:sz w:val="20"/>
          <w:szCs w:val="20"/>
        </w:rPr>
        <w:t>explores</w:t>
      </w:r>
      <w:r>
        <w:rPr>
          <w:rFonts w:ascii="Times New Roman" w:hAnsi="Times New Roman"/>
          <w:color w:val="000000"/>
          <w:spacing w:val="-7"/>
          <w:sz w:val="20"/>
          <w:szCs w:val="20"/>
        </w:rPr>
        <w:t xml:space="preserve"> </w:t>
      </w:r>
      <w:r>
        <w:rPr>
          <w:rFonts w:ascii="Times New Roman" w:hAnsi="Times New Roman"/>
          <w:color w:val="000000"/>
          <w:sz w:val="20"/>
          <w:szCs w:val="20"/>
        </w:rPr>
        <w:t>conceptual</w:t>
      </w:r>
      <w:r>
        <w:rPr>
          <w:rFonts w:ascii="Times New Roman" w:hAnsi="Times New Roman"/>
          <w:color w:val="000000"/>
          <w:spacing w:val="-7"/>
          <w:sz w:val="20"/>
          <w:szCs w:val="20"/>
        </w:rPr>
        <w:t xml:space="preserve"> </w:t>
      </w:r>
      <w:r>
        <w:rPr>
          <w:rFonts w:ascii="Times New Roman" w:hAnsi="Times New Roman"/>
          <w:color w:val="000000"/>
          <w:sz w:val="20"/>
          <w:szCs w:val="20"/>
        </w:rPr>
        <w:t>and</w:t>
      </w:r>
      <w:r>
        <w:rPr>
          <w:rFonts w:ascii="Times New Roman" w:hAnsi="Times New Roman"/>
          <w:color w:val="000000"/>
          <w:spacing w:val="-7"/>
          <w:sz w:val="20"/>
          <w:szCs w:val="20"/>
        </w:rPr>
        <w:t xml:space="preserve"> </w:t>
      </w:r>
      <w:r>
        <w:rPr>
          <w:rFonts w:ascii="Times New Roman" w:hAnsi="Times New Roman"/>
          <w:color w:val="000000"/>
          <w:sz w:val="20"/>
          <w:szCs w:val="20"/>
        </w:rPr>
        <w:t>theoretical</w:t>
      </w:r>
      <w:r>
        <w:rPr>
          <w:rFonts w:ascii="Times New Roman" w:hAnsi="Times New Roman"/>
          <w:color w:val="000000"/>
          <w:spacing w:val="-7"/>
          <w:sz w:val="20"/>
          <w:szCs w:val="20"/>
        </w:rPr>
        <w:t xml:space="preserve"> </w:t>
      </w:r>
      <w:r>
        <w:rPr>
          <w:rFonts w:ascii="Times New Roman" w:hAnsi="Times New Roman"/>
          <w:color w:val="000000"/>
          <w:sz w:val="20"/>
          <w:szCs w:val="20"/>
        </w:rPr>
        <w:t>models</w:t>
      </w:r>
      <w:r>
        <w:rPr>
          <w:rFonts w:ascii="Times New Roman" w:hAnsi="Times New Roman"/>
          <w:color w:val="000000"/>
          <w:spacing w:val="-7"/>
          <w:sz w:val="20"/>
          <w:szCs w:val="20"/>
        </w:rPr>
        <w:t xml:space="preserve"> </w:t>
      </w:r>
      <w:r>
        <w:rPr>
          <w:rFonts w:ascii="Times New Roman" w:hAnsi="Times New Roman"/>
          <w:color w:val="000000"/>
          <w:sz w:val="20"/>
          <w:szCs w:val="20"/>
        </w:rPr>
        <w:t>and</w:t>
      </w:r>
      <w:r>
        <w:rPr>
          <w:rFonts w:ascii="Times New Roman" w:hAnsi="Times New Roman"/>
          <w:color w:val="000000"/>
          <w:spacing w:val="-7"/>
          <w:sz w:val="20"/>
          <w:szCs w:val="20"/>
        </w:rPr>
        <w:t xml:space="preserve"> </w:t>
      </w:r>
      <w:r>
        <w:rPr>
          <w:rFonts w:ascii="Times New Roman" w:hAnsi="Times New Roman"/>
          <w:color w:val="000000"/>
          <w:sz w:val="20"/>
          <w:szCs w:val="20"/>
        </w:rPr>
        <w:t>areas</w:t>
      </w:r>
      <w:r>
        <w:rPr>
          <w:rFonts w:ascii="Times New Roman" w:hAnsi="Times New Roman"/>
          <w:color w:val="000000"/>
          <w:spacing w:val="-7"/>
          <w:sz w:val="20"/>
          <w:szCs w:val="20"/>
        </w:rPr>
        <w:t xml:space="preserve"> </w:t>
      </w:r>
      <w:r>
        <w:rPr>
          <w:rFonts w:ascii="Times New Roman" w:hAnsi="Times New Roman"/>
          <w:color w:val="000000"/>
          <w:sz w:val="20"/>
          <w:szCs w:val="20"/>
        </w:rPr>
        <w:t>of</w:t>
      </w:r>
      <w:r>
        <w:rPr>
          <w:rFonts w:ascii="Times New Roman" w:hAnsi="Times New Roman"/>
          <w:color w:val="000000"/>
          <w:spacing w:val="-7"/>
          <w:sz w:val="20"/>
          <w:szCs w:val="20"/>
        </w:rPr>
        <w:t xml:space="preserve"> </w:t>
      </w:r>
      <w:r>
        <w:rPr>
          <w:rFonts w:ascii="Times New Roman" w:hAnsi="Times New Roman"/>
          <w:color w:val="000000"/>
          <w:sz w:val="20"/>
          <w:szCs w:val="20"/>
        </w:rPr>
        <w:t>advanced</w:t>
      </w:r>
      <w:r>
        <w:rPr>
          <w:rFonts w:ascii="Times New Roman" w:hAnsi="Times New Roman"/>
          <w:color w:val="000000"/>
          <w:spacing w:val="-7"/>
          <w:sz w:val="20"/>
          <w:szCs w:val="20"/>
        </w:rPr>
        <w:t xml:space="preserve"> </w:t>
      </w:r>
      <w:r>
        <w:rPr>
          <w:rFonts w:ascii="Times New Roman" w:hAnsi="Times New Roman"/>
          <w:color w:val="000000"/>
          <w:sz w:val="20"/>
          <w:szCs w:val="20"/>
        </w:rPr>
        <w:t>specialization</w:t>
      </w:r>
      <w:r>
        <w:rPr>
          <w:rFonts w:ascii="Times New Roman" w:hAnsi="Times New Roman"/>
          <w:color w:val="000000"/>
          <w:spacing w:val="-7"/>
          <w:sz w:val="20"/>
          <w:szCs w:val="20"/>
        </w:rPr>
        <w:t xml:space="preserve"> </w:t>
      </w:r>
      <w:r>
        <w:rPr>
          <w:rFonts w:ascii="Times New Roman" w:hAnsi="Times New Roman"/>
          <w:color w:val="000000"/>
          <w:sz w:val="20"/>
          <w:szCs w:val="20"/>
        </w:rPr>
        <w:t>as a</w:t>
      </w:r>
      <w:r>
        <w:rPr>
          <w:rFonts w:ascii="Times New Roman" w:hAnsi="Times New Roman"/>
          <w:color w:val="000000"/>
          <w:spacing w:val="-9"/>
          <w:sz w:val="20"/>
          <w:szCs w:val="20"/>
        </w:rPr>
        <w:t xml:space="preserve"> </w:t>
      </w:r>
      <w:r>
        <w:rPr>
          <w:rFonts w:ascii="Times New Roman" w:hAnsi="Times New Roman"/>
          <w:color w:val="000000"/>
          <w:spacing w:val="-1"/>
          <w:sz w:val="20"/>
          <w:szCs w:val="20"/>
        </w:rPr>
        <w:t>basi</w:t>
      </w:r>
      <w:r>
        <w:rPr>
          <w:rFonts w:ascii="Times New Roman" w:hAnsi="Times New Roman"/>
          <w:color w:val="000000"/>
          <w:sz w:val="20"/>
          <w:szCs w:val="20"/>
        </w:rPr>
        <w:t>s</w:t>
      </w:r>
      <w:r>
        <w:rPr>
          <w:rFonts w:ascii="Times New Roman" w:hAnsi="Times New Roman"/>
          <w:color w:val="000000"/>
          <w:spacing w:val="-9"/>
          <w:sz w:val="20"/>
          <w:szCs w:val="20"/>
        </w:rPr>
        <w:t xml:space="preserve"> </w:t>
      </w:r>
      <w:r>
        <w:rPr>
          <w:rFonts w:ascii="Times New Roman" w:hAnsi="Times New Roman"/>
          <w:color w:val="000000"/>
          <w:spacing w:val="-1"/>
          <w:sz w:val="20"/>
          <w:szCs w:val="20"/>
        </w:rPr>
        <w:t>fo</w:t>
      </w:r>
      <w:r>
        <w:rPr>
          <w:rFonts w:ascii="Times New Roman" w:hAnsi="Times New Roman"/>
          <w:color w:val="000000"/>
          <w:sz w:val="20"/>
          <w:szCs w:val="20"/>
        </w:rPr>
        <w:t>r</w:t>
      </w:r>
      <w:r>
        <w:rPr>
          <w:rFonts w:ascii="Times New Roman" w:hAnsi="Times New Roman"/>
          <w:color w:val="000000"/>
          <w:spacing w:val="-9"/>
          <w:sz w:val="20"/>
          <w:szCs w:val="20"/>
        </w:rPr>
        <w:t xml:space="preserve"> </w:t>
      </w:r>
      <w:r>
        <w:rPr>
          <w:rFonts w:ascii="Times New Roman" w:hAnsi="Times New Roman"/>
          <w:color w:val="000000"/>
          <w:spacing w:val="-1"/>
          <w:sz w:val="20"/>
          <w:szCs w:val="20"/>
        </w:rPr>
        <w:t>rol</w:t>
      </w:r>
      <w:r>
        <w:rPr>
          <w:rFonts w:ascii="Times New Roman" w:hAnsi="Times New Roman"/>
          <w:color w:val="000000"/>
          <w:sz w:val="20"/>
          <w:szCs w:val="20"/>
        </w:rPr>
        <w:t>e</w:t>
      </w:r>
      <w:r>
        <w:rPr>
          <w:rFonts w:ascii="Times New Roman" w:hAnsi="Times New Roman"/>
          <w:color w:val="000000"/>
          <w:spacing w:val="-8"/>
          <w:sz w:val="20"/>
          <w:szCs w:val="20"/>
        </w:rPr>
        <w:t xml:space="preserve"> </w:t>
      </w:r>
      <w:r>
        <w:rPr>
          <w:rFonts w:ascii="Times New Roman" w:hAnsi="Times New Roman"/>
          <w:color w:val="000000"/>
          <w:spacing w:val="-1"/>
          <w:sz w:val="20"/>
          <w:szCs w:val="20"/>
        </w:rPr>
        <w:t>developmen</w:t>
      </w:r>
      <w:r>
        <w:rPr>
          <w:rFonts w:ascii="Times New Roman" w:hAnsi="Times New Roman"/>
          <w:color w:val="000000"/>
          <w:sz w:val="20"/>
          <w:szCs w:val="20"/>
        </w:rPr>
        <w:t>t</w:t>
      </w:r>
      <w:r>
        <w:rPr>
          <w:rFonts w:ascii="Times New Roman" w:hAnsi="Times New Roman"/>
          <w:color w:val="000000"/>
          <w:spacing w:val="-8"/>
          <w:sz w:val="20"/>
          <w:szCs w:val="20"/>
        </w:rPr>
        <w:t xml:space="preserve"> </w:t>
      </w:r>
      <w:r>
        <w:rPr>
          <w:rFonts w:ascii="Times New Roman" w:hAnsi="Times New Roman"/>
          <w:color w:val="000000"/>
          <w:spacing w:val="-1"/>
          <w:sz w:val="20"/>
          <w:szCs w:val="20"/>
        </w:rPr>
        <w:t>an</w:t>
      </w:r>
      <w:r>
        <w:rPr>
          <w:rFonts w:ascii="Times New Roman" w:hAnsi="Times New Roman"/>
          <w:color w:val="000000"/>
          <w:sz w:val="20"/>
          <w:szCs w:val="20"/>
        </w:rPr>
        <w:t>d</w:t>
      </w:r>
      <w:r>
        <w:rPr>
          <w:rFonts w:ascii="Times New Roman" w:hAnsi="Times New Roman"/>
          <w:color w:val="000000"/>
          <w:spacing w:val="-9"/>
          <w:sz w:val="20"/>
          <w:szCs w:val="20"/>
        </w:rPr>
        <w:t xml:space="preserve"> </w:t>
      </w:r>
      <w:r>
        <w:rPr>
          <w:rFonts w:ascii="Times New Roman" w:hAnsi="Times New Roman"/>
          <w:color w:val="000000"/>
          <w:spacing w:val="-1"/>
          <w:sz w:val="20"/>
          <w:szCs w:val="20"/>
        </w:rPr>
        <w:t>nursin</w:t>
      </w:r>
      <w:r>
        <w:rPr>
          <w:rFonts w:ascii="Times New Roman" w:hAnsi="Times New Roman"/>
          <w:color w:val="000000"/>
          <w:sz w:val="20"/>
          <w:szCs w:val="20"/>
        </w:rPr>
        <w:t>g</w:t>
      </w:r>
      <w:r>
        <w:rPr>
          <w:rFonts w:ascii="Times New Roman" w:hAnsi="Times New Roman"/>
          <w:color w:val="000000"/>
          <w:spacing w:val="-9"/>
          <w:sz w:val="20"/>
          <w:szCs w:val="20"/>
        </w:rPr>
        <w:t xml:space="preserve"> </w:t>
      </w:r>
      <w:r>
        <w:rPr>
          <w:rFonts w:ascii="Times New Roman" w:hAnsi="Times New Roman"/>
          <w:color w:val="000000"/>
          <w:spacing w:val="-1"/>
          <w:sz w:val="20"/>
          <w:szCs w:val="20"/>
        </w:rPr>
        <w:t>practice</w:t>
      </w:r>
      <w:r>
        <w:rPr>
          <w:rFonts w:ascii="Times New Roman" w:hAnsi="Times New Roman"/>
          <w:color w:val="000000"/>
          <w:sz w:val="20"/>
          <w:szCs w:val="20"/>
        </w:rPr>
        <w:t>.</w:t>
      </w:r>
      <w:r>
        <w:rPr>
          <w:rFonts w:ascii="Times New Roman" w:hAnsi="Times New Roman"/>
          <w:color w:val="000000"/>
          <w:spacing w:val="-12"/>
          <w:sz w:val="20"/>
          <w:szCs w:val="20"/>
        </w:rPr>
        <w:t xml:space="preserve"> </w:t>
      </w:r>
      <w:r>
        <w:rPr>
          <w:rFonts w:ascii="Times New Roman" w:hAnsi="Times New Roman"/>
          <w:color w:val="000000"/>
          <w:spacing w:val="-1"/>
          <w:sz w:val="20"/>
          <w:szCs w:val="20"/>
        </w:rPr>
        <w:t>Theoretica</w:t>
      </w:r>
      <w:r>
        <w:rPr>
          <w:rFonts w:ascii="Times New Roman" w:hAnsi="Times New Roman"/>
          <w:color w:val="000000"/>
          <w:sz w:val="20"/>
          <w:szCs w:val="20"/>
        </w:rPr>
        <w:t>l</w:t>
      </w:r>
      <w:r>
        <w:rPr>
          <w:rFonts w:ascii="Times New Roman" w:hAnsi="Times New Roman"/>
          <w:color w:val="000000"/>
          <w:spacing w:val="-8"/>
          <w:sz w:val="20"/>
          <w:szCs w:val="20"/>
        </w:rPr>
        <w:t xml:space="preserve"> </w:t>
      </w:r>
      <w:r>
        <w:rPr>
          <w:rFonts w:ascii="Times New Roman" w:hAnsi="Times New Roman"/>
          <w:color w:val="000000"/>
          <w:spacing w:val="-1"/>
          <w:sz w:val="20"/>
          <w:szCs w:val="20"/>
        </w:rPr>
        <w:t>assumption</w:t>
      </w:r>
      <w:r>
        <w:rPr>
          <w:rFonts w:ascii="Times New Roman" w:hAnsi="Times New Roman"/>
          <w:color w:val="000000"/>
          <w:sz w:val="20"/>
          <w:szCs w:val="20"/>
        </w:rPr>
        <w:t>s</w:t>
      </w:r>
      <w:r>
        <w:rPr>
          <w:rFonts w:ascii="Times New Roman" w:hAnsi="Times New Roman"/>
          <w:color w:val="000000"/>
          <w:spacing w:val="-9"/>
          <w:sz w:val="20"/>
          <w:szCs w:val="20"/>
        </w:rPr>
        <w:t xml:space="preserve"> </w:t>
      </w:r>
      <w:r>
        <w:rPr>
          <w:rFonts w:ascii="Times New Roman" w:hAnsi="Times New Roman"/>
          <w:color w:val="000000"/>
          <w:spacing w:val="-1"/>
          <w:sz w:val="20"/>
          <w:szCs w:val="20"/>
        </w:rPr>
        <w:t>an</w:t>
      </w:r>
      <w:r>
        <w:rPr>
          <w:rFonts w:ascii="Times New Roman" w:hAnsi="Times New Roman"/>
          <w:color w:val="000000"/>
          <w:sz w:val="20"/>
          <w:szCs w:val="20"/>
        </w:rPr>
        <w:t>d</w:t>
      </w:r>
      <w:r>
        <w:rPr>
          <w:rFonts w:ascii="Times New Roman" w:hAnsi="Times New Roman"/>
          <w:color w:val="000000"/>
          <w:spacing w:val="-9"/>
          <w:sz w:val="20"/>
          <w:szCs w:val="20"/>
        </w:rPr>
        <w:t xml:space="preserve"> </w:t>
      </w:r>
      <w:r>
        <w:rPr>
          <w:rFonts w:ascii="Times New Roman" w:hAnsi="Times New Roman"/>
          <w:color w:val="000000"/>
          <w:spacing w:val="-1"/>
          <w:sz w:val="20"/>
          <w:szCs w:val="20"/>
        </w:rPr>
        <w:t>conceptua</w:t>
      </w:r>
      <w:r>
        <w:rPr>
          <w:rFonts w:ascii="Times New Roman" w:hAnsi="Times New Roman"/>
          <w:color w:val="000000"/>
          <w:sz w:val="20"/>
          <w:szCs w:val="20"/>
        </w:rPr>
        <w:t>l</w:t>
      </w:r>
      <w:r>
        <w:rPr>
          <w:rFonts w:ascii="Times New Roman" w:hAnsi="Times New Roman"/>
          <w:color w:val="000000"/>
          <w:spacing w:val="-8"/>
          <w:sz w:val="20"/>
          <w:szCs w:val="20"/>
        </w:rPr>
        <w:t xml:space="preserve"> </w:t>
      </w:r>
      <w:r>
        <w:rPr>
          <w:rFonts w:ascii="Times New Roman" w:hAnsi="Times New Roman"/>
          <w:color w:val="000000"/>
          <w:spacing w:val="-1"/>
          <w:sz w:val="20"/>
          <w:szCs w:val="20"/>
        </w:rPr>
        <w:t>mod</w:t>
      </w:r>
      <w:r>
        <w:rPr>
          <w:rFonts w:ascii="Times New Roman" w:hAnsi="Times New Roman"/>
          <w:color w:val="000000"/>
          <w:sz w:val="20"/>
          <w:szCs w:val="20"/>
        </w:rPr>
        <w:t>els</w:t>
      </w:r>
      <w:r>
        <w:rPr>
          <w:rFonts w:ascii="Times New Roman" w:hAnsi="Times New Roman"/>
          <w:color w:val="000000"/>
          <w:spacing w:val="3"/>
          <w:sz w:val="20"/>
          <w:szCs w:val="20"/>
        </w:rPr>
        <w:t xml:space="preserve"> </w:t>
      </w:r>
      <w:r>
        <w:rPr>
          <w:rFonts w:ascii="Times New Roman" w:hAnsi="Times New Roman"/>
          <w:color w:val="000000"/>
          <w:sz w:val="20"/>
          <w:szCs w:val="20"/>
        </w:rPr>
        <w:t>are</w:t>
      </w:r>
      <w:r>
        <w:rPr>
          <w:rFonts w:ascii="Times New Roman" w:hAnsi="Times New Roman"/>
          <w:color w:val="000000"/>
          <w:spacing w:val="3"/>
          <w:sz w:val="20"/>
          <w:szCs w:val="20"/>
        </w:rPr>
        <w:t xml:space="preserve"> </w:t>
      </w:r>
      <w:r>
        <w:rPr>
          <w:rFonts w:ascii="Times New Roman" w:hAnsi="Times New Roman"/>
          <w:color w:val="000000"/>
          <w:sz w:val="20"/>
          <w:szCs w:val="20"/>
        </w:rPr>
        <w:t>related</w:t>
      </w:r>
      <w:r>
        <w:rPr>
          <w:rFonts w:ascii="Times New Roman" w:hAnsi="Times New Roman"/>
          <w:color w:val="000000"/>
          <w:spacing w:val="4"/>
          <w:sz w:val="20"/>
          <w:szCs w:val="20"/>
        </w:rPr>
        <w:t xml:space="preserve"> </w:t>
      </w:r>
      <w:r>
        <w:rPr>
          <w:rFonts w:ascii="Times New Roman" w:hAnsi="Times New Roman"/>
          <w:color w:val="000000"/>
          <w:sz w:val="20"/>
          <w:szCs w:val="20"/>
        </w:rPr>
        <w:t>to</w:t>
      </w:r>
      <w:r>
        <w:rPr>
          <w:rFonts w:ascii="Times New Roman" w:hAnsi="Times New Roman"/>
          <w:color w:val="000000"/>
          <w:spacing w:val="3"/>
          <w:sz w:val="20"/>
          <w:szCs w:val="20"/>
        </w:rPr>
        <w:t xml:space="preserve"> </w:t>
      </w:r>
      <w:r>
        <w:rPr>
          <w:rFonts w:ascii="Times New Roman" w:hAnsi="Times New Roman"/>
          <w:color w:val="000000"/>
          <w:sz w:val="20"/>
          <w:szCs w:val="20"/>
        </w:rPr>
        <w:t>nursing</w:t>
      </w:r>
      <w:r>
        <w:rPr>
          <w:rFonts w:ascii="Times New Roman" w:hAnsi="Times New Roman"/>
          <w:color w:val="000000"/>
          <w:spacing w:val="3"/>
          <w:sz w:val="20"/>
          <w:szCs w:val="20"/>
        </w:rPr>
        <w:t xml:space="preserve"> </w:t>
      </w:r>
      <w:r>
        <w:rPr>
          <w:rFonts w:ascii="Times New Roman" w:hAnsi="Times New Roman"/>
          <w:color w:val="000000"/>
          <w:sz w:val="20"/>
          <w:szCs w:val="20"/>
        </w:rPr>
        <w:t>practice,</w:t>
      </w:r>
      <w:r>
        <w:rPr>
          <w:rFonts w:ascii="Times New Roman" w:hAnsi="Times New Roman"/>
          <w:color w:val="000000"/>
          <w:spacing w:val="4"/>
          <w:sz w:val="20"/>
          <w:szCs w:val="20"/>
        </w:rPr>
        <w:t xml:space="preserve"> </w:t>
      </w:r>
      <w:r>
        <w:rPr>
          <w:rFonts w:ascii="Times New Roman" w:hAnsi="Times New Roman"/>
          <w:color w:val="000000"/>
          <w:sz w:val="20"/>
          <w:szCs w:val="20"/>
        </w:rPr>
        <w:t>nursing</w:t>
      </w:r>
      <w:r>
        <w:rPr>
          <w:rFonts w:ascii="Times New Roman" w:hAnsi="Times New Roman"/>
          <w:color w:val="000000"/>
          <w:spacing w:val="3"/>
          <w:sz w:val="20"/>
          <w:szCs w:val="20"/>
        </w:rPr>
        <w:t xml:space="preserve"> </w:t>
      </w:r>
      <w:r>
        <w:rPr>
          <w:rFonts w:ascii="Times New Roman" w:hAnsi="Times New Roman"/>
          <w:color w:val="000000"/>
          <w:sz w:val="20"/>
          <w:szCs w:val="20"/>
        </w:rPr>
        <w:t>research</w:t>
      </w:r>
      <w:r>
        <w:rPr>
          <w:rFonts w:ascii="Times New Roman" w:hAnsi="Times New Roman"/>
          <w:color w:val="000000"/>
          <w:spacing w:val="3"/>
          <w:sz w:val="20"/>
          <w:szCs w:val="20"/>
        </w:rPr>
        <w:t xml:space="preserve"> </w:t>
      </w:r>
      <w:r>
        <w:rPr>
          <w:rFonts w:ascii="Times New Roman" w:hAnsi="Times New Roman"/>
          <w:color w:val="000000"/>
          <w:sz w:val="20"/>
          <w:szCs w:val="20"/>
        </w:rPr>
        <w:t>and</w:t>
      </w:r>
      <w:r>
        <w:rPr>
          <w:rFonts w:ascii="Times New Roman" w:hAnsi="Times New Roman"/>
          <w:color w:val="000000"/>
          <w:spacing w:val="3"/>
          <w:sz w:val="20"/>
          <w:szCs w:val="20"/>
        </w:rPr>
        <w:t xml:space="preserve"> </w:t>
      </w:r>
      <w:r>
        <w:rPr>
          <w:rFonts w:ascii="Times New Roman" w:hAnsi="Times New Roman"/>
          <w:color w:val="000000"/>
          <w:sz w:val="20"/>
          <w:szCs w:val="20"/>
        </w:rPr>
        <w:t>nursing</w:t>
      </w:r>
      <w:r>
        <w:rPr>
          <w:rFonts w:ascii="Times New Roman" w:hAnsi="Times New Roman"/>
          <w:color w:val="000000"/>
          <w:spacing w:val="3"/>
          <w:sz w:val="20"/>
          <w:szCs w:val="20"/>
        </w:rPr>
        <w:t xml:space="preserve"> </w:t>
      </w:r>
      <w:r>
        <w:rPr>
          <w:rFonts w:ascii="Times New Roman" w:hAnsi="Times New Roman"/>
          <w:color w:val="000000"/>
          <w:sz w:val="20"/>
          <w:szCs w:val="20"/>
        </w:rPr>
        <w:t>education.</w:t>
      </w:r>
      <w:r>
        <w:rPr>
          <w:rFonts w:ascii="Times New Roman" w:hAnsi="Times New Roman"/>
          <w:color w:val="000000"/>
          <w:spacing w:val="3"/>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equisites: Ad</w:t>
      </w:r>
      <w:r>
        <w:rPr>
          <w:rFonts w:ascii="Times New Roman" w:hAnsi="Times New Roman"/>
          <w:i/>
          <w:iCs/>
          <w:color w:val="000000"/>
          <w:spacing w:val="2"/>
          <w:sz w:val="20"/>
          <w:szCs w:val="20"/>
        </w:rPr>
        <w:t>missio</w:t>
      </w:r>
      <w:r>
        <w:rPr>
          <w:rFonts w:ascii="Times New Roman" w:hAnsi="Times New Roman"/>
          <w:i/>
          <w:iCs/>
          <w:color w:val="000000"/>
          <w:sz w:val="20"/>
          <w:szCs w:val="20"/>
        </w:rPr>
        <w:t xml:space="preserve">n </w:t>
      </w:r>
      <w:r>
        <w:rPr>
          <w:rFonts w:ascii="Times New Roman" w:hAnsi="Times New Roman"/>
          <w:i/>
          <w:iCs/>
          <w:color w:val="000000"/>
          <w:spacing w:val="2"/>
          <w:sz w:val="20"/>
          <w:szCs w:val="20"/>
        </w:rPr>
        <w:t>t</w:t>
      </w:r>
      <w:r>
        <w:rPr>
          <w:rFonts w:ascii="Times New Roman" w:hAnsi="Times New Roman"/>
          <w:i/>
          <w:iCs/>
          <w:color w:val="000000"/>
          <w:sz w:val="20"/>
          <w:szCs w:val="20"/>
        </w:rPr>
        <w:t xml:space="preserve">o </w:t>
      </w:r>
      <w:r>
        <w:rPr>
          <w:rFonts w:ascii="Times New Roman" w:hAnsi="Times New Roman"/>
          <w:i/>
          <w:iCs/>
          <w:color w:val="000000"/>
          <w:spacing w:val="2"/>
          <w:sz w:val="20"/>
          <w:szCs w:val="20"/>
        </w:rPr>
        <w:t>Graduat</w:t>
      </w:r>
      <w:r>
        <w:rPr>
          <w:rFonts w:ascii="Times New Roman" w:hAnsi="Times New Roman"/>
          <w:i/>
          <w:iCs/>
          <w:color w:val="000000"/>
          <w:sz w:val="20"/>
          <w:szCs w:val="20"/>
        </w:rPr>
        <w:t xml:space="preserve">e </w:t>
      </w:r>
      <w:r>
        <w:rPr>
          <w:rFonts w:ascii="Times New Roman" w:hAnsi="Times New Roman"/>
          <w:i/>
          <w:iCs/>
          <w:color w:val="000000"/>
          <w:spacing w:val="2"/>
          <w:sz w:val="20"/>
          <w:szCs w:val="20"/>
        </w:rPr>
        <w:t>Nursin</w:t>
      </w:r>
      <w:r>
        <w:rPr>
          <w:rFonts w:ascii="Times New Roman" w:hAnsi="Times New Roman"/>
          <w:i/>
          <w:iCs/>
          <w:color w:val="000000"/>
          <w:sz w:val="20"/>
          <w:szCs w:val="20"/>
        </w:rPr>
        <w:t xml:space="preserve">g </w:t>
      </w:r>
      <w:r>
        <w:rPr>
          <w:rFonts w:ascii="Times New Roman" w:hAnsi="Times New Roman"/>
          <w:i/>
          <w:iCs/>
          <w:color w:val="000000"/>
          <w:spacing w:val="2"/>
          <w:sz w:val="20"/>
          <w:szCs w:val="20"/>
        </w:rPr>
        <w:t>P</w:t>
      </w:r>
      <w:r>
        <w:rPr>
          <w:rFonts w:ascii="Times New Roman" w:hAnsi="Times New Roman"/>
          <w:i/>
          <w:iCs/>
          <w:color w:val="000000"/>
          <w:spacing w:val="-5"/>
          <w:sz w:val="20"/>
          <w:szCs w:val="20"/>
        </w:rPr>
        <w:t>r</w:t>
      </w:r>
      <w:r>
        <w:rPr>
          <w:rFonts w:ascii="Times New Roman" w:hAnsi="Times New Roman"/>
          <w:i/>
          <w:iCs/>
          <w:color w:val="000000"/>
          <w:spacing w:val="2"/>
          <w:sz w:val="20"/>
          <w:szCs w:val="20"/>
        </w:rPr>
        <w:t>ogra</w:t>
      </w:r>
      <w:r>
        <w:rPr>
          <w:rFonts w:ascii="Times New Roman" w:hAnsi="Times New Roman"/>
          <w:i/>
          <w:iCs/>
          <w:color w:val="000000"/>
          <w:sz w:val="20"/>
          <w:szCs w:val="20"/>
        </w:rPr>
        <w:t xml:space="preserve">m </w:t>
      </w:r>
      <w:r>
        <w:rPr>
          <w:rFonts w:ascii="Times New Roman" w:hAnsi="Times New Roman"/>
          <w:i/>
          <w:iCs/>
          <w:color w:val="000000"/>
          <w:spacing w:val="2"/>
          <w:sz w:val="20"/>
          <w:szCs w:val="20"/>
        </w:rPr>
        <w:t>o</w:t>
      </w:r>
      <w:r>
        <w:rPr>
          <w:rFonts w:ascii="Times New Roman" w:hAnsi="Times New Roman"/>
          <w:i/>
          <w:iCs/>
          <w:color w:val="000000"/>
          <w:sz w:val="20"/>
          <w:szCs w:val="20"/>
        </w:rPr>
        <w:t xml:space="preserve">r </w:t>
      </w:r>
      <w:r>
        <w:rPr>
          <w:rFonts w:ascii="Times New Roman" w:hAnsi="Times New Roman"/>
          <w:i/>
          <w:iCs/>
          <w:color w:val="000000"/>
          <w:spacing w:val="2"/>
          <w:sz w:val="20"/>
          <w:szCs w:val="20"/>
        </w:rPr>
        <w:t>app</w:t>
      </w:r>
      <w:r>
        <w:rPr>
          <w:rFonts w:ascii="Times New Roman" w:hAnsi="Times New Roman"/>
          <w:i/>
          <w:iCs/>
          <w:color w:val="000000"/>
          <w:spacing w:val="-5"/>
          <w:sz w:val="20"/>
          <w:szCs w:val="20"/>
        </w:rPr>
        <w:t>r</w:t>
      </w:r>
      <w:r>
        <w:rPr>
          <w:rFonts w:ascii="Times New Roman" w:hAnsi="Times New Roman"/>
          <w:i/>
          <w:iCs/>
          <w:color w:val="000000"/>
          <w:spacing w:val="2"/>
          <w:sz w:val="20"/>
          <w:szCs w:val="20"/>
        </w:rPr>
        <w:t>ova</w:t>
      </w:r>
      <w:r>
        <w:rPr>
          <w:rFonts w:ascii="Times New Roman" w:hAnsi="Times New Roman"/>
          <w:i/>
          <w:iCs/>
          <w:color w:val="000000"/>
          <w:sz w:val="20"/>
          <w:szCs w:val="20"/>
        </w:rPr>
        <w:t xml:space="preserve">l </w:t>
      </w:r>
      <w:r>
        <w:rPr>
          <w:rFonts w:ascii="Times New Roman" w:hAnsi="Times New Roman"/>
          <w:i/>
          <w:iCs/>
          <w:color w:val="000000"/>
          <w:spacing w:val="2"/>
          <w:sz w:val="20"/>
          <w:szCs w:val="20"/>
        </w:rPr>
        <w:t>o</w:t>
      </w:r>
      <w:r>
        <w:rPr>
          <w:rFonts w:ascii="Times New Roman" w:hAnsi="Times New Roman"/>
          <w:i/>
          <w:iCs/>
          <w:color w:val="000000"/>
          <w:sz w:val="20"/>
          <w:szCs w:val="20"/>
        </w:rPr>
        <w:t xml:space="preserve">f </w:t>
      </w:r>
      <w:r>
        <w:rPr>
          <w:rFonts w:ascii="Times New Roman" w:hAnsi="Times New Roman"/>
          <w:i/>
          <w:iCs/>
          <w:color w:val="000000"/>
          <w:spacing w:val="2"/>
          <w:sz w:val="20"/>
          <w:szCs w:val="20"/>
        </w:rPr>
        <w:t>Coo</w:t>
      </w:r>
      <w:r>
        <w:rPr>
          <w:rFonts w:ascii="Times New Roman" w:hAnsi="Times New Roman"/>
          <w:i/>
          <w:iCs/>
          <w:color w:val="000000"/>
          <w:spacing w:val="-5"/>
          <w:sz w:val="20"/>
          <w:szCs w:val="20"/>
        </w:rPr>
        <w:t>r</w:t>
      </w:r>
      <w:r>
        <w:rPr>
          <w:rFonts w:ascii="Times New Roman" w:hAnsi="Times New Roman"/>
          <w:i/>
          <w:iCs/>
          <w:color w:val="000000"/>
          <w:spacing w:val="2"/>
          <w:sz w:val="20"/>
          <w:szCs w:val="20"/>
        </w:rPr>
        <w:t>dinato</w:t>
      </w:r>
      <w:r>
        <w:rPr>
          <w:rFonts w:ascii="Times New Roman" w:hAnsi="Times New Roman"/>
          <w:i/>
          <w:iCs/>
          <w:color w:val="000000"/>
          <w:sz w:val="20"/>
          <w:szCs w:val="20"/>
        </w:rPr>
        <w:t xml:space="preserve">r </w:t>
      </w:r>
      <w:r>
        <w:rPr>
          <w:rFonts w:ascii="Times New Roman" w:hAnsi="Times New Roman"/>
          <w:i/>
          <w:iCs/>
          <w:color w:val="000000"/>
          <w:spacing w:val="2"/>
          <w:sz w:val="20"/>
          <w:szCs w:val="20"/>
        </w:rPr>
        <w:t>o</w:t>
      </w:r>
      <w:r>
        <w:rPr>
          <w:rFonts w:ascii="Times New Roman" w:hAnsi="Times New Roman"/>
          <w:i/>
          <w:iCs/>
          <w:color w:val="000000"/>
          <w:sz w:val="20"/>
          <w:szCs w:val="20"/>
        </w:rPr>
        <w:t xml:space="preserve">f </w:t>
      </w:r>
      <w:r>
        <w:rPr>
          <w:rFonts w:ascii="Times New Roman" w:hAnsi="Times New Roman"/>
          <w:i/>
          <w:iCs/>
          <w:color w:val="000000"/>
          <w:spacing w:val="2"/>
          <w:sz w:val="20"/>
          <w:szCs w:val="20"/>
        </w:rPr>
        <w:t>Graduat</w:t>
      </w:r>
      <w:r>
        <w:rPr>
          <w:rFonts w:ascii="Times New Roman" w:hAnsi="Times New Roman"/>
          <w:i/>
          <w:iCs/>
          <w:color w:val="000000"/>
          <w:sz w:val="20"/>
          <w:szCs w:val="20"/>
        </w:rPr>
        <w:t xml:space="preserve">e </w:t>
      </w:r>
      <w:r>
        <w:rPr>
          <w:rFonts w:ascii="Times New Roman" w:hAnsi="Times New Roman"/>
          <w:i/>
          <w:iCs/>
          <w:color w:val="000000"/>
          <w:spacing w:val="2"/>
          <w:sz w:val="20"/>
          <w:szCs w:val="20"/>
        </w:rPr>
        <w:t xml:space="preserve">Nursing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ogram.</w:t>
      </w:r>
    </w:p>
    <w:p w:rsidR="00505D4E"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7"/>
          <w:sz w:val="20"/>
          <w:szCs w:val="20"/>
        </w:rPr>
        <w:t xml:space="preserve"> </w:t>
      </w:r>
      <w:r>
        <w:rPr>
          <w:rFonts w:ascii="Times New Roman" w:hAnsi="Times New Roman"/>
          <w:b/>
          <w:bCs/>
          <w:sz w:val="20"/>
          <w:szCs w:val="20"/>
        </w:rPr>
        <w:t>5120</w:t>
      </w:r>
      <w:r>
        <w:rPr>
          <w:rFonts w:ascii="Times New Roman" w:hAnsi="Times New Roman"/>
          <w:b/>
          <w:bCs/>
          <w:spacing w:val="-7"/>
          <w:sz w:val="20"/>
          <w:szCs w:val="20"/>
        </w:rPr>
        <w:t xml:space="preserve"> </w:t>
      </w:r>
      <w:r>
        <w:rPr>
          <w:rFonts w:ascii="Times New Roman" w:hAnsi="Times New Roman"/>
          <w:b/>
          <w:bCs/>
          <w:sz w:val="20"/>
          <w:szCs w:val="20"/>
        </w:rPr>
        <w:t>-</w:t>
      </w:r>
      <w:r>
        <w:rPr>
          <w:rFonts w:ascii="Times New Roman" w:hAnsi="Times New Roman"/>
          <w:b/>
          <w:bCs/>
          <w:spacing w:val="-18"/>
          <w:sz w:val="20"/>
          <w:szCs w:val="20"/>
        </w:rPr>
        <w:t xml:space="preserve"> </w:t>
      </w:r>
      <w:r>
        <w:rPr>
          <w:rFonts w:ascii="Times New Roman" w:hAnsi="Times New Roman"/>
          <w:b/>
          <w:bCs/>
          <w:sz w:val="20"/>
          <w:szCs w:val="20"/>
        </w:rPr>
        <w:t>Advanced</w:t>
      </w:r>
      <w:r>
        <w:rPr>
          <w:rFonts w:ascii="Times New Roman" w:hAnsi="Times New Roman"/>
          <w:b/>
          <w:bCs/>
          <w:spacing w:val="-7"/>
          <w:sz w:val="20"/>
          <w:szCs w:val="20"/>
        </w:rPr>
        <w:t xml:space="preserve"> </w:t>
      </w:r>
      <w:r>
        <w:rPr>
          <w:rFonts w:ascii="Times New Roman" w:hAnsi="Times New Roman"/>
          <w:b/>
          <w:bCs/>
          <w:sz w:val="20"/>
          <w:szCs w:val="20"/>
        </w:rPr>
        <w:t>Nursing</w:t>
      </w:r>
      <w:r>
        <w:rPr>
          <w:rFonts w:ascii="Times New Roman" w:hAnsi="Times New Roman"/>
          <w:b/>
          <w:bCs/>
          <w:spacing w:val="-7"/>
          <w:sz w:val="20"/>
          <w:szCs w:val="20"/>
        </w:rPr>
        <w:t xml:space="preserve"> </w:t>
      </w:r>
      <w:r>
        <w:rPr>
          <w:rFonts w:ascii="Times New Roman" w:hAnsi="Times New Roman"/>
          <w:b/>
          <w:bCs/>
          <w:sz w:val="20"/>
          <w:szCs w:val="20"/>
        </w:rPr>
        <w:t>Resea</w:t>
      </w:r>
      <w:r>
        <w:rPr>
          <w:rFonts w:ascii="Times New Roman" w:hAnsi="Times New Roman"/>
          <w:b/>
          <w:bCs/>
          <w:spacing w:val="-4"/>
          <w:sz w:val="20"/>
          <w:szCs w:val="20"/>
        </w:rPr>
        <w:t>r</w:t>
      </w:r>
      <w:r>
        <w:rPr>
          <w:rFonts w:ascii="Times New Roman" w:hAnsi="Times New Roman"/>
          <w:b/>
          <w:bCs/>
          <w:sz w:val="20"/>
          <w:szCs w:val="20"/>
        </w:rPr>
        <w:t xml:space="preserve">ch.............................................................................3(3-0) </w:t>
      </w:r>
    </w:p>
    <w:p w:rsidR="00505D4E"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sz w:val="20"/>
          <w:szCs w:val="20"/>
        </w:rPr>
      </w:pPr>
      <w:r>
        <w:rPr>
          <w:rFonts w:ascii="Times New Roman" w:hAnsi="Times New Roman"/>
          <w:sz w:val="20"/>
          <w:szCs w:val="20"/>
        </w:rPr>
        <w:t>This course emphasizes quantitative and qualitative research methodologies and the application of technology</w:t>
      </w:r>
      <w:r>
        <w:rPr>
          <w:rFonts w:ascii="Times New Roman" w:hAnsi="Times New Roman"/>
          <w:spacing w:val="1"/>
          <w:sz w:val="20"/>
          <w:szCs w:val="20"/>
        </w:rPr>
        <w:t xml:space="preserve"> </w:t>
      </w:r>
      <w:r>
        <w:rPr>
          <w:rFonts w:ascii="Times New Roman" w:hAnsi="Times New Roman"/>
          <w:sz w:val="20"/>
          <w:szCs w:val="20"/>
        </w:rPr>
        <w:t>in data analysis. Students formulate</w:t>
      </w:r>
      <w:r>
        <w:rPr>
          <w:rFonts w:ascii="Times New Roman" w:hAnsi="Times New Roman"/>
          <w:spacing w:val="1"/>
          <w:sz w:val="20"/>
          <w:szCs w:val="20"/>
        </w:rPr>
        <w:t xml:space="preserve"> </w:t>
      </w:r>
      <w:r>
        <w:rPr>
          <w:rFonts w:ascii="Times New Roman" w:hAnsi="Times New Roman"/>
          <w:sz w:val="20"/>
          <w:szCs w:val="20"/>
        </w:rPr>
        <w:t>a beginning approach to proposal de</w:t>
      </w:r>
      <w:r>
        <w:rPr>
          <w:rFonts w:ascii="Times New Roman" w:hAnsi="Times New Roman"/>
          <w:spacing w:val="-1"/>
          <w:sz w:val="20"/>
          <w:szCs w:val="20"/>
        </w:rPr>
        <w:t>velopment</w:t>
      </w:r>
      <w:r>
        <w:rPr>
          <w:rFonts w:ascii="Times New Roman" w:hAnsi="Times New Roman"/>
          <w:sz w:val="20"/>
          <w:szCs w:val="20"/>
        </w:rPr>
        <w:t>.</w:t>
      </w:r>
      <w:r>
        <w:rPr>
          <w:rFonts w:ascii="Times New Roman" w:hAnsi="Times New Roman"/>
          <w:spacing w:val="-8"/>
          <w:sz w:val="20"/>
          <w:szCs w:val="20"/>
        </w:rPr>
        <w:t xml:space="preserve"> </w:t>
      </w:r>
      <w:r>
        <w:rPr>
          <w:rFonts w:ascii="Times New Roman" w:hAnsi="Times New Roman"/>
          <w:i/>
          <w:iCs/>
          <w:spacing w:val="-1"/>
          <w:sz w:val="20"/>
          <w:szCs w:val="20"/>
        </w:rPr>
        <w:t>P</w:t>
      </w:r>
      <w:r>
        <w:rPr>
          <w:rFonts w:ascii="Times New Roman" w:hAnsi="Times New Roman"/>
          <w:i/>
          <w:iCs/>
          <w:spacing w:val="-8"/>
          <w:sz w:val="20"/>
          <w:szCs w:val="20"/>
        </w:rPr>
        <w:t>r</w:t>
      </w:r>
      <w:r>
        <w:rPr>
          <w:rFonts w:ascii="Times New Roman" w:hAnsi="Times New Roman"/>
          <w:i/>
          <w:iCs/>
          <w:spacing w:val="-1"/>
          <w:sz w:val="20"/>
          <w:szCs w:val="20"/>
        </w:rPr>
        <w:t>e</w:t>
      </w:r>
      <w:r>
        <w:rPr>
          <w:rFonts w:ascii="Times New Roman" w:hAnsi="Times New Roman"/>
          <w:i/>
          <w:iCs/>
          <w:spacing w:val="-8"/>
          <w:sz w:val="20"/>
          <w:szCs w:val="20"/>
        </w:rPr>
        <w:t>r</w:t>
      </w:r>
      <w:r>
        <w:rPr>
          <w:rFonts w:ascii="Times New Roman" w:hAnsi="Times New Roman"/>
          <w:i/>
          <w:iCs/>
          <w:spacing w:val="-1"/>
          <w:sz w:val="20"/>
          <w:szCs w:val="20"/>
        </w:rPr>
        <w:t>equisites</w:t>
      </w:r>
      <w:r>
        <w:rPr>
          <w:rFonts w:ascii="Times New Roman" w:hAnsi="Times New Roman"/>
          <w:i/>
          <w:iCs/>
          <w:sz w:val="20"/>
          <w:szCs w:val="20"/>
        </w:rPr>
        <w:t>:</w:t>
      </w:r>
      <w:r>
        <w:rPr>
          <w:rFonts w:ascii="Times New Roman" w:hAnsi="Times New Roman"/>
          <w:i/>
          <w:iCs/>
          <w:spacing w:val="-12"/>
          <w:sz w:val="20"/>
          <w:szCs w:val="20"/>
        </w:rPr>
        <w:t xml:space="preserve"> </w:t>
      </w:r>
      <w:r>
        <w:rPr>
          <w:rFonts w:ascii="Times New Roman" w:hAnsi="Times New Roman"/>
          <w:i/>
          <w:iCs/>
          <w:spacing w:val="-1"/>
          <w:sz w:val="20"/>
          <w:szCs w:val="20"/>
        </w:rPr>
        <w:t>Admissio</w:t>
      </w:r>
      <w:r>
        <w:rPr>
          <w:rFonts w:ascii="Times New Roman" w:hAnsi="Times New Roman"/>
          <w:i/>
          <w:iCs/>
          <w:sz w:val="20"/>
          <w:szCs w:val="20"/>
        </w:rPr>
        <w:t>n</w:t>
      </w:r>
      <w:r>
        <w:rPr>
          <w:rFonts w:ascii="Times New Roman" w:hAnsi="Times New Roman"/>
          <w:i/>
          <w:iCs/>
          <w:spacing w:val="-8"/>
          <w:sz w:val="20"/>
          <w:szCs w:val="20"/>
        </w:rPr>
        <w:t xml:space="preserve"> </w:t>
      </w:r>
      <w:r>
        <w:rPr>
          <w:rFonts w:ascii="Times New Roman" w:hAnsi="Times New Roman"/>
          <w:i/>
          <w:iCs/>
          <w:spacing w:val="-1"/>
          <w:sz w:val="20"/>
          <w:szCs w:val="20"/>
        </w:rPr>
        <w:t>t</w:t>
      </w:r>
      <w:r>
        <w:rPr>
          <w:rFonts w:ascii="Times New Roman" w:hAnsi="Times New Roman"/>
          <w:i/>
          <w:iCs/>
          <w:sz w:val="20"/>
          <w:szCs w:val="20"/>
        </w:rPr>
        <w:t>o</w:t>
      </w:r>
      <w:r>
        <w:rPr>
          <w:rFonts w:ascii="Times New Roman" w:hAnsi="Times New Roman"/>
          <w:i/>
          <w:iCs/>
          <w:spacing w:val="-8"/>
          <w:sz w:val="20"/>
          <w:szCs w:val="20"/>
        </w:rPr>
        <w:t xml:space="preserve"> </w:t>
      </w:r>
      <w:r>
        <w:rPr>
          <w:rFonts w:ascii="Times New Roman" w:hAnsi="Times New Roman"/>
          <w:i/>
          <w:iCs/>
          <w:spacing w:val="-1"/>
          <w:sz w:val="20"/>
          <w:szCs w:val="20"/>
        </w:rPr>
        <w:t>Graduat</w:t>
      </w:r>
      <w:r>
        <w:rPr>
          <w:rFonts w:ascii="Times New Roman" w:hAnsi="Times New Roman"/>
          <w:i/>
          <w:iCs/>
          <w:sz w:val="20"/>
          <w:szCs w:val="20"/>
        </w:rPr>
        <w:t>e</w:t>
      </w:r>
      <w:r>
        <w:rPr>
          <w:rFonts w:ascii="Times New Roman" w:hAnsi="Times New Roman"/>
          <w:i/>
          <w:iCs/>
          <w:spacing w:val="-8"/>
          <w:sz w:val="20"/>
          <w:szCs w:val="20"/>
        </w:rPr>
        <w:t xml:space="preserve"> </w:t>
      </w:r>
      <w:r>
        <w:rPr>
          <w:rFonts w:ascii="Times New Roman" w:hAnsi="Times New Roman"/>
          <w:i/>
          <w:iCs/>
          <w:spacing w:val="-1"/>
          <w:sz w:val="20"/>
          <w:szCs w:val="20"/>
        </w:rPr>
        <w:t>Nursin</w:t>
      </w:r>
      <w:r>
        <w:rPr>
          <w:rFonts w:ascii="Times New Roman" w:hAnsi="Times New Roman"/>
          <w:i/>
          <w:iCs/>
          <w:sz w:val="20"/>
          <w:szCs w:val="20"/>
        </w:rPr>
        <w:t>g</w:t>
      </w:r>
      <w:r>
        <w:rPr>
          <w:rFonts w:ascii="Times New Roman" w:hAnsi="Times New Roman"/>
          <w:i/>
          <w:iCs/>
          <w:spacing w:val="-8"/>
          <w:sz w:val="20"/>
          <w:szCs w:val="20"/>
        </w:rPr>
        <w:t xml:space="preserve"> </w:t>
      </w:r>
      <w:r>
        <w:rPr>
          <w:rFonts w:ascii="Times New Roman" w:hAnsi="Times New Roman"/>
          <w:i/>
          <w:iCs/>
          <w:spacing w:val="-1"/>
          <w:sz w:val="20"/>
          <w:szCs w:val="20"/>
        </w:rPr>
        <w:t>P</w:t>
      </w:r>
      <w:r>
        <w:rPr>
          <w:rFonts w:ascii="Times New Roman" w:hAnsi="Times New Roman"/>
          <w:i/>
          <w:iCs/>
          <w:spacing w:val="-8"/>
          <w:sz w:val="20"/>
          <w:szCs w:val="20"/>
        </w:rPr>
        <w:t>r</w:t>
      </w:r>
      <w:r>
        <w:rPr>
          <w:rFonts w:ascii="Times New Roman" w:hAnsi="Times New Roman"/>
          <w:i/>
          <w:iCs/>
          <w:spacing w:val="-1"/>
          <w:sz w:val="20"/>
          <w:szCs w:val="20"/>
        </w:rPr>
        <w:t>ogra</w:t>
      </w:r>
      <w:r>
        <w:rPr>
          <w:rFonts w:ascii="Times New Roman" w:hAnsi="Times New Roman"/>
          <w:i/>
          <w:iCs/>
          <w:sz w:val="20"/>
          <w:szCs w:val="20"/>
        </w:rPr>
        <w:t>m</w:t>
      </w:r>
      <w:r>
        <w:rPr>
          <w:rFonts w:ascii="Times New Roman" w:hAnsi="Times New Roman"/>
          <w:i/>
          <w:iCs/>
          <w:spacing w:val="-8"/>
          <w:sz w:val="20"/>
          <w:szCs w:val="20"/>
        </w:rPr>
        <w:t xml:space="preserve"> </w:t>
      </w:r>
      <w:r>
        <w:rPr>
          <w:rFonts w:ascii="Times New Roman" w:hAnsi="Times New Roman"/>
          <w:i/>
          <w:iCs/>
          <w:spacing w:val="-1"/>
          <w:sz w:val="20"/>
          <w:szCs w:val="20"/>
        </w:rPr>
        <w:t>o</w:t>
      </w:r>
      <w:r>
        <w:rPr>
          <w:rFonts w:ascii="Times New Roman" w:hAnsi="Times New Roman"/>
          <w:i/>
          <w:iCs/>
          <w:sz w:val="20"/>
          <w:szCs w:val="20"/>
        </w:rPr>
        <w:t>r</w:t>
      </w:r>
      <w:r>
        <w:rPr>
          <w:rFonts w:ascii="Times New Roman" w:hAnsi="Times New Roman"/>
          <w:i/>
          <w:iCs/>
          <w:spacing w:val="-8"/>
          <w:sz w:val="20"/>
          <w:szCs w:val="20"/>
        </w:rPr>
        <w:t xml:space="preserve"> </w:t>
      </w:r>
      <w:r>
        <w:rPr>
          <w:rFonts w:ascii="Times New Roman" w:hAnsi="Times New Roman"/>
          <w:i/>
          <w:iCs/>
          <w:spacing w:val="-1"/>
          <w:sz w:val="20"/>
          <w:szCs w:val="20"/>
        </w:rPr>
        <w:t>app</w:t>
      </w:r>
      <w:r>
        <w:rPr>
          <w:rFonts w:ascii="Times New Roman" w:hAnsi="Times New Roman"/>
          <w:i/>
          <w:iCs/>
          <w:spacing w:val="-8"/>
          <w:sz w:val="20"/>
          <w:szCs w:val="20"/>
        </w:rPr>
        <w:t>r</w:t>
      </w:r>
      <w:r>
        <w:rPr>
          <w:rFonts w:ascii="Times New Roman" w:hAnsi="Times New Roman"/>
          <w:i/>
          <w:iCs/>
          <w:spacing w:val="-1"/>
          <w:sz w:val="20"/>
          <w:szCs w:val="20"/>
        </w:rPr>
        <w:t>ova</w:t>
      </w:r>
      <w:r>
        <w:rPr>
          <w:rFonts w:ascii="Times New Roman" w:hAnsi="Times New Roman"/>
          <w:i/>
          <w:iCs/>
          <w:sz w:val="20"/>
          <w:szCs w:val="20"/>
        </w:rPr>
        <w:t>l</w:t>
      </w:r>
      <w:r>
        <w:rPr>
          <w:rFonts w:ascii="Times New Roman" w:hAnsi="Times New Roman"/>
          <w:i/>
          <w:iCs/>
          <w:spacing w:val="-8"/>
          <w:sz w:val="20"/>
          <w:szCs w:val="20"/>
        </w:rPr>
        <w:t xml:space="preserve"> </w:t>
      </w:r>
      <w:r>
        <w:rPr>
          <w:rFonts w:ascii="Times New Roman" w:hAnsi="Times New Roman"/>
          <w:i/>
          <w:iCs/>
          <w:spacing w:val="-1"/>
          <w:sz w:val="20"/>
          <w:szCs w:val="20"/>
        </w:rPr>
        <w:t>o</w:t>
      </w:r>
      <w:r>
        <w:rPr>
          <w:rFonts w:ascii="Times New Roman" w:hAnsi="Times New Roman"/>
          <w:i/>
          <w:iCs/>
          <w:sz w:val="20"/>
          <w:szCs w:val="20"/>
        </w:rPr>
        <w:t>f</w:t>
      </w:r>
      <w:r>
        <w:rPr>
          <w:rFonts w:ascii="Times New Roman" w:hAnsi="Times New Roman"/>
          <w:i/>
          <w:iCs/>
          <w:spacing w:val="-8"/>
          <w:sz w:val="20"/>
          <w:szCs w:val="20"/>
        </w:rPr>
        <w:t xml:space="preserve"> </w:t>
      </w:r>
      <w:r>
        <w:rPr>
          <w:rFonts w:ascii="Times New Roman" w:hAnsi="Times New Roman"/>
          <w:i/>
          <w:iCs/>
          <w:spacing w:val="-1"/>
          <w:sz w:val="20"/>
          <w:szCs w:val="20"/>
        </w:rPr>
        <w:t>Coo</w:t>
      </w:r>
      <w:r>
        <w:rPr>
          <w:rFonts w:ascii="Times New Roman" w:hAnsi="Times New Roman"/>
          <w:i/>
          <w:iCs/>
          <w:spacing w:val="-8"/>
          <w:sz w:val="20"/>
          <w:szCs w:val="20"/>
        </w:rPr>
        <w:t>r</w:t>
      </w:r>
      <w:r>
        <w:rPr>
          <w:rFonts w:ascii="Times New Roman" w:hAnsi="Times New Roman"/>
          <w:i/>
          <w:iCs/>
          <w:spacing w:val="-1"/>
          <w:sz w:val="20"/>
          <w:szCs w:val="20"/>
        </w:rPr>
        <w:t xml:space="preserve">dinator </w:t>
      </w:r>
      <w:r>
        <w:rPr>
          <w:rFonts w:ascii="Times New Roman" w:hAnsi="Times New Roman"/>
          <w:i/>
          <w:iCs/>
          <w:sz w:val="20"/>
          <w:szCs w:val="20"/>
        </w:rPr>
        <w:t>of Graduate Nursing P</w:t>
      </w:r>
      <w:r>
        <w:rPr>
          <w:rFonts w:ascii="Times New Roman" w:hAnsi="Times New Roman"/>
          <w:i/>
          <w:iCs/>
          <w:spacing w:val="-7"/>
          <w:sz w:val="20"/>
          <w:szCs w:val="20"/>
        </w:rPr>
        <w:t>r</w:t>
      </w:r>
      <w:r>
        <w:rPr>
          <w:rFonts w:ascii="Times New Roman" w:hAnsi="Times New Roman"/>
          <w:i/>
          <w:iCs/>
          <w:sz w:val="20"/>
          <w:szCs w:val="20"/>
        </w:rPr>
        <w:t>ogram.</w:t>
      </w:r>
    </w:p>
    <w:p w:rsidR="00505D4E"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8"/>
          <w:sz w:val="20"/>
          <w:szCs w:val="20"/>
        </w:rPr>
        <w:t xml:space="preserve"> </w:t>
      </w:r>
      <w:r>
        <w:rPr>
          <w:rFonts w:ascii="Times New Roman" w:hAnsi="Times New Roman"/>
          <w:b/>
          <w:bCs/>
          <w:sz w:val="20"/>
          <w:szCs w:val="20"/>
        </w:rPr>
        <w:t>5210</w:t>
      </w:r>
      <w:r>
        <w:rPr>
          <w:rFonts w:ascii="Times New Roman" w:hAnsi="Times New Roman"/>
          <w:b/>
          <w:bCs/>
          <w:spacing w:val="-8"/>
          <w:sz w:val="20"/>
          <w:szCs w:val="20"/>
        </w:rPr>
        <w:t xml:space="preserve"> </w:t>
      </w:r>
      <w:r>
        <w:rPr>
          <w:rFonts w:ascii="Times New Roman" w:hAnsi="Times New Roman"/>
          <w:b/>
          <w:bCs/>
          <w:sz w:val="20"/>
          <w:szCs w:val="20"/>
        </w:rPr>
        <w:t>-</w:t>
      </w:r>
      <w:r>
        <w:rPr>
          <w:rFonts w:ascii="Times New Roman" w:hAnsi="Times New Roman"/>
          <w:b/>
          <w:bCs/>
          <w:spacing w:val="-19"/>
          <w:sz w:val="20"/>
          <w:szCs w:val="20"/>
        </w:rPr>
        <w:t xml:space="preserve"> </w:t>
      </w:r>
      <w:r>
        <w:rPr>
          <w:rFonts w:ascii="Times New Roman" w:hAnsi="Times New Roman"/>
          <w:b/>
          <w:bCs/>
          <w:sz w:val="20"/>
          <w:szCs w:val="20"/>
        </w:rPr>
        <w:t>Advanced</w:t>
      </w:r>
      <w:r>
        <w:rPr>
          <w:rFonts w:ascii="Times New Roman" w:hAnsi="Times New Roman"/>
          <w:b/>
          <w:bCs/>
          <w:spacing w:val="-8"/>
          <w:sz w:val="20"/>
          <w:szCs w:val="20"/>
        </w:rPr>
        <w:t xml:space="preserve"> </w:t>
      </w:r>
      <w:r>
        <w:rPr>
          <w:rFonts w:ascii="Times New Roman" w:hAnsi="Times New Roman"/>
          <w:b/>
          <w:bCs/>
          <w:sz w:val="20"/>
          <w:szCs w:val="20"/>
        </w:rPr>
        <w:t>Pathophysiolog</w:t>
      </w:r>
      <w:r>
        <w:rPr>
          <w:rFonts w:ascii="Times New Roman" w:hAnsi="Times New Roman"/>
          <w:b/>
          <w:bCs/>
          <w:spacing w:val="-11"/>
          <w:sz w:val="20"/>
          <w:szCs w:val="20"/>
        </w:rPr>
        <w:t>y</w:t>
      </w:r>
      <w:r>
        <w:rPr>
          <w:rFonts w:ascii="Times New Roman" w:hAnsi="Times New Roman"/>
          <w:b/>
          <w:bCs/>
          <w:sz w:val="20"/>
          <w:szCs w:val="20"/>
        </w:rPr>
        <w:t xml:space="preserve">................................................................................3(3-0) </w:t>
      </w:r>
    </w:p>
    <w:p w:rsidR="00505D4E" w:rsidRDefault="00505D4E" w:rsidP="00505D4E">
      <w:pPr>
        <w:widowControl w:val="0"/>
        <w:tabs>
          <w:tab w:val="left" w:pos="9180"/>
        </w:tabs>
        <w:autoSpaceDE w:val="0"/>
        <w:autoSpaceDN w:val="0"/>
        <w:adjustRightInd w:val="0"/>
        <w:spacing w:before="37" w:after="0" w:line="250" w:lineRule="auto"/>
        <w:ind w:left="360" w:right="180" w:firstLine="0"/>
        <w:jc w:val="both"/>
        <w:rPr>
          <w:rFonts w:ascii="Times New Roman" w:hAnsi="Times New Roman"/>
          <w:sz w:val="20"/>
          <w:szCs w:val="20"/>
        </w:rPr>
      </w:pPr>
      <w:r>
        <w:rPr>
          <w:rFonts w:ascii="Times New Roman" w:hAnsi="Times New Roman"/>
          <w:sz w:val="20"/>
          <w:szCs w:val="20"/>
        </w:rPr>
        <w:t>This course emphasizes the complexity of normal physiological and psychological functions and</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disruption</w:t>
      </w:r>
      <w:r>
        <w:rPr>
          <w:rFonts w:ascii="Times New Roman" w:hAnsi="Times New Roman"/>
          <w:spacing w:val="4"/>
          <w:sz w:val="20"/>
          <w:szCs w:val="20"/>
        </w:rPr>
        <w:t xml:space="preserve"> </w:t>
      </w:r>
      <w:r>
        <w:rPr>
          <w:rFonts w:ascii="Times New Roman" w:hAnsi="Times New Roman"/>
          <w:sz w:val="20"/>
          <w:szCs w:val="20"/>
        </w:rPr>
        <w:t>of</w:t>
      </w:r>
      <w:r>
        <w:rPr>
          <w:rFonts w:ascii="Times New Roman" w:hAnsi="Times New Roman"/>
          <w:spacing w:val="4"/>
          <w:sz w:val="20"/>
          <w:szCs w:val="20"/>
        </w:rPr>
        <w:t xml:space="preserve"> </w:t>
      </w:r>
      <w:r>
        <w:rPr>
          <w:rFonts w:ascii="Times New Roman" w:hAnsi="Times New Roman"/>
          <w:sz w:val="20"/>
          <w:szCs w:val="20"/>
        </w:rPr>
        <w:t>homeostasis</w:t>
      </w:r>
      <w:r>
        <w:rPr>
          <w:rFonts w:ascii="Times New Roman" w:hAnsi="Times New Roman"/>
          <w:spacing w:val="4"/>
          <w:sz w:val="20"/>
          <w:szCs w:val="20"/>
        </w:rPr>
        <w:t xml:space="preserve"> </w:t>
      </w:r>
      <w:r>
        <w:rPr>
          <w:rFonts w:ascii="Times New Roman" w:hAnsi="Times New Roman"/>
          <w:sz w:val="20"/>
          <w:szCs w:val="20"/>
        </w:rPr>
        <w:t>in</w:t>
      </w:r>
      <w:r>
        <w:rPr>
          <w:rFonts w:ascii="Times New Roman" w:hAnsi="Times New Roman"/>
          <w:spacing w:val="4"/>
          <w:sz w:val="20"/>
          <w:szCs w:val="20"/>
        </w:rPr>
        <w:t xml:space="preserve"> </w:t>
      </w:r>
      <w:r>
        <w:rPr>
          <w:rFonts w:ascii="Times New Roman" w:hAnsi="Times New Roman"/>
          <w:sz w:val="20"/>
          <w:szCs w:val="20"/>
        </w:rPr>
        <w:t>understanding</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disease</w:t>
      </w:r>
      <w:r>
        <w:rPr>
          <w:rFonts w:ascii="Times New Roman" w:hAnsi="Times New Roman"/>
          <w:spacing w:val="4"/>
          <w:sz w:val="20"/>
          <w:szCs w:val="20"/>
        </w:rPr>
        <w:t xml:space="preserve"> </w:t>
      </w:r>
      <w:r>
        <w:rPr>
          <w:rFonts w:ascii="Times New Roman" w:hAnsi="Times New Roman"/>
          <w:sz w:val="20"/>
          <w:szCs w:val="20"/>
        </w:rPr>
        <w:t>process</w:t>
      </w:r>
      <w:r>
        <w:rPr>
          <w:rFonts w:ascii="Times New Roman" w:hAnsi="Times New Roman"/>
          <w:spacing w:val="4"/>
          <w:sz w:val="20"/>
          <w:szCs w:val="20"/>
        </w:rPr>
        <w:t xml:space="preserve"> </w:t>
      </w:r>
      <w:r>
        <w:rPr>
          <w:rFonts w:ascii="Times New Roman" w:hAnsi="Times New Roman"/>
          <w:sz w:val="20"/>
          <w:szCs w:val="20"/>
        </w:rPr>
        <w:t>and/or</w:t>
      </w:r>
      <w:r>
        <w:rPr>
          <w:rFonts w:ascii="Times New Roman" w:hAnsi="Times New Roman"/>
          <w:spacing w:val="4"/>
          <w:sz w:val="20"/>
          <w:szCs w:val="20"/>
        </w:rPr>
        <w:t xml:space="preserve"> </w:t>
      </w:r>
      <w:r>
        <w:rPr>
          <w:rFonts w:ascii="Times New Roman" w:hAnsi="Times New Roman"/>
          <w:sz w:val="20"/>
          <w:szCs w:val="20"/>
        </w:rPr>
        <w:t>illness. The</w:t>
      </w:r>
      <w:r>
        <w:rPr>
          <w:rFonts w:ascii="Times New Roman" w:hAnsi="Times New Roman"/>
          <w:spacing w:val="4"/>
          <w:sz w:val="20"/>
          <w:szCs w:val="20"/>
        </w:rPr>
        <w:t xml:space="preserve"> </w:t>
      </w:r>
      <w:r>
        <w:rPr>
          <w:rFonts w:ascii="Times New Roman" w:hAnsi="Times New Roman"/>
          <w:sz w:val="20"/>
          <w:szCs w:val="20"/>
        </w:rPr>
        <w:t>in</w:t>
      </w:r>
      <w:r>
        <w:rPr>
          <w:rFonts w:ascii="Times New Roman" w:hAnsi="Times New Roman"/>
          <w:spacing w:val="-2"/>
          <w:sz w:val="20"/>
          <w:szCs w:val="20"/>
        </w:rPr>
        <w:t>volvemen</w:t>
      </w:r>
      <w:r>
        <w:rPr>
          <w:rFonts w:ascii="Times New Roman" w:hAnsi="Times New Roman"/>
          <w:sz w:val="20"/>
          <w:szCs w:val="20"/>
        </w:rPr>
        <w:t>t</w:t>
      </w:r>
      <w:r>
        <w:rPr>
          <w:rFonts w:ascii="Times New Roman" w:hAnsi="Times New Roman"/>
          <w:spacing w:val="-9"/>
          <w:sz w:val="20"/>
          <w:szCs w:val="20"/>
        </w:rPr>
        <w:t xml:space="preserve"> </w:t>
      </w:r>
      <w:r>
        <w:rPr>
          <w:rFonts w:ascii="Times New Roman" w:hAnsi="Times New Roman"/>
          <w:spacing w:val="-2"/>
          <w:sz w:val="20"/>
          <w:szCs w:val="20"/>
        </w:rPr>
        <w:t>o</w:t>
      </w:r>
      <w:r>
        <w:rPr>
          <w:rFonts w:ascii="Times New Roman" w:hAnsi="Times New Roman"/>
          <w:sz w:val="20"/>
          <w:szCs w:val="20"/>
        </w:rPr>
        <w:t>f</w:t>
      </w:r>
      <w:r>
        <w:rPr>
          <w:rFonts w:ascii="Times New Roman" w:hAnsi="Times New Roman"/>
          <w:spacing w:val="-9"/>
          <w:sz w:val="20"/>
          <w:szCs w:val="20"/>
        </w:rPr>
        <w:t xml:space="preserve"> </w:t>
      </w:r>
      <w:r>
        <w:rPr>
          <w:rFonts w:ascii="Times New Roman" w:hAnsi="Times New Roman"/>
          <w:spacing w:val="-2"/>
          <w:sz w:val="20"/>
          <w:szCs w:val="20"/>
        </w:rPr>
        <w:t>multisystem</w:t>
      </w:r>
      <w:r>
        <w:rPr>
          <w:rFonts w:ascii="Times New Roman" w:hAnsi="Times New Roman"/>
          <w:sz w:val="20"/>
          <w:szCs w:val="20"/>
        </w:rPr>
        <w:t>s</w:t>
      </w:r>
      <w:r>
        <w:rPr>
          <w:rFonts w:ascii="Times New Roman" w:hAnsi="Times New Roman"/>
          <w:spacing w:val="-9"/>
          <w:sz w:val="20"/>
          <w:szCs w:val="20"/>
        </w:rPr>
        <w:t xml:space="preserve"> </w:t>
      </w:r>
      <w:r>
        <w:rPr>
          <w:rFonts w:ascii="Times New Roman" w:hAnsi="Times New Roman"/>
          <w:spacing w:val="-2"/>
          <w:sz w:val="20"/>
          <w:szCs w:val="20"/>
        </w:rPr>
        <w:t>i</w:t>
      </w:r>
      <w:r>
        <w:rPr>
          <w:rFonts w:ascii="Times New Roman" w:hAnsi="Times New Roman"/>
          <w:sz w:val="20"/>
          <w:szCs w:val="20"/>
        </w:rPr>
        <w:t>n</w:t>
      </w:r>
      <w:r>
        <w:rPr>
          <w:rFonts w:ascii="Times New Roman" w:hAnsi="Times New Roman"/>
          <w:spacing w:val="-9"/>
          <w:sz w:val="20"/>
          <w:szCs w:val="20"/>
        </w:rPr>
        <w:t xml:space="preserve"> </w:t>
      </w:r>
      <w:r>
        <w:rPr>
          <w:rFonts w:ascii="Times New Roman" w:hAnsi="Times New Roman"/>
          <w:spacing w:val="-2"/>
          <w:sz w:val="20"/>
          <w:szCs w:val="20"/>
        </w:rPr>
        <w:t>th</w:t>
      </w:r>
      <w:r>
        <w:rPr>
          <w:rFonts w:ascii="Times New Roman" w:hAnsi="Times New Roman"/>
          <w:sz w:val="20"/>
          <w:szCs w:val="20"/>
        </w:rPr>
        <w:t>e</w:t>
      </w:r>
      <w:r>
        <w:rPr>
          <w:rFonts w:ascii="Times New Roman" w:hAnsi="Times New Roman"/>
          <w:spacing w:val="-9"/>
          <w:sz w:val="20"/>
          <w:szCs w:val="20"/>
        </w:rPr>
        <w:t xml:space="preserve"> </w:t>
      </w:r>
      <w:r>
        <w:rPr>
          <w:rFonts w:ascii="Times New Roman" w:hAnsi="Times New Roman"/>
          <w:spacing w:val="-2"/>
          <w:sz w:val="20"/>
          <w:szCs w:val="20"/>
        </w:rPr>
        <w:t>clinica</w:t>
      </w:r>
      <w:r>
        <w:rPr>
          <w:rFonts w:ascii="Times New Roman" w:hAnsi="Times New Roman"/>
          <w:sz w:val="20"/>
          <w:szCs w:val="20"/>
        </w:rPr>
        <w:t>l</w:t>
      </w:r>
      <w:r>
        <w:rPr>
          <w:rFonts w:ascii="Times New Roman" w:hAnsi="Times New Roman"/>
          <w:spacing w:val="-9"/>
          <w:sz w:val="20"/>
          <w:szCs w:val="20"/>
        </w:rPr>
        <w:t xml:space="preserve"> </w:t>
      </w:r>
      <w:r>
        <w:rPr>
          <w:rFonts w:ascii="Times New Roman" w:hAnsi="Times New Roman"/>
          <w:spacing w:val="-2"/>
          <w:sz w:val="20"/>
          <w:szCs w:val="20"/>
        </w:rPr>
        <w:t>manifestatio</w:t>
      </w:r>
      <w:r>
        <w:rPr>
          <w:rFonts w:ascii="Times New Roman" w:hAnsi="Times New Roman"/>
          <w:sz w:val="20"/>
          <w:szCs w:val="20"/>
        </w:rPr>
        <w:t>n</w:t>
      </w:r>
      <w:r>
        <w:rPr>
          <w:rFonts w:ascii="Times New Roman" w:hAnsi="Times New Roman"/>
          <w:spacing w:val="-9"/>
          <w:sz w:val="20"/>
          <w:szCs w:val="20"/>
        </w:rPr>
        <w:t xml:space="preserve"> </w:t>
      </w:r>
      <w:r>
        <w:rPr>
          <w:rFonts w:ascii="Times New Roman" w:hAnsi="Times New Roman"/>
          <w:spacing w:val="-2"/>
          <w:sz w:val="20"/>
          <w:szCs w:val="20"/>
        </w:rPr>
        <w:t>o</w:t>
      </w:r>
      <w:r>
        <w:rPr>
          <w:rFonts w:ascii="Times New Roman" w:hAnsi="Times New Roman"/>
          <w:sz w:val="20"/>
          <w:szCs w:val="20"/>
        </w:rPr>
        <w:t>f</w:t>
      </w:r>
      <w:r>
        <w:rPr>
          <w:rFonts w:ascii="Times New Roman" w:hAnsi="Times New Roman"/>
          <w:spacing w:val="-9"/>
          <w:sz w:val="20"/>
          <w:szCs w:val="20"/>
        </w:rPr>
        <w:t xml:space="preserve"> </w:t>
      </w:r>
      <w:r>
        <w:rPr>
          <w:rFonts w:ascii="Times New Roman" w:hAnsi="Times New Roman"/>
          <w:spacing w:val="-2"/>
          <w:sz w:val="20"/>
          <w:szCs w:val="20"/>
        </w:rPr>
        <w:t>th</w:t>
      </w:r>
      <w:r>
        <w:rPr>
          <w:rFonts w:ascii="Times New Roman" w:hAnsi="Times New Roman"/>
          <w:sz w:val="20"/>
          <w:szCs w:val="20"/>
        </w:rPr>
        <w:t>e</w:t>
      </w:r>
      <w:r>
        <w:rPr>
          <w:rFonts w:ascii="Times New Roman" w:hAnsi="Times New Roman"/>
          <w:spacing w:val="-9"/>
          <w:sz w:val="20"/>
          <w:szCs w:val="20"/>
        </w:rPr>
        <w:t xml:space="preserve"> </w:t>
      </w:r>
      <w:r>
        <w:rPr>
          <w:rFonts w:ascii="Times New Roman" w:hAnsi="Times New Roman"/>
          <w:spacing w:val="-2"/>
          <w:sz w:val="20"/>
          <w:szCs w:val="20"/>
        </w:rPr>
        <w:t>diseas</w:t>
      </w:r>
      <w:r>
        <w:rPr>
          <w:rFonts w:ascii="Times New Roman" w:hAnsi="Times New Roman"/>
          <w:sz w:val="20"/>
          <w:szCs w:val="20"/>
        </w:rPr>
        <w:t>e</w:t>
      </w:r>
      <w:r>
        <w:rPr>
          <w:rFonts w:ascii="Times New Roman" w:hAnsi="Times New Roman"/>
          <w:spacing w:val="-9"/>
          <w:sz w:val="20"/>
          <w:szCs w:val="20"/>
        </w:rPr>
        <w:t xml:space="preserve"> </w:t>
      </w:r>
      <w:r>
        <w:rPr>
          <w:rFonts w:ascii="Times New Roman" w:hAnsi="Times New Roman"/>
          <w:spacing w:val="-2"/>
          <w:sz w:val="20"/>
          <w:szCs w:val="20"/>
        </w:rPr>
        <w:t>proces</w:t>
      </w:r>
      <w:r>
        <w:rPr>
          <w:rFonts w:ascii="Times New Roman" w:hAnsi="Times New Roman"/>
          <w:sz w:val="20"/>
          <w:szCs w:val="20"/>
        </w:rPr>
        <w:t>s</w:t>
      </w:r>
      <w:r>
        <w:rPr>
          <w:rFonts w:ascii="Times New Roman" w:hAnsi="Times New Roman"/>
          <w:spacing w:val="-9"/>
          <w:sz w:val="20"/>
          <w:szCs w:val="20"/>
        </w:rPr>
        <w:t xml:space="preserve"> </w:t>
      </w:r>
      <w:r>
        <w:rPr>
          <w:rFonts w:ascii="Times New Roman" w:hAnsi="Times New Roman"/>
          <w:spacing w:val="-2"/>
          <w:sz w:val="20"/>
          <w:szCs w:val="20"/>
        </w:rPr>
        <w:t>an</w:t>
      </w:r>
      <w:r>
        <w:rPr>
          <w:rFonts w:ascii="Times New Roman" w:hAnsi="Times New Roman"/>
          <w:sz w:val="20"/>
          <w:szCs w:val="20"/>
        </w:rPr>
        <w:t>d</w:t>
      </w:r>
      <w:r>
        <w:rPr>
          <w:rFonts w:ascii="Times New Roman" w:hAnsi="Times New Roman"/>
          <w:spacing w:val="-9"/>
          <w:sz w:val="20"/>
          <w:szCs w:val="20"/>
        </w:rPr>
        <w:t xml:space="preserve"> </w:t>
      </w:r>
      <w:r>
        <w:rPr>
          <w:rFonts w:ascii="Times New Roman" w:hAnsi="Times New Roman"/>
          <w:spacing w:val="-2"/>
          <w:sz w:val="20"/>
          <w:szCs w:val="20"/>
        </w:rPr>
        <w:t>diagnose</w:t>
      </w:r>
      <w:r>
        <w:rPr>
          <w:rFonts w:ascii="Times New Roman" w:hAnsi="Times New Roman"/>
          <w:sz w:val="20"/>
          <w:szCs w:val="20"/>
        </w:rPr>
        <w:t>s</w:t>
      </w:r>
      <w:r>
        <w:rPr>
          <w:rFonts w:ascii="Times New Roman" w:hAnsi="Times New Roman"/>
          <w:spacing w:val="-9"/>
          <w:sz w:val="20"/>
          <w:szCs w:val="20"/>
        </w:rPr>
        <w:t xml:space="preserve"> </w:t>
      </w:r>
      <w:r>
        <w:rPr>
          <w:rFonts w:ascii="Times New Roman" w:hAnsi="Times New Roman"/>
          <w:spacing w:val="-2"/>
          <w:sz w:val="20"/>
          <w:szCs w:val="20"/>
        </w:rPr>
        <w:t xml:space="preserve">will </w:t>
      </w:r>
      <w:r>
        <w:rPr>
          <w:rFonts w:ascii="Times New Roman" w:hAnsi="Times New Roman"/>
          <w:sz w:val="20"/>
          <w:szCs w:val="20"/>
        </w:rPr>
        <w:t xml:space="preserve">be delineated.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w:t>
      </w:r>
      <w:r>
        <w:rPr>
          <w:rFonts w:ascii="Times New Roman" w:hAnsi="Times New Roman"/>
          <w:i/>
          <w:iCs/>
          <w:spacing w:val="-3"/>
          <w:sz w:val="20"/>
          <w:szCs w:val="20"/>
        </w:rPr>
        <w:t xml:space="preserve"> </w:t>
      </w:r>
      <w:r>
        <w:rPr>
          <w:rFonts w:ascii="Times New Roman" w:hAnsi="Times New Roman"/>
          <w:i/>
          <w:iCs/>
          <w:sz w:val="20"/>
          <w:szCs w:val="20"/>
        </w:rPr>
        <w:t>Admission to Graduate Nursing P</w:t>
      </w:r>
      <w:r>
        <w:rPr>
          <w:rFonts w:ascii="Times New Roman" w:hAnsi="Times New Roman"/>
          <w:i/>
          <w:iCs/>
          <w:spacing w:val="-7"/>
          <w:sz w:val="20"/>
          <w:szCs w:val="20"/>
        </w:rPr>
        <w:t>r</w:t>
      </w:r>
      <w:r>
        <w:rPr>
          <w:rFonts w:ascii="Times New Roman" w:hAnsi="Times New Roman"/>
          <w:i/>
          <w:iCs/>
          <w:sz w:val="20"/>
          <w:szCs w:val="20"/>
        </w:rPr>
        <w:t>ogram.</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6"/>
          <w:sz w:val="20"/>
          <w:szCs w:val="20"/>
        </w:rPr>
        <w:t xml:space="preserve"> </w:t>
      </w:r>
      <w:r>
        <w:rPr>
          <w:rFonts w:ascii="Times New Roman" w:hAnsi="Times New Roman"/>
          <w:b/>
          <w:bCs/>
          <w:sz w:val="20"/>
          <w:szCs w:val="20"/>
        </w:rPr>
        <w:t>5220</w:t>
      </w:r>
      <w:r>
        <w:rPr>
          <w:rFonts w:ascii="Times New Roman" w:hAnsi="Times New Roman"/>
          <w:b/>
          <w:bCs/>
          <w:spacing w:val="-5"/>
          <w:sz w:val="20"/>
          <w:szCs w:val="20"/>
        </w:rPr>
        <w:t xml:space="preserve"> </w:t>
      </w:r>
      <w:r>
        <w:rPr>
          <w:rFonts w:ascii="Times New Roman" w:hAnsi="Times New Roman"/>
          <w:b/>
          <w:bCs/>
          <w:sz w:val="20"/>
          <w:szCs w:val="20"/>
        </w:rPr>
        <w:t>-</w:t>
      </w:r>
      <w:r>
        <w:rPr>
          <w:rFonts w:ascii="Times New Roman" w:hAnsi="Times New Roman"/>
          <w:b/>
          <w:bCs/>
          <w:spacing w:val="-5"/>
          <w:sz w:val="20"/>
          <w:szCs w:val="20"/>
        </w:rPr>
        <w:t xml:space="preserve"> </w:t>
      </w:r>
      <w:r>
        <w:rPr>
          <w:rFonts w:ascii="Times New Roman" w:hAnsi="Times New Roman"/>
          <w:b/>
          <w:bCs/>
          <w:sz w:val="20"/>
          <w:szCs w:val="20"/>
        </w:rPr>
        <w:t>Family</w:t>
      </w:r>
      <w:r>
        <w:rPr>
          <w:rFonts w:ascii="Times New Roman" w:hAnsi="Times New Roman"/>
          <w:b/>
          <w:bCs/>
          <w:spacing w:val="-5"/>
          <w:sz w:val="20"/>
          <w:szCs w:val="20"/>
        </w:rPr>
        <w:t xml:space="preserve"> </w:t>
      </w:r>
      <w:r>
        <w:rPr>
          <w:rFonts w:ascii="Times New Roman" w:hAnsi="Times New Roman"/>
          <w:b/>
          <w:bCs/>
          <w:sz w:val="20"/>
          <w:szCs w:val="20"/>
        </w:rPr>
        <w:t>Diversity</w:t>
      </w:r>
      <w:r>
        <w:rPr>
          <w:rFonts w:ascii="Times New Roman" w:hAnsi="Times New Roman"/>
          <w:b/>
          <w:bCs/>
          <w:spacing w:val="-5"/>
          <w:sz w:val="20"/>
          <w:szCs w:val="20"/>
        </w:rPr>
        <w:t xml:space="preserve"> </w:t>
      </w:r>
      <w:r>
        <w:rPr>
          <w:rFonts w:ascii="Times New Roman" w:hAnsi="Times New Roman"/>
          <w:b/>
          <w:bCs/>
          <w:sz w:val="20"/>
          <w:szCs w:val="20"/>
        </w:rPr>
        <w:t>in</w:t>
      </w:r>
      <w:r>
        <w:rPr>
          <w:rFonts w:ascii="Times New Roman" w:hAnsi="Times New Roman"/>
          <w:b/>
          <w:bCs/>
          <w:spacing w:val="-9"/>
          <w:sz w:val="20"/>
          <w:szCs w:val="20"/>
        </w:rPr>
        <w:t xml:space="preserve"> </w:t>
      </w:r>
      <w:r>
        <w:rPr>
          <w:rFonts w:ascii="Times New Roman" w:hAnsi="Times New Roman"/>
          <w:b/>
          <w:bCs/>
          <w:spacing w:val="-18"/>
          <w:sz w:val="20"/>
          <w:szCs w:val="20"/>
        </w:rPr>
        <w:t>V</w:t>
      </w:r>
      <w:r>
        <w:rPr>
          <w:rFonts w:ascii="Times New Roman" w:hAnsi="Times New Roman"/>
          <w:b/>
          <w:bCs/>
          <w:sz w:val="20"/>
          <w:szCs w:val="20"/>
        </w:rPr>
        <w:t>ulnerable</w:t>
      </w:r>
      <w:r>
        <w:rPr>
          <w:rFonts w:ascii="Times New Roman" w:hAnsi="Times New Roman"/>
          <w:b/>
          <w:bCs/>
          <w:spacing w:val="-5"/>
          <w:sz w:val="20"/>
          <w:szCs w:val="20"/>
        </w:rPr>
        <w:t xml:space="preserve"> </w:t>
      </w:r>
      <w:r>
        <w:rPr>
          <w:rFonts w:ascii="Times New Roman" w:hAnsi="Times New Roman"/>
          <w:b/>
          <w:bCs/>
          <w:sz w:val="20"/>
          <w:szCs w:val="20"/>
        </w:rPr>
        <w:t xml:space="preserve">Communities.................................................2(2-0) </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The</w:t>
      </w:r>
      <w:r>
        <w:rPr>
          <w:rFonts w:ascii="Times New Roman" w:hAnsi="Times New Roman"/>
          <w:spacing w:val="-6"/>
          <w:sz w:val="20"/>
          <w:szCs w:val="20"/>
        </w:rPr>
        <w:t xml:space="preserve"> </w:t>
      </w:r>
      <w:r>
        <w:rPr>
          <w:rFonts w:ascii="Times New Roman" w:hAnsi="Times New Roman"/>
          <w:sz w:val="20"/>
          <w:szCs w:val="20"/>
        </w:rPr>
        <w:t>students</w:t>
      </w:r>
      <w:r>
        <w:rPr>
          <w:rFonts w:ascii="Times New Roman" w:hAnsi="Times New Roman"/>
          <w:spacing w:val="-7"/>
          <w:sz w:val="20"/>
          <w:szCs w:val="20"/>
        </w:rPr>
        <w:t xml:space="preserve"> </w:t>
      </w:r>
      <w:r>
        <w:rPr>
          <w:rFonts w:ascii="Times New Roman" w:hAnsi="Times New Roman"/>
          <w:sz w:val="20"/>
          <w:szCs w:val="20"/>
        </w:rPr>
        <w:t>apply</w:t>
      </w:r>
      <w:r>
        <w:rPr>
          <w:rFonts w:ascii="Times New Roman" w:hAnsi="Times New Roman"/>
          <w:spacing w:val="-6"/>
          <w:sz w:val="20"/>
          <w:szCs w:val="20"/>
        </w:rPr>
        <w:t xml:space="preserve"> </w:t>
      </w:r>
      <w:r>
        <w:rPr>
          <w:rFonts w:ascii="Times New Roman" w:hAnsi="Times New Roman"/>
          <w:sz w:val="20"/>
          <w:szCs w:val="20"/>
        </w:rPr>
        <w:t>concepts,</w:t>
      </w:r>
      <w:r>
        <w:rPr>
          <w:rFonts w:ascii="Times New Roman" w:hAnsi="Times New Roman"/>
          <w:spacing w:val="-6"/>
          <w:sz w:val="20"/>
          <w:szCs w:val="20"/>
        </w:rPr>
        <w:t xml:space="preserve"> </w:t>
      </w:r>
      <w:r>
        <w:rPr>
          <w:rFonts w:ascii="Times New Roman" w:hAnsi="Times New Roman"/>
          <w:sz w:val="20"/>
          <w:szCs w:val="20"/>
        </w:rPr>
        <w:t>theories</w:t>
      </w:r>
      <w:r>
        <w:rPr>
          <w:rFonts w:ascii="Times New Roman" w:hAnsi="Times New Roman"/>
          <w:spacing w:val="-6"/>
          <w:sz w:val="20"/>
          <w:szCs w:val="20"/>
        </w:rPr>
        <w:t xml:space="preserve"> </w:t>
      </w:r>
      <w:r>
        <w:rPr>
          <w:rFonts w:ascii="Times New Roman" w:hAnsi="Times New Roman"/>
          <w:sz w:val="20"/>
          <w:szCs w:val="20"/>
        </w:rPr>
        <w:t>and</w:t>
      </w:r>
      <w:r>
        <w:rPr>
          <w:rFonts w:ascii="Times New Roman" w:hAnsi="Times New Roman"/>
          <w:spacing w:val="-7"/>
          <w:sz w:val="20"/>
          <w:szCs w:val="20"/>
        </w:rPr>
        <w:t xml:space="preserve"> </w:t>
      </w:r>
      <w:r>
        <w:rPr>
          <w:rFonts w:ascii="Times New Roman" w:hAnsi="Times New Roman"/>
          <w:sz w:val="20"/>
          <w:szCs w:val="20"/>
        </w:rPr>
        <w:t>methodology</w:t>
      </w:r>
      <w:r>
        <w:rPr>
          <w:rFonts w:ascii="Times New Roman" w:hAnsi="Times New Roman"/>
          <w:spacing w:val="-6"/>
          <w:sz w:val="20"/>
          <w:szCs w:val="20"/>
        </w:rPr>
        <w:t xml:space="preserve"> </w:t>
      </w:r>
      <w:r>
        <w:rPr>
          <w:rFonts w:ascii="Times New Roman" w:hAnsi="Times New Roman"/>
          <w:sz w:val="20"/>
          <w:szCs w:val="20"/>
        </w:rPr>
        <w:t>of</w:t>
      </w:r>
      <w:r>
        <w:rPr>
          <w:rFonts w:ascii="Times New Roman" w:hAnsi="Times New Roman"/>
          <w:spacing w:val="-7"/>
          <w:sz w:val="20"/>
          <w:szCs w:val="20"/>
        </w:rPr>
        <w:t xml:space="preserve"> </w:t>
      </w:r>
      <w:r>
        <w:rPr>
          <w:rFonts w:ascii="Times New Roman" w:hAnsi="Times New Roman"/>
          <w:sz w:val="20"/>
          <w:szCs w:val="20"/>
        </w:rPr>
        <w:t>transcultural</w:t>
      </w:r>
      <w:r>
        <w:rPr>
          <w:rFonts w:ascii="Times New Roman" w:hAnsi="Times New Roman"/>
          <w:spacing w:val="-6"/>
          <w:sz w:val="20"/>
          <w:szCs w:val="20"/>
        </w:rPr>
        <w:t xml:space="preserve"> </w:t>
      </w:r>
      <w:r>
        <w:rPr>
          <w:rFonts w:ascii="Times New Roman" w:hAnsi="Times New Roman"/>
          <w:sz w:val="20"/>
          <w:szCs w:val="20"/>
        </w:rPr>
        <w:t>nursing</w:t>
      </w:r>
      <w:r>
        <w:rPr>
          <w:rFonts w:ascii="Times New Roman" w:hAnsi="Times New Roman"/>
          <w:spacing w:val="-7"/>
          <w:sz w:val="20"/>
          <w:szCs w:val="20"/>
        </w:rPr>
        <w:t xml:space="preserve"> </w:t>
      </w:r>
      <w:r>
        <w:rPr>
          <w:rFonts w:ascii="Times New Roman" w:hAnsi="Times New Roman"/>
          <w:sz w:val="20"/>
          <w:szCs w:val="20"/>
        </w:rPr>
        <w:t>to</w:t>
      </w:r>
      <w:r>
        <w:rPr>
          <w:rFonts w:ascii="Times New Roman" w:hAnsi="Times New Roman"/>
          <w:spacing w:val="-7"/>
          <w:sz w:val="20"/>
          <w:szCs w:val="20"/>
        </w:rPr>
        <w:t xml:space="preserve"> </w:t>
      </w:r>
      <w:r>
        <w:rPr>
          <w:rFonts w:ascii="Times New Roman" w:hAnsi="Times New Roman"/>
          <w:sz w:val="20"/>
          <w:szCs w:val="20"/>
        </w:rPr>
        <w:t>clients</w:t>
      </w:r>
      <w:r>
        <w:rPr>
          <w:rFonts w:ascii="Times New Roman" w:hAnsi="Times New Roman"/>
          <w:spacing w:val="-6"/>
          <w:sz w:val="20"/>
          <w:szCs w:val="20"/>
        </w:rPr>
        <w:t xml:space="preserve"> </w:t>
      </w:r>
      <w:r>
        <w:rPr>
          <w:rFonts w:ascii="Times New Roman" w:hAnsi="Times New Roman"/>
          <w:sz w:val="20"/>
          <w:szCs w:val="20"/>
        </w:rPr>
        <w:t>of</w:t>
      </w:r>
      <w:r>
        <w:rPr>
          <w:rFonts w:ascii="Times New Roman" w:hAnsi="Times New Roman"/>
          <w:spacing w:val="-7"/>
          <w:sz w:val="20"/>
          <w:szCs w:val="20"/>
        </w:rPr>
        <w:t xml:space="preserve"> </w:t>
      </w:r>
      <w:r>
        <w:rPr>
          <w:rFonts w:ascii="Times New Roman" w:hAnsi="Times New Roman"/>
          <w:sz w:val="20"/>
          <w:szCs w:val="20"/>
        </w:rPr>
        <w:t xml:space="preserve">diverse populations.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w:t>
      </w:r>
      <w:r>
        <w:rPr>
          <w:rFonts w:ascii="Times New Roman" w:hAnsi="Times New Roman"/>
          <w:i/>
          <w:iCs/>
          <w:spacing w:val="-3"/>
          <w:sz w:val="20"/>
          <w:szCs w:val="20"/>
        </w:rPr>
        <w:t xml:space="preserve"> </w:t>
      </w:r>
      <w:r>
        <w:rPr>
          <w:rFonts w:ascii="Times New Roman" w:hAnsi="Times New Roman"/>
          <w:i/>
          <w:iCs/>
          <w:sz w:val="20"/>
          <w:szCs w:val="20"/>
        </w:rPr>
        <w:t>Admission to Graduate Nursing P</w:t>
      </w:r>
      <w:r>
        <w:rPr>
          <w:rFonts w:ascii="Times New Roman" w:hAnsi="Times New Roman"/>
          <w:i/>
          <w:iCs/>
          <w:spacing w:val="-7"/>
          <w:sz w:val="20"/>
          <w:szCs w:val="20"/>
        </w:rPr>
        <w:t>r</w:t>
      </w:r>
      <w:r>
        <w:rPr>
          <w:rFonts w:ascii="Times New Roman" w:hAnsi="Times New Roman"/>
          <w:i/>
          <w:iCs/>
          <w:sz w:val="20"/>
          <w:szCs w:val="20"/>
        </w:rPr>
        <w:t>ogram.</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6"/>
          <w:sz w:val="20"/>
          <w:szCs w:val="20"/>
        </w:rPr>
        <w:t xml:space="preserve"> </w:t>
      </w:r>
      <w:r>
        <w:rPr>
          <w:rFonts w:ascii="Times New Roman" w:hAnsi="Times New Roman"/>
          <w:b/>
          <w:bCs/>
          <w:sz w:val="20"/>
          <w:szCs w:val="20"/>
        </w:rPr>
        <w:t>5310</w:t>
      </w:r>
      <w:r>
        <w:rPr>
          <w:rFonts w:ascii="Times New Roman" w:hAnsi="Times New Roman"/>
          <w:b/>
          <w:bCs/>
          <w:spacing w:val="-6"/>
          <w:sz w:val="20"/>
          <w:szCs w:val="20"/>
        </w:rPr>
        <w:t xml:space="preserve"> </w:t>
      </w:r>
      <w:r>
        <w:rPr>
          <w:rFonts w:ascii="Times New Roman" w:hAnsi="Times New Roman"/>
          <w:b/>
          <w:bCs/>
          <w:sz w:val="20"/>
          <w:szCs w:val="20"/>
        </w:rPr>
        <w:t>-</w:t>
      </w:r>
      <w:r>
        <w:rPr>
          <w:rFonts w:ascii="Times New Roman" w:hAnsi="Times New Roman"/>
          <w:b/>
          <w:bCs/>
          <w:spacing w:val="-6"/>
          <w:sz w:val="20"/>
          <w:szCs w:val="20"/>
        </w:rPr>
        <w:t xml:space="preserve"> </w:t>
      </w:r>
      <w:r>
        <w:rPr>
          <w:rFonts w:ascii="Times New Roman" w:hAnsi="Times New Roman"/>
          <w:b/>
          <w:bCs/>
          <w:sz w:val="20"/>
          <w:szCs w:val="20"/>
        </w:rPr>
        <w:t>Family</w:t>
      </w:r>
      <w:r>
        <w:rPr>
          <w:rFonts w:ascii="Times New Roman" w:hAnsi="Times New Roman"/>
          <w:b/>
          <w:bCs/>
          <w:spacing w:val="-6"/>
          <w:sz w:val="20"/>
          <w:szCs w:val="20"/>
        </w:rPr>
        <w:t xml:space="preserve"> </w:t>
      </w:r>
      <w:r>
        <w:rPr>
          <w:rFonts w:ascii="Times New Roman" w:hAnsi="Times New Roman"/>
          <w:b/>
          <w:bCs/>
          <w:sz w:val="20"/>
          <w:szCs w:val="20"/>
        </w:rPr>
        <w:t>and</w:t>
      </w:r>
      <w:r>
        <w:rPr>
          <w:rFonts w:ascii="Times New Roman" w:hAnsi="Times New Roman"/>
          <w:b/>
          <w:bCs/>
          <w:spacing w:val="-6"/>
          <w:sz w:val="20"/>
          <w:szCs w:val="20"/>
        </w:rPr>
        <w:t xml:space="preserve"> </w:t>
      </w:r>
      <w:r>
        <w:rPr>
          <w:rFonts w:ascii="Times New Roman" w:hAnsi="Times New Roman"/>
          <w:b/>
          <w:bCs/>
          <w:sz w:val="20"/>
          <w:szCs w:val="20"/>
        </w:rPr>
        <w:t>Community</w:t>
      </w:r>
      <w:r>
        <w:rPr>
          <w:rFonts w:ascii="Times New Roman" w:hAnsi="Times New Roman"/>
          <w:b/>
          <w:bCs/>
          <w:spacing w:val="-6"/>
          <w:sz w:val="20"/>
          <w:szCs w:val="20"/>
        </w:rPr>
        <w:t xml:space="preserve"> </w:t>
      </w:r>
      <w:r>
        <w:rPr>
          <w:rFonts w:ascii="Times New Roman" w:hAnsi="Times New Roman"/>
          <w:b/>
          <w:bCs/>
          <w:sz w:val="20"/>
          <w:szCs w:val="20"/>
        </w:rPr>
        <w:t>Health........................................................................3(3-0)</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pacing w:val="1"/>
          <w:sz w:val="20"/>
          <w:szCs w:val="20"/>
        </w:rPr>
        <w:t>Thi</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pacing w:val="1"/>
          <w:sz w:val="20"/>
          <w:szCs w:val="20"/>
        </w:rPr>
        <w:t>cours</w:t>
      </w:r>
      <w:r>
        <w:rPr>
          <w:rFonts w:ascii="Times New Roman" w:hAnsi="Times New Roman"/>
          <w:sz w:val="20"/>
          <w:szCs w:val="20"/>
        </w:rPr>
        <w:t>e</w:t>
      </w:r>
      <w:r>
        <w:rPr>
          <w:rFonts w:ascii="Times New Roman" w:hAnsi="Times New Roman"/>
          <w:spacing w:val="4"/>
          <w:sz w:val="20"/>
          <w:szCs w:val="20"/>
        </w:rPr>
        <w:t xml:space="preserve"> </w:t>
      </w:r>
      <w:r>
        <w:rPr>
          <w:rFonts w:ascii="Times New Roman" w:hAnsi="Times New Roman"/>
          <w:spacing w:val="1"/>
          <w:sz w:val="20"/>
          <w:szCs w:val="20"/>
        </w:rPr>
        <w:t>present</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pacing w:val="1"/>
          <w:sz w:val="20"/>
          <w:szCs w:val="20"/>
        </w:rPr>
        <w:t>th</w:t>
      </w:r>
      <w:r>
        <w:rPr>
          <w:rFonts w:ascii="Times New Roman" w:hAnsi="Times New Roman"/>
          <w:sz w:val="20"/>
          <w:szCs w:val="20"/>
        </w:rPr>
        <w:t>e</w:t>
      </w:r>
      <w:r>
        <w:rPr>
          <w:rFonts w:ascii="Times New Roman" w:hAnsi="Times New Roman"/>
          <w:spacing w:val="4"/>
          <w:sz w:val="20"/>
          <w:szCs w:val="20"/>
        </w:rPr>
        <w:t xml:space="preserve"> </w:t>
      </w:r>
      <w:r>
        <w:rPr>
          <w:rFonts w:ascii="Times New Roman" w:hAnsi="Times New Roman"/>
          <w:spacing w:val="1"/>
          <w:sz w:val="20"/>
          <w:szCs w:val="20"/>
        </w:rPr>
        <w:t>theoretica</w:t>
      </w:r>
      <w:r>
        <w:rPr>
          <w:rFonts w:ascii="Times New Roman" w:hAnsi="Times New Roman"/>
          <w:sz w:val="20"/>
          <w:szCs w:val="20"/>
        </w:rPr>
        <w:t>l</w:t>
      </w:r>
      <w:r>
        <w:rPr>
          <w:rFonts w:ascii="Times New Roman" w:hAnsi="Times New Roman"/>
          <w:spacing w:val="4"/>
          <w:sz w:val="20"/>
          <w:szCs w:val="20"/>
        </w:rPr>
        <w:t xml:space="preserve"> </w:t>
      </w:r>
      <w:r>
        <w:rPr>
          <w:rFonts w:ascii="Times New Roman" w:hAnsi="Times New Roman"/>
          <w:spacing w:val="1"/>
          <w:sz w:val="20"/>
          <w:szCs w:val="20"/>
        </w:rPr>
        <w:t>an</w:t>
      </w:r>
      <w:r>
        <w:rPr>
          <w:rFonts w:ascii="Times New Roman" w:hAnsi="Times New Roman"/>
          <w:sz w:val="20"/>
          <w:szCs w:val="20"/>
        </w:rPr>
        <w:t>d</w:t>
      </w:r>
      <w:r>
        <w:rPr>
          <w:rFonts w:ascii="Times New Roman" w:hAnsi="Times New Roman"/>
          <w:spacing w:val="4"/>
          <w:sz w:val="20"/>
          <w:szCs w:val="20"/>
        </w:rPr>
        <w:t xml:space="preserve"> </w:t>
      </w:r>
      <w:r>
        <w:rPr>
          <w:rFonts w:ascii="Times New Roman" w:hAnsi="Times New Roman"/>
          <w:spacing w:val="1"/>
          <w:sz w:val="20"/>
          <w:szCs w:val="20"/>
        </w:rPr>
        <w:t>clinica</w:t>
      </w:r>
      <w:r>
        <w:rPr>
          <w:rFonts w:ascii="Times New Roman" w:hAnsi="Times New Roman"/>
          <w:sz w:val="20"/>
          <w:szCs w:val="20"/>
        </w:rPr>
        <w:t>l</w:t>
      </w:r>
      <w:r>
        <w:rPr>
          <w:rFonts w:ascii="Times New Roman" w:hAnsi="Times New Roman"/>
          <w:spacing w:val="4"/>
          <w:sz w:val="20"/>
          <w:szCs w:val="20"/>
        </w:rPr>
        <w:t xml:space="preserve"> </w:t>
      </w:r>
      <w:r>
        <w:rPr>
          <w:rFonts w:ascii="Times New Roman" w:hAnsi="Times New Roman"/>
          <w:spacing w:val="1"/>
          <w:sz w:val="20"/>
          <w:szCs w:val="20"/>
        </w:rPr>
        <w:t>basi</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pacing w:val="1"/>
          <w:sz w:val="20"/>
          <w:szCs w:val="20"/>
        </w:rPr>
        <w:t>o</w:t>
      </w:r>
      <w:r>
        <w:rPr>
          <w:rFonts w:ascii="Times New Roman" w:hAnsi="Times New Roman"/>
          <w:sz w:val="20"/>
          <w:szCs w:val="20"/>
        </w:rPr>
        <w:t>f</w:t>
      </w:r>
      <w:r>
        <w:rPr>
          <w:rFonts w:ascii="Times New Roman" w:hAnsi="Times New Roman"/>
          <w:spacing w:val="4"/>
          <w:sz w:val="20"/>
          <w:szCs w:val="20"/>
        </w:rPr>
        <w:t xml:space="preserve"> </w:t>
      </w:r>
      <w:r>
        <w:rPr>
          <w:rFonts w:ascii="Times New Roman" w:hAnsi="Times New Roman"/>
          <w:spacing w:val="1"/>
          <w:sz w:val="20"/>
          <w:szCs w:val="20"/>
        </w:rPr>
        <w:t>famil</w:t>
      </w:r>
      <w:r>
        <w:rPr>
          <w:rFonts w:ascii="Times New Roman" w:hAnsi="Times New Roman"/>
          <w:sz w:val="20"/>
          <w:szCs w:val="20"/>
        </w:rPr>
        <w:t>y</w:t>
      </w:r>
      <w:r>
        <w:rPr>
          <w:rFonts w:ascii="Times New Roman" w:hAnsi="Times New Roman"/>
          <w:spacing w:val="4"/>
          <w:sz w:val="20"/>
          <w:szCs w:val="20"/>
        </w:rPr>
        <w:t xml:space="preserve"> </w:t>
      </w:r>
      <w:r>
        <w:rPr>
          <w:rFonts w:ascii="Times New Roman" w:hAnsi="Times New Roman"/>
          <w:spacing w:val="1"/>
          <w:sz w:val="20"/>
          <w:szCs w:val="20"/>
        </w:rPr>
        <w:t>an</w:t>
      </w:r>
      <w:r>
        <w:rPr>
          <w:rFonts w:ascii="Times New Roman" w:hAnsi="Times New Roman"/>
          <w:sz w:val="20"/>
          <w:szCs w:val="20"/>
        </w:rPr>
        <w:t>d</w:t>
      </w:r>
      <w:r>
        <w:rPr>
          <w:rFonts w:ascii="Times New Roman" w:hAnsi="Times New Roman"/>
          <w:spacing w:val="4"/>
          <w:sz w:val="20"/>
          <w:szCs w:val="20"/>
        </w:rPr>
        <w:t xml:space="preserve"> </w:t>
      </w:r>
      <w:r>
        <w:rPr>
          <w:rFonts w:ascii="Times New Roman" w:hAnsi="Times New Roman"/>
          <w:spacing w:val="1"/>
          <w:sz w:val="20"/>
          <w:szCs w:val="20"/>
        </w:rPr>
        <w:t>communit</w:t>
      </w:r>
      <w:r>
        <w:rPr>
          <w:rFonts w:ascii="Times New Roman" w:hAnsi="Times New Roman"/>
          <w:sz w:val="20"/>
          <w:szCs w:val="20"/>
        </w:rPr>
        <w:t>y</w:t>
      </w:r>
      <w:r>
        <w:rPr>
          <w:rFonts w:ascii="Times New Roman" w:hAnsi="Times New Roman"/>
          <w:spacing w:val="4"/>
          <w:sz w:val="20"/>
          <w:szCs w:val="20"/>
        </w:rPr>
        <w:t xml:space="preserve"> </w:t>
      </w:r>
      <w:r>
        <w:rPr>
          <w:rFonts w:ascii="Times New Roman" w:hAnsi="Times New Roman"/>
          <w:spacing w:val="1"/>
          <w:sz w:val="20"/>
          <w:szCs w:val="20"/>
        </w:rPr>
        <w:t>health</w:t>
      </w:r>
      <w:r>
        <w:rPr>
          <w:rFonts w:ascii="Times New Roman" w:hAnsi="Times New Roman"/>
          <w:sz w:val="20"/>
          <w:szCs w:val="20"/>
        </w:rPr>
        <w:t xml:space="preserve">. </w:t>
      </w:r>
      <w:r>
        <w:rPr>
          <w:rFonts w:ascii="Times New Roman" w:hAnsi="Times New Roman"/>
          <w:spacing w:val="1"/>
          <w:sz w:val="20"/>
          <w:szCs w:val="20"/>
        </w:rPr>
        <w:t xml:space="preserve">The </w:t>
      </w:r>
      <w:r>
        <w:rPr>
          <w:rFonts w:ascii="Times New Roman" w:hAnsi="Times New Roman"/>
          <w:sz w:val="20"/>
          <w:szCs w:val="20"/>
        </w:rPr>
        <w:t>focus</w:t>
      </w:r>
      <w:r>
        <w:rPr>
          <w:rFonts w:ascii="Times New Roman" w:hAnsi="Times New Roman"/>
          <w:spacing w:val="3"/>
          <w:sz w:val="20"/>
          <w:szCs w:val="20"/>
        </w:rPr>
        <w:t xml:space="preserve"> </w:t>
      </w:r>
      <w:r>
        <w:rPr>
          <w:rFonts w:ascii="Times New Roman" w:hAnsi="Times New Roman"/>
          <w:sz w:val="20"/>
          <w:szCs w:val="20"/>
        </w:rPr>
        <w:t>is</w:t>
      </w:r>
      <w:r>
        <w:rPr>
          <w:rFonts w:ascii="Times New Roman" w:hAnsi="Times New Roman"/>
          <w:spacing w:val="3"/>
          <w:sz w:val="20"/>
          <w:szCs w:val="20"/>
        </w:rPr>
        <w:t xml:space="preserve"> </w:t>
      </w:r>
      <w:r>
        <w:rPr>
          <w:rFonts w:ascii="Times New Roman" w:hAnsi="Times New Roman"/>
          <w:sz w:val="20"/>
          <w:szCs w:val="20"/>
        </w:rPr>
        <w:t>on</w:t>
      </w:r>
      <w:r>
        <w:rPr>
          <w:rFonts w:ascii="Times New Roman" w:hAnsi="Times New Roman"/>
          <w:spacing w:val="3"/>
          <w:sz w:val="20"/>
          <w:szCs w:val="20"/>
        </w:rPr>
        <w:t xml:space="preserve"> </w:t>
      </w:r>
      <w:r>
        <w:rPr>
          <w:rFonts w:ascii="Times New Roman" w:hAnsi="Times New Roman"/>
          <w:sz w:val="20"/>
          <w:szCs w:val="20"/>
        </w:rPr>
        <w:t>primary</w:t>
      </w:r>
      <w:r>
        <w:rPr>
          <w:rFonts w:ascii="Times New Roman" w:hAnsi="Times New Roman"/>
          <w:spacing w:val="3"/>
          <w:sz w:val="20"/>
          <w:szCs w:val="20"/>
        </w:rPr>
        <w:t xml:space="preserve"> </w:t>
      </w:r>
      <w:r>
        <w:rPr>
          <w:rFonts w:ascii="Times New Roman" w:hAnsi="Times New Roman"/>
          <w:sz w:val="20"/>
          <w:szCs w:val="20"/>
        </w:rPr>
        <w:t>prevention,</w:t>
      </w:r>
      <w:r>
        <w:rPr>
          <w:rFonts w:ascii="Times New Roman" w:hAnsi="Times New Roman"/>
          <w:spacing w:val="3"/>
          <w:sz w:val="20"/>
          <w:szCs w:val="20"/>
        </w:rPr>
        <w:t xml:space="preserve"> </w:t>
      </w:r>
      <w:r>
        <w:rPr>
          <w:rFonts w:ascii="Times New Roman" w:hAnsi="Times New Roman"/>
          <w:sz w:val="20"/>
          <w:szCs w:val="20"/>
        </w:rPr>
        <w:t>health</w:t>
      </w:r>
      <w:r>
        <w:rPr>
          <w:rFonts w:ascii="Times New Roman" w:hAnsi="Times New Roman"/>
          <w:spacing w:val="3"/>
          <w:sz w:val="20"/>
          <w:szCs w:val="20"/>
        </w:rPr>
        <w:t xml:space="preserve"> </w:t>
      </w:r>
      <w:r>
        <w:rPr>
          <w:rFonts w:ascii="Times New Roman" w:hAnsi="Times New Roman"/>
          <w:sz w:val="20"/>
          <w:szCs w:val="20"/>
        </w:rPr>
        <w:t>promotion</w:t>
      </w:r>
      <w:r>
        <w:rPr>
          <w:rFonts w:ascii="Times New Roman" w:hAnsi="Times New Roman"/>
          <w:spacing w:val="3"/>
          <w:sz w:val="20"/>
          <w:szCs w:val="20"/>
        </w:rPr>
        <w:t xml:space="preserve"> </w:t>
      </w:r>
      <w:r>
        <w:rPr>
          <w:rFonts w:ascii="Times New Roman" w:hAnsi="Times New Roman"/>
          <w:sz w:val="20"/>
          <w:szCs w:val="20"/>
        </w:rPr>
        <w:t>and</w:t>
      </w:r>
      <w:r>
        <w:rPr>
          <w:rFonts w:ascii="Times New Roman" w:hAnsi="Times New Roman"/>
          <w:spacing w:val="3"/>
          <w:sz w:val="20"/>
          <w:szCs w:val="20"/>
        </w:rPr>
        <w:t xml:space="preserve"> </w:t>
      </w:r>
      <w:r>
        <w:rPr>
          <w:rFonts w:ascii="Times New Roman" w:hAnsi="Times New Roman"/>
          <w:sz w:val="20"/>
          <w:szCs w:val="20"/>
        </w:rPr>
        <w:t>health</w:t>
      </w:r>
      <w:r>
        <w:rPr>
          <w:rFonts w:ascii="Times New Roman" w:hAnsi="Times New Roman"/>
          <w:spacing w:val="3"/>
          <w:sz w:val="20"/>
          <w:szCs w:val="20"/>
        </w:rPr>
        <w:t xml:space="preserve"> </w:t>
      </w:r>
      <w:r>
        <w:rPr>
          <w:rFonts w:ascii="Times New Roman" w:hAnsi="Times New Roman"/>
          <w:sz w:val="20"/>
          <w:szCs w:val="20"/>
        </w:rPr>
        <w:t>risk</w:t>
      </w:r>
      <w:r>
        <w:rPr>
          <w:rFonts w:ascii="Times New Roman" w:hAnsi="Times New Roman"/>
          <w:spacing w:val="3"/>
          <w:sz w:val="20"/>
          <w:szCs w:val="20"/>
        </w:rPr>
        <w:t xml:space="preserve"> </w:t>
      </w:r>
      <w:r>
        <w:rPr>
          <w:rFonts w:ascii="Times New Roman" w:hAnsi="Times New Roman"/>
          <w:sz w:val="20"/>
          <w:szCs w:val="20"/>
        </w:rPr>
        <w:t>reduction.</w:t>
      </w:r>
      <w:r>
        <w:rPr>
          <w:rFonts w:ascii="Times New Roman" w:hAnsi="Times New Roman"/>
          <w:spacing w:val="3"/>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Admission to Graduate Nursing P</w:t>
      </w:r>
      <w:r>
        <w:rPr>
          <w:rFonts w:ascii="Times New Roman" w:hAnsi="Times New Roman"/>
          <w:i/>
          <w:iCs/>
          <w:spacing w:val="-7"/>
          <w:sz w:val="20"/>
          <w:szCs w:val="20"/>
        </w:rPr>
        <w:t>r</w:t>
      </w:r>
      <w:r>
        <w:rPr>
          <w:rFonts w:ascii="Times New Roman" w:hAnsi="Times New Roman"/>
          <w:i/>
          <w:iCs/>
          <w:sz w:val="20"/>
          <w:szCs w:val="20"/>
        </w:rPr>
        <w:t>ogram.</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spacing w:val="-1"/>
          <w:sz w:val="20"/>
          <w:szCs w:val="20"/>
        </w:rPr>
      </w:pPr>
      <w:r>
        <w:rPr>
          <w:rFonts w:ascii="Times New Roman" w:hAnsi="Times New Roman"/>
          <w:b/>
          <w:bCs/>
          <w:spacing w:val="-1"/>
          <w:sz w:val="20"/>
          <w:szCs w:val="20"/>
        </w:rPr>
        <w:t>NUR</w:t>
      </w:r>
      <w:r>
        <w:rPr>
          <w:rFonts w:ascii="Times New Roman" w:hAnsi="Times New Roman"/>
          <w:b/>
          <w:bCs/>
          <w:sz w:val="20"/>
          <w:szCs w:val="20"/>
        </w:rPr>
        <w:t>S</w:t>
      </w:r>
      <w:r>
        <w:rPr>
          <w:rFonts w:ascii="Times New Roman" w:hAnsi="Times New Roman"/>
          <w:b/>
          <w:bCs/>
          <w:spacing w:val="-8"/>
          <w:sz w:val="20"/>
          <w:szCs w:val="20"/>
        </w:rPr>
        <w:t xml:space="preserve"> </w:t>
      </w:r>
      <w:r>
        <w:rPr>
          <w:rFonts w:ascii="Times New Roman" w:hAnsi="Times New Roman"/>
          <w:b/>
          <w:bCs/>
          <w:spacing w:val="-1"/>
          <w:sz w:val="20"/>
          <w:szCs w:val="20"/>
        </w:rPr>
        <w:t>541</w:t>
      </w:r>
      <w:r>
        <w:rPr>
          <w:rFonts w:ascii="Times New Roman" w:hAnsi="Times New Roman"/>
          <w:b/>
          <w:bCs/>
          <w:sz w:val="20"/>
          <w:szCs w:val="20"/>
        </w:rPr>
        <w:t>0</w:t>
      </w:r>
      <w:r>
        <w:rPr>
          <w:rFonts w:ascii="Times New Roman" w:hAnsi="Times New Roman"/>
          <w:b/>
          <w:bCs/>
          <w:spacing w:val="-8"/>
          <w:sz w:val="20"/>
          <w:szCs w:val="20"/>
        </w:rPr>
        <w:t xml:space="preserve"> </w:t>
      </w:r>
      <w:r>
        <w:rPr>
          <w:rFonts w:ascii="Times New Roman" w:hAnsi="Times New Roman"/>
          <w:b/>
          <w:bCs/>
          <w:sz w:val="20"/>
          <w:szCs w:val="20"/>
        </w:rPr>
        <w:t>-</w:t>
      </w:r>
      <w:r>
        <w:rPr>
          <w:rFonts w:ascii="Times New Roman" w:hAnsi="Times New Roman"/>
          <w:b/>
          <w:bCs/>
          <w:spacing w:val="-8"/>
          <w:sz w:val="20"/>
          <w:szCs w:val="20"/>
        </w:rPr>
        <w:t xml:space="preserve"> </w:t>
      </w:r>
      <w:r>
        <w:rPr>
          <w:rFonts w:ascii="Times New Roman" w:hAnsi="Times New Roman"/>
          <w:b/>
          <w:bCs/>
          <w:spacing w:val="-1"/>
          <w:sz w:val="20"/>
          <w:szCs w:val="20"/>
        </w:rPr>
        <w:t>Int</w:t>
      </w:r>
      <w:r>
        <w:rPr>
          <w:rFonts w:ascii="Times New Roman" w:hAnsi="Times New Roman"/>
          <w:b/>
          <w:bCs/>
          <w:spacing w:val="-4"/>
          <w:sz w:val="20"/>
          <w:szCs w:val="20"/>
        </w:rPr>
        <w:t>r</w:t>
      </w:r>
      <w:r>
        <w:rPr>
          <w:rFonts w:ascii="Times New Roman" w:hAnsi="Times New Roman"/>
          <w:b/>
          <w:bCs/>
          <w:spacing w:val="-1"/>
          <w:sz w:val="20"/>
          <w:szCs w:val="20"/>
        </w:rPr>
        <w:t>oductio</w:t>
      </w:r>
      <w:r>
        <w:rPr>
          <w:rFonts w:ascii="Times New Roman" w:hAnsi="Times New Roman"/>
          <w:b/>
          <w:bCs/>
          <w:sz w:val="20"/>
          <w:szCs w:val="20"/>
        </w:rPr>
        <w:t>n</w:t>
      </w:r>
      <w:r>
        <w:rPr>
          <w:rFonts w:ascii="Times New Roman" w:hAnsi="Times New Roman"/>
          <w:b/>
          <w:bCs/>
          <w:spacing w:val="-8"/>
          <w:sz w:val="20"/>
          <w:szCs w:val="20"/>
        </w:rPr>
        <w:t xml:space="preserve"> </w:t>
      </w:r>
      <w:r>
        <w:rPr>
          <w:rFonts w:ascii="Times New Roman" w:hAnsi="Times New Roman"/>
          <w:b/>
          <w:bCs/>
          <w:spacing w:val="-1"/>
          <w:sz w:val="20"/>
          <w:szCs w:val="20"/>
        </w:rPr>
        <w:t>t</w:t>
      </w:r>
      <w:r>
        <w:rPr>
          <w:rFonts w:ascii="Times New Roman" w:hAnsi="Times New Roman"/>
          <w:b/>
          <w:bCs/>
          <w:sz w:val="20"/>
          <w:szCs w:val="20"/>
        </w:rPr>
        <w:t>o</w:t>
      </w:r>
      <w:r>
        <w:rPr>
          <w:rFonts w:ascii="Times New Roman" w:hAnsi="Times New Roman"/>
          <w:b/>
          <w:bCs/>
          <w:spacing w:val="-8"/>
          <w:sz w:val="20"/>
          <w:szCs w:val="20"/>
        </w:rPr>
        <w:t xml:space="preserve"> </w:t>
      </w:r>
      <w:r>
        <w:rPr>
          <w:rFonts w:ascii="Times New Roman" w:hAnsi="Times New Roman"/>
          <w:b/>
          <w:bCs/>
          <w:spacing w:val="-1"/>
          <w:sz w:val="20"/>
          <w:szCs w:val="20"/>
        </w:rPr>
        <w:t>Famil</w:t>
      </w:r>
      <w:r>
        <w:rPr>
          <w:rFonts w:ascii="Times New Roman" w:hAnsi="Times New Roman"/>
          <w:b/>
          <w:bCs/>
          <w:sz w:val="20"/>
          <w:szCs w:val="20"/>
        </w:rPr>
        <w:t>y</w:t>
      </w:r>
      <w:r>
        <w:rPr>
          <w:rFonts w:ascii="Times New Roman" w:hAnsi="Times New Roman"/>
          <w:b/>
          <w:bCs/>
          <w:spacing w:val="-8"/>
          <w:sz w:val="20"/>
          <w:szCs w:val="20"/>
        </w:rPr>
        <w:t xml:space="preserve"> </w:t>
      </w:r>
      <w:r>
        <w:rPr>
          <w:rFonts w:ascii="Times New Roman" w:hAnsi="Times New Roman"/>
          <w:b/>
          <w:bCs/>
          <w:spacing w:val="-1"/>
          <w:sz w:val="20"/>
          <w:szCs w:val="20"/>
        </w:rPr>
        <w:t>Primar</w:t>
      </w:r>
      <w:r>
        <w:rPr>
          <w:rFonts w:ascii="Times New Roman" w:hAnsi="Times New Roman"/>
          <w:b/>
          <w:bCs/>
          <w:sz w:val="20"/>
          <w:szCs w:val="20"/>
        </w:rPr>
        <w:t>y</w:t>
      </w:r>
      <w:r>
        <w:rPr>
          <w:rFonts w:ascii="Times New Roman" w:hAnsi="Times New Roman"/>
          <w:b/>
          <w:bCs/>
          <w:spacing w:val="-8"/>
          <w:sz w:val="20"/>
          <w:szCs w:val="20"/>
        </w:rPr>
        <w:t xml:space="preserve"> </w:t>
      </w:r>
      <w:r>
        <w:rPr>
          <w:rFonts w:ascii="Times New Roman" w:hAnsi="Times New Roman"/>
          <w:b/>
          <w:bCs/>
          <w:spacing w:val="-1"/>
          <w:sz w:val="20"/>
          <w:szCs w:val="20"/>
        </w:rPr>
        <w:t>Ca</w:t>
      </w:r>
      <w:r>
        <w:rPr>
          <w:rFonts w:ascii="Times New Roman" w:hAnsi="Times New Roman"/>
          <w:b/>
          <w:bCs/>
          <w:spacing w:val="-4"/>
          <w:sz w:val="20"/>
          <w:szCs w:val="20"/>
        </w:rPr>
        <w:t>r</w:t>
      </w:r>
      <w:r>
        <w:rPr>
          <w:rFonts w:ascii="Times New Roman" w:hAnsi="Times New Roman"/>
          <w:b/>
          <w:bCs/>
          <w:spacing w:val="-1"/>
          <w:sz w:val="20"/>
          <w:szCs w:val="20"/>
        </w:rPr>
        <w:t xml:space="preserve">e...............................................................4(2-8) </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This course introduces the concept of primary health care of children, adults and families.</w:t>
      </w:r>
      <w:r>
        <w:rPr>
          <w:rFonts w:ascii="Times New Roman" w:hAnsi="Times New Roman"/>
          <w:spacing w:val="-4"/>
          <w:sz w:val="20"/>
          <w:szCs w:val="20"/>
        </w:rPr>
        <w:t xml:space="preserve"> </w:t>
      </w:r>
      <w:r>
        <w:rPr>
          <w:rFonts w:ascii="Times New Roman" w:hAnsi="Times New Roman"/>
          <w:sz w:val="20"/>
          <w:szCs w:val="20"/>
        </w:rPr>
        <w:t>The focus is on health</w:t>
      </w:r>
      <w:r>
        <w:rPr>
          <w:rFonts w:ascii="Times New Roman" w:hAnsi="Times New Roman"/>
          <w:spacing w:val="1"/>
          <w:sz w:val="20"/>
          <w:szCs w:val="20"/>
        </w:rPr>
        <w:t xml:space="preserve"> </w:t>
      </w:r>
      <w:r>
        <w:rPr>
          <w:rFonts w:ascii="Times New Roman" w:hAnsi="Times New Roman"/>
          <w:sz w:val="20"/>
          <w:szCs w:val="20"/>
        </w:rPr>
        <w:t>promotion and disease prevention</w:t>
      </w:r>
      <w:r>
        <w:rPr>
          <w:rFonts w:ascii="Times New Roman" w:hAnsi="Times New Roman"/>
          <w:spacing w:val="1"/>
          <w:sz w:val="20"/>
          <w:szCs w:val="20"/>
        </w:rPr>
        <w:t xml:space="preserve"> </w:t>
      </w:r>
      <w:r>
        <w:rPr>
          <w:rFonts w:ascii="Times New Roman" w:hAnsi="Times New Roman"/>
          <w:sz w:val="20"/>
          <w:szCs w:val="20"/>
        </w:rPr>
        <w:t>with medically</w:t>
      </w:r>
      <w:r>
        <w:rPr>
          <w:rFonts w:ascii="Times New Roman" w:hAnsi="Times New Roman"/>
          <w:spacing w:val="1"/>
          <w:sz w:val="20"/>
          <w:szCs w:val="20"/>
        </w:rPr>
        <w:t xml:space="preserve"> </w:t>
      </w:r>
      <w:r>
        <w:rPr>
          <w:rFonts w:ascii="Times New Roman" w:hAnsi="Times New Roman"/>
          <w:sz w:val="20"/>
          <w:szCs w:val="20"/>
        </w:rPr>
        <w:t xml:space="preserve">underserved populations.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 NURS 5100 and 5</w:t>
      </w:r>
      <w:r>
        <w:rPr>
          <w:rFonts w:ascii="Times New Roman" w:hAnsi="Times New Roman"/>
          <w:i/>
          <w:iCs/>
          <w:spacing w:val="-15"/>
          <w:sz w:val="20"/>
          <w:szCs w:val="20"/>
        </w:rPr>
        <w:t>1</w:t>
      </w:r>
      <w:r>
        <w:rPr>
          <w:rFonts w:ascii="Times New Roman" w:hAnsi="Times New Roman"/>
          <w:i/>
          <w:iCs/>
          <w:sz w:val="20"/>
          <w:szCs w:val="20"/>
        </w:rPr>
        <w:t>10 and admission to Family Nurse Practitioner track.</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7"/>
          <w:sz w:val="20"/>
          <w:szCs w:val="20"/>
        </w:rPr>
        <w:t xml:space="preserve"> </w:t>
      </w:r>
      <w:r>
        <w:rPr>
          <w:rFonts w:ascii="Times New Roman" w:hAnsi="Times New Roman"/>
          <w:b/>
          <w:bCs/>
          <w:sz w:val="20"/>
          <w:szCs w:val="20"/>
        </w:rPr>
        <w:t>5421-</w:t>
      </w:r>
      <w:r>
        <w:rPr>
          <w:rFonts w:ascii="Times New Roman" w:hAnsi="Times New Roman"/>
          <w:b/>
          <w:bCs/>
          <w:spacing w:val="-7"/>
          <w:sz w:val="20"/>
          <w:szCs w:val="20"/>
        </w:rPr>
        <w:t xml:space="preserve"> </w:t>
      </w:r>
      <w:r>
        <w:rPr>
          <w:rFonts w:ascii="Times New Roman" w:hAnsi="Times New Roman"/>
          <w:b/>
          <w:bCs/>
          <w:sz w:val="20"/>
          <w:szCs w:val="20"/>
        </w:rPr>
        <w:t>Primary</w:t>
      </w:r>
      <w:r>
        <w:rPr>
          <w:rFonts w:ascii="Times New Roman" w:hAnsi="Times New Roman"/>
          <w:b/>
          <w:bCs/>
          <w:spacing w:val="-7"/>
          <w:sz w:val="20"/>
          <w:szCs w:val="20"/>
        </w:rPr>
        <w:t xml:space="preserve"> </w:t>
      </w:r>
      <w:r>
        <w:rPr>
          <w:rFonts w:ascii="Times New Roman" w:hAnsi="Times New Roman"/>
          <w:b/>
          <w:bCs/>
          <w:sz w:val="20"/>
          <w:szCs w:val="20"/>
        </w:rPr>
        <w:t>Ca</w:t>
      </w:r>
      <w:r>
        <w:rPr>
          <w:rFonts w:ascii="Times New Roman" w:hAnsi="Times New Roman"/>
          <w:b/>
          <w:bCs/>
          <w:spacing w:val="-4"/>
          <w:sz w:val="20"/>
          <w:szCs w:val="20"/>
        </w:rPr>
        <w:t>r</w:t>
      </w:r>
      <w:r>
        <w:rPr>
          <w:rFonts w:ascii="Times New Roman" w:hAnsi="Times New Roman"/>
          <w:b/>
          <w:bCs/>
          <w:sz w:val="20"/>
          <w:szCs w:val="20"/>
        </w:rPr>
        <w:t>e</w:t>
      </w:r>
      <w:r>
        <w:rPr>
          <w:rFonts w:ascii="Times New Roman" w:hAnsi="Times New Roman"/>
          <w:b/>
          <w:bCs/>
          <w:spacing w:val="-7"/>
          <w:sz w:val="20"/>
          <w:szCs w:val="20"/>
        </w:rPr>
        <w:t xml:space="preserve"> </w:t>
      </w:r>
      <w:r>
        <w:rPr>
          <w:rFonts w:ascii="Times New Roman" w:hAnsi="Times New Roman"/>
          <w:b/>
          <w:bCs/>
          <w:sz w:val="20"/>
          <w:szCs w:val="20"/>
        </w:rPr>
        <w:t>of</w:t>
      </w:r>
      <w:r>
        <w:rPr>
          <w:rFonts w:ascii="Times New Roman" w:hAnsi="Times New Roman"/>
          <w:b/>
          <w:bCs/>
          <w:spacing w:val="-7"/>
          <w:sz w:val="20"/>
          <w:szCs w:val="20"/>
        </w:rPr>
        <w:t xml:space="preserve"> </w:t>
      </w:r>
      <w:r>
        <w:rPr>
          <w:rFonts w:ascii="Times New Roman" w:hAnsi="Times New Roman"/>
          <w:b/>
          <w:bCs/>
          <w:sz w:val="20"/>
          <w:szCs w:val="20"/>
        </w:rPr>
        <w:t>Child</w:t>
      </w:r>
      <w:r>
        <w:rPr>
          <w:rFonts w:ascii="Times New Roman" w:hAnsi="Times New Roman"/>
          <w:b/>
          <w:bCs/>
          <w:spacing w:val="-4"/>
          <w:sz w:val="20"/>
          <w:szCs w:val="20"/>
        </w:rPr>
        <w:t>r</w:t>
      </w:r>
      <w:r>
        <w:rPr>
          <w:rFonts w:ascii="Times New Roman" w:hAnsi="Times New Roman"/>
          <w:b/>
          <w:bCs/>
          <w:sz w:val="20"/>
          <w:szCs w:val="20"/>
        </w:rPr>
        <w:t xml:space="preserve">en..................................................................................5(3-8) </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This</w:t>
      </w:r>
      <w:r>
        <w:rPr>
          <w:rFonts w:ascii="Times New Roman" w:hAnsi="Times New Roman"/>
          <w:spacing w:val="-3"/>
          <w:sz w:val="20"/>
          <w:szCs w:val="20"/>
        </w:rPr>
        <w:t xml:space="preserve"> </w:t>
      </w:r>
      <w:r>
        <w:rPr>
          <w:rFonts w:ascii="Times New Roman" w:hAnsi="Times New Roman"/>
          <w:sz w:val="20"/>
          <w:szCs w:val="20"/>
        </w:rPr>
        <w:t>course</w:t>
      </w:r>
      <w:r>
        <w:rPr>
          <w:rFonts w:ascii="Times New Roman" w:hAnsi="Times New Roman"/>
          <w:spacing w:val="-3"/>
          <w:sz w:val="20"/>
          <w:szCs w:val="20"/>
        </w:rPr>
        <w:t xml:space="preserve"> </w:t>
      </w:r>
      <w:r>
        <w:rPr>
          <w:rFonts w:ascii="Times New Roman" w:hAnsi="Times New Roman"/>
          <w:sz w:val="20"/>
          <w:szCs w:val="20"/>
        </w:rPr>
        <w:t>presents</w:t>
      </w:r>
      <w:r>
        <w:rPr>
          <w:rFonts w:ascii="Times New Roman" w:hAnsi="Times New Roman"/>
          <w:spacing w:val="-3"/>
          <w:sz w:val="20"/>
          <w:szCs w:val="20"/>
        </w:rPr>
        <w:t xml:space="preserve"> </w:t>
      </w:r>
      <w:r>
        <w:rPr>
          <w:rFonts w:ascii="Times New Roman" w:hAnsi="Times New Roman"/>
          <w:sz w:val="20"/>
          <w:szCs w:val="20"/>
        </w:rPr>
        <w:t>the</w:t>
      </w:r>
      <w:r>
        <w:rPr>
          <w:rFonts w:ascii="Times New Roman" w:hAnsi="Times New Roman"/>
          <w:spacing w:val="-3"/>
          <w:sz w:val="20"/>
          <w:szCs w:val="20"/>
        </w:rPr>
        <w:t xml:space="preserve"> </w:t>
      </w:r>
      <w:r>
        <w:rPr>
          <w:rFonts w:ascii="Times New Roman" w:hAnsi="Times New Roman"/>
          <w:sz w:val="20"/>
          <w:szCs w:val="20"/>
        </w:rPr>
        <w:t>theoretical</w:t>
      </w:r>
      <w:r>
        <w:rPr>
          <w:rFonts w:ascii="Times New Roman" w:hAnsi="Times New Roman"/>
          <w:spacing w:val="-3"/>
          <w:sz w:val="20"/>
          <w:szCs w:val="20"/>
        </w:rPr>
        <w:t xml:space="preserve"> </w:t>
      </w:r>
      <w:r>
        <w:rPr>
          <w:rFonts w:ascii="Times New Roman" w:hAnsi="Times New Roman"/>
          <w:sz w:val="20"/>
          <w:szCs w:val="20"/>
        </w:rPr>
        <w:t>and</w:t>
      </w:r>
      <w:r>
        <w:rPr>
          <w:rFonts w:ascii="Times New Roman" w:hAnsi="Times New Roman"/>
          <w:spacing w:val="-3"/>
          <w:sz w:val="20"/>
          <w:szCs w:val="20"/>
        </w:rPr>
        <w:t xml:space="preserve"> </w:t>
      </w:r>
      <w:r>
        <w:rPr>
          <w:rFonts w:ascii="Times New Roman" w:hAnsi="Times New Roman"/>
          <w:sz w:val="20"/>
          <w:szCs w:val="20"/>
        </w:rPr>
        <w:t>clinical</w:t>
      </w:r>
      <w:r>
        <w:rPr>
          <w:rFonts w:ascii="Times New Roman" w:hAnsi="Times New Roman"/>
          <w:spacing w:val="-3"/>
          <w:sz w:val="20"/>
          <w:szCs w:val="20"/>
        </w:rPr>
        <w:t xml:space="preserve"> </w:t>
      </w:r>
      <w:r>
        <w:rPr>
          <w:rFonts w:ascii="Times New Roman" w:hAnsi="Times New Roman"/>
          <w:sz w:val="20"/>
          <w:szCs w:val="20"/>
        </w:rPr>
        <w:t>basis</w:t>
      </w:r>
      <w:r>
        <w:rPr>
          <w:rFonts w:ascii="Times New Roman" w:hAnsi="Times New Roman"/>
          <w:spacing w:val="-4"/>
          <w:sz w:val="20"/>
          <w:szCs w:val="20"/>
        </w:rPr>
        <w:t xml:space="preserve"> </w:t>
      </w:r>
      <w:r>
        <w:rPr>
          <w:rFonts w:ascii="Times New Roman" w:hAnsi="Times New Roman"/>
          <w:sz w:val="20"/>
          <w:szCs w:val="20"/>
        </w:rPr>
        <w:t>for</w:t>
      </w:r>
      <w:r>
        <w:rPr>
          <w:rFonts w:ascii="Times New Roman" w:hAnsi="Times New Roman"/>
          <w:spacing w:val="-4"/>
          <w:sz w:val="20"/>
          <w:szCs w:val="20"/>
        </w:rPr>
        <w:t xml:space="preserve"> </w:t>
      </w:r>
      <w:r>
        <w:rPr>
          <w:rFonts w:ascii="Times New Roman" w:hAnsi="Times New Roman"/>
          <w:sz w:val="20"/>
          <w:szCs w:val="20"/>
        </w:rPr>
        <w:t>health</w:t>
      </w:r>
      <w:r>
        <w:rPr>
          <w:rFonts w:ascii="Times New Roman" w:hAnsi="Times New Roman"/>
          <w:spacing w:val="-3"/>
          <w:sz w:val="20"/>
          <w:szCs w:val="20"/>
        </w:rPr>
        <w:t xml:space="preserve"> </w:t>
      </w:r>
      <w:r>
        <w:rPr>
          <w:rFonts w:ascii="Times New Roman" w:hAnsi="Times New Roman"/>
          <w:sz w:val="20"/>
          <w:szCs w:val="20"/>
        </w:rPr>
        <w:t>promotion</w:t>
      </w:r>
      <w:r>
        <w:rPr>
          <w:rFonts w:ascii="Times New Roman" w:hAnsi="Times New Roman"/>
          <w:spacing w:val="-3"/>
          <w:sz w:val="20"/>
          <w:szCs w:val="20"/>
        </w:rPr>
        <w:t xml:space="preserve"> </w:t>
      </w:r>
      <w:r>
        <w:rPr>
          <w:rFonts w:ascii="Times New Roman" w:hAnsi="Times New Roman"/>
          <w:sz w:val="20"/>
          <w:szCs w:val="20"/>
        </w:rPr>
        <w:t>and</w:t>
      </w:r>
      <w:r>
        <w:rPr>
          <w:rFonts w:ascii="Times New Roman" w:hAnsi="Times New Roman"/>
          <w:spacing w:val="-3"/>
          <w:sz w:val="20"/>
          <w:szCs w:val="20"/>
        </w:rPr>
        <w:t xml:space="preserve"> </w:t>
      </w:r>
      <w:r>
        <w:rPr>
          <w:rFonts w:ascii="Times New Roman" w:hAnsi="Times New Roman"/>
          <w:sz w:val="20"/>
          <w:szCs w:val="20"/>
        </w:rPr>
        <w:t>disease</w:t>
      </w:r>
      <w:r>
        <w:rPr>
          <w:rFonts w:ascii="Times New Roman" w:hAnsi="Times New Roman"/>
          <w:spacing w:val="-3"/>
          <w:sz w:val="20"/>
          <w:szCs w:val="20"/>
        </w:rPr>
        <w:t xml:space="preserve"> </w:t>
      </w:r>
      <w:r>
        <w:rPr>
          <w:rFonts w:ascii="Times New Roman" w:hAnsi="Times New Roman"/>
          <w:sz w:val="20"/>
          <w:szCs w:val="20"/>
        </w:rPr>
        <w:t xml:space="preserve">prevention for children, adolescents and their families. Content includes health maintenance, health </w:t>
      </w:r>
      <w:r>
        <w:rPr>
          <w:rFonts w:ascii="Times New Roman" w:hAnsi="Times New Roman"/>
          <w:spacing w:val="1"/>
          <w:sz w:val="20"/>
          <w:szCs w:val="20"/>
        </w:rPr>
        <w:t>teachin</w:t>
      </w:r>
      <w:r>
        <w:rPr>
          <w:rFonts w:ascii="Times New Roman" w:hAnsi="Times New Roman"/>
          <w:sz w:val="20"/>
          <w:szCs w:val="20"/>
        </w:rPr>
        <w:t xml:space="preserve">g </w:t>
      </w:r>
      <w:r>
        <w:rPr>
          <w:rFonts w:ascii="Times New Roman" w:hAnsi="Times New Roman"/>
          <w:spacing w:val="1"/>
          <w:sz w:val="20"/>
          <w:szCs w:val="20"/>
        </w:rPr>
        <w:t>an</w:t>
      </w:r>
      <w:r>
        <w:rPr>
          <w:rFonts w:ascii="Times New Roman" w:hAnsi="Times New Roman"/>
          <w:sz w:val="20"/>
          <w:szCs w:val="20"/>
        </w:rPr>
        <w:t xml:space="preserve">d </w:t>
      </w:r>
      <w:r>
        <w:rPr>
          <w:rFonts w:ascii="Times New Roman" w:hAnsi="Times New Roman"/>
          <w:spacing w:val="1"/>
          <w:sz w:val="20"/>
          <w:szCs w:val="20"/>
        </w:rPr>
        <w:t>behavioral/developmenta</w:t>
      </w:r>
      <w:r>
        <w:rPr>
          <w:rFonts w:ascii="Times New Roman" w:hAnsi="Times New Roman"/>
          <w:sz w:val="20"/>
          <w:szCs w:val="20"/>
        </w:rPr>
        <w:t xml:space="preserve">l </w:t>
      </w:r>
      <w:r>
        <w:rPr>
          <w:rFonts w:ascii="Times New Roman" w:hAnsi="Times New Roman"/>
          <w:spacing w:val="1"/>
          <w:sz w:val="20"/>
          <w:szCs w:val="20"/>
        </w:rPr>
        <w:t>issues</w:t>
      </w:r>
      <w:r>
        <w:rPr>
          <w:rFonts w:ascii="Times New Roman" w:hAnsi="Times New Roman"/>
          <w:sz w:val="20"/>
          <w:szCs w:val="20"/>
        </w:rPr>
        <w:t xml:space="preserve">, </w:t>
      </w:r>
      <w:r>
        <w:rPr>
          <w:rFonts w:ascii="Times New Roman" w:hAnsi="Times New Roman"/>
          <w:spacing w:val="1"/>
          <w:sz w:val="20"/>
          <w:szCs w:val="20"/>
        </w:rPr>
        <w:t>counselin</w:t>
      </w:r>
      <w:r>
        <w:rPr>
          <w:rFonts w:ascii="Times New Roman" w:hAnsi="Times New Roman"/>
          <w:sz w:val="20"/>
          <w:szCs w:val="20"/>
        </w:rPr>
        <w:t xml:space="preserve">g </w:t>
      </w:r>
      <w:r>
        <w:rPr>
          <w:rFonts w:ascii="Times New Roman" w:hAnsi="Times New Roman"/>
          <w:spacing w:val="1"/>
          <w:sz w:val="20"/>
          <w:szCs w:val="20"/>
        </w:rPr>
        <w:t>an</w:t>
      </w:r>
      <w:r>
        <w:rPr>
          <w:rFonts w:ascii="Times New Roman" w:hAnsi="Times New Roman"/>
          <w:sz w:val="20"/>
          <w:szCs w:val="20"/>
        </w:rPr>
        <w:t xml:space="preserve">d </w:t>
      </w:r>
      <w:r>
        <w:rPr>
          <w:rFonts w:ascii="Times New Roman" w:hAnsi="Times New Roman"/>
          <w:spacing w:val="1"/>
          <w:sz w:val="20"/>
          <w:szCs w:val="20"/>
        </w:rPr>
        <w:t>nursin</w:t>
      </w:r>
      <w:r>
        <w:rPr>
          <w:rFonts w:ascii="Times New Roman" w:hAnsi="Times New Roman"/>
          <w:sz w:val="20"/>
          <w:szCs w:val="20"/>
        </w:rPr>
        <w:t xml:space="preserve">g </w:t>
      </w:r>
      <w:r>
        <w:rPr>
          <w:rFonts w:ascii="Times New Roman" w:hAnsi="Times New Roman"/>
          <w:spacing w:val="1"/>
          <w:sz w:val="20"/>
          <w:szCs w:val="20"/>
        </w:rPr>
        <w:t>managemen</w:t>
      </w:r>
      <w:r>
        <w:rPr>
          <w:rFonts w:ascii="Times New Roman" w:hAnsi="Times New Roman"/>
          <w:sz w:val="20"/>
          <w:szCs w:val="20"/>
        </w:rPr>
        <w:t xml:space="preserve">t </w:t>
      </w:r>
      <w:r>
        <w:rPr>
          <w:rFonts w:ascii="Times New Roman" w:hAnsi="Times New Roman"/>
          <w:spacing w:val="1"/>
          <w:sz w:val="20"/>
          <w:szCs w:val="20"/>
        </w:rPr>
        <w:t>o</w:t>
      </w:r>
      <w:r>
        <w:rPr>
          <w:rFonts w:ascii="Times New Roman" w:hAnsi="Times New Roman"/>
          <w:sz w:val="20"/>
          <w:szCs w:val="20"/>
        </w:rPr>
        <w:t xml:space="preserve">f </w:t>
      </w:r>
      <w:r>
        <w:rPr>
          <w:rFonts w:ascii="Times New Roman" w:hAnsi="Times New Roman"/>
          <w:spacing w:val="1"/>
          <w:sz w:val="20"/>
          <w:szCs w:val="20"/>
        </w:rPr>
        <w:t xml:space="preserve">well </w:t>
      </w:r>
      <w:r>
        <w:rPr>
          <w:rFonts w:ascii="Times New Roman" w:hAnsi="Times New Roman"/>
          <w:spacing w:val="2"/>
          <w:sz w:val="20"/>
          <w:szCs w:val="20"/>
        </w:rPr>
        <w:t>chil</w:t>
      </w:r>
      <w:r>
        <w:rPr>
          <w:rFonts w:ascii="Times New Roman" w:hAnsi="Times New Roman"/>
          <w:sz w:val="20"/>
          <w:szCs w:val="20"/>
        </w:rPr>
        <w:t>d</w:t>
      </w:r>
      <w:r>
        <w:rPr>
          <w:rFonts w:ascii="Times New Roman" w:hAnsi="Times New Roman"/>
          <w:spacing w:val="1"/>
          <w:sz w:val="20"/>
          <w:szCs w:val="20"/>
        </w:rPr>
        <w:t xml:space="preserve"> </w:t>
      </w:r>
      <w:r>
        <w:rPr>
          <w:rFonts w:ascii="Times New Roman" w:hAnsi="Times New Roman"/>
          <w:spacing w:val="2"/>
          <w:sz w:val="20"/>
          <w:szCs w:val="20"/>
        </w:rPr>
        <w:t>healt</w:t>
      </w:r>
      <w:r>
        <w:rPr>
          <w:rFonts w:ascii="Times New Roman" w:hAnsi="Times New Roman"/>
          <w:sz w:val="20"/>
          <w:szCs w:val="20"/>
        </w:rPr>
        <w:t>h</w:t>
      </w:r>
      <w:r>
        <w:rPr>
          <w:rFonts w:ascii="Times New Roman" w:hAnsi="Times New Roman"/>
          <w:spacing w:val="1"/>
          <w:sz w:val="20"/>
          <w:szCs w:val="20"/>
        </w:rPr>
        <w:t xml:space="preserve"> </w:t>
      </w:r>
      <w:r>
        <w:rPr>
          <w:rFonts w:ascii="Times New Roman" w:hAnsi="Times New Roman"/>
          <w:spacing w:val="2"/>
          <w:sz w:val="20"/>
          <w:szCs w:val="20"/>
        </w:rPr>
        <w:t>an</w:t>
      </w:r>
      <w:r>
        <w:rPr>
          <w:rFonts w:ascii="Times New Roman" w:hAnsi="Times New Roman"/>
          <w:sz w:val="20"/>
          <w:szCs w:val="20"/>
        </w:rPr>
        <w:t>d</w:t>
      </w:r>
      <w:r>
        <w:rPr>
          <w:rFonts w:ascii="Times New Roman" w:hAnsi="Times New Roman"/>
          <w:spacing w:val="1"/>
          <w:sz w:val="20"/>
          <w:szCs w:val="20"/>
        </w:rPr>
        <w:t xml:space="preserve"> </w:t>
      </w:r>
      <w:r>
        <w:rPr>
          <w:rFonts w:ascii="Times New Roman" w:hAnsi="Times New Roman"/>
          <w:spacing w:val="2"/>
          <w:sz w:val="20"/>
          <w:szCs w:val="20"/>
        </w:rPr>
        <w:t>selecte</w:t>
      </w:r>
      <w:r>
        <w:rPr>
          <w:rFonts w:ascii="Times New Roman" w:hAnsi="Times New Roman"/>
          <w:sz w:val="20"/>
          <w:szCs w:val="20"/>
        </w:rPr>
        <w:t>d</w:t>
      </w:r>
      <w:r>
        <w:rPr>
          <w:rFonts w:ascii="Times New Roman" w:hAnsi="Times New Roman"/>
          <w:spacing w:val="1"/>
          <w:sz w:val="20"/>
          <w:szCs w:val="20"/>
        </w:rPr>
        <w:t xml:space="preserve"> </w:t>
      </w:r>
      <w:r>
        <w:rPr>
          <w:rFonts w:ascii="Times New Roman" w:hAnsi="Times New Roman"/>
          <w:spacing w:val="2"/>
          <w:sz w:val="20"/>
          <w:szCs w:val="20"/>
        </w:rPr>
        <w:t>illnesse</w:t>
      </w:r>
      <w:r>
        <w:rPr>
          <w:rFonts w:ascii="Times New Roman" w:hAnsi="Times New Roman"/>
          <w:sz w:val="20"/>
          <w:szCs w:val="20"/>
        </w:rPr>
        <w:t>s</w:t>
      </w:r>
      <w:r>
        <w:rPr>
          <w:rFonts w:ascii="Times New Roman" w:hAnsi="Times New Roman"/>
          <w:spacing w:val="1"/>
          <w:sz w:val="20"/>
          <w:szCs w:val="20"/>
        </w:rPr>
        <w:t xml:space="preserve"> </w:t>
      </w:r>
      <w:r>
        <w:rPr>
          <w:rFonts w:ascii="Times New Roman" w:hAnsi="Times New Roman"/>
          <w:spacing w:val="2"/>
          <w:sz w:val="20"/>
          <w:szCs w:val="20"/>
        </w:rPr>
        <w:t>commo</w:t>
      </w:r>
      <w:r>
        <w:rPr>
          <w:rFonts w:ascii="Times New Roman" w:hAnsi="Times New Roman"/>
          <w:sz w:val="20"/>
          <w:szCs w:val="20"/>
        </w:rPr>
        <w:t>n</w:t>
      </w:r>
      <w:r>
        <w:rPr>
          <w:rFonts w:ascii="Times New Roman" w:hAnsi="Times New Roman"/>
          <w:spacing w:val="1"/>
          <w:sz w:val="20"/>
          <w:szCs w:val="20"/>
        </w:rPr>
        <w:t xml:space="preserve"> </w:t>
      </w:r>
      <w:r>
        <w:rPr>
          <w:rFonts w:ascii="Times New Roman" w:hAnsi="Times New Roman"/>
          <w:spacing w:val="2"/>
          <w:sz w:val="20"/>
          <w:szCs w:val="20"/>
        </w:rPr>
        <w:t>t</w:t>
      </w:r>
      <w:r>
        <w:rPr>
          <w:rFonts w:ascii="Times New Roman" w:hAnsi="Times New Roman"/>
          <w:sz w:val="20"/>
          <w:szCs w:val="20"/>
        </w:rPr>
        <w:t>o</w:t>
      </w:r>
      <w:r>
        <w:rPr>
          <w:rFonts w:ascii="Times New Roman" w:hAnsi="Times New Roman"/>
          <w:spacing w:val="1"/>
          <w:sz w:val="20"/>
          <w:szCs w:val="20"/>
        </w:rPr>
        <w:t xml:space="preserve"> </w:t>
      </w:r>
      <w:r>
        <w:rPr>
          <w:rFonts w:ascii="Times New Roman" w:hAnsi="Times New Roman"/>
          <w:spacing w:val="2"/>
          <w:sz w:val="20"/>
          <w:szCs w:val="20"/>
        </w:rPr>
        <w:t>childhood</w:t>
      </w:r>
      <w:r>
        <w:rPr>
          <w:rFonts w:ascii="Times New Roman" w:hAnsi="Times New Roman"/>
          <w:sz w:val="20"/>
          <w:szCs w:val="20"/>
        </w:rPr>
        <w:t xml:space="preserve">. </w:t>
      </w:r>
      <w:r>
        <w:rPr>
          <w:rFonts w:ascii="Times New Roman" w:hAnsi="Times New Roman"/>
          <w:i/>
          <w:iCs/>
          <w:spacing w:val="2"/>
          <w:sz w:val="20"/>
          <w:szCs w:val="20"/>
        </w:rPr>
        <w:t>P</w:t>
      </w:r>
      <w:r>
        <w:rPr>
          <w:rFonts w:ascii="Times New Roman" w:hAnsi="Times New Roman"/>
          <w:i/>
          <w:iCs/>
          <w:spacing w:val="-5"/>
          <w:sz w:val="20"/>
          <w:szCs w:val="20"/>
        </w:rPr>
        <w:t>r</w:t>
      </w:r>
      <w:r>
        <w:rPr>
          <w:rFonts w:ascii="Times New Roman" w:hAnsi="Times New Roman"/>
          <w:i/>
          <w:iCs/>
          <w:spacing w:val="2"/>
          <w:sz w:val="20"/>
          <w:szCs w:val="20"/>
        </w:rPr>
        <w:t>e</w:t>
      </w:r>
      <w:r>
        <w:rPr>
          <w:rFonts w:ascii="Times New Roman" w:hAnsi="Times New Roman"/>
          <w:i/>
          <w:iCs/>
          <w:spacing w:val="-5"/>
          <w:sz w:val="20"/>
          <w:szCs w:val="20"/>
        </w:rPr>
        <w:t>r</w:t>
      </w:r>
      <w:r>
        <w:rPr>
          <w:rFonts w:ascii="Times New Roman" w:hAnsi="Times New Roman"/>
          <w:i/>
          <w:iCs/>
          <w:spacing w:val="2"/>
          <w:sz w:val="20"/>
          <w:szCs w:val="20"/>
        </w:rPr>
        <w:t>equisites</w:t>
      </w:r>
      <w:r>
        <w:rPr>
          <w:rFonts w:ascii="Times New Roman" w:hAnsi="Times New Roman"/>
          <w:i/>
          <w:iCs/>
          <w:sz w:val="20"/>
          <w:szCs w:val="20"/>
        </w:rPr>
        <w:t>:</w:t>
      </w:r>
      <w:r>
        <w:rPr>
          <w:rFonts w:ascii="Times New Roman" w:hAnsi="Times New Roman"/>
          <w:i/>
          <w:iCs/>
          <w:spacing w:val="1"/>
          <w:sz w:val="20"/>
          <w:szCs w:val="20"/>
        </w:rPr>
        <w:t xml:space="preserve"> </w:t>
      </w:r>
      <w:r>
        <w:rPr>
          <w:rFonts w:ascii="Times New Roman" w:hAnsi="Times New Roman"/>
          <w:i/>
          <w:iCs/>
          <w:spacing w:val="2"/>
          <w:sz w:val="20"/>
          <w:szCs w:val="20"/>
        </w:rPr>
        <w:t>NURS5210</w:t>
      </w:r>
      <w:r>
        <w:rPr>
          <w:rFonts w:ascii="Times New Roman" w:hAnsi="Times New Roman"/>
          <w:i/>
          <w:iCs/>
          <w:sz w:val="20"/>
          <w:szCs w:val="20"/>
        </w:rPr>
        <w:t>,</w:t>
      </w:r>
      <w:r>
        <w:rPr>
          <w:rFonts w:ascii="Times New Roman" w:hAnsi="Times New Roman"/>
          <w:i/>
          <w:iCs/>
          <w:spacing w:val="1"/>
          <w:sz w:val="20"/>
          <w:szCs w:val="20"/>
        </w:rPr>
        <w:t xml:space="preserve"> </w:t>
      </w:r>
      <w:r>
        <w:rPr>
          <w:rFonts w:ascii="Times New Roman" w:hAnsi="Times New Roman"/>
          <w:i/>
          <w:iCs/>
          <w:spacing w:val="2"/>
          <w:sz w:val="20"/>
          <w:szCs w:val="20"/>
        </w:rPr>
        <w:t xml:space="preserve">5410, </w:t>
      </w:r>
      <w:r>
        <w:rPr>
          <w:rFonts w:ascii="Times New Roman" w:hAnsi="Times New Roman"/>
          <w:i/>
          <w:iCs/>
          <w:sz w:val="20"/>
          <w:szCs w:val="20"/>
        </w:rPr>
        <w:t>and5910.</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7"/>
          <w:sz w:val="20"/>
          <w:szCs w:val="20"/>
        </w:rPr>
        <w:t xml:space="preserve"> </w:t>
      </w:r>
      <w:r>
        <w:rPr>
          <w:rFonts w:ascii="Times New Roman" w:hAnsi="Times New Roman"/>
          <w:b/>
          <w:bCs/>
          <w:sz w:val="20"/>
          <w:szCs w:val="20"/>
        </w:rPr>
        <w:t>5422</w:t>
      </w:r>
      <w:r>
        <w:rPr>
          <w:rFonts w:ascii="Times New Roman" w:hAnsi="Times New Roman"/>
          <w:b/>
          <w:bCs/>
          <w:spacing w:val="7"/>
          <w:sz w:val="20"/>
          <w:szCs w:val="20"/>
        </w:rPr>
        <w:t xml:space="preserve"> </w:t>
      </w:r>
      <w:r>
        <w:rPr>
          <w:rFonts w:ascii="Times New Roman" w:hAnsi="Times New Roman"/>
          <w:b/>
          <w:bCs/>
          <w:sz w:val="20"/>
          <w:szCs w:val="20"/>
        </w:rPr>
        <w:t>-</w:t>
      </w:r>
      <w:r>
        <w:rPr>
          <w:rFonts w:ascii="Times New Roman" w:hAnsi="Times New Roman"/>
          <w:b/>
          <w:bCs/>
          <w:spacing w:val="7"/>
          <w:sz w:val="20"/>
          <w:szCs w:val="20"/>
        </w:rPr>
        <w:t xml:space="preserve"> </w:t>
      </w:r>
      <w:r>
        <w:rPr>
          <w:rFonts w:ascii="Times New Roman" w:hAnsi="Times New Roman"/>
          <w:b/>
          <w:bCs/>
          <w:sz w:val="20"/>
          <w:szCs w:val="20"/>
        </w:rPr>
        <w:t>Primary</w:t>
      </w:r>
      <w:r>
        <w:rPr>
          <w:rFonts w:ascii="Times New Roman" w:hAnsi="Times New Roman"/>
          <w:b/>
          <w:bCs/>
          <w:spacing w:val="7"/>
          <w:sz w:val="20"/>
          <w:szCs w:val="20"/>
        </w:rPr>
        <w:t xml:space="preserve"> </w:t>
      </w:r>
      <w:r>
        <w:rPr>
          <w:rFonts w:ascii="Times New Roman" w:hAnsi="Times New Roman"/>
          <w:b/>
          <w:bCs/>
          <w:sz w:val="20"/>
          <w:szCs w:val="20"/>
        </w:rPr>
        <w:t>Ca</w:t>
      </w:r>
      <w:r>
        <w:rPr>
          <w:rFonts w:ascii="Times New Roman" w:hAnsi="Times New Roman"/>
          <w:b/>
          <w:bCs/>
          <w:spacing w:val="-4"/>
          <w:sz w:val="20"/>
          <w:szCs w:val="20"/>
        </w:rPr>
        <w:t>r</w:t>
      </w:r>
      <w:r>
        <w:rPr>
          <w:rFonts w:ascii="Times New Roman" w:hAnsi="Times New Roman"/>
          <w:b/>
          <w:bCs/>
          <w:sz w:val="20"/>
          <w:szCs w:val="20"/>
        </w:rPr>
        <w:t>e</w:t>
      </w:r>
      <w:r>
        <w:rPr>
          <w:rFonts w:ascii="Times New Roman" w:hAnsi="Times New Roman"/>
          <w:b/>
          <w:bCs/>
          <w:spacing w:val="7"/>
          <w:sz w:val="20"/>
          <w:szCs w:val="20"/>
        </w:rPr>
        <w:t xml:space="preserve"> </w:t>
      </w:r>
      <w:r>
        <w:rPr>
          <w:rFonts w:ascii="Times New Roman" w:hAnsi="Times New Roman"/>
          <w:b/>
          <w:bCs/>
          <w:sz w:val="20"/>
          <w:szCs w:val="20"/>
        </w:rPr>
        <w:t>of</w:t>
      </w:r>
      <w:r>
        <w:rPr>
          <w:rFonts w:ascii="Times New Roman" w:hAnsi="Times New Roman"/>
          <w:b/>
          <w:bCs/>
          <w:spacing w:val="7"/>
          <w:sz w:val="20"/>
          <w:szCs w:val="20"/>
        </w:rPr>
        <w:t xml:space="preserve"> </w:t>
      </w:r>
      <w:r>
        <w:rPr>
          <w:rFonts w:ascii="Times New Roman" w:hAnsi="Times New Roman"/>
          <w:b/>
          <w:bCs/>
          <w:sz w:val="20"/>
          <w:szCs w:val="20"/>
        </w:rPr>
        <w:t>Child</w:t>
      </w:r>
      <w:r>
        <w:rPr>
          <w:rFonts w:ascii="Times New Roman" w:hAnsi="Times New Roman"/>
          <w:b/>
          <w:bCs/>
          <w:spacing w:val="-4"/>
          <w:sz w:val="20"/>
          <w:szCs w:val="20"/>
        </w:rPr>
        <w:t>r</w:t>
      </w:r>
      <w:r>
        <w:rPr>
          <w:rFonts w:ascii="Times New Roman" w:hAnsi="Times New Roman"/>
          <w:b/>
          <w:bCs/>
          <w:sz w:val="20"/>
          <w:szCs w:val="20"/>
        </w:rPr>
        <w:t>en</w:t>
      </w:r>
      <w:r>
        <w:rPr>
          <w:rFonts w:ascii="Times New Roman" w:hAnsi="Times New Roman"/>
          <w:b/>
          <w:bCs/>
          <w:spacing w:val="7"/>
          <w:sz w:val="20"/>
          <w:szCs w:val="20"/>
        </w:rPr>
        <w:t xml:space="preserve"> </w:t>
      </w:r>
      <w:r>
        <w:rPr>
          <w:rFonts w:ascii="Times New Roman" w:hAnsi="Times New Roman"/>
          <w:b/>
          <w:bCs/>
          <w:sz w:val="20"/>
          <w:szCs w:val="20"/>
        </w:rPr>
        <w:t xml:space="preserve">Clinical.................................................................2(0-8) </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clinical elective in child health care designed to enhance advanced nursing practice by providing additional opportunities for analysis, synthesis and application of child health care theory with underserved rural and low-income children and their families.</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NURS 5410; Co</w:t>
      </w:r>
      <w:r>
        <w:rPr>
          <w:rFonts w:ascii="Times New Roman" w:hAnsi="Times New Roman"/>
          <w:i/>
          <w:iCs/>
          <w:spacing w:val="-7"/>
          <w:sz w:val="20"/>
          <w:szCs w:val="20"/>
        </w:rPr>
        <w:t>r</w:t>
      </w:r>
      <w:r>
        <w:rPr>
          <w:rFonts w:ascii="Times New Roman" w:hAnsi="Times New Roman"/>
          <w:i/>
          <w:iCs/>
          <w:sz w:val="20"/>
          <w:szCs w:val="20"/>
        </w:rPr>
        <w:t>equisite: NURS 5421.</w:t>
      </w:r>
    </w:p>
    <w:p w:rsidR="00505D4E" w:rsidRDefault="00505D4E" w:rsidP="00505D4E">
      <w:pPr>
        <w:widowControl w:val="0"/>
        <w:tabs>
          <w:tab w:val="left" w:pos="10260"/>
        </w:tabs>
        <w:autoSpaceDE w:val="0"/>
        <w:autoSpaceDN w:val="0"/>
        <w:adjustRightInd w:val="0"/>
        <w:spacing w:before="10"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4"/>
          <w:sz w:val="20"/>
          <w:szCs w:val="20"/>
        </w:rPr>
        <w:t xml:space="preserve"> </w:t>
      </w:r>
      <w:r>
        <w:rPr>
          <w:rFonts w:ascii="Times New Roman" w:hAnsi="Times New Roman"/>
          <w:b/>
          <w:bCs/>
          <w:sz w:val="20"/>
          <w:szCs w:val="20"/>
        </w:rPr>
        <w:t>5510</w:t>
      </w:r>
      <w:r>
        <w:rPr>
          <w:rFonts w:ascii="Times New Roman" w:hAnsi="Times New Roman"/>
          <w:b/>
          <w:bCs/>
          <w:spacing w:val="5"/>
          <w:sz w:val="20"/>
          <w:szCs w:val="20"/>
        </w:rPr>
        <w:t xml:space="preserve"> </w:t>
      </w:r>
      <w:r>
        <w:rPr>
          <w:rFonts w:ascii="Times New Roman" w:hAnsi="Times New Roman"/>
          <w:b/>
          <w:bCs/>
          <w:sz w:val="20"/>
          <w:szCs w:val="20"/>
        </w:rPr>
        <w:t>-</w:t>
      </w:r>
      <w:r>
        <w:rPr>
          <w:rFonts w:ascii="Times New Roman" w:hAnsi="Times New Roman"/>
          <w:b/>
          <w:bCs/>
          <w:spacing w:val="5"/>
          <w:sz w:val="20"/>
          <w:szCs w:val="20"/>
        </w:rPr>
        <w:t xml:space="preserve"> </w:t>
      </w:r>
      <w:r>
        <w:rPr>
          <w:rFonts w:ascii="Times New Roman" w:hAnsi="Times New Roman"/>
          <w:b/>
          <w:bCs/>
          <w:sz w:val="20"/>
          <w:szCs w:val="20"/>
        </w:rPr>
        <w:t>Family</w:t>
      </w:r>
      <w:r>
        <w:rPr>
          <w:rFonts w:ascii="Times New Roman" w:hAnsi="Times New Roman"/>
          <w:b/>
          <w:bCs/>
          <w:spacing w:val="5"/>
          <w:sz w:val="20"/>
          <w:szCs w:val="20"/>
        </w:rPr>
        <w:t xml:space="preserve"> </w:t>
      </w:r>
      <w:r>
        <w:rPr>
          <w:rFonts w:ascii="Times New Roman" w:hAnsi="Times New Roman"/>
          <w:b/>
          <w:bCs/>
          <w:sz w:val="20"/>
          <w:szCs w:val="20"/>
        </w:rPr>
        <w:t>Primary</w:t>
      </w:r>
      <w:r>
        <w:rPr>
          <w:rFonts w:ascii="Times New Roman" w:hAnsi="Times New Roman"/>
          <w:b/>
          <w:bCs/>
          <w:spacing w:val="5"/>
          <w:sz w:val="20"/>
          <w:szCs w:val="20"/>
        </w:rPr>
        <w:t xml:space="preserve"> </w:t>
      </w:r>
      <w:r>
        <w:rPr>
          <w:rFonts w:ascii="Times New Roman" w:hAnsi="Times New Roman"/>
          <w:b/>
          <w:bCs/>
          <w:sz w:val="20"/>
          <w:szCs w:val="20"/>
        </w:rPr>
        <w:t>Ca</w:t>
      </w:r>
      <w:r>
        <w:rPr>
          <w:rFonts w:ascii="Times New Roman" w:hAnsi="Times New Roman"/>
          <w:b/>
          <w:bCs/>
          <w:spacing w:val="-4"/>
          <w:sz w:val="20"/>
          <w:szCs w:val="20"/>
        </w:rPr>
        <w:t>r</w:t>
      </w:r>
      <w:r>
        <w:rPr>
          <w:rFonts w:ascii="Times New Roman" w:hAnsi="Times New Roman"/>
          <w:b/>
          <w:bCs/>
          <w:sz w:val="20"/>
          <w:szCs w:val="20"/>
        </w:rPr>
        <w:t>e</w:t>
      </w:r>
      <w:r>
        <w:rPr>
          <w:rFonts w:ascii="Times New Roman" w:hAnsi="Times New Roman"/>
          <w:b/>
          <w:bCs/>
          <w:spacing w:val="5"/>
          <w:sz w:val="20"/>
          <w:szCs w:val="20"/>
        </w:rPr>
        <w:t xml:space="preserve"> </w:t>
      </w:r>
      <w:r>
        <w:rPr>
          <w:rFonts w:ascii="Times New Roman" w:hAnsi="Times New Roman"/>
          <w:b/>
          <w:bCs/>
          <w:sz w:val="20"/>
          <w:szCs w:val="20"/>
        </w:rPr>
        <w:t xml:space="preserve">Clinical.........................................................................2(0-8) </w:t>
      </w:r>
    </w:p>
    <w:p w:rsidR="00505D4E" w:rsidRDefault="00505D4E" w:rsidP="00505D4E">
      <w:pPr>
        <w:widowControl w:val="0"/>
        <w:tabs>
          <w:tab w:val="left" w:pos="10260"/>
        </w:tabs>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 xml:space="preserve">clinical elective in family primary care designed to enhance advanced nursing practice by providing additional opportunities for analysis, synthesis and application of family health care theory with families. </w:t>
      </w:r>
      <w:r>
        <w:rPr>
          <w:rFonts w:ascii="Times New Roman" w:hAnsi="Times New Roman"/>
          <w:i/>
          <w:iCs/>
          <w:sz w:val="20"/>
          <w:szCs w:val="20"/>
        </w:rPr>
        <w:t>Co</w:t>
      </w:r>
      <w:r>
        <w:rPr>
          <w:rFonts w:ascii="Times New Roman" w:hAnsi="Times New Roman"/>
          <w:i/>
          <w:iCs/>
          <w:spacing w:val="-7"/>
          <w:sz w:val="20"/>
          <w:szCs w:val="20"/>
        </w:rPr>
        <w:t>r</w:t>
      </w:r>
      <w:r>
        <w:rPr>
          <w:rFonts w:ascii="Times New Roman" w:hAnsi="Times New Roman"/>
          <w:i/>
          <w:iCs/>
          <w:sz w:val="20"/>
          <w:szCs w:val="20"/>
        </w:rPr>
        <w:t>equisite: NURS 5410.</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1"/>
          <w:sz w:val="20"/>
          <w:szCs w:val="20"/>
        </w:rPr>
        <w:t xml:space="preserve"> </w:t>
      </w:r>
      <w:r>
        <w:rPr>
          <w:rFonts w:ascii="Times New Roman" w:hAnsi="Times New Roman"/>
          <w:b/>
          <w:bCs/>
          <w:sz w:val="20"/>
          <w:szCs w:val="20"/>
        </w:rPr>
        <w:t>5621</w:t>
      </w:r>
      <w:r>
        <w:rPr>
          <w:rFonts w:ascii="Times New Roman" w:hAnsi="Times New Roman"/>
          <w:b/>
          <w:bCs/>
          <w:spacing w:val="1"/>
          <w:sz w:val="20"/>
          <w:szCs w:val="20"/>
        </w:rPr>
        <w:t xml:space="preserve"> </w:t>
      </w:r>
      <w:r>
        <w:rPr>
          <w:rFonts w:ascii="Times New Roman" w:hAnsi="Times New Roman"/>
          <w:b/>
          <w:bCs/>
          <w:sz w:val="20"/>
          <w:szCs w:val="20"/>
        </w:rPr>
        <w:t>-</w:t>
      </w:r>
      <w:r>
        <w:rPr>
          <w:rFonts w:ascii="Times New Roman" w:hAnsi="Times New Roman"/>
          <w:b/>
          <w:bCs/>
          <w:spacing w:val="-10"/>
          <w:sz w:val="20"/>
          <w:szCs w:val="20"/>
        </w:rPr>
        <w:t xml:space="preserve"> </w:t>
      </w:r>
      <w:r>
        <w:rPr>
          <w:rFonts w:ascii="Times New Roman" w:hAnsi="Times New Roman"/>
          <w:b/>
          <w:bCs/>
          <w:sz w:val="20"/>
          <w:szCs w:val="20"/>
        </w:rPr>
        <w:t>Advanced-Practice</w:t>
      </w:r>
      <w:r>
        <w:rPr>
          <w:rFonts w:ascii="Times New Roman" w:hAnsi="Times New Roman"/>
          <w:b/>
          <w:bCs/>
          <w:spacing w:val="2"/>
          <w:sz w:val="20"/>
          <w:szCs w:val="20"/>
        </w:rPr>
        <w:t xml:space="preserve"> </w:t>
      </w:r>
      <w:r>
        <w:rPr>
          <w:rFonts w:ascii="Times New Roman" w:hAnsi="Times New Roman"/>
          <w:b/>
          <w:bCs/>
          <w:sz w:val="20"/>
          <w:szCs w:val="20"/>
        </w:rPr>
        <w:t>Nursing</w:t>
      </w:r>
      <w:r>
        <w:rPr>
          <w:rFonts w:ascii="Times New Roman" w:hAnsi="Times New Roman"/>
          <w:b/>
          <w:bCs/>
          <w:spacing w:val="1"/>
          <w:sz w:val="20"/>
          <w:szCs w:val="20"/>
        </w:rPr>
        <w:t xml:space="preserve"> </w:t>
      </w:r>
      <w:r>
        <w:rPr>
          <w:rFonts w:ascii="Times New Roman" w:hAnsi="Times New Roman"/>
          <w:b/>
          <w:bCs/>
          <w:sz w:val="20"/>
          <w:szCs w:val="20"/>
        </w:rPr>
        <w:t xml:space="preserve">I...........................................................................5(3-8) </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lastRenderedPageBreak/>
        <w:t>The</w:t>
      </w:r>
      <w:r>
        <w:rPr>
          <w:rFonts w:ascii="Times New Roman" w:hAnsi="Times New Roman"/>
          <w:spacing w:val="-7"/>
          <w:sz w:val="20"/>
          <w:szCs w:val="20"/>
        </w:rPr>
        <w:t xml:space="preserve"> </w:t>
      </w:r>
      <w:r>
        <w:rPr>
          <w:rFonts w:ascii="Times New Roman" w:hAnsi="Times New Roman"/>
          <w:sz w:val="20"/>
          <w:szCs w:val="20"/>
        </w:rPr>
        <w:t>first</w:t>
      </w:r>
      <w:r>
        <w:rPr>
          <w:rFonts w:ascii="Times New Roman" w:hAnsi="Times New Roman"/>
          <w:spacing w:val="-7"/>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a</w:t>
      </w:r>
      <w:r>
        <w:rPr>
          <w:rFonts w:ascii="Times New Roman" w:hAnsi="Times New Roman"/>
          <w:spacing w:val="-7"/>
          <w:sz w:val="20"/>
          <w:szCs w:val="20"/>
        </w:rPr>
        <w:t xml:space="preserve"> </w:t>
      </w:r>
      <w:r>
        <w:rPr>
          <w:rFonts w:ascii="Times New Roman" w:hAnsi="Times New Roman"/>
          <w:sz w:val="20"/>
          <w:szCs w:val="20"/>
        </w:rPr>
        <w:t>two-clinical-course</w:t>
      </w:r>
      <w:r>
        <w:rPr>
          <w:rFonts w:ascii="Times New Roman" w:hAnsi="Times New Roman"/>
          <w:spacing w:val="-7"/>
          <w:sz w:val="20"/>
          <w:szCs w:val="20"/>
        </w:rPr>
        <w:t xml:space="preserve"> </w:t>
      </w:r>
      <w:r>
        <w:rPr>
          <w:rFonts w:ascii="Times New Roman" w:hAnsi="Times New Roman"/>
          <w:sz w:val="20"/>
          <w:szCs w:val="20"/>
        </w:rPr>
        <w:t>sequence</w:t>
      </w:r>
      <w:r>
        <w:rPr>
          <w:rFonts w:ascii="Times New Roman" w:hAnsi="Times New Roman"/>
          <w:spacing w:val="-7"/>
          <w:sz w:val="20"/>
          <w:szCs w:val="20"/>
        </w:rPr>
        <w:t xml:space="preserve"> </w:t>
      </w:r>
      <w:r>
        <w:rPr>
          <w:rFonts w:ascii="Times New Roman" w:hAnsi="Times New Roman"/>
          <w:sz w:val="20"/>
          <w:szCs w:val="20"/>
        </w:rPr>
        <w:t>in</w:t>
      </w:r>
      <w:r>
        <w:rPr>
          <w:rFonts w:ascii="Times New Roman" w:hAnsi="Times New Roman"/>
          <w:spacing w:val="-7"/>
          <w:sz w:val="20"/>
          <w:szCs w:val="20"/>
        </w:rPr>
        <w:t xml:space="preserve"> </w:t>
      </w:r>
      <w:r>
        <w:rPr>
          <w:rFonts w:ascii="Times New Roman" w:hAnsi="Times New Roman"/>
          <w:sz w:val="20"/>
          <w:szCs w:val="20"/>
        </w:rPr>
        <w:t>application</w:t>
      </w:r>
      <w:r>
        <w:rPr>
          <w:rFonts w:ascii="Times New Roman" w:hAnsi="Times New Roman"/>
          <w:spacing w:val="-7"/>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theories</w:t>
      </w:r>
      <w:r>
        <w:rPr>
          <w:rFonts w:ascii="Times New Roman" w:hAnsi="Times New Roman"/>
          <w:spacing w:val="-7"/>
          <w:sz w:val="20"/>
          <w:szCs w:val="20"/>
        </w:rPr>
        <w:t xml:space="preserve"> </w:t>
      </w:r>
      <w:r>
        <w:rPr>
          <w:rFonts w:ascii="Times New Roman" w:hAnsi="Times New Roman"/>
          <w:sz w:val="20"/>
          <w:szCs w:val="20"/>
        </w:rPr>
        <w:t>and</w:t>
      </w:r>
      <w:r>
        <w:rPr>
          <w:rFonts w:ascii="Times New Roman" w:hAnsi="Times New Roman"/>
          <w:spacing w:val="-7"/>
          <w:sz w:val="20"/>
          <w:szCs w:val="20"/>
        </w:rPr>
        <w:t xml:space="preserve"> </w:t>
      </w:r>
      <w:r>
        <w:rPr>
          <w:rFonts w:ascii="Times New Roman" w:hAnsi="Times New Roman"/>
          <w:sz w:val="20"/>
          <w:szCs w:val="20"/>
        </w:rPr>
        <w:t>concepts</w:t>
      </w:r>
      <w:r>
        <w:rPr>
          <w:rFonts w:ascii="Times New Roman" w:hAnsi="Times New Roman"/>
          <w:spacing w:val="-7"/>
          <w:sz w:val="20"/>
          <w:szCs w:val="20"/>
        </w:rPr>
        <w:t xml:space="preserve"> </w:t>
      </w:r>
      <w:r>
        <w:rPr>
          <w:rFonts w:ascii="Times New Roman" w:hAnsi="Times New Roman"/>
          <w:sz w:val="20"/>
          <w:szCs w:val="20"/>
        </w:rPr>
        <w:t>related</w:t>
      </w:r>
      <w:r>
        <w:rPr>
          <w:rFonts w:ascii="Times New Roman" w:hAnsi="Times New Roman"/>
          <w:spacing w:val="-7"/>
          <w:sz w:val="20"/>
          <w:szCs w:val="20"/>
        </w:rPr>
        <w:t xml:space="preserve"> </w:t>
      </w:r>
      <w:r>
        <w:rPr>
          <w:rFonts w:ascii="Times New Roman" w:hAnsi="Times New Roman"/>
          <w:sz w:val="20"/>
          <w:szCs w:val="20"/>
        </w:rPr>
        <w:t>to</w:t>
      </w:r>
      <w:r>
        <w:rPr>
          <w:rFonts w:ascii="Times New Roman" w:hAnsi="Times New Roman"/>
          <w:spacing w:val="-7"/>
          <w:sz w:val="20"/>
          <w:szCs w:val="20"/>
        </w:rPr>
        <w:t xml:space="preserve"> </w:t>
      </w:r>
      <w:r>
        <w:rPr>
          <w:rFonts w:ascii="Times New Roman" w:hAnsi="Times New Roman"/>
          <w:sz w:val="20"/>
          <w:szCs w:val="20"/>
        </w:rPr>
        <w:t xml:space="preserve">the </w:t>
      </w:r>
      <w:r>
        <w:rPr>
          <w:rFonts w:ascii="Times New Roman" w:hAnsi="Times New Roman"/>
          <w:spacing w:val="1"/>
          <w:sz w:val="20"/>
          <w:szCs w:val="20"/>
        </w:rPr>
        <w:t>clinica</w:t>
      </w:r>
      <w:r>
        <w:rPr>
          <w:rFonts w:ascii="Times New Roman" w:hAnsi="Times New Roman"/>
          <w:sz w:val="20"/>
          <w:szCs w:val="20"/>
        </w:rPr>
        <w:t xml:space="preserve">l </w:t>
      </w:r>
      <w:r>
        <w:rPr>
          <w:rFonts w:ascii="Times New Roman" w:hAnsi="Times New Roman"/>
          <w:spacing w:val="1"/>
          <w:sz w:val="20"/>
          <w:szCs w:val="20"/>
        </w:rPr>
        <w:t>nurs</w:t>
      </w:r>
      <w:r>
        <w:rPr>
          <w:rFonts w:ascii="Times New Roman" w:hAnsi="Times New Roman"/>
          <w:sz w:val="20"/>
          <w:szCs w:val="20"/>
        </w:rPr>
        <w:t xml:space="preserve">e </w:t>
      </w:r>
      <w:r>
        <w:rPr>
          <w:rFonts w:ascii="Times New Roman" w:hAnsi="Times New Roman"/>
          <w:spacing w:val="1"/>
          <w:sz w:val="20"/>
          <w:szCs w:val="20"/>
        </w:rPr>
        <w:t>specialist</w:t>
      </w:r>
      <w:r>
        <w:rPr>
          <w:rFonts w:ascii="Times New Roman" w:hAnsi="Times New Roman"/>
          <w:spacing w:val="-10"/>
          <w:sz w:val="20"/>
          <w:szCs w:val="20"/>
        </w:rPr>
        <w:t>’</w:t>
      </w:r>
      <w:r>
        <w:rPr>
          <w:rFonts w:ascii="Times New Roman" w:hAnsi="Times New Roman"/>
          <w:sz w:val="20"/>
          <w:szCs w:val="20"/>
        </w:rPr>
        <w:t xml:space="preserve">s </w:t>
      </w:r>
      <w:r>
        <w:rPr>
          <w:rFonts w:ascii="Times New Roman" w:hAnsi="Times New Roman"/>
          <w:spacing w:val="1"/>
          <w:sz w:val="20"/>
          <w:szCs w:val="20"/>
        </w:rPr>
        <w:t>rol</w:t>
      </w:r>
      <w:r>
        <w:rPr>
          <w:rFonts w:ascii="Times New Roman" w:hAnsi="Times New Roman"/>
          <w:sz w:val="20"/>
          <w:szCs w:val="20"/>
        </w:rPr>
        <w:t xml:space="preserve">e </w:t>
      </w:r>
      <w:r>
        <w:rPr>
          <w:rFonts w:ascii="Times New Roman" w:hAnsi="Times New Roman"/>
          <w:spacing w:val="1"/>
          <w:sz w:val="20"/>
          <w:szCs w:val="20"/>
        </w:rPr>
        <w:t>i</w:t>
      </w:r>
      <w:r>
        <w:rPr>
          <w:rFonts w:ascii="Times New Roman" w:hAnsi="Times New Roman"/>
          <w:sz w:val="20"/>
          <w:szCs w:val="20"/>
        </w:rPr>
        <w:t xml:space="preserve">n </w:t>
      </w:r>
      <w:r>
        <w:rPr>
          <w:rFonts w:ascii="Times New Roman" w:hAnsi="Times New Roman"/>
          <w:spacing w:val="1"/>
          <w:sz w:val="20"/>
          <w:szCs w:val="20"/>
        </w:rPr>
        <w:t>Communit</w:t>
      </w:r>
      <w:r>
        <w:rPr>
          <w:rFonts w:ascii="Times New Roman" w:hAnsi="Times New Roman"/>
          <w:sz w:val="20"/>
          <w:szCs w:val="20"/>
        </w:rPr>
        <w:t xml:space="preserve">y </w:t>
      </w:r>
      <w:r>
        <w:rPr>
          <w:rFonts w:ascii="Times New Roman" w:hAnsi="Times New Roman"/>
          <w:spacing w:val="1"/>
          <w:sz w:val="20"/>
          <w:szCs w:val="20"/>
        </w:rPr>
        <w:t>Health</w:t>
      </w:r>
      <w:r>
        <w:rPr>
          <w:rFonts w:ascii="Times New Roman" w:hAnsi="Times New Roman"/>
          <w:sz w:val="20"/>
          <w:szCs w:val="20"/>
        </w:rPr>
        <w:t xml:space="preserve">, </w:t>
      </w:r>
      <w:r>
        <w:rPr>
          <w:rFonts w:ascii="Times New Roman" w:hAnsi="Times New Roman"/>
          <w:spacing w:val="1"/>
          <w:sz w:val="20"/>
          <w:szCs w:val="20"/>
        </w:rPr>
        <w:t>Parent-Chil</w:t>
      </w:r>
      <w:r>
        <w:rPr>
          <w:rFonts w:ascii="Times New Roman" w:hAnsi="Times New Roman"/>
          <w:sz w:val="20"/>
          <w:szCs w:val="20"/>
        </w:rPr>
        <w:t xml:space="preserve">d </w:t>
      </w:r>
      <w:r>
        <w:rPr>
          <w:rFonts w:ascii="Times New Roman" w:hAnsi="Times New Roman"/>
          <w:spacing w:val="1"/>
          <w:sz w:val="20"/>
          <w:szCs w:val="20"/>
        </w:rPr>
        <w:t>Healt</w:t>
      </w:r>
      <w:r>
        <w:rPr>
          <w:rFonts w:ascii="Times New Roman" w:hAnsi="Times New Roman"/>
          <w:sz w:val="20"/>
          <w:szCs w:val="20"/>
        </w:rPr>
        <w:t xml:space="preserve">h </w:t>
      </w:r>
      <w:r>
        <w:rPr>
          <w:rFonts w:ascii="Times New Roman" w:hAnsi="Times New Roman"/>
          <w:spacing w:val="1"/>
          <w:sz w:val="20"/>
          <w:szCs w:val="20"/>
        </w:rPr>
        <w:t>an</w:t>
      </w:r>
      <w:r>
        <w:rPr>
          <w:rFonts w:ascii="Times New Roman" w:hAnsi="Times New Roman"/>
          <w:sz w:val="20"/>
          <w:szCs w:val="20"/>
        </w:rPr>
        <w:t xml:space="preserve">d </w:t>
      </w:r>
      <w:r>
        <w:rPr>
          <w:rFonts w:ascii="Times New Roman" w:hAnsi="Times New Roman"/>
          <w:spacing w:val="1"/>
          <w:sz w:val="20"/>
          <w:szCs w:val="20"/>
        </w:rPr>
        <w:t xml:space="preserve">Psych-Mental </w:t>
      </w:r>
      <w:r>
        <w:rPr>
          <w:rFonts w:ascii="Times New Roman" w:hAnsi="Times New Roman"/>
          <w:sz w:val="20"/>
          <w:szCs w:val="20"/>
        </w:rPr>
        <w:t xml:space="preserve">Health.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 NURS 5210, 5310.</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 5910 - Pharmacology in</w:t>
      </w:r>
      <w:r>
        <w:rPr>
          <w:rFonts w:ascii="Times New Roman" w:hAnsi="Times New Roman"/>
          <w:b/>
          <w:bCs/>
          <w:spacing w:val="-11"/>
          <w:sz w:val="20"/>
          <w:szCs w:val="20"/>
        </w:rPr>
        <w:t xml:space="preserve"> </w:t>
      </w:r>
      <w:r>
        <w:rPr>
          <w:rFonts w:ascii="Times New Roman" w:hAnsi="Times New Roman"/>
          <w:b/>
          <w:bCs/>
          <w:sz w:val="20"/>
          <w:szCs w:val="20"/>
        </w:rPr>
        <w:t xml:space="preserve">Advanced Nursing Practice................................................3(3-0) </w:t>
      </w:r>
    </w:p>
    <w:p w:rsidR="00505D4E" w:rsidRDefault="00505D4E" w:rsidP="00505D4E">
      <w:pPr>
        <w:widowControl w:val="0"/>
        <w:tabs>
          <w:tab w:val="left" w:pos="1026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This</w:t>
      </w:r>
      <w:r>
        <w:rPr>
          <w:rFonts w:ascii="Times New Roman" w:hAnsi="Times New Roman"/>
          <w:spacing w:val="-3"/>
          <w:sz w:val="20"/>
          <w:szCs w:val="20"/>
        </w:rPr>
        <w:t xml:space="preserve"> </w:t>
      </w:r>
      <w:r>
        <w:rPr>
          <w:rFonts w:ascii="Times New Roman" w:hAnsi="Times New Roman"/>
          <w:sz w:val="20"/>
          <w:szCs w:val="20"/>
        </w:rPr>
        <w:t>course</w:t>
      </w:r>
      <w:r>
        <w:rPr>
          <w:rFonts w:ascii="Times New Roman" w:hAnsi="Times New Roman"/>
          <w:spacing w:val="-3"/>
          <w:sz w:val="20"/>
          <w:szCs w:val="20"/>
        </w:rPr>
        <w:t xml:space="preserve"> </w:t>
      </w:r>
      <w:r>
        <w:rPr>
          <w:rFonts w:ascii="Times New Roman" w:hAnsi="Times New Roman"/>
          <w:sz w:val="20"/>
          <w:szCs w:val="20"/>
        </w:rPr>
        <w:t>provides</w:t>
      </w:r>
      <w:r>
        <w:rPr>
          <w:rFonts w:ascii="Times New Roman" w:hAnsi="Times New Roman"/>
          <w:spacing w:val="-3"/>
          <w:sz w:val="20"/>
          <w:szCs w:val="20"/>
        </w:rPr>
        <w:t xml:space="preserve"> </w:t>
      </w:r>
      <w:r>
        <w:rPr>
          <w:rFonts w:ascii="Times New Roman" w:hAnsi="Times New Roman"/>
          <w:sz w:val="20"/>
          <w:szCs w:val="20"/>
        </w:rPr>
        <w:t>the</w:t>
      </w:r>
      <w:r>
        <w:rPr>
          <w:rFonts w:ascii="Times New Roman" w:hAnsi="Times New Roman"/>
          <w:spacing w:val="-3"/>
          <w:sz w:val="20"/>
          <w:szCs w:val="20"/>
        </w:rPr>
        <w:t xml:space="preserve"> </w:t>
      </w:r>
      <w:r>
        <w:rPr>
          <w:rFonts w:ascii="Times New Roman" w:hAnsi="Times New Roman"/>
          <w:sz w:val="20"/>
          <w:szCs w:val="20"/>
        </w:rPr>
        <w:t>advanced-practice</w:t>
      </w:r>
      <w:r>
        <w:rPr>
          <w:rFonts w:ascii="Times New Roman" w:hAnsi="Times New Roman"/>
          <w:spacing w:val="-3"/>
          <w:sz w:val="20"/>
          <w:szCs w:val="20"/>
        </w:rPr>
        <w:t xml:space="preserve"> </w:t>
      </w:r>
      <w:r>
        <w:rPr>
          <w:rFonts w:ascii="Times New Roman" w:hAnsi="Times New Roman"/>
          <w:sz w:val="20"/>
          <w:szCs w:val="20"/>
        </w:rPr>
        <w:t>health</w:t>
      </w:r>
      <w:r>
        <w:rPr>
          <w:rFonts w:ascii="Times New Roman" w:hAnsi="Times New Roman"/>
          <w:spacing w:val="-3"/>
          <w:sz w:val="20"/>
          <w:szCs w:val="20"/>
        </w:rPr>
        <w:t xml:space="preserve"> </w:t>
      </w:r>
      <w:r>
        <w:rPr>
          <w:rFonts w:ascii="Times New Roman" w:hAnsi="Times New Roman"/>
          <w:sz w:val="20"/>
          <w:szCs w:val="20"/>
        </w:rPr>
        <w:t>care</w:t>
      </w:r>
      <w:r>
        <w:rPr>
          <w:rFonts w:ascii="Times New Roman" w:hAnsi="Times New Roman"/>
          <w:spacing w:val="-3"/>
          <w:sz w:val="20"/>
          <w:szCs w:val="20"/>
        </w:rPr>
        <w:t xml:space="preserve"> </w:t>
      </w:r>
      <w:r>
        <w:rPr>
          <w:rFonts w:ascii="Times New Roman" w:hAnsi="Times New Roman"/>
          <w:sz w:val="20"/>
          <w:szCs w:val="20"/>
        </w:rPr>
        <w:t>provider</w:t>
      </w:r>
      <w:r>
        <w:rPr>
          <w:rFonts w:ascii="Times New Roman" w:hAnsi="Times New Roman"/>
          <w:spacing w:val="-3"/>
          <w:sz w:val="20"/>
          <w:szCs w:val="20"/>
        </w:rPr>
        <w:t xml:space="preserve"> </w:t>
      </w:r>
      <w:r>
        <w:rPr>
          <w:rFonts w:ascii="Times New Roman" w:hAnsi="Times New Roman"/>
          <w:sz w:val="20"/>
          <w:szCs w:val="20"/>
        </w:rPr>
        <w:t>with</w:t>
      </w:r>
      <w:r>
        <w:rPr>
          <w:rFonts w:ascii="Times New Roman" w:hAnsi="Times New Roman"/>
          <w:spacing w:val="-3"/>
          <w:sz w:val="20"/>
          <w:szCs w:val="20"/>
        </w:rPr>
        <w:t xml:space="preserve"> </w:t>
      </w:r>
      <w:r>
        <w:rPr>
          <w:rFonts w:ascii="Times New Roman" w:hAnsi="Times New Roman"/>
          <w:sz w:val="20"/>
          <w:szCs w:val="20"/>
        </w:rPr>
        <w:t>knowledge</w:t>
      </w:r>
      <w:r>
        <w:rPr>
          <w:rFonts w:ascii="Times New Roman" w:hAnsi="Times New Roman"/>
          <w:spacing w:val="-3"/>
          <w:sz w:val="20"/>
          <w:szCs w:val="20"/>
        </w:rPr>
        <w:t xml:space="preserve"> </w:t>
      </w:r>
      <w:r>
        <w:rPr>
          <w:rFonts w:ascii="Times New Roman" w:hAnsi="Times New Roman"/>
          <w:sz w:val="20"/>
          <w:szCs w:val="20"/>
        </w:rPr>
        <w:t>of</w:t>
      </w:r>
      <w:r>
        <w:rPr>
          <w:rFonts w:ascii="Times New Roman" w:hAnsi="Times New Roman"/>
          <w:spacing w:val="-3"/>
          <w:sz w:val="20"/>
          <w:szCs w:val="20"/>
        </w:rPr>
        <w:t xml:space="preserve"> </w:t>
      </w:r>
      <w:r>
        <w:rPr>
          <w:rFonts w:ascii="Times New Roman" w:hAnsi="Times New Roman"/>
          <w:sz w:val="20"/>
          <w:szCs w:val="20"/>
        </w:rPr>
        <w:t>pharmac</w:t>
      </w:r>
      <w:r>
        <w:rPr>
          <w:rFonts w:ascii="Times New Roman" w:hAnsi="Times New Roman"/>
          <w:spacing w:val="-4"/>
          <w:sz w:val="20"/>
          <w:szCs w:val="20"/>
        </w:rPr>
        <w:t>o</w:t>
      </w:r>
      <w:r>
        <w:rPr>
          <w:rFonts w:ascii="Times New Roman" w:hAnsi="Times New Roman"/>
          <w:sz w:val="20"/>
          <w:szCs w:val="20"/>
        </w:rPr>
        <w:t>logical agents used in treatment of adults, adolescents and young children. Emphasis is on in</w:t>
      </w:r>
      <w:r>
        <w:rPr>
          <w:rFonts w:ascii="Times New Roman" w:hAnsi="Times New Roman"/>
          <w:spacing w:val="2"/>
          <w:sz w:val="20"/>
          <w:szCs w:val="20"/>
        </w:rPr>
        <w:t>dications</w:t>
      </w:r>
      <w:r>
        <w:rPr>
          <w:rFonts w:ascii="Times New Roman" w:hAnsi="Times New Roman"/>
          <w:sz w:val="20"/>
          <w:szCs w:val="20"/>
        </w:rPr>
        <w:t xml:space="preserve">, </w:t>
      </w:r>
      <w:r>
        <w:rPr>
          <w:rFonts w:ascii="Times New Roman" w:hAnsi="Times New Roman"/>
          <w:spacing w:val="2"/>
          <w:sz w:val="20"/>
          <w:szCs w:val="20"/>
        </w:rPr>
        <w:t>mechanism</w:t>
      </w:r>
      <w:r>
        <w:rPr>
          <w:rFonts w:ascii="Times New Roman" w:hAnsi="Times New Roman"/>
          <w:sz w:val="20"/>
          <w:szCs w:val="20"/>
        </w:rPr>
        <w:t xml:space="preserve">s </w:t>
      </w:r>
      <w:r>
        <w:rPr>
          <w:rFonts w:ascii="Times New Roman" w:hAnsi="Times New Roman"/>
          <w:spacing w:val="2"/>
          <w:sz w:val="20"/>
          <w:szCs w:val="20"/>
        </w:rPr>
        <w:t>o</w:t>
      </w:r>
      <w:r>
        <w:rPr>
          <w:rFonts w:ascii="Times New Roman" w:hAnsi="Times New Roman"/>
          <w:sz w:val="20"/>
          <w:szCs w:val="20"/>
        </w:rPr>
        <w:t xml:space="preserve">f </w:t>
      </w:r>
      <w:r>
        <w:rPr>
          <w:rFonts w:ascii="Times New Roman" w:hAnsi="Times New Roman"/>
          <w:spacing w:val="2"/>
          <w:sz w:val="20"/>
          <w:szCs w:val="20"/>
        </w:rPr>
        <w:t>action</w:t>
      </w:r>
      <w:r>
        <w:rPr>
          <w:rFonts w:ascii="Times New Roman" w:hAnsi="Times New Roman"/>
          <w:sz w:val="20"/>
          <w:szCs w:val="20"/>
        </w:rPr>
        <w:t xml:space="preserve">, </w:t>
      </w:r>
      <w:r>
        <w:rPr>
          <w:rFonts w:ascii="Times New Roman" w:hAnsi="Times New Roman"/>
          <w:spacing w:val="2"/>
          <w:sz w:val="20"/>
          <w:szCs w:val="20"/>
        </w:rPr>
        <w:t>prescriptiv</w:t>
      </w:r>
      <w:r>
        <w:rPr>
          <w:rFonts w:ascii="Times New Roman" w:hAnsi="Times New Roman"/>
          <w:sz w:val="20"/>
          <w:szCs w:val="20"/>
        </w:rPr>
        <w:t xml:space="preserve">e </w:t>
      </w:r>
      <w:r>
        <w:rPr>
          <w:rFonts w:ascii="Times New Roman" w:hAnsi="Times New Roman"/>
          <w:spacing w:val="2"/>
          <w:sz w:val="20"/>
          <w:szCs w:val="20"/>
        </w:rPr>
        <w:t>drugs</w:t>
      </w:r>
      <w:r>
        <w:rPr>
          <w:rFonts w:ascii="Times New Roman" w:hAnsi="Times New Roman"/>
          <w:sz w:val="20"/>
          <w:szCs w:val="20"/>
        </w:rPr>
        <w:t xml:space="preserve">, </w:t>
      </w:r>
      <w:r>
        <w:rPr>
          <w:rFonts w:ascii="Times New Roman" w:hAnsi="Times New Roman"/>
          <w:spacing w:val="2"/>
          <w:sz w:val="20"/>
          <w:szCs w:val="20"/>
        </w:rPr>
        <w:t>protocols</w:t>
      </w:r>
      <w:r>
        <w:rPr>
          <w:rFonts w:ascii="Times New Roman" w:hAnsi="Times New Roman"/>
          <w:sz w:val="20"/>
          <w:szCs w:val="20"/>
        </w:rPr>
        <w:t xml:space="preserve">, </w:t>
      </w:r>
      <w:r>
        <w:rPr>
          <w:rFonts w:ascii="Times New Roman" w:hAnsi="Times New Roman"/>
          <w:spacing w:val="2"/>
          <w:sz w:val="20"/>
          <w:szCs w:val="20"/>
        </w:rPr>
        <w:t>technique</w:t>
      </w:r>
      <w:r>
        <w:rPr>
          <w:rFonts w:ascii="Times New Roman" w:hAnsi="Times New Roman"/>
          <w:sz w:val="20"/>
          <w:szCs w:val="20"/>
        </w:rPr>
        <w:t xml:space="preserve">s </w:t>
      </w:r>
      <w:r>
        <w:rPr>
          <w:rFonts w:ascii="Times New Roman" w:hAnsi="Times New Roman"/>
          <w:spacing w:val="2"/>
          <w:sz w:val="20"/>
          <w:szCs w:val="20"/>
        </w:rPr>
        <w:t>an</w:t>
      </w:r>
      <w:r>
        <w:rPr>
          <w:rFonts w:ascii="Times New Roman" w:hAnsi="Times New Roman"/>
          <w:sz w:val="20"/>
          <w:szCs w:val="20"/>
        </w:rPr>
        <w:t xml:space="preserve">d </w:t>
      </w:r>
      <w:r>
        <w:rPr>
          <w:rFonts w:ascii="Times New Roman" w:hAnsi="Times New Roman"/>
          <w:spacing w:val="2"/>
          <w:sz w:val="20"/>
          <w:szCs w:val="20"/>
        </w:rPr>
        <w:t xml:space="preserve">dosages.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w:t>
      </w:r>
      <w:r>
        <w:rPr>
          <w:rFonts w:ascii="Times New Roman" w:hAnsi="Times New Roman"/>
          <w:i/>
          <w:iCs/>
          <w:spacing w:val="-6"/>
          <w:sz w:val="20"/>
          <w:szCs w:val="20"/>
        </w:rPr>
        <w:t xml:space="preserve"> </w:t>
      </w:r>
      <w:r>
        <w:rPr>
          <w:rFonts w:ascii="Times New Roman" w:hAnsi="Times New Roman"/>
          <w:i/>
          <w:iCs/>
          <w:sz w:val="20"/>
          <w:szCs w:val="20"/>
        </w:rPr>
        <w:t>Admission</w:t>
      </w:r>
      <w:r>
        <w:rPr>
          <w:rFonts w:ascii="Times New Roman" w:hAnsi="Times New Roman"/>
          <w:i/>
          <w:iCs/>
          <w:spacing w:val="-3"/>
          <w:sz w:val="20"/>
          <w:szCs w:val="20"/>
        </w:rPr>
        <w:t xml:space="preserve"> </w:t>
      </w:r>
      <w:r>
        <w:rPr>
          <w:rFonts w:ascii="Times New Roman" w:hAnsi="Times New Roman"/>
          <w:i/>
          <w:iCs/>
          <w:sz w:val="20"/>
          <w:szCs w:val="20"/>
        </w:rPr>
        <w:t>to</w:t>
      </w:r>
      <w:r>
        <w:rPr>
          <w:rFonts w:ascii="Times New Roman" w:hAnsi="Times New Roman"/>
          <w:i/>
          <w:iCs/>
          <w:spacing w:val="-3"/>
          <w:sz w:val="20"/>
          <w:szCs w:val="20"/>
        </w:rPr>
        <w:t xml:space="preserve"> </w:t>
      </w:r>
      <w:r>
        <w:rPr>
          <w:rFonts w:ascii="Times New Roman" w:hAnsi="Times New Roman"/>
          <w:i/>
          <w:iCs/>
          <w:sz w:val="20"/>
          <w:szCs w:val="20"/>
        </w:rPr>
        <w:t>Graduate</w:t>
      </w:r>
      <w:r>
        <w:rPr>
          <w:rFonts w:ascii="Times New Roman" w:hAnsi="Times New Roman"/>
          <w:i/>
          <w:iCs/>
          <w:spacing w:val="-3"/>
          <w:sz w:val="20"/>
          <w:szCs w:val="20"/>
        </w:rPr>
        <w:t xml:space="preserve"> </w:t>
      </w:r>
      <w:r>
        <w:rPr>
          <w:rFonts w:ascii="Times New Roman" w:hAnsi="Times New Roman"/>
          <w:i/>
          <w:iCs/>
          <w:sz w:val="20"/>
          <w:szCs w:val="20"/>
        </w:rPr>
        <w:t>Nursing</w:t>
      </w:r>
      <w:r>
        <w:rPr>
          <w:rFonts w:ascii="Times New Roman" w:hAnsi="Times New Roman"/>
          <w:i/>
          <w:iCs/>
          <w:spacing w:val="-3"/>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ogram</w:t>
      </w:r>
      <w:r>
        <w:rPr>
          <w:rFonts w:ascii="Times New Roman" w:hAnsi="Times New Roman"/>
          <w:i/>
          <w:iCs/>
          <w:spacing w:val="-3"/>
          <w:sz w:val="20"/>
          <w:szCs w:val="20"/>
        </w:rPr>
        <w:t xml:space="preserve"> </w:t>
      </w:r>
      <w:r>
        <w:rPr>
          <w:rFonts w:ascii="Times New Roman" w:hAnsi="Times New Roman"/>
          <w:i/>
          <w:iCs/>
          <w:sz w:val="20"/>
          <w:szCs w:val="20"/>
        </w:rPr>
        <w:t>or</w:t>
      </w:r>
      <w:r>
        <w:rPr>
          <w:rFonts w:ascii="Times New Roman" w:hAnsi="Times New Roman"/>
          <w:i/>
          <w:iCs/>
          <w:spacing w:val="-3"/>
          <w:sz w:val="20"/>
          <w:szCs w:val="20"/>
        </w:rPr>
        <w:t xml:space="preserve"> </w:t>
      </w:r>
      <w:r>
        <w:rPr>
          <w:rFonts w:ascii="Times New Roman" w:hAnsi="Times New Roman"/>
          <w:i/>
          <w:iCs/>
          <w:sz w:val="20"/>
          <w:szCs w:val="20"/>
        </w:rPr>
        <w:t>app</w:t>
      </w:r>
      <w:r>
        <w:rPr>
          <w:rFonts w:ascii="Times New Roman" w:hAnsi="Times New Roman"/>
          <w:i/>
          <w:iCs/>
          <w:spacing w:val="-7"/>
          <w:sz w:val="20"/>
          <w:szCs w:val="20"/>
        </w:rPr>
        <w:t>r</w:t>
      </w:r>
      <w:r>
        <w:rPr>
          <w:rFonts w:ascii="Times New Roman" w:hAnsi="Times New Roman"/>
          <w:i/>
          <w:iCs/>
          <w:sz w:val="20"/>
          <w:szCs w:val="20"/>
        </w:rPr>
        <w:t>oval</w:t>
      </w:r>
      <w:r>
        <w:rPr>
          <w:rFonts w:ascii="Times New Roman" w:hAnsi="Times New Roman"/>
          <w:i/>
          <w:iCs/>
          <w:spacing w:val="-3"/>
          <w:sz w:val="20"/>
          <w:szCs w:val="20"/>
        </w:rPr>
        <w:t xml:space="preserve"> </w:t>
      </w:r>
      <w:r>
        <w:rPr>
          <w:rFonts w:ascii="Times New Roman" w:hAnsi="Times New Roman"/>
          <w:i/>
          <w:iCs/>
          <w:sz w:val="20"/>
          <w:szCs w:val="20"/>
        </w:rPr>
        <w:t>of</w:t>
      </w:r>
      <w:r>
        <w:rPr>
          <w:rFonts w:ascii="Times New Roman" w:hAnsi="Times New Roman"/>
          <w:i/>
          <w:iCs/>
          <w:spacing w:val="-3"/>
          <w:sz w:val="20"/>
          <w:szCs w:val="20"/>
        </w:rPr>
        <w:t xml:space="preserve"> </w:t>
      </w:r>
      <w:r>
        <w:rPr>
          <w:rFonts w:ascii="Times New Roman" w:hAnsi="Times New Roman"/>
          <w:i/>
          <w:iCs/>
          <w:sz w:val="20"/>
          <w:szCs w:val="20"/>
        </w:rPr>
        <w:t>Coo</w:t>
      </w:r>
      <w:r>
        <w:rPr>
          <w:rFonts w:ascii="Times New Roman" w:hAnsi="Times New Roman"/>
          <w:i/>
          <w:iCs/>
          <w:spacing w:val="-7"/>
          <w:sz w:val="20"/>
          <w:szCs w:val="20"/>
        </w:rPr>
        <w:t>r</w:t>
      </w:r>
      <w:r>
        <w:rPr>
          <w:rFonts w:ascii="Times New Roman" w:hAnsi="Times New Roman"/>
          <w:i/>
          <w:iCs/>
          <w:sz w:val="20"/>
          <w:szCs w:val="20"/>
        </w:rPr>
        <w:t>dinato</w:t>
      </w:r>
      <w:r>
        <w:rPr>
          <w:rFonts w:ascii="Times New Roman" w:hAnsi="Times New Roman"/>
          <w:i/>
          <w:iCs/>
          <w:spacing w:val="-22"/>
          <w:sz w:val="20"/>
          <w:szCs w:val="20"/>
        </w:rPr>
        <w:t>r</w:t>
      </w:r>
      <w:r>
        <w:rPr>
          <w:rFonts w:ascii="Times New Roman" w:hAnsi="Times New Roman"/>
          <w:i/>
          <w:iCs/>
          <w:sz w:val="20"/>
          <w:szCs w:val="20"/>
        </w:rPr>
        <w:t>,</w:t>
      </w:r>
      <w:r>
        <w:rPr>
          <w:rFonts w:ascii="Times New Roman" w:hAnsi="Times New Roman"/>
          <w:i/>
          <w:iCs/>
          <w:spacing w:val="-3"/>
          <w:sz w:val="20"/>
          <w:szCs w:val="20"/>
        </w:rPr>
        <w:t xml:space="preserve"> </w:t>
      </w:r>
      <w:r>
        <w:rPr>
          <w:rFonts w:ascii="Times New Roman" w:hAnsi="Times New Roman"/>
          <w:i/>
          <w:iCs/>
          <w:sz w:val="20"/>
          <w:szCs w:val="20"/>
        </w:rPr>
        <w:t>Graduate Nursing P</w:t>
      </w:r>
      <w:r>
        <w:rPr>
          <w:rFonts w:ascii="Times New Roman" w:hAnsi="Times New Roman"/>
          <w:i/>
          <w:iCs/>
          <w:spacing w:val="-7"/>
          <w:sz w:val="20"/>
          <w:szCs w:val="20"/>
        </w:rPr>
        <w:t>r</w:t>
      </w:r>
      <w:r>
        <w:rPr>
          <w:rFonts w:ascii="Times New Roman" w:hAnsi="Times New Roman"/>
          <w:i/>
          <w:iCs/>
          <w:sz w:val="20"/>
          <w:szCs w:val="20"/>
        </w:rPr>
        <w:t>ogram.</w:t>
      </w:r>
    </w:p>
    <w:p w:rsidR="00505D4E" w:rsidRDefault="00505D4E" w:rsidP="00505D4E">
      <w:pPr>
        <w:widowControl w:val="0"/>
        <w:tabs>
          <w:tab w:val="left" w:pos="9180"/>
        </w:tabs>
        <w:autoSpaceDE w:val="0"/>
        <w:autoSpaceDN w:val="0"/>
        <w:adjustRightInd w:val="0"/>
        <w:spacing w:after="0" w:line="245" w:lineRule="exact"/>
        <w:ind w:left="360" w:right="180" w:firstLine="0"/>
        <w:jc w:val="both"/>
        <w:rPr>
          <w:rFonts w:ascii="Times New Roman" w:hAnsi="Times New Roman"/>
          <w:sz w:val="20"/>
          <w:szCs w:val="20"/>
        </w:rPr>
      </w:pPr>
      <w:r>
        <w:rPr>
          <w:rFonts w:ascii="Times New Roman" w:hAnsi="Times New Roman"/>
          <w:b/>
          <w:bCs/>
          <w:position w:val="1"/>
          <w:sz w:val="20"/>
          <w:szCs w:val="20"/>
        </w:rPr>
        <w:t>NURS</w:t>
      </w:r>
      <w:r>
        <w:rPr>
          <w:rFonts w:ascii="Times New Roman" w:hAnsi="Times New Roman"/>
          <w:b/>
          <w:bCs/>
          <w:spacing w:val="6"/>
          <w:position w:val="1"/>
          <w:sz w:val="20"/>
          <w:szCs w:val="20"/>
        </w:rPr>
        <w:t xml:space="preserve"> </w:t>
      </w:r>
      <w:r>
        <w:rPr>
          <w:rFonts w:ascii="Times New Roman" w:hAnsi="Times New Roman"/>
          <w:b/>
          <w:bCs/>
          <w:position w:val="1"/>
          <w:sz w:val="20"/>
          <w:szCs w:val="20"/>
        </w:rPr>
        <w:t>5950</w:t>
      </w:r>
      <w:r>
        <w:rPr>
          <w:rFonts w:ascii="Times New Roman" w:hAnsi="Times New Roman"/>
          <w:b/>
          <w:bCs/>
          <w:spacing w:val="6"/>
          <w:position w:val="1"/>
          <w:sz w:val="20"/>
          <w:szCs w:val="20"/>
        </w:rPr>
        <w:t xml:space="preserve"> </w:t>
      </w:r>
      <w:r>
        <w:rPr>
          <w:rFonts w:ascii="Times New Roman" w:hAnsi="Times New Roman"/>
          <w:b/>
          <w:bCs/>
          <w:position w:val="1"/>
          <w:sz w:val="20"/>
          <w:szCs w:val="20"/>
        </w:rPr>
        <w:t>-</w:t>
      </w:r>
      <w:r>
        <w:rPr>
          <w:rFonts w:ascii="Times New Roman" w:hAnsi="Times New Roman"/>
          <w:b/>
          <w:bCs/>
          <w:spacing w:val="6"/>
          <w:position w:val="1"/>
          <w:sz w:val="20"/>
          <w:szCs w:val="20"/>
        </w:rPr>
        <w:t xml:space="preserve"> </w:t>
      </w:r>
      <w:r>
        <w:rPr>
          <w:rFonts w:ascii="Times New Roman" w:hAnsi="Times New Roman"/>
          <w:b/>
          <w:bCs/>
          <w:position w:val="1"/>
          <w:sz w:val="20"/>
          <w:szCs w:val="20"/>
        </w:rPr>
        <w:t>Curriculum</w:t>
      </w:r>
      <w:r>
        <w:rPr>
          <w:rFonts w:ascii="Times New Roman" w:hAnsi="Times New Roman"/>
          <w:b/>
          <w:bCs/>
          <w:spacing w:val="6"/>
          <w:position w:val="1"/>
          <w:sz w:val="20"/>
          <w:szCs w:val="20"/>
        </w:rPr>
        <w:t xml:space="preserve"> </w:t>
      </w:r>
      <w:r>
        <w:rPr>
          <w:rFonts w:ascii="Times New Roman" w:hAnsi="Times New Roman"/>
          <w:b/>
          <w:bCs/>
          <w:position w:val="1"/>
          <w:sz w:val="20"/>
          <w:szCs w:val="20"/>
        </w:rPr>
        <w:t>Development</w:t>
      </w:r>
      <w:r>
        <w:rPr>
          <w:rFonts w:ascii="Times New Roman" w:hAnsi="Times New Roman"/>
          <w:b/>
          <w:bCs/>
          <w:spacing w:val="6"/>
          <w:position w:val="1"/>
          <w:sz w:val="20"/>
          <w:szCs w:val="20"/>
        </w:rPr>
        <w:t xml:space="preserve"> </w:t>
      </w:r>
      <w:r>
        <w:rPr>
          <w:rFonts w:ascii="Times New Roman" w:hAnsi="Times New Roman"/>
          <w:b/>
          <w:bCs/>
          <w:position w:val="1"/>
          <w:sz w:val="20"/>
          <w:szCs w:val="20"/>
        </w:rPr>
        <w:t>in</w:t>
      </w:r>
      <w:r>
        <w:rPr>
          <w:rFonts w:ascii="Times New Roman" w:hAnsi="Times New Roman"/>
          <w:b/>
          <w:bCs/>
          <w:spacing w:val="6"/>
          <w:position w:val="1"/>
          <w:sz w:val="20"/>
          <w:szCs w:val="20"/>
        </w:rPr>
        <w:t xml:space="preserve"> </w:t>
      </w:r>
      <w:r>
        <w:rPr>
          <w:rFonts w:ascii="Times New Roman" w:hAnsi="Times New Roman"/>
          <w:b/>
          <w:bCs/>
          <w:position w:val="1"/>
          <w:sz w:val="20"/>
          <w:szCs w:val="20"/>
        </w:rPr>
        <w:t>Nursing.............................................................</w:t>
      </w:r>
      <w:r>
        <w:rPr>
          <w:rFonts w:ascii="Times New Roman" w:hAnsi="Times New Roman"/>
          <w:b/>
          <w:bCs/>
          <w:position w:val="-1"/>
          <w:sz w:val="20"/>
          <w:szCs w:val="20"/>
        </w:rPr>
        <w:t>3(3-0)</w:t>
      </w:r>
    </w:p>
    <w:p w:rsidR="00505D4E" w:rsidRDefault="00505D4E" w:rsidP="00505D4E">
      <w:pPr>
        <w:widowControl w:val="0"/>
        <w:autoSpaceDE w:val="0"/>
        <w:autoSpaceDN w:val="0"/>
        <w:adjustRightInd w:val="0"/>
        <w:spacing w:before="37" w:after="0"/>
        <w:ind w:left="360" w:right="180" w:firstLine="0"/>
        <w:jc w:val="both"/>
        <w:rPr>
          <w:rFonts w:ascii="Times New Roman" w:hAnsi="Times New Roman"/>
          <w:sz w:val="20"/>
          <w:szCs w:val="20"/>
        </w:rPr>
      </w:pPr>
      <w:r>
        <w:rPr>
          <w:rFonts w:ascii="Times New Roman" w:hAnsi="Times New Roman"/>
          <w:sz w:val="20"/>
          <w:szCs w:val="20"/>
        </w:rPr>
        <w:t>This</w:t>
      </w:r>
      <w:r>
        <w:rPr>
          <w:rFonts w:ascii="Times New Roman" w:hAnsi="Times New Roman"/>
          <w:spacing w:val="-7"/>
          <w:sz w:val="20"/>
          <w:szCs w:val="20"/>
        </w:rPr>
        <w:t xml:space="preserve"> </w:t>
      </w:r>
      <w:r>
        <w:rPr>
          <w:rFonts w:ascii="Times New Roman" w:hAnsi="Times New Roman"/>
          <w:sz w:val="20"/>
          <w:szCs w:val="20"/>
        </w:rPr>
        <w:t>course</w:t>
      </w:r>
      <w:r>
        <w:rPr>
          <w:rFonts w:ascii="Times New Roman" w:hAnsi="Times New Roman"/>
          <w:spacing w:val="-7"/>
          <w:sz w:val="20"/>
          <w:szCs w:val="20"/>
        </w:rPr>
        <w:t xml:space="preserve"> </w:t>
      </w:r>
      <w:r>
        <w:rPr>
          <w:rFonts w:ascii="Times New Roman" w:hAnsi="Times New Roman"/>
          <w:sz w:val="20"/>
          <w:szCs w:val="20"/>
        </w:rPr>
        <w:t>is</w:t>
      </w:r>
      <w:r>
        <w:rPr>
          <w:rFonts w:ascii="Times New Roman" w:hAnsi="Times New Roman"/>
          <w:spacing w:val="-7"/>
          <w:sz w:val="20"/>
          <w:szCs w:val="20"/>
        </w:rPr>
        <w:t xml:space="preserve"> </w:t>
      </w:r>
      <w:r>
        <w:rPr>
          <w:rFonts w:ascii="Times New Roman" w:hAnsi="Times New Roman"/>
          <w:sz w:val="20"/>
          <w:szCs w:val="20"/>
        </w:rPr>
        <w:t>designed</w:t>
      </w:r>
      <w:r>
        <w:rPr>
          <w:rFonts w:ascii="Times New Roman" w:hAnsi="Times New Roman"/>
          <w:spacing w:val="-7"/>
          <w:sz w:val="20"/>
          <w:szCs w:val="20"/>
        </w:rPr>
        <w:t xml:space="preserve"> </w:t>
      </w:r>
      <w:r>
        <w:rPr>
          <w:rFonts w:ascii="Times New Roman" w:hAnsi="Times New Roman"/>
          <w:sz w:val="20"/>
          <w:szCs w:val="20"/>
        </w:rPr>
        <w:t>to</w:t>
      </w:r>
      <w:r>
        <w:rPr>
          <w:rFonts w:ascii="Times New Roman" w:hAnsi="Times New Roman"/>
          <w:spacing w:val="-7"/>
          <w:sz w:val="20"/>
          <w:szCs w:val="20"/>
        </w:rPr>
        <w:t xml:space="preserve"> </w:t>
      </w:r>
      <w:r>
        <w:rPr>
          <w:rFonts w:ascii="Times New Roman" w:hAnsi="Times New Roman"/>
          <w:sz w:val="20"/>
          <w:szCs w:val="20"/>
        </w:rPr>
        <w:t>prepare</w:t>
      </w:r>
      <w:r>
        <w:rPr>
          <w:rFonts w:ascii="Times New Roman" w:hAnsi="Times New Roman"/>
          <w:spacing w:val="-7"/>
          <w:sz w:val="20"/>
          <w:szCs w:val="20"/>
        </w:rPr>
        <w:t xml:space="preserve"> </w:t>
      </w:r>
      <w:r>
        <w:rPr>
          <w:rFonts w:ascii="Times New Roman" w:hAnsi="Times New Roman"/>
          <w:sz w:val="20"/>
          <w:szCs w:val="20"/>
        </w:rPr>
        <w:t>the</w:t>
      </w:r>
      <w:r>
        <w:rPr>
          <w:rFonts w:ascii="Times New Roman" w:hAnsi="Times New Roman"/>
          <w:spacing w:val="-7"/>
          <w:sz w:val="20"/>
          <w:szCs w:val="20"/>
        </w:rPr>
        <w:t xml:space="preserve"> </w:t>
      </w:r>
      <w:r>
        <w:rPr>
          <w:rFonts w:ascii="Times New Roman" w:hAnsi="Times New Roman"/>
          <w:sz w:val="20"/>
          <w:szCs w:val="20"/>
        </w:rPr>
        <w:t>nurse</w:t>
      </w:r>
      <w:r>
        <w:rPr>
          <w:rFonts w:ascii="Times New Roman" w:hAnsi="Times New Roman"/>
          <w:spacing w:val="-7"/>
          <w:sz w:val="20"/>
          <w:szCs w:val="20"/>
        </w:rPr>
        <w:t xml:space="preserve"> </w:t>
      </w:r>
      <w:r>
        <w:rPr>
          <w:rFonts w:ascii="Times New Roman" w:hAnsi="Times New Roman"/>
          <w:sz w:val="20"/>
          <w:szCs w:val="20"/>
        </w:rPr>
        <w:t>educator</w:t>
      </w:r>
      <w:r>
        <w:rPr>
          <w:rFonts w:ascii="Times New Roman" w:hAnsi="Times New Roman"/>
          <w:spacing w:val="-7"/>
          <w:sz w:val="20"/>
          <w:szCs w:val="20"/>
        </w:rPr>
        <w:t xml:space="preserve"> </w:t>
      </w:r>
      <w:r>
        <w:rPr>
          <w:rFonts w:ascii="Times New Roman" w:hAnsi="Times New Roman"/>
          <w:sz w:val="20"/>
          <w:szCs w:val="20"/>
        </w:rPr>
        <w:t>for</w:t>
      </w:r>
      <w:r>
        <w:rPr>
          <w:rFonts w:ascii="Times New Roman" w:hAnsi="Times New Roman"/>
          <w:spacing w:val="-7"/>
          <w:sz w:val="20"/>
          <w:szCs w:val="20"/>
        </w:rPr>
        <w:t xml:space="preserve"> </w:t>
      </w:r>
      <w:r>
        <w:rPr>
          <w:rFonts w:ascii="Times New Roman" w:hAnsi="Times New Roman"/>
          <w:sz w:val="20"/>
          <w:szCs w:val="20"/>
        </w:rPr>
        <w:t>a</w:t>
      </w:r>
      <w:r>
        <w:rPr>
          <w:rFonts w:ascii="Times New Roman" w:hAnsi="Times New Roman"/>
          <w:spacing w:val="-7"/>
          <w:sz w:val="20"/>
          <w:szCs w:val="20"/>
        </w:rPr>
        <w:t xml:space="preserve"> </w:t>
      </w:r>
      <w:r>
        <w:rPr>
          <w:rFonts w:ascii="Times New Roman" w:hAnsi="Times New Roman"/>
          <w:sz w:val="20"/>
          <w:szCs w:val="20"/>
        </w:rPr>
        <w:t>role</w:t>
      </w:r>
      <w:r>
        <w:rPr>
          <w:rFonts w:ascii="Times New Roman" w:hAnsi="Times New Roman"/>
          <w:spacing w:val="-7"/>
          <w:sz w:val="20"/>
          <w:szCs w:val="20"/>
        </w:rPr>
        <w:t xml:space="preserve"> </w:t>
      </w:r>
      <w:r>
        <w:rPr>
          <w:rFonts w:ascii="Times New Roman" w:hAnsi="Times New Roman"/>
          <w:sz w:val="20"/>
          <w:szCs w:val="20"/>
        </w:rPr>
        <w:t>in</w:t>
      </w:r>
      <w:r>
        <w:rPr>
          <w:rFonts w:ascii="Times New Roman" w:hAnsi="Times New Roman"/>
          <w:spacing w:val="-7"/>
          <w:sz w:val="20"/>
          <w:szCs w:val="20"/>
        </w:rPr>
        <w:t xml:space="preserve"> </w:t>
      </w:r>
      <w:r>
        <w:rPr>
          <w:rFonts w:ascii="Times New Roman" w:hAnsi="Times New Roman"/>
          <w:sz w:val="20"/>
          <w:szCs w:val="20"/>
        </w:rPr>
        <w:t>curriculum</w:t>
      </w:r>
      <w:r>
        <w:rPr>
          <w:rFonts w:ascii="Times New Roman" w:hAnsi="Times New Roman"/>
          <w:spacing w:val="-7"/>
          <w:sz w:val="20"/>
          <w:szCs w:val="20"/>
        </w:rPr>
        <w:t xml:space="preserve"> </w:t>
      </w:r>
      <w:r>
        <w:rPr>
          <w:rFonts w:ascii="Times New Roman" w:hAnsi="Times New Roman"/>
          <w:sz w:val="20"/>
          <w:szCs w:val="20"/>
        </w:rPr>
        <w:t>development</w:t>
      </w:r>
      <w:r>
        <w:rPr>
          <w:rFonts w:ascii="Times New Roman" w:hAnsi="Times New Roman"/>
          <w:spacing w:val="-7"/>
          <w:sz w:val="20"/>
          <w:szCs w:val="20"/>
        </w:rPr>
        <w:t xml:space="preserve"> </w:t>
      </w:r>
      <w:r>
        <w:rPr>
          <w:rFonts w:ascii="Times New Roman" w:hAnsi="Times New Roman"/>
          <w:sz w:val="20"/>
          <w:szCs w:val="20"/>
        </w:rPr>
        <w:t>with emphasis</w:t>
      </w:r>
      <w:r>
        <w:rPr>
          <w:rFonts w:ascii="Times New Roman" w:hAnsi="Times New Roman"/>
          <w:spacing w:val="-2"/>
          <w:sz w:val="20"/>
          <w:szCs w:val="20"/>
        </w:rPr>
        <w:t xml:space="preserve"> </w:t>
      </w:r>
      <w:r>
        <w:rPr>
          <w:rFonts w:ascii="Times New Roman" w:hAnsi="Times New Roman"/>
          <w:sz w:val="20"/>
          <w:szCs w:val="20"/>
        </w:rPr>
        <w:t>on</w:t>
      </w:r>
      <w:r>
        <w:rPr>
          <w:rFonts w:ascii="Times New Roman" w:hAnsi="Times New Roman"/>
          <w:spacing w:val="-2"/>
          <w:sz w:val="20"/>
          <w:szCs w:val="20"/>
        </w:rPr>
        <w:t xml:space="preserve"> </w:t>
      </w:r>
      <w:r>
        <w:rPr>
          <w:rFonts w:ascii="Times New Roman" w:hAnsi="Times New Roman"/>
          <w:sz w:val="20"/>
          <w:szCs w:val="20"/>
        </w:rPr>
        <w:t>the</w:t>
      </w:r>
      <w:r>
        <w:rPr>
          <w:rFonts w:ascii="Times New Roman" w:hAnsi="Times New Roman"/>
          <w:spacing w:val="-2"/>
          <w:sz w:val="20"/>
          <w:szCs w:val="20"/>
        </w:rPr>
        <w:t xml:space="preserve"> </w:t>
      </w:r>
      <w:r>
        <w:rPr>
          <w:rFonts w:ascii="Times New Roman" w:hAnsi="Times New Roman"/>
          <w:sz w:val="20"/>
          <w:szCs w:val="20"/>
        </w:rPr>
        <w:t>general</w:t>
      </w:r>
      <w:r>
        <w:rPr>
          <w:rFonts w:ascii="Times New Roman" w:hAnsi="Times New Roman"/>
          <w:spacing w:val="-2"/>
          <w:sz w:val="20"/>
          <w:szCs w:val="20"/>
        </w:rPr>
        <w:t xml:space="preserve"> </w:t>
      </w:r>
      <w:r>
        <w:rPr>
          <w:rFonts w:ascii="Times New Roman" w:hAnsi="Times New Roman"/>
          <w:sz w:val="20"/>
          <w:szCs w:val="20"/>
        </w:rPr>
        <w:t>nursing</w:t>
      </w:r>
      <w:r>
        <w:rPr>
          <w:rFonts w:ascii="Times New Roman" w:hAnsi="Times New Roman"/>
          <w:spacing w:val="-2"/>
          <w:sz w:val="20"/>
          <w:szCs w:val="20"/>
        </w:rPr>
        <w:t xml:space="preserve"> </w:t>
      </w:r>
      <w:r>
        <w:rPr>
          <w:rFonts w:ascii="Times New Roman" w:hAnsi="Times New Roman"/>
          <w:sz w:val="20"/>
          <w:szCs w:val="20"/>
        </w:rPr>
        <w:t>curriculum</w:t>
      </w:r>
      <w:r>
        <w:rPr>
          <w:rFonts w:ascii="Times New Roman" w:hAnsi="Times New Roman"/>
          <w:spacing w:val="-2"/>
          <w:sz w:val="20"/>
          <w:szCs w:val="20"/>
        </w:rPr>
        <w:t xml:space="preserve"> </w:t>
      </w:r>
      <w:r>
        <w:rPr>
          <w:rFonts w:ascii="Times New Roman" w:hAnsi="Times New Roman"/>
          <w:sz w:val="20"/>
          <w:szCs w:val="20"/>
        </w:rPr>
        <w:t>and</w:t>
      </w:r>
      <w:r>
        <w:rPr>
          <w:rFonts w:ascii="Times New Roman" w:hAnsi="Times New Roman"/>
          <w:spacing w:val="-2"/>
          <w:sz w:val="20"/>
          <w:szCs w:val="20"/>
        </w:rPr>
        <w:t xml:space="preserve"> </w:t>
      </w:r>
      <w:r>
        <w:rPr>
          <w:rFonts w:ascii="Times New Roman" w:hAnsi="Times New Roman"/>
          <w:sz w:val="20"/>
          <w:szCs w:val="20"/>
        </w:rPr>
        <w:t>those</w:t>
      </w:r>
      <w:r>
        <w:rPr>
          <w:rFonts w:ascii="Times New Roman" w:hAnsi="Times New Roman"/>
          <w:spacing w:val="-2"/>
          <w:sz w:val="20"/>
          <w:szCs w:val="20"/>
        </w:rPr>
        <w:t xml:space="preserve"> </w:t>
      </w:r>
      <w:r>
        <w:rPr>
          <w:rFonts w:ascii="Times New Roman" w:hAnsi="Times New Roman"/>
          <w:sz w:val="20"/>
          <w:szCs w:val="20"/>
        </w:rPr>
        <w:t>of</w:t>
      </w:r>
      <w:r>
        <w:rPr>
          <w:rFonts w:ascii="Times New Roman" w:hAnsi="Times New Roman"/>
          <w:spacing w:val="-2"/>
          <w:sz w:val="20"/>
          <w:szCs w:val="20"/>
        </w:rPr>
        <w:t xml:space="preserve"> </w:t>
      </w:r>
      <w:r>
        <w:rPr>
          <w:rFonts w:ascii="Times New Roman" w:hAnsi="Times New Roman"/>
          <w:sz w:val="20"/>
          <w:szCs w:val="20"/>
        </w:rPr>
        <w:t>its</w:t>
      </w:r>
      <w:r>
        <w:rPr>
          <w:rFonts w:ascii="Times New Roman" w:hAnsi="Times New Roman"/>
          <w:spacing w:val="-2"/>
          <w:sz w:val="20"/>
          <w:szCs w:val="20"/>
        </w:rPr>
        <w:t xml:space="preserve"> </w:t>
      </w:r>
      <w:r>
        <w:rPr>
          <w:rFonts w:ascii="Times New Roman" w:hAnsi="Times New Roman"/>
          <w:sz w:val="20"/>
          <w:szCs w:val="20"/>
        </w:rPr>
        <w:t>specialities.</w:t>
      </w:r>
      <w:r>
        <w:rPr>
          <w:rFonts w:ascii="Times New Roman" w:hAnsi="Times New Roman"/>
          <w:spacing w:val="-2"/>
          <w:sz w:val="20"/>
          <w:szCs w:val="20"/>
        </w:rPr>
        <w:t xml:space="preserve"> </w:t>
      </w:r>
      <w:r>
        <w:rPr>
          <w:rFonts w:ascii="Times New Roman" w:hAnsi="Times New Roman"/>
          <w:sz w:val="20"/>
          <w:szCs w:val="20"/>
        </w:rPr>
        <w:t>It</w:t>
      </w:r>
      <w:r>
        <w:rPr>
          <w:rFonts w:ascii="Times New Roman" w:hAnsi="Times New Roman"/>
          <w:spacing w:val="-2"/>
          <w:sz w:val="20"/>
          <w:szCs w:val="20"/>
        </w:rPr>
        <w:t xml:space="preserve"> </w:t>
      </w:r>
      <w:r>
        <w:rPr>
          <w:rFonts w:ascii="Times New Roman" w:hAnsi="Times New Roman"/>
          <w:sz w:val="20"/>
          <w:szCs w:val="20"/>
        </w:rPr>
        <w:t>explores</w:t>
      </w:r>
      <w:r>
        <w:rPr>
          <w:rFonts w:ascii="Times New Roman" w:hAnsi="Times New Roman"/>
          <w:spacing w:val="-2"/>
          <w:sz w:val="20"/>
          <w:szCs w:val="20"/>
        </w:rPr>
        <w:t xml:space="preserve"> </w:t>
      </w:r>
      <w:r>
        <w:rPr>
          <w:rFonts w:ascii="Times New Roman" w:hAnsi="Times New Roman"/>
          <w:sz w:val="20"/>
          <w:szCs w:val="20"/>
        </w:rPr>
        <w:t>all</w:t>
      </w:r>
      <w:r>
        <w:rPr>
          <w:rFonts w:ascii="Times New Roman" w:hAnsi="Times New Roman"/>
          <w:spacing w:val="-2"/>
          <w:sz w:val="20"/>
          <w:szCs w:val="20"/>
        </w:rPr>
        <w:t xml:space="preserve"> </w:t>
      </w:r>
      <w:r>
        <w:rPr>
          <w:rFonts w:ascii="Times New Roman" w:hAnsi="Times New Roman"/>
          <w:sz w:val="20"/>
          <w:szCs w:val="20"/>
        </w:rPr>
        <w:t>the</w:t>
      </w:r>
      <w:r>
        <w:rPr>
          <w:rFonts w:ascii="Times New Roman" w:hAnsi="Times New Roman"/>
          <w:spacing w:val="-2"/>
          <w:sz w:val="20"/>
          <w:szCs w:val="20"/>
        </w:rPr>
        <w:t xml:space="preserve"> </w:t>
      </w:r>
      <w:r>
        <w:rPr>
          <w:rFonts w:ascii="Times New Roman" w:hAnsi="Times New Roman"/>
          <w:sz w:val="20"/>
          <w:szCs w:val="20"/>
        </w:rPr>
        <w:t>factors</w:t>
      </w:r>
      <w:r>
        <w:rPr>
          <w:rFonts w:ascii="Times New Roman" w:hAnsi="Times New Roman"/>
          <w:spacing w:val="-6"/>
          <w:sz w:val="20"/>
          <w:szCs w:val="20"/>
        </w:rPr>
        <w:t xml:space="preserve"> </w:t>
      </w:r>
      <w:r>
        <w:rPr>
          <w:rFonts w:ascii="Times New Roman" w:hAnsi="Times New Roman"/>
          <w:sz w:val="20"/>
          <w:szCs w:val="20"/>
        </w:rPr>
        <w:t>for</w:t>
      </w:r>
      <w:r>
        <w:rPr>
          <w:rFonts w:ascii="Times New Roman" w:hAnsi="Times New Roman"/>
          <w:spacing w:val="-6"/>
          <w:sz w:val="20"/>
          <w:szCs w:val="20"/>
        </w:rPr>
        <w:t xml:space="preserve"> </w:t>
      </w:r>
      <w:r>
        <w:rPr>
          <w:rFonts w:ascii="Times New Roman" w:hAnsi="Times New Roman"/>
          <w:sz w:val="20"/>
          <w:szCs w:val="20"/>
        </w:rPr>
        <w:t>consideration</w:t>
      </w:r>
      <w:r>
        <w:rPr>
          <w:rFonts w:ascii="Times New Roman" w:hAnsi="Times New Roman"/>
          <w:spacing w:val="-6"/>
          <w:sz w:val="20"/>
          <w:szCs w:val="20"/>
        </w:rPr>
        <w:t xml:space="preserve"> </w:t>
      </w:r>
      <w:r>
        <w:rPr>
          <w:rFonts w:ascii="Times New Roman" w:hAnsi="Times New Roman"/>
          <w:sz w:val="20"/>
          <w:szCs w:val="20"/>
        </w:rPr>
        <w:t>in</w:t>
      </w:r>
      <w:r>
        <w:rPr>
          <w:rFonts w:ascii="Times New Roman" w:hAnsi="Times New Roman"/>
          <w:spacing w:val="-6"/>
          <w:sz w:val="20"/>
          <w:szCs w:val="20"/>
        </w:rPr>
        <w:t xml:space="preserve"> </w:t>
      </w:r>
      <w:r>
        <w:rPr>
          <w:rFonts w:ascii="Times New Roman" w:hAnsi="Times New Roman"/>
          <w:sz w:val="20"/>
          <w:szCs w:val="20"/>
        </w:rPr>
        <w:t>putting</w:t>
      </w:r>
      <w:r>
        <w:rPr>
          <w:rFonts w:ascii="Times New Roman" w:hAnsi="Times New Roman"/>
          <w:spacing w:val="-6"/>
          <w:sz w:val="20"/>
          <w:szCs w:val="20"/>
        </w:rPr>
        <w:t xml:space="preserve"> </w:t>
      </w:r>
      <w:r>
        <w:rPr>
          <w:rFonts w:ascii="Times New Roman" w:hAnsi="Times New Roman"/>
          <w:sz w:val="20"/>
          <w:szCs w:val="20"/>
        </w:rPr>
        <w:t>together</w:t>
      </w:r>
      <w:r>
        <w:rPr>
          <w:rFonts w:ascii="Times New Roman" w:hAnsi="Times New Roman"/>
          <w:spacing w:val="-6"/>
          <w:sz w:val="20"/>
          <w:szCs w:val="20"/>
        </w:rPr>
        <w:t xml:space="preserve"> </w:t>
      </w:r>
      <w:r>
        <w:rPr>
          <w:rFonts w:ascii="Times New Roman" w:hAnsi="Times New Roman"/>
          <w:sz w:val="20"/>
          <w:szCs w:val="20"/>
        </w:rPr>
        <w:t>a</w:t>
      </w:r>
      <w:r>
        <w:rPr>
          <w:rFonts w:ascii="Times New Roman" w:hAnsi="Times New Roman"/>
          <w:spacing w:val="-6"/>
          <w:sz w:val="20"/>
          <w:szCs w:val="20"/>
        </w:rPr>
        <w:t xml:space="preserve"> </w:t>
      </w:r>
      <w:r>
        <w:rPr>
          <w:rFonts w:ascii="Times New Roman" w:hAnsi="Times New Roman"/>
          <w:sz w:val="20"/>
          <w:szCs w:val="20"/>
        </w:rPr>
        <w:t>nursing</w:t>
      </w:r>
      <w:r>
        <w:rPr>
          <w:rFonts w:ascii="Times New Roman" w:hAnsi="Times New Roman"/>
          <w:spacing w:val="-6"/>
          <w:sz w:val="20"/>
          <w:szCs w:val="20"/>
        </w:rPr>
        <w:t xml:space="preserve"> </w:t>
      </w:r>
      <w:r>
        <w:rPr>
          <w:rFonts w:ascii="Times New Roman" w:hAnsi="Times New Roman"/>
          <w:sz w:val="20"/>
          <w:szCs w:val="20"/>
        </w:rPr>
        <w:t>educational</w:t>
      </w:r>
      <w:r>
        <w:rPr>
          <w:rFonts w:ascii="Times New Roman" w:hAnsi="Times New Roman"/>
          <w:spacing w:val="-6"/>
          <w:sz w:val="20"/>
          <w:szCs w:val="20"/>
        </w:rPr>
        <w:t xml:space="preserve"> </w:t>
      </w:r>
      <w:r>
        <w:rPr>
          <w:rFonts w:ascii="Times New Roman" w:hAnsi="Times New Roman"/>
          <w:sz w:val="20"/>
          <w:szCs w:val="20"/>
        </w:rPr>
        <w:t>curriculum</w:t>
      </w:r>
      <w:r>
        <w:rPr>
          <w:rFonts w:ascii="Times New Roman" w:hAnsi="Times New Roman"/>
          <w:spacing w:val="-6"/>
          <w:sz w:val="20"/>
          <w:szCs w:val="20"/>
        </w:rPr>
        <w:t xml:space="preserve"> </w:t>
      </w:r>
      <w:r>
        <w:rPr>
          <w:rFonts w:ascii="Times New Roman" w:hAnsi="Times New Roman"/>
          <w:sz w:val="20"/>
          <w:szCs w:val="20"/>
        </w:rPr>
        <w:t>from</w:t>
      </w:r>
      <w:r>
        <w:rPr>
          <w:rFonts w:ascii="Times New Roman" w:hAnsi="Times New Roman"/>
          <w:spacing w:val="-6"/>
          <w:sz w:val="20"/>
          <w:szCs w:val="20"/>
        </w:rPr>
        <w:t xml:space="preserve"> </w:t>
      </w:r>
      <w:r>
        <w:rPr>
          <w:rFonts w:ascii="Times New Roman" w:hAnsi="Times New Roman"/>
          <w:sz w:val="20"/>
          <w:szCs w:val="20"/>
        </w:rPr>
        <w:t>planning</w:t>
      </w:r>
      <w:r>
        <w:rPr>
          <w:rFonts w:ascii="Times New Roman" w:hAnsi="Times New Roman"/>
          <w:spacing w:val="-6"/>
          <w:sz w:val="20"/>
          <w:szCs w:val="20"/>
        </w:rPr>
        <w:t xml:space="preserve"> </w:t>
      </w:r>
      <w:r>
        <w:rPr>
          <w:rFonts w:ascii="Times New Roman" w:hAnsi="Times New Roman"/>
          <w:sz w:val="20"/>
          <w:szCs w:val="20"/>
        </w:rPr>
        <w:t>to</w:t>
      </w:r>
      <w:r>
        <w:rPr>
          <w:rFonts w:ascii="Times New Roman" w:hAnsi="Times New Roman"/>
          <w:spacing w:val="-6"/>
          <w:sz w:val="20"/>
          <w:szCs w:val="20"/>
        </w:rPr>
        <w:t xml:space="preserve"> </w:t>
      </w:r>
      <w:r>
        <w:rPr>
          <w:rFonts w:ascii="Times New Roman" w:hAnsi="Times New Roman"/>
          <w:sz w:val="20"/>
          <w:szCs w:val="20"/>
        </w:rPr>
        <w:t>the stage</w:t>
      </w:r>
      <w:r>
        <w:rPr>
          <w:rFonts w:ascii="Times New Roman" w:hAnsi="Times New Roman"/>
          <w:spacing w:val="-8"/>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evaluation.</w:t>
      </w:r>
      <w:r>
        <w:rPr>
          <w:rFonts w:ascii="Times New Roman" w:hAnsi="Times New Roman"/>
          <w:spacing w:val="-8"/>
          <w:sz w:val="20"/>
          <w:szCs w:val="20"/>
        </w:rPr>
        <w:t xml:space="preserve"> </w:t>
      </w:r>
      <w:r>
        <w:rPr>
          <w:rFonts w:ascii="Times New Roman" w:hAnsi="Times New Roman"/>
          <w:sz w:val="20"/>
          <w:szCs w:val="20"/>
        </w:rPr>
        <w:t>Special</w:t>
      </w:r>
      <w:r>
        <w:rPr>
          <w:rFonts w:ascii="Times New Roman" w:hAnsi="Times New Roman"/>
          <w:spacing w:val="-8"/>
          <w:sz w:val="20"/>
          <w:szCs w:val="20"/>
        </w:rPr>
        <w:t xml:space="preserve"> </w:t>
      </w:r>
      <w:r>
        <w:rPr>
          <w:rFonts w:ascii="Times New Roman" w:hAnsi="Times New Roman"/>
          <w:sz w:val="20"/>
          <w:szCs w:val="20"/>
        </w:rPr>
        <w:t>consideration</w:t>
      </w:r>
      <w:r>
        <w:rPr>
          <w:rFonts w:ascii="Times New Roman" w:hAnsi="Times New Roman"/>
          <w:spacing w:val="-8"/>
          <w:sz w:val="20"/>
          <w:szCs w:val="20"/>
        </w:rPr>
        <w:t xml:space="preserve"> </w:t>
      </w:r>
      <w:r>
        <w:rPr>
          <w:rFonts w:ascii="Times New Roman" w:hAnsi="Times New Roman"/>
          <w:sz w:val="20"/>
          <w:szCs w:val="20"/>
        </w:rPr>
        <w:t>will</w:t>
      </w:r>
      <w:r>
        <w:rPr>
          <w:rFonts w:ascii="Times New Roman" w:hAnsi="Times New Roman"/>
          <w:spacing w:val="-8"/>
          <w:sz w:val="20"/>
          <w:szCs w:val="20"/>
        </w:rPr>
        <w:t xml:space="preserve"> </w:t>
      </w:r>
      <w:r>
        <w:rPr>
          <w:rFonts w:ascii="Times New Roman" w:hAnsi="Times New Roman"/>
          <w:sz w:val="20"/>
          <w:szCs w:val="20"/>
        </w:rPr>
        <w:t>be</w:t>
      </w:r>
      <w:r>
        <w:rPr>
          <w:rFonts w:ascii="Times New Roman" w:hAnsi="Times New Roman"/>
          <w:spacing w:val="-8"/>
          <w:sz w:val="20"/>
          <w:szCs w:val="20"/>
        </w:rPr>
        <w:t xml:space="preserve"> </w:t>
      </w:r>
      <w:r>
        <w:rPr>
          <w:rFonts w:ascii="Times New Roman" w:hAnsi="Times New Roman"/>
          <w:sz w:val="20"/>
          <w:szCs w:val="20"/>
        </w:rPr>
        <w:t>given</w:t>
      </w:r>
      <w:r>
        <w:rPr>
          <w:rFonts w:ascii="Times New Roman" w:hAnsi="Times New Roman"/>
          <w:spacing w:val="-8"/>
          <w:sz w:val="20"/>
          <w:szCs w:val="20"/>
        </w:rPr>
        <w:t xml:space="preserve"> </w:t>
      </w:r>
      <w:r>
        <w:rPr>
          <w:rFonts w:ascii="Times New Roman" w:hAnsi="Times New Roman"/>
          <w:sz w:val="20"/>
          <w:szCs w:val="20"/>
        </w:rPr>
        <w:t>to</w:t>
      </w:r>
      <w:r>
        <w:rPr>
          <w:rFonts w:ascii="Times New Roman" w:hAnsi="Times New Roman"/>
          <w:spacing w:val="-8"/>
          <w:sz w:val="20"/>
          <w:szCs w:val="20"/>
        </w:rPr>
        <w:t xml:space="preserve"> </w:t>
      </w:r>
      <w:r>
        <w:rPr>
          <w:rFonts w:ascii="Times New Roman" w:hAnsi="Times New Roman"/>
          <w:sz w:val="20"/>
          <w:szCs w:val="20"/>
        </w:rPr>
        <w:t>philosophies,</w:t>
      </w:r>
      <w:r>
        <w:rPr>
          <w:rFonts w:ascii="Times New Roman" w:hAnsi="Times New Roman"/>
          <w:spacing w:val="-8"/>
          <w:sz w:val="20"/>
          <w:szCs w:val="20"/>
        </w:rPr>
        <w:t xml:space="preserve"> </w:t>
      </w:r>
      <w:r>
        <w:rPr>
          <w:rFonts w:ascii="Times New Roman" w:hAnsi="Times New Roman"/>
          <w:sz w:val="20"/>
          <w:szCs w:val="20"/>
        </w:rPr>
        <w:t>nursing</w:t>
      </w:r>
      <w:r>
        <w:rPr>
          <w:rFonts w:ascii="Times New Roman" w:hAnsi="Times New Roman"/>
          <w:spacing w:val="-8"/>
          <w:sz w:val="20"/>
          <w:szCs w:val="20"/>
        </w:rPr>
        <w:t xml:space="preserve"> </w:t>
      </w:r>
      <w:r>
        <w:rPr>
          <w:rFonts w:ascii="Times New Roman" w:hAnsi="Times New Roman"/>
          <w:sz w:val="20"/>
          <w:szCs w:val="20"/>
        </w:rPr>
        <w:t>theories,</w:t>
      </w:r>
      <w:r>
        <w:rPr>
          <w:rFonts w:ascii="Times New Roman" w:hAnsi="Times New Roman"/>
          <w:spacing w:val="-8"/>
          <w:sz w:val="20"/>
          <w:szCs w:val="20"/>
        </w:rPr>
        <w:t xml:space="preserve"> </w:t>
      </w:r>
      <w:r>
        <w:rPr>
          <w:rFonts w:ascii="Times New Roman" w:hAnsi="Times New Roman"/>
          <w:sz w:val="20"/>
          <w:szCs w:val="20"/>
        </w:rPr>
        <w:t>health needs and problems; needed human and material resources; legal and administrative conside</w:t>
      </w:r>
      <w:r>
        <w:rPr>
          <w:rFonts w:ascii="Times New Roman" w:hAnsi="Times New Roman"/>
          <w:spacing w:val="-4"/>
          <w:sz w:val="20"/>
          <w:szCs w:val="20"/>
        </w:rPr>
        <w:t>r</w:t>
      </w:r>
      <w:r>
        <w:rPr>
          <w:rFonts w:ascii="Times New Roman" w:hAnsi="Times New Roman"/>
          <w:sz w:val="20"/>
          <w:szCs w:val="20"/>
        </w:rPr>
        <w:t>ations; student a</w:t>
      </w:r>
      <w:r>
        <w:rPr>
          <w:rFonts w:ascii="Times New Roman" w:hAnsi="Times New Roman"/>
          <w:spacing w:val="-4"/>
          <w:sz w:val="20"/>
          <w:szCs w:val="20"/>
        </w:rPr>
        <w:t>f</w:t>
      </w:r>
      <w:r>
        <w:rPr>
          <w:rFonts w:ascii="Times New Roman" w:hAnsi="Times New Roman"/>
          <w:sz w:val="20"/>
          <w:szCs w:val="20"/>
        </w:rPr>
        <w:t>fairs and services; curriculum implementation and curriculum evaluation.</w:t>
      </w:r>
    </w:p>
    <w:p w:rsidR="00505D4E" w:rsidRDefault="00505D4E" w:rsidP="00505D4E">
      <w:pPr>
        <w:widowControl w:val="0"/>
        <w:autoSpaceDE w:val="0"/>
        <w:autoSpaceDN w:val="0"/>
        <w:adjustRightInd w:val="0"/>
        <w:spacing w:before="37" w:after="0"/>
        <w:ind w:left="360" w:right="180" w:firstLine="180"/>
        <w:jc w:val="both"/>
        <w:rPr>
          <w:rFonts w:ascii="Times New Roman" w:hAnsi="Times New Roman"/>
          <w:sz w:val="20"/>
          <w:szCs w:val="20"/>
        </w:rPr>
      </w:pPr>
    </w:p>
    <w:p w:rsidR="00505D4E" w:rsidRDefault="00505D4E" w:rsidP="00505D4E">
      <w:pPr>
        <w:widowControl w:val="0"/>
        <w:tabs>
          <w:tab w:val="left" w:pos="9180"/>
        </w:tabs>
        <w:autoSpaceDE w:val="0"/>
        <w:autoSpaceDN w:val="0"/>
        <w:adjustRightInd w:val="0"/>
        <w:spacing w:before="27"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3"/>
          <w:sz w:val="20"/>
          <w:szCs w:val="20"/>
        </w:rPr>
        <w:t xml:space="preserve"> </w:t>
      </w:r>
      <w:r>
        <w:rPr>
          <w:rFonts w:ascii="Times New Roman" w:hAnsi="Times New Roman"/>
          <w:b/>
          <w:bCs/>
          <w:sz w:val="20"/>
          <w:szCs w:val="20"/>
        </w:rPr>
        <w:t>6000</w:t>
      </w:r>
      <w:r>
        <w:rPr>
          <w:rFonts w:ascii="Times New Roman" w:hAnsi="Times New Roman"/>
          <w:b/>
          <w:bCs/>
          <w:spacing w:val="-3"/>
          <w:sz w:val="20"/>
          <w:szCs w:val="20"/>
        </w:rPr>
        <w:t xml:space="preserve"> </w:t>
      </w:r>
      <w:r>
        <w:rPr>
          <w:rFonts w:ascii="Times New Roman" w:hAnsi="Times New Roman"/>
          <w:b/>
          <w:bCs/>
          <w:sz w:val="20"/>
          <w:szCs w:val="20"/>
        </w:rPr>
        <w:t>-</w:t>
      </w:r>
      <w:r>
        <w:rPr>
          <w:rFonts w:ascii="Times New Roman" w:hAnsi="Times New Roman"/>
          <w:b/>
          <w:bCs/>
          <w:spacing w:val="-3"/>
          <w:sz w:val="20"/>
          <w:szCs w:val="20"/>
        </w:rPr>
        <w:t xml:space="preserve"> </w:t>
      </w:r>
      <w:r>
        <w:rPr>
          <w:rFonts w:ascii="Times New Roman" w:hAnsi="Times New Roman"/>
          <w:b/>
          <w:bCs/>
          <w:sz w:val="20"/>
          <w:szCs w:val="20"/>
        </w:rPr>
        <w:t>Di</w:t>
      </w:r>
      <w:r>
        <w:rPr>
          <w:rFonts w:ascii="Times New Roman" w:hAnsi="Times New Roman"/>
          <w:b/>
          <w:bCs/>
          <w:spacing w:val="-4"/>
          <w:sz w:val="20"/>
          <w:szCs w:val="20"/>
        </w:rPr>
        <w:t>r</w:t>
      </w:r>
      <w:r>
        <w:rPr>
          <w:rFonts w:ascii="Times New Roman" w:hAnsi="Times New Roman"/>
          <w:b/>
          <w:bCs/>
          <w:sz w:val="20"/>
          <w:szCs w:val="20"/>
        </w:rPr>
        <w:t>ected</w:t>
      </w:r>
      <w:r>
        <w:rPr>
          <w:rFonts w:ascii="Times New Roman" w:hAnsi="Times New Roman"/>
          <w:b/>
          <w:bCs/>
          <w:spacing w:val="-3"/>
          <w:sz w:val="20"/>
          <w:szCs w:val="20"/>
        </w:rPr>
        <w:t xml:space="preserve"> </w:t>
      </w:r>
      <w:r>
        <w:rPr>
          <w:rFonts w:ascii="Times New Roman" w:hAnsi="Times New Roman"/>
          <w:b/>
          <w:bCs/>
          <w:sz w:val="20"/>
          <w:szCs w:val="20"/>
        </w:rPr>
        <w:t>Stud</w:t>
      </w:r>
      <w:r>
        <w:rPr>
          <w:rFonts w:ascii="Times New Roman" w:hAnsi="Times New Roman"/>
          <w:b/>
          <w:bCs/>
          <w:spacing w:val="-11"/>
          <w:sz w:val="20"/>
          <w:szCs w:val="20"/>
        </w:rPr>
        <w:t>y</w:t>
      </w:r>
      <w:r>
        <w:rPr>
          <w:rFonts w:ascii="Times New Roman" w:hAnsi="Times New Roman"/>
          <w:b/>
          <w:bCs/>
          <w:sz w:val="20"/>
          <w:szCs w:val="20"/>
        </w:rPr>
        <w:t>...............................................................................................</w:t>
      </w:r>
      <w:r>
        <w:rPr>
          <w:rFonts w:ascii="Times New Roman" w:hAnsi="Times New Roman"/>
          <w:b/>
          <w:bCs/>
          <w:spacing w:val="-18"/>
          <w:sz w:val="20"/>
          <w:szCs w:val="20"/>
        </w:rPr>
        <w:t>V</w:t>
      </w:r>
      <w:r>
        <w:rPr>
          <w:rFonts w:ascii="Times New Roman" w:hAnsi="Times New Roman"/>
          <w:b/>
          <w:bCs/>
          <w:sz w:val="20"/>
          <w:szCs w:val="20"/>
        </w:rPr>
        <w:t xml:space="preserve">ariable </w:t>
      </w:r>
    </w:p>
    <w:p w:rsidR="00505D4E" w:rsidRDefault="00505D4E" w:rsidP="00505D4E">
      <w:pPr>
        <w:widowControl w:val="0"/>
        <w:tabs>
          <w:tab w:val="left" w:pos="9180"/>
        </w:tabs>
        <w:autoSpaceDE w:val="0"/>
        <w:autoSpaceDN w:val="0"/>
        <w:adjustRightInd w:val="0"/>
        <w:spacing w:before="27" w:after="0" w:line="250" w:lineRule="auto"/>
        <w:ind w:left="360" w:right="180" w:firstLine="0"/>
        <w:jc w:val="both"/>
        <w:rPr>
          <w:rFonts w:ascii="Times New Roman" w:hAnsi="Times New Roman"/>
          <w:sz w:val="20"/>
          <w:szCs w:val="20"/>
        </w:rPr>
      </w:pPr>
      <w:r>
        <w:rPr>
          <w:rFonts w:ascii="Times New Roman" w:hAnsi="Times New Roman"/>
          <w:spacing w:val="1"/>
          <w:sz w:val="20"/>
          <w:szCs w:val="20"/>
        </w:rPr>
        <w:t>Independen</w:t>
      </w:r>
      <w:r>
        <w:rPr>
          <w:rFonts w:ascii="Times New Roman" w:hAnsi="Times New Roman"/>
          <w:sz w:val="20"/>
          <w:szCs w:val="20"/>
        </w:rPr>
        <w:t xml:space="preserve">t </w:t>
      </w:r>
      <w:r>
        <w:rPr>
          <w:rFonts w:ascii="Times New Roman" w:hAnsi="Times New Roman"/>
          <w:spacing w:val="1"/>
          <w:sz w:val="20"/>
          <w:szCs w:val="20"/>
        </w:rPr>
        <w:t>exploratio</w:t>
      </w:r>
      <w:r>
        <w:rPr>
          <w:rFonts w:ascii="Times New Roman" w:hAnsi="Times New Roman"/>
          <w:sz w:val="20"/>
          <w:szCs w:val="20"/>
        </w:rPr>
        <w:t xml:space="preserve">n </w:t>
      </w:r>
      <w:r>
        <w:rPr>
          <w:rFonts w:ascii="Times New Roman" w:hAnsi="Times New Roman"/>
          <w:spacing w:val="1"/>
          <w:sz w:val="20"/>
          <w:szCs w:val="20"/>
        </w:rPr>
        <w:t>o</w:t>
      </w:r>
      <w:r>
        <w:rPr>
          <w:rFonts w:ascii="Times New Roman" w:hAnsi="Times New Roman"/>
          <w:sz w:val="20"/>
          <w:szCs w:val="20"/>
        </w:rPr>
        <w:t xml:space="preserve">f a </w:t>
      </w:r>
      <w:r>
        <w:rPr>
          <w:rFonts w:ascii="Times New Roman" w:hAnsi="Times New Roman"/>
          <w:spacing w:val="1"/>
          <w:sz w:val="20"/>
          <w:szCs w:val="20"/>
        </w:rPr>
        <w:t>topi</w:t>
      </w:r>
      <w:r>
        <w:rPr>
          <w:rFonts w:ascii="Times New Roman" w:hAnsi="Times New Roman"/>
          <w:sz w:val="20"/>
          <w:szCs w:val="20"/>
        </w:rPr>
        <w:t xml:space="preserve">c </w:t>
      </w:r>
      <w:r>
        <w:rPr>
          <w:rFonts w:ascii="Times New Roman" w:hAnsi="Times New Roman"/>
          <w:spacing w:val="1"/>
          <w:sz w:val="20"/>
          <w:szCs w:val="20"/>
        </w:rPr>
        <w:t>fro</w:t>
      </w:r>
      <w:r>
        <w:rPr>
          <w:rFonts w:ascii="Times New Roman" w:hAnsi="Times New Roman"/>
          <w:sz w:val="20"/>
          <w:szCs w:val="20"/>
        </w:rPr>
        <w:t xml:space="preserve">m a </w:t>
      </w:r>
      <w:r>
        <w:rPr>
          <w:rFonts w:ascii="Times New Roman" w:hAnsi="Times New Roman"/>
          <w:spacing w:val="1"/>
          <w:sz w:val="20"/>
          <w:szCs w:val="20"/>
        </w:rPr>
        <w:t>nursin</w:t>
      </w:r>
      <w:r>
        <w:rPr>
          <w:rFonts w:ascii="Times New Roman" w:hAnsi="Times New Roman"/>
          <w:sz w:val="20"/>
          <w:szCs w:val="20"/>
        </w:rPr>
        <w:t xml:space="preserve">g </w:t>
      </w:r>
      <w:r>
        <w:rPr>
          <w:rFonts w:ascii="Times New Roman" w:hAnsi="Times New Roman"/>
          <w:spacing w:val="1"/>
          <w:sz w:val="20"/>
          <w:szCs w:val="20"/>
        </w:rPr>
        <w:t>practice</w:t>
      </w:r>
      <w:r>
        <w:rPr>
          <w:rFonts w:ascii="Times New Roman" w:hAnsi="Times New Roman"/>
          <w:sz w:val="20"/>
          <w:szCs w:val="20"/>
        </w:rPr>
        <w:t xml:space="preserve">, </w:t>
      </w:r>
      <w:r>
        <w:rPr>
          <w:rFonts w:ascii="Times New Roman" w:hAnsi="Times New Roman"/>
          <w:spacing w:val="1"/>
          <w:sz w:val="20"/>
          <w:szCs w:val="20"/>
        </w:rPr>
        <w:t>educatio</w:t>
      </w:r>
      <w:r>
        <w:rPr>
          <w:rFonts w:ascii="Times New Roman" w:hAnsi="Times New Roman"/>
          <w:sz w:val="20"/>
          <w:szCs w:val="20"/>
        </w:rPr>
        <w:t xml:space="preserve">n </w:t>
      </w:r>
      <w:r>
        <w:rPr>
          <w:rFonts w:ascii="Times New Roman" w:hAnsi="Times New Roman"/>
          <w:spacing w:val="1"/>
          <w:sz w:val="20"/>
          <w:szCs w:val="20"/>
        </w:rPr>
        <w:t>o</w:t>
      </w:r>
      <w:r>
        <w:rPr>
          <w:rFonts w:ascii="Times New Roman" w:hAnsi="Times New Roman"/>
          <w:sz w:val="20"/>
          <w:szCs w:val="20"/>
        </w:rPr>
        <w:t xml:space="preserve">r </w:t>
      </w:r>
      <w:r>
        <w:rPr>
          <w:rFonts w:ascii="Times New Roman" w:hAnsi="Times New Roman"/>
          <w:spacing w:val="1"/>
          <w:sz w:val="20"/>
          <w:szCs w:val="20"/>
        </w:rPr>
        <w:t>administratio</w:t>
      </w:r>
      <w:r>
        <w:rPr>
          <w:rFonts w:ascii="Times New Roman" w:hAnsi="Times New Roman"/>
          <w:sz w:val="20"/>
          <w:szCs w:val="20"/>
        </w:rPr>
        <w:t xml:space="preserve">n </w:t>
      </w:r>
      <w:r>
        <w:rPr>
          <w:rFonts w:ascii="Times New Roman" w:hAnsi="Times New Roman"/>
          <w:spacing w:val="1"/>
          <w:sz w:val="20"/>
          <w:szCs w:val="20"/>
        </w:rPr>
        <w:t>pe</w:t>
      </w:r>
      <w:r>
        <w:rPr>
          <w:rFonts w:ascii="Times New Roman" w:hAnsi="Times New Roman"/>
          <w:spacing w:val="-3"/>
          <w:sz w:val="20"/>
          <w:szCs w:val="20"/>
        </w:rPr>
        <w:t>r</w:t>
      </w:r>
      <w:r>
        <w:rPr>
          <w:rFonts w:ascii="Times New Roman" w:hAnsi="Times New Roman"/>
          <w:sz w:val="20"/>
          <w:szCs w:val="20"/>
        </w:rPr>
        <w:t xml:space="preserve">spective.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w:t>
      </w:r>
      <w:r>
        <w:rPr>
          <w:rFonts w:ascii="Times New Roman" w:hAnsi="Times New Roman"/>
          <w:i/>
          <w:iCs/>
          <w:spacing w:val="-3"/>
          <w:sz w:val="20"/>
          <w:szCs w:val="20"/>
        </w:rPr>
        <w:t xml:space="preserve"> </w:t>
      </w:r>
      <w:r>
        <w:rPr>
          <w:rFonts w:ascii="Times New Roman" w:hAnsi="Times New Roman"/>
          <w:i/>
          <w:iCs/>
          <w:sz w:val="20"/>
          <w:szCs w:val="20"/>
        </w:rPr>
        <w:t>App</w:t>
      </w:r>
      <w:r>
        <w:rPr>
          <w:rFonts w:ascii="Times New Roman" w:hAnsi="Times New Roman"/>
          <w:i/>
          <w:iCs/>
          <w:spacing w:val="-7"/>
          <w:sz w:val="20"/>
          <w:szCs w:val="20"/>
        </w:rPr>
        <w:t>r</w:t>
      </w:r>
      <w:r>
        <w:rPr>
          <w:rFonts w:ascii="Times New Roman" w:hAnsi="Times New Roman"/>
          <w:i/>
          <w:iCs/>
          <w:sz w:val="20"/>
          <w:szCs w:val="20"/>
        </w:rPr>
        <w:t>oval of Coo</w:t>
      </w:r>
      <w:r>
        <w:rPr>
          <w:rFonts w:ascii="Times New Roman" w:hAnsi="Times New Roman"/>
          <w:i/>
          <w:iCs/>
          <w:spacing w:val="-7"/>
          <w:sz w:val="20"/>
          <w:szCs w:val="20"/>
        </w:rPr>
        <w:t>r</w:t>
      </w:r>
      <w:r>
        <w:rPr>
          <w:rFonts w:ascii="Times New Roman" w:hAnsi="Times New Roman"/>
          <w:i/>
          <w:iCs/>
          <w:sz w:val="20"/>
          <w:szCs w:val="20"/>
        </w:rPr>
        <w:t>dinato</w:t>
      </w:r>
      <w:r>
        <w:rPr>
          <w:rFonts w:ascii="Times New Roman" w:hAnsi="Times New Roman"/>
          <w:i/>
          <w:iCs/>
          <w:spacing w:val="-22"/>
          <w:sz w:val="20"/>
          <w:szCs w:val="20"/>
        </w:rPr>
        <w:t>r</w:t>
      </w:r>
      <w:r>
        <w:rPr>
          <w:rFonts w:ascii="Times New Roman" w:hAnsi="Times New Roman"/>
          <w:i/>
          <w:iCs/>
          <w:sz w:val="20"/>
          <w:szCs w:val="20"/>
        </w:rPr>
        <w:t>, Graduate Nursing P</w:t>
      </w:r>
      <w:r>
        <w:rPr>
          <w:rFonts w:ascii="Times New Roman" w:hAnsi="Times New Roman"/>
          <w:i/>
          <w:iCs/>
          <w:spacing w:val="-7"/>
          <w:sz w:val="20"/>
          <w:szCs w:val="20"/>
        </w:rPr>
        <w:t>r</w:t>
      </w:r>
      <w:r>
        <w:rPr>
          <w:rFonts w:ascii="Times New Roman" w:hAnsi="Times New Roman"/>
          <w:i/>
          <w:iCs/>
          <w:sz w:val="20"/>
          <w:szCs w:val="20"/>
        </w:rPr>
        <w:t>ogram.</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 6001 - Instructional Strategies and Evaluation.........................................................3(3-0)</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This</w:t>
      </w:r>
      <w:r>
        <w:rPr>
          <w:rFonts w:ascii="Times New Roman" w:hAnsi="Times New Roman"/>
          <w:spacing w:val="-2"/>
          <w:sz w:val="20"/>
          <w:szCs w:val="20"/>
        </w:rPr>
        <w:t xml:space="preserve"> </w:t>
      </w:r>
      <w:r>
        <w:rPr>
          <w:rFonts w:ascii="Times New Roman" w:hAnsi="Times New Roman"/>
          <w:sz w:val="20"/>
          <w:szCs w:val="20"/>
        </w:rPr>
        <w:t>course</w:t>
      </w:r>
      <w:r>
        <w:rPr>
          <w:rFonts w:ascii="Times New Roman" w:hAnsi="Times New Roman"/>
          <w:spacing w:val="-2"/>
          <w:sz w:val="20"/>
          <w:szCs w:val="20"/>
        </w:rPr>
        <w:t xml:space="preserve"> </w:t>
      </w:r>
      <w:r>
        <w:rPr>
          <w:rFonts w:ascii="Times New Roman" w:hAnsi="Times New Roman"/>
          <w:sz w:val="20"/>
          <w:szCs w:val="20"/>
        </w:rPr>
        <w:t>focuses</w:t>
      </w:r>
      <w:r>
        <w:rPr>
          <w:rFonts w:ascii="Times New Roman" w:hAnsi="Times New Roman"/>
          <w:spacing w:val="-2"/>
          <w:sz w:val="20"/>
          <w:szCs w:val="20"/>
        </w:rPr>
        <w:t xml:space="preserve"> </w:t>
      </w:r>
      <w:r>
        <w:rPr>
          <w:rFonts w:ascii="Times New Roman" w:hAnsi="Times New Roman"/>
          <w:sz w:val="20"/>
          <w:szCs w:val="20"/>
        </w:rPr>
        <w:t>on</w:t>
      </w:r>
      <w:r>
        <w:rPr>
          <w:rFonts w:ascii="Times New Roman" w:hAnsi="Times New Roman"/>
          <w:spacing w:val="-2"/>
          <w:sz w:val="20"/>
          <w:szCs w:val="20"/>
        </w:rPr>
        <w:t xml:space="preserve"> </w:t>
      </w:r>
      <w:r>
        <w:rPr>
          <w:rFonts w:ascii="Times New Roman" w:hAnsi="Times New Roman"/>
          <w:sz w:val="20"/>
          <w:szCs w:val="20"/>
        </w:rPr>
        <w:t>the</w:t>
      </w:r>
      <w:r>
        <w:rPr>
          <w:rFonts w:ascii="Times New Roman" w:hAnsi="Times New Roman"/>
          <w:spacing w:val="-2"/>
          <w:sz w:val="20"/>
          <w:szCs w:val="20"/>
        </w:rPr>
        <w:t xml:space="preserve"> </w:t>
      </w:r>
      <w:r>
        <w:rPr>
          <w:rFonts w:ascii="Times New Roman" w:hAnsi="Times New Roman"/>
          <w:sz w:val="20"/>
          <w:szCs w:val="20"/>
        </w:rPr>
        <w:t>implementation</w:t>
      </w:r>
      <w:r>
        <w:rPr>
          <w:rFonts w:ascii="Times New Roman" w:hAnsi="Times New Roman"/>
          <w:spacing w:val="-2"/>
          <w:sz w:val="20"/>
          <w:szCs w:val="20"/>
        </w:rPr>
        <w:t xml:space="preserve"> </w:t>
      </w:r>
      <w:r>
        <w:rPr>
          <w:rFonts w:ascii="Times New Roman" w:hAnsi="Times New Roman"/>
          <w:sz w:val="20"/>
          <w:szCs w:val="20"/>
        </w:rPr>
        <w:t>of</w:t>
      </w:r>
      <w:r>
        <w:rPr>
          <w:rFonts w:ascii="Times New Roman" w:hAnsi="Times New Roman"/>
          <w:spacing w:val="-2"/>
          <w:sz w:val="20"/>
          <w:szCs w:val="20"/>
        </w:rPr>
        <w:t xml:space="preserve"> </w:t>
      </w:r>
      <w:r>
        <w:rPr>
          <w:rFonts w:ascii="Times New Roman" w:hAnsi="Times New Roman"/>
          <w:sz w:val="20"/>
          <w:szCs w:val="20"/>
        </w:rPr>
        <w:t>various</w:t>
      </w:r>
      <w:r>
        <w:rPr>
          <w:rFonts w:ascii="Times New Roman" w:hAnsi="Times New Roman"/>
          <w:spacing w:val="-2"/>
          <w:sz w:val="20"/>
          <w:szCs w:val="20"/>
        </w:rPr>
        <w:t xml:space="preserve"> </w:t>
      </w:r>
      <w:r>
        <w:rPr>
          <w:rFonts w:ascii="Times New Roman" w:hAnsi="Times New Roman"/>
          <w:sz w:val="20"/>
          <w:szCs w:val="20"/>
        </w:rPr>
        <w:t>teaching</w:t>
      </w:r>
      <w:r>
        <w:rPr>
          <w:rFonts w:ascii="Times New Roman" w:hAnsi="Times New Roman"/>
          <w:spacing w:val="-2"/>
          <w:sz w:val="20"/>
          <w:szCs w:val="20"/>
        </w:rPr>
        <w:t xml:space="preserve"> </w:t>
      </w:r>
      <w:r>
        <w:rPr>
          <w:rFonts w:ascii="Times New Roman" w:hAnsi="Times New Roman"/>
          <w:sz w:val="20"/>
          <w:szCs w:val="20"/>
        </w:rPr>
        <w:t>strategies</w:t>
      </w:r>
      <w:r>
        <w:rPr>
          <w:rFonts w:ascii="Times New Roman" w:hAnsi="Times New Roman"/>
          <w:spacing w:val="-2"/>
          <w:sz w:val="20"/>
          <w:szCs w:val="20"/>
        </w:rPr>
        <w:t xml:space="preserve"> </w:t>
      </w:r>
      <w:r>
        <w:rPr>
          <w:rFonts w:ascii="Times New Roman" w:hAnsi="Times New Roman"/>
          <w:sz w:val="20"/>
          <w:szCs w:val="20"/>
        </w:rPr>
        <w:t>and</w:t>
      </w:r>
      <w:r>
        <w:rPr>
          <w:rFonts w:ascii="Times New Roman" w:hAnsi="Times New Roman"/>
          <w:spacing w:val="-2"/>
          <w:sz w:val="20"/>
          <w:szCs w:val="20"/>
        </w:rPr>
        <w:t xml:space="preserve"> </w:t>
      </w:r>
      <w:r>
        <w:rPr>
          <w:rFonts w:ascii="Times New Roman" w:hAnsi="Times New Roman"/>
          <w:sz w:val="20"/>
          <w:szCs w:val="20"/>
        </w:rPr>
        <w:t>the</w:t>
      </w:r>
      <w:r>
        <w:rPr>
          <w:rFonts w:ascii="Times New Roman" w:hAnsi="Times New Roman"/>
          <w:spacing w:val="-2"/>
          <w:sz w:val="20"/>
          <w:szCs w:val="20"/>
        </w:rPr>
        <w:t xml:space="preserve"> </w:t>
      </w:r>
      <w:r>
        <w:rPr>
          <w:rFonts w:ascii="Times New Roman" w:hAnsi="Times New Roman"/>
          <w:sz w:val="20"/>
          <w:szCs w:val="20"/>
        </w:rPr>
        <w:t>measurement of</w:t>
      </w:r>
      <w:r>
        <w:rPr>
          <w:rFonts w:ascii="Times New Roman" w:hAnsi="Times New Roman"/>
          <w:spacing w:val="3"/>
          <w:sz w:val="20"/>
          <w:szCs w:val="20"/>
        </w:rPr>
        <w:t xml:space="preserve"> </w:t>
      </w:r>
      <w:r>
        <w:rPr>
          <w:rFonts w:ascii="Times New Roman" w:hAnsi="Times New Roman"/>
          <w:sz w:val="20"/>
          <w:szCs w:val="20"/>
        </w:rPr>
        <w:t>learning</w:t>
      </w:r>
      <w:r>
        <w:rPr>
          <w:rFonts w:ascii="Times New Roman" w:hAnsi="Times New Roman"/>
          <w:spacing w:val="3"/>
          <w:sz w:val="20"/>
          <w:szCs w:val="20"/>
        </w:rPr>
        <w:t xml:space="preserve"> </w:t>
      </w:r>
      <w:r>
        <w:rPr>
          <w:rFonts w:ascii="Times New Roman" w:hAnsi="Times New Roman"/>
          <w:sz w:val="20"/>
          <w:szCs w:val="20"/>
        </w:rPr>
        <w:t>outcomes.</w:t>
      </w:r>
      <w:r>
        <w:rPr>
          <w:rFonts w:ascii="Times New Roman" w:hAnsi="Times New Roman"/>
          <w:spacing w:val="3"/>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equisites: Admission</w:t>
      </w:r>
      <w:r>
        <w:rPr>
          <w:rFonts w:ascii="Times New Roman" w:hAnsi="Times New Roman"/>
          <w:i/>
          <w:iCs/>
          <w:spacing w:val="3"/>
          <w:sz w:val="20"/>
          <w:szCs w:val="20"/>
        </w:rPr>
        <w:t xml:space="preserve"> </w:t>
      </w:r>
      <w:r>
        <w:rPr>
          <w:rFonts w:ascii="Times New Roman" w:hAnsi="Times New Roman"/>
          <w:i/>
          <w:iCs/>
          <w:sz w:val="20"/>
          <w:szCs w:val="20"/>
        </w:rPr>
        <w:t>to</w:t>
      </w:r>
      <w:r>
        <w:rPr>
          <w:rFonts w:ascii="Times New Roman" w:hAnsi="Times New Roman"/>
          <w:i/>
          <w:iCs/>
          <w:spacing w:val="3"/>
          <w:sz w:val="20"/>
          <w:szCs w:val="20"/>
        </w:rPr>
        <w:t xml:space="preserve"> </w:t>
      </w:r>
      <w:r>
        <w:rPr>
          <w:rFonts w:ascii="Times New Roman" w:hAnsi="Times New Roman"/>
          <w:i/>
          <w:iCs/>
          <w:sz w:val="20"/>
          <w:szCs w:val="20"/>
        </w:rPr>
        <w:t>Graduate</w:t>
      </w:r>
      <w:r>
        <w:rPr>
          <w:rFonts w:ascii="Times New Roman" w:hAnsi="Times New Roman"/>
          <w:i/>
          <w:iCs/>
          <w:spacing w:val="3"/>
          <w:sz w:val="20"/>
          <w:szCs w:val="20"/>
        </w:rPr>
        <w:t xml:space="preserve"> </w:t>
      </w:r>
      <w:r>
        <w:rPr>
          <w:rFonts w:ascii="Times New Roman" w:hAnsi="Times New Roman"/>
          <w:i/>
          <w:iCs/>
          <w:sz w:val="20"/>
          <w:szCs w:val="20"/>
        </w:rPr>
        <w:t>Nursing</w:t>
      </w:r>
      <w:r>
        <w:rPr>
          <w:rFonts w:ascii="Times New Roman" w:hAnsi="Times New Roman"/>
          <w:i/>
          <w:iCs/>
          <w:spacing w:val="3"/>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ogram</w:t>
      </w:r>
      <w:r>
        <w:rPr>
          <w:rFonts w:ascii="Times New Roman" w:hAnsi="Times New Roman"/>
          <w:i/>
          <w:iCs/>
          <w:spacing w:val="3"/>
          <w:sz w:val="20"/>
          <w:szCs w:val="20"/>
        </w:rPr>
        <w:t xml:space="preserve"> </w:t>
      </w:r>
      <w:r>
        <w:rPr>
          <w:rFonts w:ascii="Times New Roman" w:hAnsi="Times New Roman"/>
          <w:i/>
          <w:iCs/>
          <w:sz w:val="20"/>
          <w:szCs w:val="20"/>
        </w:rPr>
        <w:t>or</w:t>
      </w:r>
      <w:r>
        <w:rPr>
          <w:rFonts w:ascii="Times New Roman" w:hAnsi="Times New Roman"/>
          <w:i/>
          <w:iCs/>
          <w:spacing w:val="3"/>
          <w:sz w:val="20"/>
          <w:szCs w:val="20"/>
        </w:rPr>
        <w:t xml:space="preserve"> </w:t>
      </w:r>
      <w:r>
        <w:rPr>
          <w:rFonts w:ascii="Times New Roman" w:hAnsi="Times New Roman"/>
          <w:i/>
          <w:iCs/>
          <w:sz w:val="20"/>
          <w:szCs w:val="20"/>
        </w:rPr>
        <w:t>app</w:t>
      </w:r>
      <w:r>
        <w:rPr>
          <w:rFonts w:ascii="Times New Roman" w:hAnsi="Times New Roman"/>
          <w:i/>
          <w:iCs/>
          <w:spacing w:val="-7"/>
          <w:sz w:val="20"/>
          <w:szCs w:val="20"/>
        </w:rPr>
        <w:t>r</w:t>
      </w:r>
      <w:r>
        <w:rPr>
          <w:rFonts w:ascii="Times New Roman" w:hAnsi="Times New Roman"/>
          <w:i/>
          <w:iCs/>
          <w:sz w:val="20"/>
          <w:szCs w:val="20"/>
        </w:rPr>
        <w:t>oval</w:t>
      </w:r>
      <w:r>
        <w:rPr>
          <w:rFonts w:ascii="Times New Roman" w:hAnsi="Times New Roman"/>
          <w:i/>
          <w:iCs/>
          <w:spacing w:val="3"/>
          <w:sz w:val="20"/>
          <w:szCs w:val="20"/>
        </w:rPr>
        <w:t xml:space="preserve"> </w:t>
      </w:r>
      <w:r>
        <w:rPr>
          <w:rFonts w:ascii="Times New Roman" w:hAnsi="Times New Roman"/>
          <w:i/>
          <w:iCs/>
          <w:sz w:val="20"/>
          <w:szCs w:val="20"/>
        </w:rPr>
        <w:t>of Graduate Nursing Coo</w:t>
      </w:r>
      <w:r>
        <w:rPr>
          <w:rFonts w:ascii="Times New Roman" w:hAnsi="Times New Roman"/>
          <w:i/>
          <w:iCs/>
          <w:spacing w:val="-7"/>
          <w:sz w:val="20"/>
          <w:szCs w:val="20"/>
        </w:rPr>
        <w:t>r</w:t>
      </w:r>
      <w:r>
        <w:rPr>
          <w:rFonts w:ascii="Times New Roman" w:hAnsi="Times New Roman"/>
          <w:i/>
          <w:iCs/>
          <w:sz w:val="20"/>
          <w:szCs w:val="20"/>
        </w:rPr>
        <w:t>dinato</w:t>
      </w:r>
      <w:r>
        <w:rPr>
          <w:rFonts w:ascii="Times New Roman" w:hAnsi="Times New Roman"/>
          <w:i/>
          <w:iCs/>
          <w:spacing w:val="-22"/>
          <w:sz w:val="20"/>
          <w:szCs w:val="20"/>
        </w:rPr>
        <w:t>r</w:t>
      </w:r>
      <w:r>
        <w:rPr>
          <w:rFonts w:ascii="Times New Roman" w:hAnsi="Times New Roman"/>
          <w:i/>
          <w:iCs/>
          <w:sz w:val="20"/>
          <w:szCs w:val="20"/>
        </w:rPr>
        <w:t>.</w:t>
      </w:r>
    </w:p>
    <w:p w:rsidR="00505D4E" w:rsidRDefault="00505D4E" w:rsidP="00505D4E">
      <w:pPr>
        <w:widowControl w:val="0"/>
        <w:tabs>
          <w:tab w:val="left" w:pos="9180"/>
        </w:tabs>
        <w:autoSpaceDE w:val="0"/>
        <w:autoSpaceDN w:val="0"/>
        <w:adjustRightInd w:val="0"/>
        <w:spacing w:after="0" w:line="245" w:lineRule="exact"/>
        <w:ind w:left="360" w:right="180" w:firstLine="0"/>
        <w:jc w:val="both"/>
        <w:rPr>
          <w:rFonts w:ascii="Times New Roman" w:hAnsi="Times New Roman"/>
          <w:sz w:val="20"/>
          <w:szCs w:val="20"/>
        </w:rPr>
      </w:pPr>
      <w:r>
        <w:rPr>
          <w:rFonts w:ascii="Times New Roman" w:hAnsi="Times New Roman"/>
          <w:b/>
          <w:bCs/>
          <w:position w:val="1"/>
          <w:sz w:val="20"/>
          <w:szCs w:val="20"/>
        </w:rPr>
        <w:t>NURS</w:t>
      </w:r>
      <w:r>
        <w:rPr>
          <w:rFonts w:ascii="Times New Roman" w:hAnsi="Times New Roman"/>
          <w:b/>
          <w:bCs/>
          <w:spacing w:val="5"/>
          <w:position w:val="1"/>
          <w:sz w:val="20"/>
          <w:szCs w:val="20"/>
        </w:rPr>
        <w:t xml:space="preserve"> </w:t>
      </w:r>
      <w:r>
        <w:rPr>
          <w:rFonts w:ascii="Times New Roman" w:hAnsi="Times New Roman"/>
          <w:b/>
          <w:bCs/>
          <w:position w:val="1"/>
          <w:sz w:val="20"/>
          <w:szCs w:val="20"/>
        </w:rPr>
        <w:t>6101-</w:t>
      </w:r>
      <w:r>
        <w:rPr>
          <w:rFonts w:ascii="Times New Roman" w:hAnsi="Times New Roman"/>
          <w:b/>
          <w:bCs/>
          <w:spacing w:val="5"/>
          <w:position w:val="1"/>
          <w:sz w:val="20"/>
          <w:szCs w:val="20"/>
        </w:rPr>
        <w:t xml:space="preserve"> </w:t>
      </w:r>
      <w:r>
        <w:rPr>
          <w:rFonts w:ascii="Times New Roman" w:hAnsi="Times New Roman"/>
          <w:b/>
          <w:bCs/>
          <w:position w:val="1"/>
          <w:sz w:val="20"/>
          <w:szCs w:val="20"/>
        </w:rPr>
        <w:t>Primary</w:t>
      </w:r>
      <w:r>
        <w:rPr>
          <w:rFonts w:ascii="Times New Roman" w:hAnsi="Times New Roman"/>
          <w:b/>
          <w:bCs/>
          <w:spacing w:val="5"/>
          <w:position w:val="1"/>
          <w:sz w:val="20"/>
          <w:szCs w:val="20"/>
        </w:rPr>
        <w:t xml:space="preserve"> </w:t>
      </w:r>
      <w:r>
        <w:rPr>
          <w:rFonts w:ascii="Times New Roman" w:hAnsi="Times New Roman"/>
          <w:b/>
          <w:bCs/>
          <w:position w:val="1"/>
          <w:sz w:val="20"/>
          <w:szCs w:val="20"/>
        </w:rPr>
        <w:t>Ca</w:t>
      </w:r>
      <w:r>
        <w:rPr>
          <w:rFonts w:ascii="Times New Roman" w:hAnsi="Times New Roman"/>
          <w:b/>
          <w:bCs/>
          <w:spacing w:val="-4"/>
          <w:position w:val="1"/>
          <w:sz w:val="20"/>
          <w:szCs w:val="20"/>
        </w:rPr>
        <w:t>r</w:t>
      </w:r>
      <w:r>
        <w:rPr>
          <w:rFonts w:ascii="Times New Roman" w:hAnsi="Times New Roman"/>
          <w:b/>
          <w:bCs/>
          <w:position w:val="1"/>
          <w:sz w:val="20"/>
          <w:szCs w:val="20"/>
        </w:rPr>
        <w:t>e</w:t>
      </w:r>
      <w:r>
        <w:rPr>
          <w:rFonts w:ascii="Times New Roman" w:hAnsi="Times New Roman"/>
          <w:b/>
          <w:bCs/>
          <w:spacing w:val="5"/>
          <w:position w:val="1"/>
          <w:sz w:val="20"/>
          <w:szCs w:val="20"/>
        </w:rPr>
        <w:t xml:space="preserve"> </w:t>
      </w:r>
      <w:r>
        <w:rPr>
          <w:rFonts w:ascii="Times New Roman" w:hAnsi="Times New Roman"/>
          <w:b/>
          <w:bCs/>
          <w:position w:val="1"/>
          <w:sz w:val="20"/>
          <w:szCs w:val="20"/>
        </w:rPr>
        <w:t>of</w:t>
      </w:r>
      <w:r>
        <w:rPr>
          <w:rFonts w:ascii="Times New Roman" w:hAnsi="Times New Roman"/>
          <w:b/>
          <w:bCs/>
          <w:spacing w:val="2"/>
          <w:position w:val="1"/>
          <w:sz w:val="20"/>
          <w:szCs w:val="20"/>
        </w:rPr>
        <w:t xml:space="preserve"> </w:t>
      </w:r>
      <w:r>
        <w:rPr>
          <w:rFonts w:ascii="Times New Roman" w:hAnsi="Times New Roman"/>
          <w:b/>
          <w:bCs/>
          <w:spacing w:val="-11"/>
          <w:position w:val="1"/>
          <w:sz w:val="20"/>
          <w:szCs w:val="20"/>
        </w:rPr>
        <w:t>W</w:t>
      </w:r>
      <w:r>
        <w:rPr>
          <w:rFonts w:ascii="Times New Roman" w:hAnsi="Times New Roman"/>
          <w:b/>
          <w:bCs/>
          <w:position w:val="1"/>
          <w:sz w:val="20"/>
          <w:szCs w:val="20"/>
        </w:rPr>
        <w:t>omen...................................................................................</w:t>
      </w:r>
      <w:r>
        <w:rPr>
          <w:rFonts w:ascii="Times New Roman" w:hAnsi="Times New Roman"/>
          <w:b/>
          <w:bCs/>
          <w:position w:val="-1"/>
          <w:sz w:val="20"/>
          <w:szCs w:val="20"/>
        </w:rPr>
        <w:t>4(2-8)</w:t>
      </w:r>
    </w:p>
    <w:p w:rsidR="00505D4E" w:rsidRDefault="00505D4E" w:rsidP="00505D4E">
      <w:pPr>
        <w:widowControl w:val="0"/>
        <w:tabs>
          <w:tab w:val="left" w:pos="9180"/>
        </w:tabs>
        <w:autoSpaceDE w:val="0"/>
        <w:autoSpaceDN w:val="0"/>
        <w:adjustRightInd w:val="0"/>
        <w:spacing w:after="0" w:line="225" w:lineRule="exact"/>
        <w:ind w:left="360" w:right="180" w:firstLine="0"/>
        <w:jc w:val="both"/>
        <w:rPr>
          <w:rFonts w:ascii="Times New Roman" w:hAnsi="Times New Roman"/>
          <w:sz w:val="20"/>
          <w:szCs w:val="20"/>
        </w:rPr>
      </w:pPr>
      <w:r>
        <w:rPr>
          <w:rFonts w:ascii="Times New Roman" w:hAnsi="Times New Roman"/>
          <w:spacing w:val="1"/>
          <w:sz w:val="20"/>
          <w:szCs w:val="20"/>
        </w:rPr>
        <w:t>Thi</w:t>
      </w:r>
      <w:r>
        <w:rPr>
          <w:rFonts w:ascii="Times New Roman" w:hAnsi="Times New Roman"/>
          <w:sz w:val="20"/>
          <w:szCs w:val="20"/>
        </w:rPr>
        <w:t>s</w:t>
      </w:r>
      <w:r>
        <w:rPr>
          <w:rFonts w:ascii="Times New Roman" w:hAnsi="Times New Roman"/>
          <w:spacing w:val="14"/>
          <w:sz w:val="20"/>
          <w:szCs w:val="20"/>
        </w:rPr>
        <w:t xml:space="preserve"> </w:t>
      </w:r>
      <w:r>
        <w:rPr>
          <w:rFonts w:ascii="Times New Roman" w:hAnsi="Times New Roman"/>
          <w:spacing w:val="1"/>
          <w:sz w:val="20"/>
          <w:szCs w:val="20"/>
        </w:rPr>
        <w:t>cours</w:t>
      </w:r>
      <w:r>
        <w:rPr>
          <w:rFonts w:ascii="Times New Roman" w:hAnsi="Times New Roman"/>
          <w:sz w:val="20"/>
          <w:szCs w:val="20"/>
        </w:rPr>
        <w:t>e</w:t>
      </w:r>
      <w:r>
        <w:rPr>
          <w:rFonts w:ascii="Times New Roman" w:hAnsi="Times New Roman"/>
          <w:spacing w:val="14"/>
          <w:sz w:val="20"/>
          <w:szCs w:val="20"/>
        </w:rPr>
        <w:t xml:space="preserve"> </w:t>
      </w:r>
      <w:r>
        <w:rPr>
          <w:rFonts w:ascii="Times New Roman" w:hAnsi="Times New Roman"/>
          <w:spacing w:val="1"/>
          <w:sz w:val="20"/>
          <w:szCs w:val="20"/>
        </w:rPr>
        <w:t>present</w:t>
      </w:r>
      <w:r>
        <w:rPr>
          <w:rFonts w:ascii="Times New Roman" w:hAnsi="Times New Roman"/>
          <w:sz w:val="20"/>
          <w:szCs w:val="20"/>
        </w:rPr>
        <w:t>s</w:t>
      </w:r>
      <w:r>
        <w:rPr>
          <w:rFonts w:ascii="Times New Roman" w:hAnsi="Times New Roman"/>
          <w:spacing w:val="14"/>
          <w:sz w:val="20"/>
          <w:szCs w:val="20"/>
        </w:rPr>
        <w:t xml:space="preserve"> </w:t>
      </w:r>
      <w:r>
        <w:rPr>
          <w:rFonts w:ascii="Times New Roman" w:hAnsi="Times New Roman"/>
          <w:spacing w:val="1"/>
          <w:sz w:val="20"/>
          <w:szCs w:val="20"/>
        </w:rPr>
        <w:t>th</w:t>
      </w:r>
      <w:r>
        <w:rPr>
          <w:rFonts w:ascii="Times New Roman" w:hAnsi="Times New Roman"/>
          <w:sz w:val="20"/>
          <w:szCs w:val="20"/>
        </w:rPr>
        <w:t>e</w:t>
      </w:r>
      <w:r>
        <w:rPr>
          <w:rFonts w:ascii="Times New Roman" w:hAnsi="Times New Roman"/>
          <w:spacing w:val="14"/>
          <w:sz w:val="20"/>
          <w:szCs w:val="20"/>
        </w:rPr>
        <w:t xml:space="preserve"> </w:t>
      </w:r>
      <w:r>
        <w:rPr>
          <w:rFonts w:ascii="Times New Roman" w:hAnsi="Times New Roman"/>
          <w:spacing w:val="1"/>
          <w:sz w:val="20"/>
          <w:szCs w:val="20"/>
        </w:rPr>
        <w:t>theoretica</w:t>
      </w:r>
      <w:r>
        <w:rPr>
          <w:rFonts w:ascii="Times New Roman" w:hAnsi="Times New Roman"/>
          <w:sz w:val="20"/>
          <w:szCs w:val="20"/>
        </w:rPr>
        <w:t>l</w:t>
      </w:r>
      <w:r>
        <w:rPr>
          <w:rFonts w:ascii="Times New Roman" w:hAnsi="Times New Roman"/>
          <w:spacing w:val="14"/>
          <w:sz w:val="20"/>
          <w:szCs w:val="20"/>
        </w:rPr>
        <w:t xml:space="preserve"> </w:t>
      </w:r>
      <w:r>
        <w:rPr>
          <w:rFonts w:ascii="Times New Roman" w:hAnsi="Times New Roman"/>
          <w:spacing w:val="1"/>
          <w:sz w:val="20"/>
          <w:szCs w:val="20"/>
        </w:rPr>
        <w:t>an</w:t>
      </w:r>
      <w:r>
        <w:rPr>
          <w:rFonts w:ascii="Times New Roman" w:hAnsi="Times New Roman"/>
          <w:sz w:val="20"/>
          <w:szCs w:val="20"/>
        </w:rPr>
        <w:t>d</w:t>
      </w:r>
      <w:r>
        <w:rPr>
          <w:rFonts w:ascii="Times New Roman" w:hAnsi="Times New Roman"/>
          <w:spacing w:val="14"/>
          <w:sz w:val="20"/>
          <w:szCs w:val="20"/>
        </w:rPr>
        <w:t xml:space="preserve"> </w:t>
      </w:r>
      <w:r>
        <w:rPr>
          <w:rFonts w:ascii="Times New Roman" w:hAnsi="Times New Roman"/>
          <w:spacing w:val="1"/>
          <w:sz w:val="20"/>
          <w:szCs w:val="20"/>
        </w:rPr>
        <w:t>clinica</w:t>
      </w:r>
      <w:r>
        <w:rPr>
          <w:rFonts w:ascii="Times New Roman" w:hAnsi="Times New Roman"/>
          <w:sz w:val="20"/>
          <w:szCs w:val="20"/>
        </w:rPr>
        <w:t>l</w:t>
      </w:r>
      <w:r>
        <w:rPr>
          <w:rFonts w:ascii="Times New Roman" w:hAnsi="Times New Roman"/>
          <w:spacing w:val="14"/>
          <w:sz w:val="20"/>
          <w:szCs w:val="20"/>
        </w:rPr>
        <w:t xml:space="preserve"> </w:t>
      </w:r>
      <w:r>
        <w:rPr>
          <w:rFonts w:ascii="Times New Roman" w:hAnsi="Times New Roman"/>
          <w:spacing w:val="1"/>
          <w:sz w:val="20"/>
          <w:szCs w:val="20"/>
        </w:rPr>
        <w:t>basi</w:t>
      </w:r>
      <w:r>
        <w:rPr>
          <w:rFonts w:ascii="Times New Roman" w:hAnsi="Times New Roman"/>
          <w:sz w:val="20"/>
          <w:szCs w:val="20"/>
        </w:rPr>
        <w:t>s</w:t>
      </w:r>
      <w:r>
        <w:rPr>
          <w:rFonts w:ascii="Times New Roman" w:hAnsi="Times New Roman"/>
          <w:spacing w:val="14"/>
          <w:sz w:val="20"/>
          <w:szCs w:val="20"/>
        </w:rPr>
        <w:t xml:space="preserve"> </w:t>
      </w:r>
      <w:r>
        <w:rPr>
          <w:rFonts w:ascii="Times New Roman" w:hAnsi="Times New Roman"/>
          <w:spacing w:val="1"/>
          <w:sz w:val="20"/>
          <w:szCs w:val="20"/>
        </w:rPr>
        <w:t>fo</w:t>
      </w:r>
      <w:r>
        <w:rPr>
          <w:rFonts w:ascii="Times New Roman" w:hAnsi="Times New Roman"/>
          <w:sz w:val="20"/>
          <w:szCs w:val="20"/>
        </w:rPr>
        <w:t>r</w:t>
      </w:r>
      <w:r>
        <w:rPr>
          <w:rFonts w:ascii="Times New Roman" w:hAnsi="Times New Roman"/>
          <w:spacing w:val="14"/>
          <w:sz w:val="20"/>
          <w:szCs w:val="20"/>
        </w:rPr>
        <w:t xml:space="preserve"> </w:t>
      </w:r>
      <w:r>
        <w:rPr>
          <w:rFonts w:ascii="Times New Roman" w:hAnsi="Times New Roman"/>
          <w:spacing w:val="1"/>
          <w:sz w:val="20"/>
          <w:szCs w:val="20"/>
        </w:rPr>
        <w:t>advance</w:t>
      </w:r>
      <w:r>
        <w:rPr>
          <w:rFonts w:ascii="Times New Roman" w:hAnsi="Times New Roman"/>
          <w:sz w:val="20"/>
          <w:szCs w:val="20"/>
        </w:rPr>
        <w:t>d</w:t>
      </w:r>
      <w:r>
        <w:rPr>
          <w:rFonts w:ascii="Times New Roman" w:hAnsi="Times New Roman"/>
          <w:spacing w:val="14"/>
          <w:sz w:val="20"/>
          <w:szCs w:val="20"/>
        </w:rPr>
        <w:t xml:space="preserve"> </w:t>
      </w:r>
      <w:r>
        <w:rPr>
          <w:rFonts w:ascii="Times New Roman" w:hAnsi="Times New Roman"/>
          <w:spacing w:val="1"/>
          <w:sz w:val="20"/>
          <w:szCs w:val="20"/>
        </w:rPr>
        <w:t>nursin</w:t>
      </w:r>
      <w:r>
        <w:rPr>
          <w:rFonts w:ascii="Times New Roman" w:hAnsi="Times New Roman"/>
          <w:sz w:val="20"/>
          <w:szCs w:val="20"/>
        </w:rPr>
        <w:t>g</w:t>
      </w:r>
      <w:r>
        <w:rPr>
          <w:rFonts w:ascii="Times New Roman" w:hAnsi="Times New Roman"/>
          <w:spacing w:val="14"/>
          <w:sz w:val="20"/>
          <w:szCs w:val="20"/>
        </w:rPr>
        <w:t xml:space="preserve"> </w:t>
      </w:r>
      <w:r>
        <w:rPr>
          <w:rFonts w:ascii="Times New Roman" w:hAnsi="Times New Roman"/>
          <w:spacing w:val="1"/>
          <w:sz w:val="20"/>
          <w:szCs w:val="20"/>
        </w:rPr>
        <w:t>managemen</w:t>
      </w:r>
      <w:r>
        <w:rPr>
          <w:rFonts w:ascii="Times New Roman" w:hAnsi="Times New Roman"/>
          <w:sz w:val="20"/>
          <w:szCs w:val="20"/>
        </w:rPr>
        <w:t>t</w:t>
      </w:r>
      <w:r>
        <w:rPr>
          <w:rFonts w:ascii="Times New Roman" w:hAnsi="Times New Roman"/>
          <w:spacing w:val="14"/>
          <w:sz w:val="20"/>
          <w:szCs w:val="20"/>
        </w:rPr>
        <w:t xml:space="preserve"> </w:t>
      </w:r>
      <w:r>
        <w:rPr>
          <w:rFonts w:ascii="Times New Roman" w:hAnsi="Times New Roman"/>
          <w:spacing w:val="1"/>
          <w:sz w:val="20"/>
          <w:szCs w:val="20"/>
        </w:rPr>
        <w:t>of women</w:t>
      </w:r>
      <w:r>
        <w:rPr>
          <w:rFonts w:ascii="Times New Roman" w:hAnsi="Times New Roman"/>
          <w:sz w:val="20"/>
          <w:szCs w:val="20"/>
        </w:rPr>
        <w:t xml:space="preserve">. </w:t>
      </w:r>
      <w:r>
        <w:rPr>
          <w:rFonts w:ascii="Times New Roman" w:hAnsi="Times New Roman"/>
          <w:spacing w:val="1"/>
          <w:sz w:val="20"/>
          <w:szCs w:val="20"/>
        </w:rPr>
        <w:t>Conten</w:t>
      </w:r>
      <w:r>
        <w:rPr>
          <w:rFonts w:ascii="Times New Roman" w:hAnsi="Times New Roman"/>
          <w:sz w:val="20"/>
          <w:szCs w:val="20"/>
        </w:rPr>
        <w:t xml:space="preserve">t </w:t>
      </w:r>
      <w:r>
        <w:rPr>
          <w:rFonts w:ascii="Times New Roman" w:hAnsi="Times New Roman"/>
          <w:spacing w:val="1"/>
          <w:sz w:val="20"/>
          <w:szCs w:val="20"/>
        </w:rPr>
        <w:t>include</w:t>
      </w:r>
      <w:r>
        <w:rPr>
          <w:rFonts w:ascii="Times New Roman" w:hAnsi="Times New Roman"/>
          <w:sz w:val="20"/>
          <w:szCs w:val="20"/>
        </w:rPr>
        <w:t xml:space="preserve">s </w:t>
      </w:r>
      <w:r>
        <w:rPr>
          <w:rFonts w:ascii="Times New Roman" w:hAnsi="Times New Roman"/>
          <w:spacing w:val="1"/>
          <w:sz w:val="20"/>
          <w:szCs w:val="20"/>
        </w:rPr>
        <w:t>healt</w:t>
      </w:r>
      <w:r>
        <w:rPr>
          <w:rFonts w:ascii="Times New Roman" w:hAnsi="Times New Roman"/>
          <w:sz w:val="20"/>
          <w:szCs w:val="20"/>
        </w:rPr>
        <w:t xml:space="preserve">h </w:t>
      </w:r>
      <w:r>
        <w:rPr>
          <w:rFonts w:ascii="Times New Roman" w:hAnsi="Times New Roman"/>
          <w:spacing w:val="1"/>
          <w:sz w:val="20"/>
          <w:szCs w:val="20"/>
        </w:rPr>
        <w:t>maintenance</w:t>
      </w:r>
      <w:r>
        <w:rPr>
          <w:rFonts w:ascii="Times New Roman" w:hAnsi="Times New Roman"/>
          <w:sz w:val="20"/>
          <w:szCs w:val="20"/>
        </w:rPr>
        <w:t xml:space="preserve">, </w:t>
      </w:r>
      <w:r>
        <w:rPr>
          <w:rFonts w:ascii="Times New Roman" w:hAnsi="Times New Roman"/>
          <w:spacing w:val="1"/>
          <w:sz w:val="20"/>
          <w:szCs w:val="20"/>
        </w:rPr>
        <w:t>healt</w:t>
      </w:r>
      <w:r>
        <w:rPr>
          <w:rFonts w:ascii="Times New Roman" w:hAnsi="Times New Roman"/>
          <w:sz w:val="20"/>
          <w:szCs w:val="20"/>
        </w:rPr>
        <w:t xml:space="preserve">h </w:t>
      </w:r>
      <w:r>
        <w:rPr>
          <w:rFonts w:ascii="Times New Roman" w:hAnsi="Times New Roman"/>
          <w:spacing w:val="1"/>
          <w:sz w:val="20"/>
          <w:szCs w:val="20"/>
        </w:rPr>
        <w:t>teaching</w:t>
      </w:r>
      <w:r>
        <w:rPr>
          <w:rFonts w:ascii="Times New Roman" w:hAnsi="Times New Roman"/>
          <w:sz w:val="20"/>
          <w:szCs w:val="20"/>
        </w:rPr>
        <w:t xml:space="preserve">, </w:t>
      </w:r>
      <w:r>
        <w:rPr>
          <w:rFonts w:ascii="Times New Roman" w:hAnsi="Times New Roman"/>
          <w:spacing w:val="1"/>
          <w:sz w:val="20"/>
          <w:szCs w:val="20"/>
        </w:rPr>
        <w:t>behavioral/developmenta</w:t>
      </w:r>
      <w:r>
        <w:rPr>
          <w:rFonts w:ascii="Times New Roman" w:hAnsi="Times New Roman"/>
          <w:sz w:val="20"/>
          <w:szCs w:val="20"/>
        </w:rPr>
        <w:t>l</w:t>
      </w:r>
      <w:r>
        <w:rPr>
          <w:rFonts w:ascii="Times New Roman" w:hAnsi="Times New Roman"/>
          <w:spacing w:val="1"/>
          <w:sz w:val="20"/>
          <w:szCs w:val="20"/>
        </w:rPr>
        <w:t xml:space="preserve"> is</w:t>
      </w:r>
      <w:r>
        <w:rPr>
          <w:rFonts w:ascii="Times New Roman" w:hAnsi="Times New Roman"/>
          <w:sz w:val="20"/>
          <w:szCs w:val="20"/>
        </w:rPr>
        <w:t>sues, counseling</w:t>
      </w:r>
      <w:r>
        <w:rPr>
          <w:rFonts w:ascii="Times New Roman" w:hAnsi="Times New Roman"/>
          <w:spacing w:val="1"/>
          <w:sz w:val="20"/>
          <w:szCs w:val="20"/>
        </w:rPr>
        <w:t xml:space="preserve"> </w:t>
      </w:r>
      <w:r>
        <w:rPr>
          <w:rFonts w:ascii="Times New Roman" w:hAnsi="Times New Roman"/>
          <w:sz w:val="20"/>
          <w:szCs w:val="20"/>
        </w:rPr>
        <w:t>and nursing management</w:t>
      </w:r>
      <w:r>
        <w:rPr>
          <w:rFonts w:ascii="Times New Roman" w:hAnsi="Times New Roman"/>
          <w:spacing w:val="1"/>
          <w:sz w:val="20"/>
          <w:szCs w:val="20"/>
        </w:rPr>
        <w:t xml:space="preserve"> </w:t>
      </w:r>
      <w:r>
        <w:rPr>
          <w:rFonts w:ascii="Times New Roman" w:hAnsi="Times New Roman"/>
          <w:sz w:val="20"/>
          <w:szCs w:val="20"/>
        </w:rPr>
        <w:t>of pregnancy</w:t>
      </w:r>
      <w:r>
        <w:rPr>
          <w:rFonts w:ascii="Times New Roman" w:hAnsi="Times New Roman"/>
          <w:spacing w:val="1"/>
          <w:sz w:val="20"/>
          <w:szCs w:val="20"/>
        </w:rPr>
        <w:t xml:space="preserve"> </w:t>
      </w:r>
      <w:r>
        <w:rPr>
          <w:rFonts w:ascii="Times New Roman" w:hAnsi="Times New Roman"/>
          <w:sz w:val="20"/>
          <w:szCs w:val="20"/>
        </w:rPr>
        <w:t>and health</w:t>
      </w:r>
      <w:r>
        <w:rPr>
          <w:rFonts w:ascii="Times New Roman" w:hAnsi="Times New Roman"/>
          <w:spacing w:val="1"/>
          <w:sz w:val="20"/>
          <w:szCs w:val="20"/>
        </w:rPr>
        <w:t xml:space="preserve"> </w:t>
      </w:r>
      <w:r>
        <w:rPr>
          <w:rFonts w:ascii="Times New Roman" w:hAnsi="Times New Roman"/>
          <w:sz w:val="20"/>
          <w:szCs w:val="20"/>
        </w:rPr>
        <w:t>problems</w:t>
      </w:r>
      <w:r>
        <w:rPr>
          <w:rFonts w:ascii="Times New Roman" w:hAnsi="Times New Roman"/>
          <w:spacing w:val="1"/>
          <w:sz w:val="20"/>
          <w:szCs w:val="20"/>
        </w:rPr>
        <w:t xml:space="preserve"> </w:t>
      </w:r>
      <w:r>
        <w:rPr>
          <w:rFonts w:ascii="Times New Roman" w:hAnsi="Times New Roman"/>
          <w:sz w:val="20"/>
          <w:szCs w:val="20"/>
        </w:rPr>
        <w:t xml:space="preserve">of women.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 xml:space="preserve">e- </w:t>
      </w:r>
      <w:r>
        <w:rPr>
          <w:rFonts w:ascii="Times New Roman" w:hAnsi="Times New Roman"/>
          <w:i/>
          <w:iCs/>
          <w:spacing w:val="-7"/>
          <w:sz w:val="20"/>
          <w:szCs w:val="20"/>
        </w:rPr>
        <w:t>r</w:t>
      </w:r>
      <w:r>
        <w:rPr>
          <w:rFonts w:ascii="Times New Roman" w:hAnsi="Times New Roman"/>
          <w:i/>
          <w:iCs/>
          <w:sz w:val="20"/>
          <w:szCs w:val="20"/>
        </w:rPr>
        <w:t>equisite: NURS 5421.</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 6102 - Primary Ca</w:t>
      </w:r>
      <w:r>
        <w:rPr>
          <w:rFonts w:ascii="Times New Roman" w:hAnsi="Times New Roman"/>
          <w:b/>
          <w:bCs/>
          <w:spacing w:val="-4"/>
          <w:sz w:val="20"/>
          <w:szCs w:val="20"/>
        </w:rPr>
        <w:t>r</w:t>
      </w:r>
      <w:r>
        <w:rPr>
          <w:rFonts w:ascii="Times New Roman" w:hAnsi="Times New Roman"/>
          <w:b/>
          <w:bCs/>
          <w:sz w:val="20"/>
          <w:szCs w:val="20"/>
        </w:rPr>
        <w:t>e of</w:t>
      </w:r>
      <w:r>
        <w:rPr>
          <w:rFonts w:ascii="Times New Roman" w:hAnsi="Times New Roman"/>
          <w:b/>
          <w:bCs/>
          <w:spacing w:val="-4"/>
          <w:sz w:val="20"/>
          <w:szCs w:val="20"/>
        </w:rPr>
        <w:t xml:space="preserve"> </w:t>
      </w:r>
      <w:r>
        <w:rPr>
          <w:rFonts w:ascii="Times New Roman" w:hAnsi="Times New Roman"/>
          <w:b/>
          <w:bCs/>
          <w:spacing w:val="-11"/>
          <w:sz w:val="20"/>
          <w:szCs w:val="20"/>
        </w:rPr>
        <w:t>W</w:t>
      </w:r>
      <w:r>
        <w:rPr>
          <w:rFonts w:ascii="Times New Roman" w:hAnsi="Times New Roman"/>
          <w:b/>
          <w:bCs/>
          <w:sz w:val="20"/>
          <w:szCs w:val="20"/>
        </w:rPr>
        <w:t xml:space="preserve">omen Clinical....................................................................2(0-8) </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A</w:t>
      </w:r>
      <w:r>
        <w:rPr>
          <w:rFonts w:ascii="Times New Roman" w:hAnsi="Times New Roman"/>
          <w:spacing w:val="-8"/>
          <w:sz w:val="20"/>
          <w:szCs w:val="20"/>
        </w:rPr>
        <w:t xml:space="preserve"> </w:t>
      </w:r>
      <w:r>
        <w:rPr>
          <w:rFonts w:ascii="Times New Roman" w:hAnsi="Times New Roman"/>
          <w:sz w:val="20"/>
          <w:szCs w:val="20"/>
        </w:rPr>
        <w:t>clinical</w:t>
      </w:r>
      <w:r>
        <w:rPr>
          <w:rFonts w:ascii="Times New Roman" w:hAnsi="Times New Roman"/>
          <w:spacing w:val="4"/>
          <w:sz w:val="20"/>
          <w:szCs w:val="20"/>
        </w:rPr>
        <w:t xml:space="preserve"> </w:t>
      </w:r>
      <w:r>
        <w:rPr>
          <w:rFonts w:ascii="Times New Roman" w:hAnsi="Times New Roman"/>
          <w:sz w:val="20"/>
          <w:szCs w:val="20"/>
        </w:rPr>
        <w:t>elective</w:t>
      </w:r>
      <w:r>
        <w:rPr>
          <w:rFonts w:ascii="Times New Roman" w:hAnsi="Times New Roman"/>
          <w:spacing w:val="4"/>
          <w:sz w:val="20"/>
          <w:szCs w:val="20"/>
        </w:rPr>
        <w:t xml:space="preserve"> </w:t>
      </w:r>
      <w:r>
        <w:rPr>
          <w:rFonts w:ascii="Times New Roman" w:hAnsi="Times New Roman"/>
          <w:sz w:val="20"/>
          <w:szCs w:val="20"/>
        </w:rPr>
        <w:t>in</w:t>
      </w:r>
      <w:r>
        <w:rPr>
          <w:rFonts w:ascii="Times New Roman" w:hAnsi="Times New Roman"/>
          <w:spacing w:val="4"/>
          <w:sz w:val="20"/>
          <w:szCs w:val="20"/>
        </w:rPr>
        <w:t xml:space="preserve"> </w:t>
      </w:r>
      <w:r>
        <w:rPr>
          <w:rFonts w:ascii="Times New Roman" w:hAnsi="Times New Roman"/>
          <w:sz w:val="20"/>
          <w:szCs w:val="20"/>
        </w:rPr>
        <w:t>women</w:t>
      </w:r>
      <w:r>
        <w:rPr>
          <w:rFonts w:ascii="Times New Roman" w:hAnsi="Times New Roman"/>
          <w:spacing w:val="-11"/>
          <w:sz w:val="20"/>
          <w:szCs w:val="20"/>
        </w:rPr>
        <w:t>’</w:t>
      </w:r>
      <w:r>
        <w:rPr>
          <w:rFonts w:ascii="Times New Roman" w:hAnsi="Times New Roman"/>
          <w:sz w:val="20"/>
          <w:szCs w:val="20"/>
        </w:rPr>
        <w:t>s.health</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provide</w:t>
      </w:r>
      <w:r>
        <w:rPr>
          <w:rFonts w:ascii="Times New Roman" w:hAnsi="Times New Roman"/>
          <w:spacing w:val="4"/>
          <w:sz w:val="20"/>
          <w:szCs w:val="20"/>
        </w:rPr>
        <w:t xml:space="preserve"> </w:t>
      </w:r>
      <w:r>
        <w:rPr>
          <w:rFonts w:ascii="Times New Roman" w:hAnsi="Times New Roman"/>
          <w:sz w:val="20"/>
          <w:szCs w:val="20"/>
        </w:rPr>
        <w:t>additional</w:t>
      </w:r>
      <w:r>
        <w:rPr>
          <w:rFonts w:ascii="Times New Roman" w:hAnsi="Times New Roman"/>
          <w:spacing w:val="4"/>
          <w:sz w:val="20"/>
          <w:szCs w:val="20"/>
        </w:rPr>
        <w:t xml:space="preserve"> </w:t>
      </w:r>
      <w:r>
        <w:rPr>
          <w:rFonts w:ascii="Times New Roman" w:hAnsi="Times New Roman"/>
          <w:sz w:val="20"/>
          <w:szCs w:val="20"/>
        </w:rPr>
        <w:t>opportunities</w:t>
      </w:r>
      <w:r>
        <w:rPr>
          <w:rFonts w:ascii="Times New Roman" w:hAnsi="Times New Roman"/>
          <w:spacing w:val="4"/>
          <w:sz w:val="20"/>
          <w:szCs w:val="20"/>
        </w:rPr>
        <w:t xml:space="preserve"> </w:t>
      </w:r>
      <w:r>
        <w:rPr>
          <w:rFonts w:ascii="Times New Roman" w:hAnsi="Times New Roman"/>
          <w:sz w:val="20"/>
          <w:szCs w:val="20"/>
        </w:rPr>
        <w:t>for</w:t>
      </w:r>
      <w:r>
        <w:rPr>
          <w:rFonts w:ascii="Times New Roman" w:hAnsi="Times New Roman"/>
          <w:spacing w:val="4"/>
          <w:sz w:val="20"/>
          <w:szCs w:val="20"/>
        </w:rPr>
        <w:t xml:space="preserve"> </w:t>
      </w:r>
      <w:r>
        <w:rPr>
          <w:rFonts w:ascii="Times New Roman" w:hAnsi="Times New Roman"/>
          <w:sz w:val="20"/>
          <w:szCs w:val="20"/>
        </w:rPr>
        <w:t>analysis</w:t>
      </w:r>
      <w:r>
        <w:rPr>
          <w:rFonts w:ascii="Times New Roman" w:hAnsi="Times New Roman"/>
          <w:spacing w:val="4"/>
          <w:sz w:val="20"/>
          <w:szCs w:val="20"/>
        </w:rPr>
        <w:t xml:space="preserve"> </w:t>
      </w:r>
      <w:r>
        <w:rPr>
          <w:rFonts w:ascii="Times New Roman" w:hAnsi="Times New Roman"/>
          <w:sz w:val="20"/>
          <w:szCs w:val="20"/>
        </w:rPr>
        <w:t>and</w:t>
      </w:r>
      <w:r>
        <w:rPr>
          <w:rFonts w:ascii="Times New Roman" w:hAnsi="Times New Roman"/>
          <w:spacing w:val="4"/>
          <w:sz w:val="20"/>
          <w:szCs w:val="20"/>
        </w:rPr>
        <w:t xml:space="preserve"> </w:t>
      </w:r>
      <w:r>
        <w:rPr>
          <w:rFonts w:ascii="Times New Roman" w:hAnsi="Times New Roman"/>
          <w:sz w:val="20"/>
          <w:szCs w:val="20"/>
        </w:rPr>
        <w:t xml:space="preserve">synthesis of theory of care with underserved and rural women. </w:t>
      </w:r>
      <w:r>
        <w:rPr>
          <w:rFonts w:ascii="Times New Roman" w:hAnsi="Times New Roman"/>
          <w:i/>
          <w:iCs/>
          <w:sz w:val="20"/>
          <w:szCs w:val="20"/>
        </w:rPr>
        <w:t>Co</w:t>
      </w:r>
      <w:r>
        <w:rPr>
          <w:rFonts w:ascii="Times New Roman" w:hAnsi="Times New Roman"/>
          <w:i/>
          <w:iCs/>
          <w:spacing w:val="-7"/>
          <w:sz w:val="20"/>
          <w:szCs w:val="20"/>
        </w:rPr>
        <w:t>r</w:t>
      </w:r>
      <w:r>
        <w:rPr>
          <w:rFonts w:ascii="Times New Roman" w:hAnsi="Times New Roman"/>
          <w:i/>
          <w:iCs/>
          <w:sz w:val="20"/>
          <w:szCs w:val="20"/>
        </w:rPr>
        <w:t>equisite: NURS 6101.</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 62</w:t>
      </w:r>
      <w:r>
        <w:rPr>
          <w:rFonts w:ascii="Times New Roman" w:hAnsi="Times New Roman"/>
          <w:b/>
          <w:bCs/>
          <w:spacing w:val="-11"/>
          <w:sz w:val="20"/>
          <w:szCs w:val="20"/>
        </w:rPr>
        <w:t>1</w:t>
      </w:r>
      <w:r>
        <w:rPr>
          <w:rFonts w:ascii="Times New Roman" w:hAnsi="Times New Roman"/>
          <w:b/>
          <w:bCs/>
          <w:sz w:val="20"/>
          <w:szCs w:val="20"/>
        </w:rPr>
        <w:t>1 - Primary Ca</w:t>
      </w:r>
      <w:r>
        <w:rPr>
          <w:rFonts w:ascii="Times New Roman" w:hAnsi="Times New Roman"/>
          <w:b/>
          <w:bCs/>
          <w:spacing w:val="-4"/>
          <w:sz w:val="20"/>
          <w:szCs w:val="20"/>
        </w:rPr>
        <w:t>r</w:t>
      </w:r>
      <w:r>
        <w:rPr>
          <w:rFonts w:ascii="Times New Roman" w:hAnsi="Times New Roman"/>
          <w:b/>
          <w:bCs/>
          <w:sz w:val="20"/>
          <w:szCs w:val="20"/>
        </w:rPr>
        <w:t>e of</w:t>
      </w:r>
      <w:r>
        <w:rPr>
          <w:rFonts w:ascii="Times New Roman" w:hAnsi="Times New Roman"/>
          <w:b/>
          <w:bCs/>
          <w:spacing w:val="-11"/>
          <w:sz w:val="20"/>
          <w:szCs w:val="20"/>
        </w:rPr>
        <w:t xml:space="preserve"> </w:t>
      </w:r>
      <w:r>
        <w:rPr>
          <w:rFonts w:ascii="Times New Roman" w:hAnsi="Times New Roman"/>
          <w:b/>
          <w:bCs/>
          <w:sz w:val="20"/>
          <w:szCs w:val="20"/>
        </w:rPr>
        <w:t xml:space="preserve">Adults....................................................................................5(3-8) </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This course presents the theoretical and clinical basis for health promotion and disease prevention of adults/older adults and their families. Content includes health maintenance, health teaching, developmental issues, counseling and nursing diagnosis and management of common mino</w:t>
      </w:r>
      <w:r>
        <w:rPr>
          <w:rFonts w:ascii="Times New Roman" w:hAnsi="Times New Roman"/>
          <w:spacing w:val="-8"/>
          <w:sz w:val="20"/>
          <w:szCs w:val="20"/>
        </w:rPr>
        <w:t>r</w:t>
      </w:r>
      <w:r>
        <w:rPr>
          <w:rFonts w:ascii="Times New Roman" w:hAnsi="Times New Roman"/>
          <w:sz w:val="20"/>
          <w:szCs w:val="20"/>
        </w:rPr>
        <w:t>, acute and chronic health problems found in adults.</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NURS 6101.</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1"/>
          <w:sz w:val="20"/>
          <w:szCs w:val="20"/>
        </w:rPr>
        <w:t xml:space="preserve"> </w:t>
      </w:r>
      <w:r>
        <w:rPr>
          <w:rFonts w:ascii="Times New Roman" w:hAnsi="Times New Roman"/>
          <w:b/>
          <w:bCs/>
          <w:sz w:val="20"/>
          <w:szCs w:val="20"/>
        </w:rPr>
        <w:t>6212</w:t>
      </w:r>
      <w:r>
        <w:rPr>
          <w:rFonts w:ascii="Times New Roman" w:hAnsi="Times New Roman"/>
          <w:b/>
          <w:bCs/>
          <w:spacing w:val="1"/>
          <w:sz w:val="20"/>
          <w:szCs w:val="20"/>
        </w:rPr>
        <w:t xml:space="preserve"> </w:t>
      </w:r>
      <w:r>
        <w:rPr>
          <w:rFonts w:ascii="Times New Roman" w:hAnsi="Times New Roman"/>
          <w:b/>
          <w:bCs/>
          <w:sz w:val="20"/>
          <w:szCs w:val="20"/>
        </w:rPr>
        <w:t>-</w:t>
      </w:r>
      <w:r>
        <w:rPr>
          <w:rFonts w:ascii="Times New Roman" w:hAnsi="Times New Roman"/>
          <w:b/>
          <w:bCs/>
          <w:spacing w:val="1"/>
          <w:sz w:val="20"/>
          <w:szCs w:val="20"/>
        </w:rPr>
        <w:t xml:space="preserve"> </w:t>
      </w:r>
      <w:r>
        <w:rPr>
          <w:rFonts w:ascii="Times New Roman" w:hAnsi="Times New Roman"/>
          <w:b/>
          <w:bCs/>
          <w:sz w:val="20"/>
          <w:szCs w:val="20"/>
        </w:rPr>
        <w:t>Primary</w:t>
      </w:r>
      <w:r>
        <w:rPr>
          <w:rFonts w:ascii="Times New Roman" w:hAnsi="Times New Roman"/>
          <w:b/>
          <w:bCs/>
          <w:spacing w:val="1"/>
          <w:sz w:val="20"/>
          <w:szCs w:val="20"/>
        </w:rPr>
        <w:t xml:space="preserve"> </w:t>
      </w:r>
      <w:r>
        <w:rPr>
          <w:rFonts w:ascii="Times New Roman" w:hAnsi="Times New Roman"/>
          <w:b/>
          <w:bCs/>
          <w:sz w:val="20"/>
          <w:szCs w:val="20"/>
        </w:rPr>
        <w:t>Ca</w:t>
      </w:r>
      <w:r>
        <w:rPr>
          <w:rFonts w:ascii="Times New Roman" w:hAnsi="Times New Roman"/>
          <w:b/>
          <w:bCs/>
          <w:spacing w:val="-4"/>
          <w:sz w:val="20"/>
          <w:szCs w:val="20"/>
        </w:rPr>
        <w:t>r</w:t>
      </w:r>
      <w:r>
        <w:rPr>
          <w:rFonts w:ascii="Times New Roman" w:hAnsi="Times New Roman"/>
          <w:b/>
          <w:bCs/>
          <w:sz w:val="20"/>
          <w:szCs w:val="20"/>
        </w:rPr>
        <w:t>e</w:t>
      </w:r>
      <w:r>
        <w:rPr>
          <w:rFonts w:ascii="Times New Roman" w:hAnsi="Times New Roman"/>
          <w:b/>
          <w:bCs/>
          <w:spacing w:val="1"/>
          <w:sz w:val="20"/>
          <w:szCs w:val="20"/>
        </w:rPr>
        <w:t xml:space="preserve"> </w:t>
      </w:r>
      <w:r>
        <w:rPr>
          <w:rFonts w:ascii="Times New Roman" w:hAnsi="Times New Roman"/>
          <w:b/>
          <w:bCs/>
          <w:sz w:val="20"/>
          <w:szCs w:val="20"/>
        </w:rPr>
        <w:t>of</w:t>
      </w:r>
      <w:r>
        <w:rPr>
          <w:rFonts w:ascii="Times New Roman" w:hAnsi="Times New Roman"/>
          <w:b/>
          <w:bCs/>
          <w:spacing w:val="-10"/>
          <w:sz w:val="20"/>
          <w:szCs w:val="20"/>
        </w:rPr>
        <w:t xml:space="preserve"> </w:t>
      </w:r>
      <w:r>
        <w:rPr>
          <w:rFonts w:ascii="Times New Roman" w:hAnsi="Times New Roman"/>
          <w:b/>
          <w:bCs/>
          <w:sz w:val="20"/>
          <w:szCs w:val="20"/>
        </w:rPr>
        <w:t>Adults</w:t>
      </w:r>
      <w:r>
        <w:rPr>
          <w:rFonts w:ascii="Times New Roman" w:hAnsi="Times New Roman"/>
          <w:b/>
          <w:bCs/>
          <w:spacing w:val="1"/>
          <w:sz w:val="20"/>
          <w:szCs w:val="20"/>
        </w:rPr>
        <w:t xml:space="preserve"> </w:t>
      </w:r>
      <w:r>
        <w:rPr>
          <w:rFonts w:ascii="Times New Roman" w:hAnsi="Times New Roman"/>
          <w:b/>
          <w:bCs/>
          <w:sz w:val="20"/>
          <w:szCs w:val="20"/>
        </w:rPr>
        <w:t xml:space="preserve">Clinical......................................................................2(0-8) </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Clinical elective in adult health care to enhance advanced-nursing practice.</w:t>
      </w:r>
      <w:r>
        <w:rPr>
          <w:rFonts w:ascii="Times New Roman" w:hAnsi="Times New Roman"/>
          <w:spacing w:val="-1"/>
          <w:sz w:val="20"/>
          <w:szCs w:val="20"/>
        </w:rPr>
        <w:t xml:space="preserve"> </w:t>
      </w:r>
      <w:r>
        <w:rPr>
          <w:rFonts w:ascii="Times New Roman" w:hAnsi="Times New Roman"/>
          <w:i/>
          <w:iCs/>
          <w:sz w:val="20"/>
          <w:szCs w:val="20"/>
        </w:rPr>
        <w:t>Co</w:t>
      </w:r>
      <w:r>
        <w:rPr>
          <w:rFonts w:ascii="Times New Roman" w:hAnsi="Times New Roman"/>
          <w:i/>
          <w:iCs/>
          <w:spacing w:val="-7"/>
          <w:sz w:val="20"/>
          <w:szCs w:val="20"/>
        </w:rPr>
        <w:t>r</w:t>
      </w:r>
      <w:r>
        <w:rPr>
          <w:rFonts w:ascii="Times New Roman" w:hAnsi="Times New Roman"/>
          <w:i/>
          <w:iCs/>
          <w:sz w:val="20"/>
          <w:szCs w:val="20"/>
        </w:rPr>
        <w:t>equisite: NURS62</w:t>
      </w:r>
      <w:r>
        <w:rPr>
          <w:rFonts w:ascii="Times New Roman" w:hAnsi="Times New Roman"/>
          <w:i/>
          <w:iCs/>
          <w:spacing w:val="-15"/>
          <w:sz w:val="20"/>
          <w:szCs w:val="20"/>
        </w:rPr>
        <w:t>1</w:t>
      </w:r>
      <w:r>
        <w:rPr>
          <w:rFonts w:ascii="Times New Roman" w:hAnsi="Times New Roman"/>
          <w:i/>
          <w:iCs/>
          <w:sz w:val="20"/>
          <w:szCs w:val="20"/>
        </w:rPr>
        <w:t>1.</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 6310 - Primary Ca</w:t>
      </w:r>
      <w:r>
        <w:rPr>
          <w:rFonts w:ascii="Times New Roman" w:hAnsi="Times New Roman"/>
          <w:b/>
          <w:bCs/>
          <w:spacing w:val="-4"/>
          <w:sz w:val="20"/>
          <w:szCs w:val="20"/>
        </w:rPr>
        <w:t>r</w:t>
      </w:r>
      <w:r>
        <w:rPr>
          <w:rFonts w:ascii="Times New Roman" w:hAnsi="Times New Roman"/>
          <w:b/>
          <w:bCs/>
          <w:sz w:val="20"/>
          <w:szCs w:val="20"/>
        </w:rPr>
        <w:t>e Issues In Health P</w:t>
      </w:r>
      <w:r>
        <w:rPr>
          <w:rFonts w:ascii="Times New Roman" w:hAnsi="Times New Roman"/>
          <w:b/>
          <w:bCs/>
          <w:spacing w:val="-4"/>
          <w:sz w:val="20"/>
          <w:szCs w:val="20"/>
        </w:rPr>
        <w:t>r</w:t>
      </w:r>
      <w:r>
        <w:rPr>
          <w:rFonts w:ascii="Times New Roman" w:hAnsi="Times New Roman"/>
          <w:b/>
          <w:bCs/>
          <w:sz w:val="20"/>
          <w:szCs w:val="20"/>
        </w:rPr>
        <w:t xml:space="preserve">omotion of Communities........................2(2-0) </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This</w:t>
      </w:r>
      <w:r>
        <w:rPr>
          <w:rFonts w:ascii="Times New Roman" w:hAnsi="Times New Roman"/>
          <w:spacing w:val="-5"/>
          <w:sz w:val="20"/>
          <w:szCs w:val="20"/>
        </w:rPr>
        <w:t xml:space="preserve"> </w:t>
      </w:r>
      <w:r>
        <w:rPr>
          <w:rFonts w:ascii="Times New Roman" w:hAnsi="Times New Roman"/>
          <w:sz w:val="20"/>
          <w:szCs w:val="20"/>
        </w:rPr>
        <w:t>seminar</w:t>
      </w:r>
      <w:r>
        <w:rPr>
          <w:rFonts w:ascii="Times New Roman" w:hAnsi="Times New Roman"/>
          <w:spacing w:val="-5"/>
          <w:sz w:val="20"/>
          <w:szCs w:val="20"/>
        </w:rPr>
        <w:t xml:space="preserve"> </w:t>
      </w:r>
      <w:r>
        <w:rPr>
          <w:rFonts w:ascii="Times New Roman" w:hAnsi="Times New Roman"/>
          <w:sz w:val="20"/>
          <w:szCs w:val="20"/>
        </w:rPr>
        <w:t>focuses</w:t>
      </w:r>
      <w:r>
        <w:rPr>
          <w:rFonts w:ascii="Times New Roman" w:hAnsi="Times New Roman"/>
          <w:spacing w:val="-5"/>
          <w:sz w:val="20"/>
          <w:szCs w:val="20"/>
        </w:rPr>
        <w:t xml:space="preserve"> </w:t>
      </w:r>
      <w:r>
        <w:rPr>
          <w:rFonts w:ascii="Times New Roman" w:hAnsi="Times New Roman"/>
          <w:sz w:val="20"/>
          <w:szCs w:val="20"/>
        </w:rPr>
        <w:t>on</w:t>
      </w:r>
      <w:r>
        <w:rPr>
          <w:rFonts w:ascii="Times New Roman" w:hAnsi="Times New Roman"/>
          <w:spacing w:val="-5"/>
          <w:sz w:val="20"/>
          <w:szCs w:val="20"/>
        </w:rPr>
        <w:t xml:space="preserve"> </w:t>
      </w:r>
      <w:r>
        <w:rPr>
          <w:rFonts w:ascii="Times New Roman" w:hAnsi="Times New Roman"/>
          <w:sz w:val="20"/>
          <w:szCs w:val="20"/>
        </w:rPr>
        <w:t>care</w:t>
      </w:r>
      <w:r>
        <w:rPr>
          <w:rFonts w:ascii="Times New Roman" w:hAnsi="Times New Roman"/>
          <w:spacing w:val="-5"/>
          <w:sz w:val="20"/>
          <w:szCs w:val="20"/>
        </w:rPr>
        <w:t xml:space="preserve"> </w:t>
      </w:r>
      <w:r>
        <w:rPr>
          <w:rFonts w:ascii="Times New Roman" w:hAnsi="Times New Roman"/>
          <w:sz w:val="20"/>
          <w:szCs w:val="20"/>
        </w:rPr>
        <w:t>needed</w:t>
      </w:r>
      <w:r>
        <w:rPr>
          <w:rFonts w:ascii="Times New Roman" w:hAnsi="Times New Roman"/>
          <w:spacing w:val="-5"/>
          <w:sz w:val="20"/>
          <w:szCs w:val="20"/>
        </w:rPr>
        <w:t xml:space="preserve"> </w:t>
      </w:r>
      <w:r>
        <w:rPr>
          <w:rFonts w:ascii="Times New Roman" w:hAnsi="Times New Roman"/>
          <w:sz w:val="20"/>
          <w:szCs w:val="20"/>
        </w:rPr>
        <w:t>to</w:t>
      </w:r>
      <w:r>
        <w:rPr>
          <w:rFonts w:ascii="Times New Roman" w:hAnsi="Times New Roman"/>
          <w:spacing w:val="-5"/>
          <w:sz w:val="20"/>
          <w:szCs w:val="20"/>
        </w:rPr>
        <w:t xml:space="preserve"> </w:t>
      </w:r>
      <w:r>
        <w:rPr>
          <w:rFonts w:ascii="Times New Roman" w:hAnsi="Times New Roman"/>
          <w:sz w:val="20"/>
          <w:szCs w:val="20"/>
        </w:rPr>
        <w:t>meet</w:t>
      </w:r>
      <w:r>
        <w:rPr>
          <w:rFonts w:ascii="Times New Roman" w:hAnsi="Times New Roman"/>
          <w:spacing w:val="-5"/>
          <w:sz w:val="20"/>
          <w:szCs w:val="20"/>
        </w:rPr>
        <w:t xml:space="preserve"> </w:t>
      </w:r>
      <w:r>
        <w:rPr>
          <w:rFonts w:ascii="Times New Roman" w:hAnsi="Times New Roman"/>
          <w:sz w:val="20"/>
          <w:szCs w:val="20"/>
        </w:rPr>
        <w:t>the</w:t>
      </w:r>
      <w:r>
        <w:rPr>
          <w:rFonts w:ascii="Times New Roman" w:hAnsi="Times New Roman"/>
          <w:spacing w:val="-5"/>
          <w:sz w:val="20"/>
          <w:szCs w:val="20"/>
        </w:rPr>
        <w:t xml:space="preserve"> </w:t>
      </w:r>
      <w:r>
        <w:rPr>
          <w:rFonts w:ascii="Times New Roman" w:hAnsi="Times New Roman"/>
          <w:sz w:val="20"/>
          <w:szCs w:val="20"/>
        </w:rPr>
        <w:t>needs</w:t>
      </w:r>
      <w:r>
        <w:rPr>
          <w:rFonts w:ascii="Times New Roman" w:hAnsi="Times New Roman"/>
          <w:spacing w:val="-5"/>
          <w:sz w:val="20"/>
          <w:szCs w:val="20"/>
        </w:rPr>
        <w:t xml:space="preserve"> </w:t>
      </w:r>
      <w:r>
        <w:rPr>
          <w:rFonts w:ascii="Times New Roman" w:hAnsi="Times New Roman"/>
          <w:sz w:val="20"/>
          <w:szCs w:val="20"/>
        </w:rPr>
        <w:t>of</w:t>
      </w:r>
      <w:r>
        <w:rPr>
          <w:rFonts w:ascii="Times New Roman" w:hAnsi="Times New Roman"/>
          <w:spacing w:val="-5"/>
          <w:sz w:val="20"/>
          <w:szCs w:val="20"/>
        </w:rPr>
        <w:t xml:space="preserve"> </w:t>
      </w:r>
      <w:r>
        <w:rPr>
          <w:rFonts w:ascii="Times New Roman" w:hAnsi="Times New Roman"/>
          <w:sz w:val="20"/>
          <w:szCs w:val="20"/>
        </w:rPr>
        <w:t>clients</w:t>
      </w:r>
      <w:r>
        <w:rPr>
          <w:rFonts w:ascii="Times New Roman" w:hAnsi="Times New Roman"/>
          <w:spacing w:val="-5"/>
          <w:sz w:val="20"/>
          <w:szCs w:val="20"/>
        </w:rPr>
        <w:t xml:space="preserve"> </w:t>
      </w:r>
      <w:r>
        <w:rPr>
          <w:rFonts w:ascii="Times New Roman" w:hAnsi="Times New Roman"/>
          <w:sz w:val="20"/>
          <w:szCs w:val="20"/>
        </w:rPr>
        <w:t>with</w:t>
      </w:r>
      <w:r>
        <w:rPr>
          <w:rFonts w:ascii="Times New Roman" w:hAnsi="Times New Roman"/>
          <w:spacing w:val="-5"/>
          <w:sz w:val="20"/>
          <w:szCs w:val="20"/>
        </w:rPr>
        <w:t xml:space="preserve"> </w:t>
      </w:r>
      <w:r>
        <w:rPr>
          <w:rFonts w:ascii="Times New Roman" w:hAnsi="Times New Roman"/>
          <w:sz w:val="20"/>
          <w:szCs w:val="20"/>
        </w:rPr>
        <w:t>sensitivity</w:t>
      </w:r>
      <w:r>
        <w:rPr>
          <w:rFonts w:ascii="Times New Roman" w:hAnsi="Times New Roman"/>
          <w:spacing w:val="-5"/>
          <w:sz w:val="20"/>
          <w:szCs w:val="20"/>
        </w:rPr>
        <w:t xml:space="preserve"> </w:t>
      </w:r>
      <w:r>
        <w:rPr>
          <w:rFonts w:ascii="Times New Roman" w:hAnsi="Times New Roman"/>
          <w:sz w:val="20"/>
          <w:szCs w:val="20"/>
        </w:rPr>
        <w:t>to</w:t>
      </w:r>
      <w:r>
        <w:rPr>
          <w:rFonts w:ascii="Times New Roman" w:hAnsi="Times New Roman"/>
          <w:spacing w:val="-5"/>
          <w:sz w:val="20"/>
          <w:szCs w:val="20"/>
        </w:rPr>
        <w:t xml:space="preserve"> </w:t>
      </w:r>
      <w:r>
        <w:rPr>
          <w:rFonts w:ascii="Times New Roman" w:hAnsi="Times New Roman"/>
          <w:sz w:val="20"/>
          <w:szCs w:val="20"/>
        </w:rPr>
        <w:t>community and cultural di</w:t>
      </w:r>
      <w:r>
        <w:rPr>
          <w:rFonts w:ascii="Times New Roman" w:hAnsi="Times New Roman"/>
          <w:spacing w:val="-4"/>
          <w:sz w:val="20"/>
          <w:szCs w:val="20"/>
        </w:rPr>
        <w:t>f</w:t>
      </w:r>
      <w:r>
        <w:rPr>
          <w:rFonts w:ascii="Times New Roman" w:hAnsi="Times New Roman"/>
          <w:sz w:val="20"/>
          <w:szCs w:val="20"/>
        </w:rPr>
        <w:t xml:space="preserve">ferences.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NURS 6101.</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7"/>
          <w:sz w:val="20"/>
          <w:szCs w:val="20"/>
        </w:rPr>
        <w:t xml:space="preserve"> </w:t>
      </w:r>
      <w:r>
        <w:rPr>
          <w:rFonts w:ascii="Times New Roman" w:hAnsi="Times New Roman"/>
          <w:b/>
          <w:bCs/>
          <w:sz w:val="20"/>
          <w:szCs w:val="20"/>
        </w:rPr>
        <w:t>6620</w:t>
      </w:r>
      <w:r>
        <w:rPr>
          <w:rFonts w:ascii="Times New Roman" w:hAnsi="Times New Roman"/>
          <w:b/>
          <w:bCs/>
          <w:spacing w:val="7"/>
          <w:sz w:val="20"/>
          <w:szCs w:val="20"/>
        </w:rPr>
        <w:t xml:space="preserve"> </w:t>
      </w:r>
      <w:r>
        <w:rPr>
          <w:rFonts w:ascii="Times New Roman" w:hAnsi="Times New Roman"/>
          <w:b/>
          <w:bCs/>
          <w:sz w:val="20"/>
          <w:szCs w:val="20"/>
        </w:rPr>
        <w:t>-</w:t>
      </w:r>
      <w:r>
        <w:rPr>
          <w:rFonts w:ascii="Times New Roman" w:hAnsi="Times New Roman"/>
          <w:b/>
          <w:bCs/>
          <w:spacing w:val="-4"/>
          <w:sz w:val="20"/>
          <w:szCs w:val="20"/>
        </w:rPr>
        <w:t xml:space="preserve"> </w:t>
      </w:r>
      <w:r>
        <w:rPr>
          <w:rFonts w:ascii="Times New Roman" w:hAnsi="Times New Roman"/>
          <w:b/>
          <w:bCs/>
          <w:sz w:val="20"/>
          <w:szCs w:val="20"/>
        </w:rPr>
        <w:t>Advanced</w:t>
      </w:r>
      <w:r>
        <w:rPr>
          <w:rFonts w:ascii="Times New Roman" w:hAnsi="Times New Roman"/>
          <w:b/>
          <w:bCs/>
          <w:spacing w:val="3"/>
          <w:sz w:val="20"/>
          <w:szCs w:val="20"/>
        </w:rPr>
        <w:t xml:space="preserve"> </w:t>
      </w:r>
      <w:r>
        <w:rPr>
          <w:rFonts w:ascii="Times New Roman" w:hAnsi="Times New Roman"/>
          <w:b/>
          <w:bCs/>
          <w:spacing w:val="-18"/>
          <w:sz w:val="20"/>
          <w:szCs w:val="20"/>
        </w:rPr>
        <w:t>T</w:t>
      </w:r>
      <w:r>
        <w:rPr>
          <w:rFonts w:ascii="Times New Roman" w:hAnsi="Times New Roman"/>
          <w:b/>
          <w:bCs/>
          <w:sz w:val="20"/>
          <w:szCs w:val="20"/>
        </w:rPr>
        <w:t>eaching</w:t>
      </w:r>
      <w:r>
        <w:rPr>
          <w:rFonts w:ascii="Times New Roman" w:hAnsi="Times New Roman"/>
          <w:b/>
          <w:bCs/>
          <w:spacing w:val="7"/>
          <w:sz w:val="20"/>
          <w:szCs w:val="20"/>
        </w:rPr>
        <w:t xml:space="preserve"> </w:t>
      </w:r>
      <w:r>
        <w:rPr>
          <w:rFonts w:ascii="Times New Roman" w:hAnsi="Times New Roman"/>
          <w:b/>
          <w:bCs/>
          <w:sz w:val="20"/>
          <w:szCs w:val="20"/>
        </w:rPr>
        <w:t xml:space="preserve">Practicum........................................................................3(2-6) </w:t>
      </w:r>
    </w:p>
    <w:p w:rsidR="00505D4E" w:rsidRDefault="00505D4E" w:rsidP="00505D4E">
      <w:pPr>
        <w:widowControl w:val="0"/>
        <w:tabs>
          <w:tab w:val="left" w:pos="918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This</w:t>
      </w:r>
      <w:r>
        <w:rPr>
          <w:rFonts w:ascii="Times New Roman" w:hAnsi="Times New Roman"/>
          <w:spacing w:val="-4"/>
          <w:sz w:val="20"/>
          <w:szCs w:val="20"/>
        </w:rPr>
        <w:t xml:space="preserve"> </w:t>
      </w:r>
      <w:r>
        <w:rPr>
          <w:rFonts w:ascii="Times New Roman" w:hAnsi="Times New Roman"/>
          <w:sz w:val="20"/>
          <w:szCs w:val="20"/>
        </w:rPr>
        <w:t>practicum</w:t>
      </w:r>
      <w:r>
        <w:rPr>
          <w:rFonts w:ascii="Times New Roman" w:hAnsi="Times New Roman"/>
          <w:spacing w:val="-4"/>
          <w:sz w:val="20"/>
          <w:szCs w:val="20"/>
        </w:rPr>
        <w:t xml:space="preserve"> </w:t>
      </w:r>
      <w:r>
        <w:rPr>
          <w:rFonts w:ascii="Times New Roman" w:hAnsi="Times New Roman"/>
          <w:sz w:val="20"/>
          <w:szCs w:val="20"/>
        </w:rPr>
        <w:t>is</w:t>
      </w:r>
      <w:r>
        <w:rPr>
          <w:rFonts w:ascii="Times New Roman" w:hAnsi="Times New Roman"/>
          <w:spacing w:val="-4"/>
          <w:sz w:val="20"/>
          <w:szCs w:val="20"/>
        </w:rPr>
        <w:t xml:space="preserve"> </w:t>
      </w:r>
      <w:r>
        <w:rPr>
          <w:rFonts w:ascii="Times New Roman" w:hAnsi="Times New Roman"/>
          <w:sz w:val="20"/>
          <w:szCs w:val="20"/>
        </w:rPr>
        <w:t>designed</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foster</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student</w:t>
      </w:r>
      <w:r>
        <w:rPr>
          <w:rFonts w:ascii="Times New Roman" w:hAnsi="Times New Roman"/>
          <w:spacing w:val="-11"/>
          <w:sz w:val="20"/>
          <w:szCs w:val="20"/>
        </w:rPr>
        <w:t>’</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z w:val="20"/>
          <w:szCs w:val="20"/>
        </w:rPr>
        <w:t>development</w:t>
      </w:r>
      <w:r>
        <w:rPr>
          <w:rFonts w:ascii="Times New Roman" w:hAnsi="Times New Roman"/>
          <w:spacing w:val="-4"/>
          <w:sz w:val="20"/>
          <w:szCs w:val="20"/>
        </w:rPr>
        <w:t xml:space="preserve"> </w:t>
      </w:r>
      <w:r>
        <w:rPr>
          <w:rFonts w:ascii="Times New Roman" w:hAnsi="Times New Roman"/>
          <w:sz w:val="20"/>
          <w:szCs w:val="20"/>
        </w:rPr>
        <w:t>and</w:t>
      </w:r>
      <w:r>
        <w:rPr>
          <w:rFonts w:ascii="Times New Roman" w:hAnsi="Times New Roman"/>
          <w:spacing w:val="-4"/>
          <w:sz w:val="20"/>
          <w:szCs w:val="20"/>
        </w:rPr>
        <w:t xml:space="preserve"> </w:t>
      </w:r>
      <w:r>
        <w:rPr>
          <w:rFonts w:ascii="Times New Roman" w:hAnsi="Times New Roman"/>
          <w:sz w:val="20"/>
          <w:szCs w:val="20"/>
        </w:rPr>
        <w:t>competency</w:t>
      </w:r>
      <w:r>
        <w:rPr>
          <w:rFonts w:ascii="Times New Roman" w:hAnsi="Times New Roman"/>
          <w:spacing w:val="-4"/>
          <w:sz w:val="20"/>
          <w:szCs w:val="20"/>
        </w:rPr>
        <w:t xml:space="preserve"> </w:t>
      </w:r>
      <w:r>
        <w:rPr>
          <w:rFonts w:ascii="Times New Roman" w:hAnsi="Times New Roman"/>
          <w:sz w:val="20"/>
          <w:szCs w:val="20"/>
        </w:rPr>
        <w:t>as</w:t>
      </w:r>
      <w:r>
        <w:rPr>
          <w:rFonts w:ascii="Times New Roman" w:hAnsi="Times New Roman"/>
          <w:spacing w:val="-4"/>
          <w:sz w:val="20"/>
          <w:szCs w:val="20"/>
        </w:rPr>
        <w:t xml:space="preserve"> </w:t>
      </w:r>
      <w:r>
        <w:rPr>
          <w:rFonts w:ascii="Times New Roman" w:hAnsi="Times New Roman"/>
          <w:sz w:val="20"/>
          <w:szCs w:val="20"/>
        </w:rPr>
        <w:t>an</w:t>
      </w:r>
      <w:r>
        <w:rPr>
          <w:rFonts w:ascii="Times New Roman" w:hAnsi="Times New Roman"/>
          <w:spacing w:val="-4"/>
          <w:sz w:val="20"/>
          <w:szCs w:val="20"/>
        </w:rPr>
        <w:t xml:space="preserve"> </w:t>
      </w:r>
      <w:r>
        <w:rPr>
          <w:rFonts w:ascii="Times New Roman" w:hAnsi="Times New Roman"/>
          <w:sz w:val="20"/>
          <w:szCs w:val="20"/>
        </w:rPr>
        <w:t>educato</w:t>
      </w:r>
      <w:r>
        <w:rPr>
          <w:rFonts w:ascii="Times New Roman" w:hAnsi="Times New Roman"/>
          <w:spacing w:val="-11"/>
          <w:sz w:val="20"/>
          <w:szCs w:val="20"/>
        </w:rPr>
        <w:t>r</w:t>
      </w:r>
      <w:r>
        <w:rPr>
          <w:rFonts w:ascii="Times New Roman" w:hAnsi="Times New Roman"/>
          <w:sz w:val="20"/>
          <w:szCs w:val="20"/>
        </w:rPr>
        <w:t>. The</w:t>
      </w:r>
      <w:r>
        <w:rPr>
          <w:rFonts w:ascii="Times New Roman" w:hAnsi="Times New Roman"/>
          <w:spacing w:val="-4"/>
          <w:sz w:val="20"/>
          <w:szCs w:val="20"/>
        </w:rPr>
        <w:t xml:space="preserve"> </w:t>
      </w:r>
      <w:r>
        <w:rPr>
          <w:rFonts w:ascii="Times New Roman" w:hAnsi="Times New Roman"/>
          <w:sz w:val="20"/>
          <w:szCs w:val="20"/>
        </w:rPr>
        <w:t>focus</w:t>
      </w:r>
      <w:r>
        <w:rPr>
          <w:rFonts w:ascii="Times New Roman" w:hAnsi="Times New Roman"/>
          <w:spacing w:val="-4"/>
          <w:sz w:val="20"/>
          <w:szCs w:val="20"/>
        </w:rPr>
        <w:t xml:space="preserve"> </w:t>
      </w:r>
      <w:r>
        <w:rPr>
          <w:rFonts w:ascii="Times New Roman" w:hAnsi="Times New Roman"/>
          <w:sz w:val="20"/>
          <w:szCs w:val="20"/>
        </w:rPr>
        <w:t>of</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experience</w:t>
      </w:r>
      <w:r>
        <w:rPr>
          <w:rFonts w:ascii="Times New Roman" w:hAnsi="Times New Roman"/>
          <w:spacing w:val="-4"/>
          <w:sz w:val="20"/>
          <w:szCs w:val="20"/>
        </w:rPr>
        <w:t xml:space="preserve"> </w:t>
      </w:r>
      <w:r>
        <w:rPr>
          <w:rFonts w:ascii="Times New Roman" w:hAnsi="Times New Roman"/>
          <w:sz w:val="20"/>
          <w:szCs w:val="20"/>
        </w:rPr>
        <w:t>is</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application</w:t>
      </w:r>
      <w:r>
        <w:rPr>
          <w:rFonts w:ascii="Times New Roman" w:hAnsi="Times New Roman"/>
          <w:spacing w:val="-4"/>
          <w:sz w:val="20"/>
          <w:szCs w:val="20"/>
        </w:rPr>
        <w:t xml:space="preserve"> </w:t>
      </w:r>
      <w:r>
        <w:rPr>
          <w:rFonts w:ascii="Times New Roman" w:hAnsi="Times New Roman"/>
          <w:sz w:val="20"/>
          <w:szCs w:val="20"/>
        </w:rPr>
        <w:t>of</w:t>
      </w:r>
      <w:r>
        <w:rPr>
          <w:rFonts w:ascii="Times New Roman" w:hAnsi="Times New Roman"/>
          <w:spacing w:val="-4"/>
          <w:sz w:val="20"/>
          <w:szCs w:val="20"/>
        </w:rPr>
        <w:t xml:space="preserve"> </w:t>
      </w:r>
      <w:r>
        <w:rPr>
          <w:rFonts w:ascii="Times New Roman" w:hAnsi="Times New Roman"/>
          <w:sz w:val="20"/>
          <w:szCs w:val="20"/>
        </w:rPr>
        <w:t>curricula</w:t>
      </w:r>
      <w:r>
        <w:rPr>
          <w:rFonts w:ascii="Times New Roman" w:hAnsi="Times New Roman"/>
          <w:spacing w:val="-4"/>
          <w:sz w:val="20"/>
          <w:szCs w:val="20"/>
        </w:rPr>
        <w:t xml:space="preserve"> </w:t>
      </w:r>
      <w:r>
        <w:rPr>
          <w:rFonts w:ascii="Times New Roman" w:hAnsi="Times New Roman"/>
          <w:sz w:val="20"/>
          <w:szCs w:val="20"/>
        </w:rPr>
        <w:t>and</w:t>
      </w:r>
      <w:r>
        <w:rPr>
          <w:rFonts w:ascii="Times New Roman" w:hAnsi="Times New Roman"/>
          <w:spacing w:val="-4"/>
          <w:sz w:val="20"/>
          <w:szCs w:val="20"/>
        </w:rPr>
        <w:t xml:space="preserve"> </w:t>
      </w:r>
      <w:r>
        <w:rPr>
          <w:rFonts w:ascii="Times New Roman" w:hAnsi="Times New Roman"/>
          <w:sz w:val="20"/>
          <w:szCs w:val="20"/>
        </w:rPr>
        <w:t>learning</w:t>
      </w:r>
      <w:r>
        <w:rPr>
          <w:rFonts w:ascii="Times New Roman" w:hAnsi="Times New Roman"/>
          <w:spacing w:val="-4"/>
          <w:sz w:val="20"/>
          <w:szCs w:val="20"/>
        </w:rPr>
        <w:t xml:space="preserve"> </w:t>
      </w:r>
      <w:r>
        <w:rPr>
          <w:rFonts w:ascii="Times New Roman" w:hAnsi="Times New Roman"/>
          <w:sz w:val="20"/>
          <w:szCs w:val="20"/>
        </w:rPr>
        <w:t>theories</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instructional design</w:t>
      </w:r>
      <w:r>
        <w:rPr>
          <w:rFonts w:ascii="Times New Roman" w:hAnsi="Times New Roman"/>
          <w:spacing w:val="-8"/>
          <w:sz w:val="20"/>
          <w:szCs w:val="20"/>
        </w:rPr>
        <w:t xml:space="preserve"> </w:t>
      </w:r>
      <w:r>
        <w:rPr>
          <w:rFonts w:ascii="Times New Roman" w:hAnsi="Times New Roman"/>
          <w:sz w:val="20"/>
          <w:szCs w:val="20"/>
        </w:rPr>
        <w:t>for</w:t>
      </w:r>
      <w:r>
        <w:rPr>
          <w:rFonts w:ascii="Times New Roman" w:hAnsi="Times New Roman"/>
          <w:spacing w:val="-8"/>
          <w:sz w:val="20"/>
          <w:szCs w:val="20"/>
        </w:rPr>
        <w:t xml:space="preserve"> </w:t>
      </w:r>
      <w:r>
        <w:rPr>
          <w:rFonts w:ascii="Times New Roman" w:hAnsi="Times New Roman"/>
          <w:sz w:val="20"/>
          <w:szCs w:val="20"/>
        </w:rPr>
        <w:t>nursing</w:t>
      </w:r>
      <w:r>
        <w:rPr>
          <w:rFonts w:ascii="Times New Roman" w:hAnsi="Times New Roman"/>
          <w:spacing w:val="-8"/>
          <w:sz w:val="20"/>
          <w:szCs w:val="20"/>
        </w:rPr>
        <w:t xml:space="preserve"> </w:t>
      </w:r>
      <w:r>
        <w:rPr>
          <w:rFonts w:ascii="Times New Roman" w:hAnsi="Times New Roman"/>
          <w:sz w:val="20"/>
          <w:szCs w:val="20"/>
        </w:rPr>
        <w:t>education.</w:t>
      </w:r>
      <w:r>
        <w:rPr>
          <w:rFonts w:ascii="Times New Roman" w:hAnsi="Times New Roman"/>
          <w:spacing w:val="-11"/>
          <w:sz w:val="20"/>
          <w:szCs w:val="20"/>
        </w:rPr>
        <w:t xml:space="preserve"> </w:t>
      </w:r>
      <w:r>
        <w:rPr>
          <w:rFonts w:ascii="Times New Roman" w:hAnsi="Times New Roman"/>
          <w:sz w:val="20"/>
          <w:szCs w:val="20"/>
        </w:rPr>
        <w:t>The</w:t>
      </w:r>
      <w:r>
        <w:rPr>
          <w:rFonts w:ascii="Times New Roman" w:hAnsi="Times New Roman"/>
          <w:spacing w:val="-8"/>
          <w:sz w:val="20"/>
          <w:szCs w:val="20"/>
        </w:rPr>
        <w:t xml:space="preserve"> </w:t>
      </w:r>
      <w:r>
        <w:rPr>
          <w:rFonts w:ascii="Times New Roman" w:hAnsi="Times New Roman"/>
          <w:sz w:val="20"/>
          <w:szCs w:val="20"/>
        </w:rPr>
        <w:t>practicum</w:t>
      </w:r>
      <w:r>
        <w:rPr>
          <w:rFonts w:ascii="Times New Roman" w:hAnsi="Times New Roman"/>
          <w:spacing w:val="-8"/>
          <w:sz w:val="20"/>
          <w:szCs w:val="20"/>
        </w:rPr>
        <w:t xml:space="preserve"> </w:t>
      </w:r>
      <w:r>
        <w:rPr>
          <w:rFonts w:ascii="Times New Roman" w:hAnsi="Times New Roman"/>
          <w:sz w:val="20"/>
          <w:szCs w:val="20"/>
        </w:rPr>
        <w:t>consists</w:t>
      </w:r>
      <w:r>
        <w:rPr>
          <w:rFonts w:ascii="Times New Roman" w:hAnsi="Times New Roman"/>
          <w:spacing w:val="-8"/>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experiences</w:t>
      </w:r>
      <w:r>
        <w:rPr>
          <w:rFonts w:ascii="Times New Roman" w:hAnsi="Times New Roman"/>
          <w:spacing w:val="-8"/>
          <w:sz w:val="20"/>
          <w:szCs w:val="20"/>
        </w:rPr>
        <w:t xml:space="preserve"> </w:t>
      </w:r>
      <w:r>
        <w:rPr>
          <w:rFonts w:ascii="Times New Roman" w:hAnsi="Times New Roman"/>
          <w:sz w:val="20"/>
          <w:szCs w:val="20"/>
        </w:rPr>
        <w:t>in</w:t>
      </w:r>
      <w:r>
        <w:rPr>
          <w:rFonts w:ascii="Times New Roman" w:hAnsi="Times New Roman"/>
          <w:spacing w:val="-8"/>
          <w:sz w:val="20"/>
          <w:szCs w:val="20"/>
        </w:rPr>
        <w:t xml:space="preserve"> </w:t>
      </w:r>
      <w:r>
        <w:rPr>
          <w:rFonts w:ascii="Times New Roman" w:hAnsi="Times New Roman"/>
          <w:sz w:val="20"/>
          <w:szCs w:val="20"/>
        </w:rPr>
        <w:t>both</w:t>
      </w:r>
      <w:r>
        <w:rPr>
          <w:rFonts w:ascii="Times New Roman" w:hAnsi="Times New Roman"/>
          <w:spacing w:val="-8"/>
          <w:sz w:val="20"/>
          <w:szCs w:val="20"/>
        </w:rPr>
        <w:t xml:space="preserve"> </w:t>
      </w:r>
      <w:r>
        <w:rPr>
          <w:rFonts w:ascii="Times New Roman" w:hAnsi="Times New Roman"/>
          <w:sz w:val="20"/>
          <w:szCs w:val="20"/>
        </w:rPr>
        <w:t>classroom</w:t>
      </w:r>
      <w:r>
        <w:rPr>
          <w:rFonts w:ascii="Times New Roman" w:hAnsi="Times New Roman"/>
          <w:spacing w:val="-8"/>
          <w:sz w:val="20"/>
          <w:szCs w:val="20"/>
        </w:rPr>
        <w:t xml:space="preserve"> </w:t>
      </w:r>
      <w:r>
        <w:rPr>
          <w:rFonts w:ascii="Times New Roman" w:hAnsi="Times New Roman"/>
          <w:sz w:val="20"/>
          <w:szCs w:val="20"/>
        </w:rPr>
        <w:t>and</w:t>
      </w:r>
      <w:r>
        <w:rPr>
          <w:rFonts w:ascii="Times New Roman" w:hAnsi="Times New Roman"/>
          <w:spacing w:val="-8"/>
          <w:sz w:val="20"/>
          <w:szCs w:val="20"/>
        </w:rPr>
        <w:t xml:space="preserve"> </w:t>
      </w:r>
      <w:r>
        <w:rPr>
          <w:rFonts w:ascii="Times New Roman" w:hAnsi="Times New Roman"/>
          <w:sz w:val="20"/>
          <w:szCs w:val="20"/>
        </w:rPr>
        <w:t>clinical</w:t>
      </w:r>
      <w:r>
        <w:rPr>
          <w:rFonts w:ascii="Times New Roman" w:hAnsi="Times New Roman"/>
          <w:spacing w:val="-4"/>
          <w:sz w:val="20"/>
          <w:szCs w:val="20"/>
        </w:rPr>
        <w:t xml:space="preserve"> </w:t>
      </w:r>
      <w:r>
        <w:rPr>
          <w:rFonts w:ascii="Times New Roman" w:hAnsi="Times New Roman"/>
          <w:sz w:val="20"/>
          <w:szCs w:val="20"/>
        </w:rPr>
        <w:t>teaching</w:t>
      </w:r>
      <w:r>
        <w:rPr>
          <w:rFonts w:ascii="Times New Roman" w:hAnsi="Times New Roman"/>
          <w:spacing w:val="-4"/>
          <w:sz w:val="20"/>
          <w:szCs w:val="20"/>
        </w:rPr>
        <w:t xml:space="preserve"> </w:t>
      </w:r>
      <w:r>
        <w:rPr>
          <w:rFonts w:ascii="Times New Roman" w:hAnsi="Times New Roman"/>
          <w:sz w:val="20"/>
          <w:szCs w:val="20"/>
        </w:rPr>
        <w:t>under</w:t>
      </w:r>
      <w:r>
        <w:rPr>
          <w:rFonts w:ascii="Times New Roman" w:hAnsi="Times New Roman"/>
          <w:spacing w:val="-4"/>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supervision</w:t>
      </w:r>
      <w:r>
        <w:rPr>
          <w:rFonts w:ascii="Times New Roman" w:hAnsi="Times New Roman"/>
          <w:spacing w:val="-4"/>
          <w:sz w:val="20"/>
          <w:szCs w:val="20"/>
        </w:rPr>
        <w:t xml:space="preserve"> </w:t>
      </w:r>
      <w:r>
        <w:rPr>
          <w:rFonts w:ascii="Times New Roman" w:hAnsi="Times New Roman"/>
          <w:sz w:val="20"/>
          <w:szCs w:val="20"/>
        </w:rPr>
        <w:t>of</w:t>
      </w:r>
      <w:r>
        <w:rPr>
          <w:rFonts w:ascii="Times New Roman" w:hAnsi="Times New Roman"/>
          <w:spacing w:val="-4"/>
          <w:sz w:val="20"/>
          <w:szCs w:val="20"/>
        </w:rPr>
        <w:t xml:space="preserve"> </w:t>
      </w:r>
      <w:r>
        <w:rPr>
          <w:rFonts w:ascii="Times New Roman" w:hAnsi="Times New Roman"/>
          <w:sz w:val="20"/>
          <w:szCs w:val="20"/>
        </w:rPr>
        <w:t>a</w:t>
      </w:r>
      <w:r>
        <w:rPr>
          <w:rFonts w:ascii="Times New Roman" w:hAnsi="Times New Roman"/>
          <w:spacing w:val="-4"/>
          <w:sz w:val="20"/>
          <w:szCs w:val="20"/>
        </w:rPr>
        <w:t xml:space="preserve"> </w:t>
      </w:r>
      <w:r>
        <w:rPr>
          <w:rFonts w:ascii="Times New Roman" w:hAnsi="Times New Roman"/>
          <w:sz w:val="20"/>
          <w:szCs w:val="20"/>
        </w:rPr>
        <w:t>senior</w:t>
      </w:r>
      <w:r>
        <w:rPr>
          <w:rFonts w:ascii="Times New Roman" w:hAnsi="Times New Roman"/>
          <w:spacing w:val="-4"/>
          <w:sz w:val="20"/>
          <w:szCs w:val="20"/>
        </w:rPr>
        <w:t xml:space="preserve"> </w:t>
      </w:r>
      <w:r>
        <w:rPr>
          <w:rFonts w:ascii="Times New Roman" w:hAnsi="Times New Roman"/>
          <w:sz w:val="20"/>
          <w:szCs w:val="20"/>
        </w:rPr>
        <w:t>facult</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8"/>
          <w:sz w:val="20"/>
          <w:szCs w:val="20"/>
        </w:rPr>
        <w:t xml:space="preserve"> </w:t>
      </w:r>
      <w:r>
        <w:rPr>
          <w:rFonts w:ascii="Times New Roman" w:hAnsi="Times New Roman"/>
          <w:sz w:val="20"/>
          <w:szCs w:val="20"/>
        </w:rPr>
        <w:t>The</w:t>
      </w:r>
      <w:r>
        <w:rPr>
          <w:rFonts w:ascii="Times New Roman" w:hAnsi="Times New Roman"/>
          <w:spacing w:val="-4"/>
          <w:sz w:val="20"/>
          <w:szCs w:val="20"/>
        </w:rPr>
        <w:t xml:space="preserve"> </w:t>
      </w:r>
      <w:r>
        <w:rPr>
          <w:rFonts w:ascii="Times New Roman" w:hAnsi="Times New Roman"/>
          <w:sz w:val="20"/>
          <w:szCs w:val="20"/>
        </w:rPr>
        <w:t>experiences</w:t>
      </w:r>
      <w:r>
        <w:rPr>
          <w:rFonts w:ascii="Times New Roman" w:hAnsi="Times New Roman"/>
          <w:spacing w:val="-4"/>
          <w:sz w:val="20"/>
          <w:szCs w:val="20"/>
        </w:rPr>
        <w:t xml:space="preserve"> </w:t>
      </w:r>
      <w:r>
        <w:rPr>
          <w:rFonts w:ascii="Times New Roman" w:hAnsi="Times New Roman"/>
          <w:sz w:val="20"/>
          <w:szCs w:val="20"/>
        </w:rPr>
        <w:t>are</w:t>
      </w:r>
      <w:r>
        <w:rPr>
          <w:rFonts w:ascii="Times New Roman" w:hAnsi="Times New Roman"/>
          <w:spacing w:val="-4"/>
          <w:sz w:val="20"/>
          <w:szCs w:val="20"/>
        </w:rPr>
        <w:t xml:space="preserve"> </w:t>
      </w:r>
      <w:r>
        <w:rPr>
          <w:rFonts w:ascii="Times New Roman" w:hAnsi="Times New Roman"/>
          <w:sz w:val="20"/>
          <w:szCs w:val="20"/>
        </w:rPr>
        <w:t>designed</w:t>
      </w:r>
      <w:r>
        <w:rPr>
          <w:rFonts w:ascii="Times New Roman" w:hAnsi="Times New Roman"/>
          <w:spacing w:val="-4"/>
          <w:sz w:val="20"/>
          <w:szCs w:val="20"/>
        </w:rPr>
        <w:t xml:space="preserve"> </w:t>
      </w:r>
      <w:r>
        <w:rPr>
          <w:rFonts w:ascii="Times New Roman" w:hAnsi="Times New Roman"/>
          <w:sz w:val="20"/>
          <w:szCs w:val="20"/>
        </w:rPr>
        <w:t>to</w:t>
      </w:r>
      <w:r>
        <w:rPr>
          <w:rFonts w:ascii="Times New Roman" w:hAnsi="Times New Roman"/>
          <w:spacing w:val="-4"/>
          <w:sz w:val="20"/>
          <w:szCs w:val="20"/>
        </w:rPr>
        <w:t xml:space="preserve"> </w:t>
      </w:r>
      <w:r>
        <w:rPr>
          <w:rFonts w:ascii="Times New Roman" w:hAnsi="Times New Roman"/>
          <w:sz w:val="20"/>
          <w:szCs w:val="20"/>
        </w:rPr>
        <w:t>provide an</w:t>
      </w:r>
      <w:r>
        <w:rPr>
          <w:rFonts w:ascii="Times New Roman" w:hAnsi="Times New Roman"/>
          <w:spacing w:val="-8"/>
          <w:sz w:val="20"/>
          <w:szCs w:val="20"/>
        </w:rPr>
        <w:t xml:space="preserve"> </w:t>
      </w:r>
      <w:r>
        <w:rPr>
          <w:rFonts w:ascii="Times New Roman" w:hAnsi="Times New Roman"/>
          <w:sz w:val="20"/>
          <w:szCs w:val="20"/>
        </w:rPr>
        <w:t>opportunity</w:t>
      </w:r>
      <w:r>
        <w:rPr>
          <w:rFonts w:ascii="Times New Roman" w:hAnsi="Times New Roman"/>
          <w:spacing w:val="-7"/>
          <w:sz w:val="20"/>
          <w:szCs w:val="20"/>
        </w:rPr>
        <w:t xml:space="preserve"> </w:t>
      </w:r>
      <w:r>
        <w:rPr>
          <w:rFonts w:ascii="Times New Roman" w:hAnsi="Times New Roman"/>
          <w:sz w:val="20"/>
          <w:szCs w:val="20"/>
        </w:rPr>
        <w:t>for</w:t>
      </w:r>
      <w:r>
        <w:rPr>
          <w:rFonts w:ascii="Times New Roman" w:hAnsi="Times New Roman"/>
          <w:spacing w:val="-8"/>
          <w:sz w:val="20"/>
          <w:szCs w:val="20"/>
        </w:rPr>
        <w:t xml:space="preserve"> </w:t>
      </w:r>
      <w:r>
        <w:rPr>
          <w:rFonts w:ascii="Times New Roman" w:hAnsi="Times New Roman"/>
          <w:sz w:val="20"/>
          <w:szCs w:val="20"/>
        </w:rPr>
        <w:t>the</w:t>
      </w:r>
      <w:r>
        <w:rPr>
          <w:rFonts w:ascii="Times New Roman" w:hAnsi="Times New Roman"/>
          <w:spacing w:val="-7"/>
          <w:sz w:val="20"/>
          <w:szCs w:val="20"/>
        </w:rPr>
        <w:t xml:space="preserve"> </w:t>
      </w:r>
      <w:r>
        <w:rPr>
          <w:rFonts w:ascii="Times New Roman" w:hAnsi="Times New Roman"/>
          <w:sz w:val="20"/>
          <w:szCs w:val="20"/>
        </w:rPr>
        <w:t>student</w:t>
      </w:r>
      <w:r>
        <w:rPr>
          <w:rFonts w:ascii="Times New Roman" w:hAnsi="Times New Roman"/>
          <w:spacing w:val="-7"/>
          <w:sz w:val="20"/>
          <w:szCs w:val="20"/>
        </w:rPr>
        <w:t xml:space="preserve"> </w:t>
      </w:r>
      <w:r>
        <w:rPr>
          <w:rFonts w:ascii="Times New Roman" w:hAnsi="Times New Roman"/>
          <w:sz w:val="20"/>
          <w:szCs w:val="20"/>
        </w:rPr>
        <w:t>to</w:t>
      </w:r>
      <w:r>
        <w:rPr>
          <w:rFonts w:ascii="Times New Roman" w:hAnsi="Times New Roman"/>
          <w:spacing w:val="-8"/>
          <w:sz w:val="20"/>
          <w:szCs w:val="20"/>
        </w:rPr>
        <w:t xml:space="preserve"> </w:t>
      </w:r>
      <w:r>
        <w:rPr>
          <w:rFonts w:ascii="Times New Roman" w:hAnsi="Times New Roman"/>
          <w:sz w:val="20"/>
          <w:szCs w:val="20"/>
        </w:rPr>
        <w:t>experience</w:t>
      </w:r>
      <w:r>
        <w:rPr>
          <w:rFonts w:ascii="Times New Roman" w:hAnsi="Times New Roman"/>
          <w:spacing w:val="-7"/>
          <w:sz w:val="20"/>
          <w:szCs w:val="20"/>
        </w:rPr>
        <w:t xml:space="preserve"> </w:t>
      </w:r>
      <w:r>
        <w:rPr>
          <w:rFonts w:ascii="Times New Roman" w:hAnsi="Times New Roman"/>
          <w:sz w:val="20"/>
          <w:szCs w:val="20"/>
        </w:rPr>
        <w:t>a</w:t>
      </w:r>
      <w:r>
        <w:rPr>
          <w:rFonts w:ascii="Times New Roman" w:hAnsi="Times New Roman"/>
          <w:spacing w:val="-8"/>
          <w:sz w:val="20"/>
          <w:szCs w:val="20"/>
        </w:rPr>
        <w:t xml:space="preserve"> </w:t>
      </w:r>
      <w:r>
        <w:rPr>
          <w:rFonts w:ascii="Times New Roman" w:hAnsi="Times New Roman"/>
          <w:sz w:val="20"/>
          <w:szCs w:val="20"/>
        </w:rPr>
        <w:t>career</w:t>
      </w:r>
      <w:r>
        <w:rPr>
          <w:rFonts w:ascii="Times New Roman" w:hAnsi="Times New Roman"/>
          <w:spacing w:val="-7"/>
          <w:sz w:val="20"/>
          <w:szCs w:val="20"/>
        </w:rPr>
        <w:t xml:space="preserve"> </w:t>
      </w:r>
      <w:r>
        <w:rPr>
          <w:rFonts w:ascii="Times New Roman" w:hAnsi="Times New Roman"/>
          <w:sz w:val="20"/>
          <w:szCs w:val="20"/>
        </w:rPr>
        <w:t>in</w:t>
      </w:r>
      <w:r>
        <w:rPr>
          <w:rFonts w:ascii="Times New Roman" w:hAnsi="Times New Roman"/>
          <w:spacing w:val="-8"/>
          <w:sz w:val="20"/>
          <w:szCs w:val="20"/>
        </w:rPr>
        <w:t xml:space="preserve"> </w:t>
      </w:r>
      <w:r>
        <w:rPr>
          <w:rFonts w:ascii="Times New Roman" w:hAnsi="Times New Roman"/>
          <w:sz w:val="20"/>
          <w:szCs w:val="20"/>
        </w:rPr>
        <w:t>the</w:t>
      </w:r>
      <w:r>
        <w:rPr>
          <w:rFonts w:ascii="Times New Roman" w:hAnsi="Times New Roman"/>
          <w:spacing w:val="-7"/>
          <w:sz w:val="20"/>
          <w:szCs w:val="20"/>
        </w:rPr>
        <w:t xml:space="preserve"> </w:t>
      </w:r>
      <w:r>
        <w:rPr>
          <w:rFonts w:ascii="Times New Roman" w:hAnsi="Times New Roman"/>
          <w:sz w:val="20"/>
          <w:szCs w:val="20"/>
        </w:rPr>
        <w:t>academic</w:t>
      </w:r>
      <w:r>
        <w:rPr>
          <w:rFonts w:ascii="Times New Roman" w:hAnsi="Times New Roman"/>
          <w:spacing w:val="-7"/>
          <w:sz w:val="20"/>
          <w:szCs w:val="20"/>
        </w:rPr>
        <w:t xml:space="preserve"> </w:t>
      </w:r>
      <w:r>
        <w:rPr>
          <w:rFonts w:ascii="Times New Roman" w:hAnsi="Times New Roman"/>
          <w:sz w:val="20"/>
          <w:szCs w:val="20"/>
        </w:rPr>
        <w:t>world</w:t>
      </w:r>
      <w:r>
        <w:rPr>
          <w:rFonts w:ascii="Times New Roman" w:hAnsi="Times New Roman"/>
          <w:spacing w:val="-8"/>
          <w:sz w:val="20"/>
          <w:szCs w:val="20"/>
        </w:rPr>
        <w:t xml:space="preserve"> </w:t>
      </w:r>
      <w:r>
        <w:rPr>
          <w:rFonts w:ascii="Times New Roman" w:hAnsi="Times New Roman"/>
          <w:sz w:val="20"/>
          <w:szCs w:val="20"/>
        </w:rPr>
        <w:t>of</w:t>
      </w:r>
      <w:r>
        <w:rPr>
          <w:rFonts w:ascii="Times New Roman" w:hAnsi="Times New Roman"/>
          <w:spacing w:val="-8"/>
          <w:sz w:val="20"/>
          <w:szCs w:val="20"/>
        </w:rPr>
        <w:t xml:space="preserve"> </w:t>
      </w:r>
      <w:r>
        <w:rPr>
          <w:rFonts w:ascii="Times New Roman" w:hAnsi="Times New Roman"/>
          <w:sz w:val="20"/>
          <w:szCs w:val="20"/>
        </w:rPr>
        <w:t>higher</w:t>
      </w:r>
      <w:r>
        <w:rPr>
          <w:rFonts w:ascii="Times New Roman" w:hAnsi="Times New Roman"/>
          <w:spacing w:val="-7"/>
          <w:sz w:val="20"/>
          <w:szCs w:val="20"/>
        </w:rPr>
        <w:t xml:space="preserve"> </w:t>
      </w:r>
      <w:r>
        <w:rPr>
          <w:rFonts w:ascii="Times New Roman" w:hAnsi="Times New Roman"/>
          <w:sz w:val="20"/>
          <w:szCs w:val="20"/>
        </w:rPr>
        <w:t>education.</w:t>
      </w:r>
    </w:p>
    <w:p w:rsidR="00505D4E"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7"/>
          <w:sz w:val="20"/>
          <w:szCs w:val="20"/>
        </w:rPr>
        <w:t xml:space="preserve"> </w:t>
      </w:r>
      <w:r>
        <w:rPr>
          <w:rFonts w:ascii="Times New Roman" w:hAnsi="Times New Roman"/>
          <w:b/>
          <w:bCs/>
          <w:sz w:val="20"/>
          <w:szCs w:val="20"/>
        </w:rPr>
        <w:t>6622</w:t>
      </w:r>
      <w:r>
        <w:rPr>
          <w:rFonts w:ascii="Times New Roman" w:hAnsi="Times New Roman"/>
          <w:b/>
          <w:bCs/>
          <w:spacing w:val="8"/>
          <w:sz w:val="20"/>
          <w:szCs w:val="20"/>
        </w:rPr>
        <w:t xml:space="preserve"> </w:t>
      </w:r>
      <w:r>
        <w:rPr>
          <w:rFonts w:ascii="Times New Roman" w:hAnsi="Times New Roman"/>
          <w:b/>
          <w:bCs/>
          <w:sz w:val="20"/>
          <w:szCs w:val="20"/>
        </w:rPr>
        <w:t>-</w:t>
      </w:r>
      <w:r>
        <w:rPr>
          <w:rFonts w:ascii="Times New Roman" w:hAnsi="Times New Roman"/>
          <w:b/>
          <w:bCs/>
          <w:spacing w:val="-3"/>
          <w:sz w:val="20"/>
          <w:szCs w:val="20"/>
        </w:rPr>
        <w:t xml:space="preserve"> </w:t>
      </w:r>
      <w:r>
        <w:rPr>
          <w:rFonts w:ascii="Times New Roman" w:hAnsi="Times New Roman"/>
          <w:b/>
          <w:bCs/>
          <w:sz w:val="20"/>
          <w:szCs w:val="20"/>
        </w:rPr>
        <w:t>Advanced</w:t>
      </w:r>
      <w:r>
        <w:rPr>
          <w:rFonts w:ascii="Times New Roman" w:hAnsi="Times New Roman"/>
          <w:b/>
          <w:bCs/>
          <w:spacing w:val="8"/>
          <w:sz w:val="20"/>
          <w:szCs w:val="20"/>
        </w:rPr>
        <w:t xml:space="preserve"> </w:t>
      </w:r>
      <w:r>
        <w:rPr>
          <w:rFonts w:ascii="Times New Roman" w:hAnsi="Times New Roman"/>
          <w:b/>
          <w:bCs/>
          <w:sz w:val="20"/>
          <w:szCs w:val="20"/>
        </w:rPr>
        <w:t>Practice</w:t>
      </w:r>
      <w:r>
        <w:rPr>
          <w:rFonts w:ascii="Times New Roman" w:hAnsi="Times New Roman"/>
          <w:b/>
          <w:bCs/>
          <w:spacing w:val="8"/>
          <w:sz w:val="20"/>
          <w:szCs w:val="20"/>
        </w:rPr>
        <w:t xml:space="preserve"> </w:t>
      </w:r>
      <w:r>
        <w:rPr>
          <w:rFonts w:ascii="Times New Roman" w:hAnsi="Times New Roman"/>
          <w:b/>
          <w:bCs/>
          <w:sz w:val="20"/>
          <w:szCs w:val="20"/>
        </w:rPr>
        <w:t>Nursing</w:t>
      </w:r>
      <w:r>
        <w:rPr>
          <w:rFonts w:ascii="Times New Roman" w:hAnsi="Times New Roman"/>
          <w:b/>
          <w:bCs/>
          <w:spacing w:val="8"/>
          <w:sz w:val="20"/>
          <w:szCs w:val="20"/>
        </w:rPr>
        <w:t xml:space="preserve"> </w:t>
      </w:r>
      <w:r>
        <w:rPr>
          <w:rFonts w:ascii="Times New Roman" w:hAnsi="Times New Roman"/>
          <w:b/>
          <w:bCs/>
          <w:sz w:val="20"/>
          <w:szCs w:val="20"/>
        </w:rPr>
        <w:t xml:space="preserve">II.........................................................................5(3-8) </w:t>
      </w:r>
    </w:p>
    <w:p w:rsidR="00505D4E"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 xml:space="preserve">This is the second of the two-clinical-course sequence in application of theories and concepts </w:t>
      </w:r>
      <w:r>
        <w:rPr>
          <w:rFonts w:ascii="Times New Roman" w:hAnsi="Times New Roman"/>
          <w:spacing w:val="1"/>
          <w:sz w:val="20"/>
          <w:szCs w:val="20"/>
        </w:rPr>
        <w:t>relate</w:t>
      </w:r>
      <w:r>
        <w:rPr>
          <w:rFonts w:ascii="Times New Roman" w:hAnsi="Times New Roman"/>
          <w:sz w:val="20"/>
          <w:szCs w:val="20"/>
        </w:rPr>
        <w:t>d</w:t>
      </w:r>
      <w:r>
        <w:rPr>
          <w:rFonts w:ascii="Times New Roman" w:hAnsi="Times New Roman"/>
          <w:spacing w:val="1"/>
          <w:sz w:val="20"/>
          <w:szCs w:val="20"/>
        </w:rPr>
        <w:t xml:space="preserve"> t</w:t>
      </w:r>
      <w:r>
        <w:rPr>
          <w:rFonts w:ascii="Times New Roman" w:hAnsi="Times New Roman"/>
          <w:sz w:val="20"/>
          <w:szCs w:val="20"/>
        </w:rPr>
        <w:t>o</w:t>
      </w:r>
      <w:r>
        <w:rPr>
          <w:rFonts w:ascii="Times New Roman" w:hAnsi="Times New Roman"/>
          <w:spacing w:val="1"/>
          <w:sz w:val="20"/>
          <w:szCs w:val="20"/>
        </w:rPr>
        <w:t xml:space="preserve"> th</w:t>
      </w:r>
      <w:r>
        <w:rPr>
          <w:rFonts w:ascii="Times New Roman" w:hAnsi="Times New Roman"/>
          <w:sz w:val="20"/>
          <w:szCs w:val="20"/>
        </w:rPr>
        <w:t>e</w:t>
      </w:r>
      <w:r>
        <w:rPr>
          <w:rFonts w:ascii="Times New Roman" w:hAnsi="Times New Roman"/>
          <w:spacing w:val="1"/>
          <w:sz w:val="20"/>
          <w:szCs w:val="20"/>
        </w:rPr>
        <w:t xml:space="preserve"> clinica</w:t>
      </w:r>
      <w:r>
        <w:rPr>
          <w:rFonts w:ascii="Times New Roman" w:hAnsi="Times New Roman"/>
          <w:sz w:val="20"/>
          <w:szCs w:val="20"/>
        </w:rPr>
        <w:t>l</w:t>
      </w:r>
      <w:r>
        <w:rPr>
          <w:rFonts w:ascii="Times New Roman" w:hAnsi="Times New Roman"/>
          <w:spacing w:val="1"/>
          <w:sz w:val="20"/>
          <w:szCs w:val="20"/>
        </w:rPr>
        <w:t xml:space="preserve"> nurs</w:t>
      </w:r>
      <w:r>
        <w:rPr>
          <w:rFonts w:ascii="Times New Roman" w:hAnsi="Times New Roman"/>
          <w:sz w:val="20"/>
          <w:szCs w:val="20"/>
        </w:rPr>
        <w:t xml:space="preserve">e </w:t>
      </w:r>
      <w:r>
        <w:rPr>
          <w:rFonts w:ascii="Times New Roman" w:hAnsi="Times New Roman"/>
          <w:spacing w:val="1"/>
          <w:sz w:val="20"/>
          <w:szCs w:val="20"/>
        </w:rPr>
        <w:t>specialis</w:t>
      </w:r>
      <w:r>
        <w:rPr>
          <w:rFonts w:ascii="Times New Roman" w:hAnsi="Times New Roman"/>
          <w:sz w:val="20"/>
          <w:szCs w:val="20"/>
        </w:rPr>
        <w:t>t</w:t>
      </w:r>
      <w:r>
        <w:rPr>
          <w:rFonts w:ascii="Times New Roman" w:hAnsi="Times New Roman"/>
          <w:spacing w:val="1"/>
          <w:sz w:val="20"/>
          <w:szCs w:val="20"/>
        </w:rPr>
        <w:t xml:space="preserve"> rol</w:t>
      </w:r>
      <w:r>
        <w:rPr>
          <w:rFonts w:ascii="Times New Roman" w:hAnsi="Times New Roman"/>
          <w:sz w:val="20"/>
          <w:szCs w:val="20"/>
        </w:rPr>
        <w:t>e</w:t>
      </w:r>
      <w:r>
        <w:rPr>
          <w:rFonts w:ascii="Times New Roman" w:hAnsi="Times New Roman"/>
          <w:spacing w:val="1"/>
          <w:sz w:val="20"/>
          <w:szCs w:val="20"/>
        </w:rPr>
        <w:t xml:space="preserve"> developmen</w:t>
      </w:r>
      <w:r>
        <w:rPr>
          <w:rFonts w:ascii="Times New Roman" w:hAnsi="Times New Roman"/>
          <w:sz w:val="20"/>
          <w:szCs w:val="20"/>
        </w:rPr>
        <w:t>t</w:t>
      </w:r>
      <w:r>
        <w:rPr>
          <w:rFonts w:ascii="Times New Roman" w:hAnsi="Times New Roman"/>
          <w:spacing w:val="1"/>
          <w:sz w:val="20"/>
          <w:szCs w:val="20"/>
        </w:rPr>
        <w:t xml:space="preserve"> i</w:t>
      </w:r>
      <w:r>
        <w:rPr>
          <w:rFonts w:ascii="Times New Roman" w:hAnsi="Times New Roman"/>
          <w:sz w:val="20"/>
          <w:szCs w:val="20"/>
        </w:rPr>
        <w:t>n</w:t>
      </w:r>
      <w:r>
        <w:rPr>
          <w:rFonts w:ascii="Times New Roman" w:hAnsi="Times New Roman"/>
          <w:spacing w:val="1"/>
          <w:sz w:val="20"/>
          <w:szCs w:val="20"/>
        </w:rPr>
        <w:t xml:space="preserve"> Communit</w:t>
      </w:r>
      <w:r>
        <w:rPr>
          <w:rFonts w:ascii="Times New Roman" w:hAnsi="Times New Roman"/>
          <w:sz w:val="20"/>
          <w:szCs w:val="20"/>
        </w:rPr>
        <w:t>y</w:t>
      </w:r>
      <w:r>
        <w:rPr>
          <w:rFonts w:ascii="Times New Roman" w:hAnsi="Times New Roman"/>
          <w:spacing w:val="1"/>
          <w:sz w:val="20"/>
          <w:szCs w:val="20"/>
        </w:rPr>
        <w:t xml:space="preserve"> Health</w:t>
      </w:r>
      <w:r>
        <w:rPr>
          <w:rFonts w:ascii="Times New Roman" w:hAnsi="Times New Roman"/>
          <w:sz w:val="20"/>
          <w:szCs w:val="20"/>
        </w:rPr>
        <w:t>,</w:t>
      </w:r>
      <w:r>
        <w:rPr>
          <w:rFonts w:ascii="Times New Roman" w:hAnsi="Times New Roman"/>
          <w:spacing w:val="1"/>
          <w:sz w:val="20"/>
          <w:szCs w:val="20"/>
        </w:rPr>
        <w:t xml:space="preserve"> Parent-Child </w:t>
      </w:r>
      <w:r>
        <w:rPr>
          <w:rFonts w:ascii="Times New Roman" w:hAnsi="Times New Roman"/>
          <w:spacing w:val="-1"/>
          <w:sz w:val="20"/>
          <w:szCs w:val="20"/>
        </w:rPr>
        <w:t>Healt</w:t>
      </w:r>
      <w:r>
        <w:rPr>
          <w:rFonts w:ascii="Times New Roman" w:hAnsi="Times New Roman"/>
          <w:sz w:val="20"/>
          <w:szCs w:val="20"/>
        </w:rPr>
        <w:t>h</w:t>
      </w:r>
      <w:r>
        <w:rPr>
          <w:rFonts w:ascii="Times New Roman" w:hAnsi="Times New Roman"/>
          <w:spacing w:val="-8"/>
          <w:sz w:val="20"/>
          <w:szCs w:val="20"/>
        </w:rPr>
        <w:t xml:space="preserve"> </w:t>
      </w:r>
      <w:r>
        <w:rPr>
          <w:rFonts w:ascii="Times New Roman" w:hAnsi="Times New Roman"/>
          <w:spacing w:val="-1"/>
          <w:sz w:val="20"/>
          <w:szCs w:val="20"/>
        </w:rPr>
        <w:t>an</w:t>
      </w:r>
      <w:r>
        <w:rPr>
          <w:rFonts w:ascii="Times New Roman" w:hAnsi="Times New Roman"/>
          <w:sz w:val="20"/>
          <w:szCs w:val="20"/>
        </w:rPr>
        <w:t>d</w:t>
      </w:r>
      <w:r>
        <w:rPr>
          <w:rFonts w:ascii="Times New Roman" w:hAnsi="Times New Roman"/>
          <w:spacing w:val="-8"/>
          <w:sz w:val="20"/>
          <w:szCs w:val="20"/>
        </w:rPr>
        <w:t xml:space="preserve"> </w:t>
      </w:r>
      <w:r>
        <w:rPr>
          <w:rFonts w:ascii="Times New Roman" w:hAnsi="Times New Roman"/>
          <w:spacing w:val="-1"/>
          <w:sz w:val="20"/>
          <w:szCs w:val="20"/>
        </w:rPr>
        <w:t>Psych-Menta</w:t>
      </w:r>
      <w:r>
        <w:rPr>
          <w:rFonts w:ascii="Times New Roman" w:hAnsi="Times New Roman"/>
          <w:sz w:val="20"/>
          <w:szCs w:val="20"/>
        </w:rPr>
        <w:t>l</w:t>
      </w:r>
      <w:r>
        <w:rPr>
          <w:rFonts w:ascii="Times New Roman" w:hAnsi="Times New Roman"/>
          <w:spacing w:val="-8"/>
          <w:sz w:val="20"/>
          <w:szCs w:val="20"/>
        </w:rPr>
        <w:t xml:space="preserve"> </w:t>
      </w:r>
      <w:r>
        <w:rPr>
          <w:rFonts w:ascii="Times New Roman" w:hAnsi="Times New Roman"/>
          <w:spacing w:val="-1"/>
          <w:sz w:val="20"/>
          <w:szCs w:val="20"/>
        </w:rPr>
        <w:t>Health</w:t>
      </w:r>
      <w:r>
        <w:rPr>
          <w:rFonts w:ascii="Times New Roman" w:hAnsi="Times New Roman"/>
          <w:sz w:val="20"/>
          <w:szCs w:val="20"/>
        </w:rPr>
        <w:t>.</w:t>
      </w:r>
      <w:r>
        <w:rPr>
          <w:rFonts w:ascii="Times New Roman" w:hAnsi="Times New Roman"/>
          <w:spacing w:val="-8"/>
          <w:sz w:val="20"/>
          <w:szCs w:val="20"/>
        </w:rPr>
        <w:t xml:space="preserve"> </w:t>
      </w:r>
      <w:r>
        <w:rPr>
          <w:rFonts w:ascii="Times New Roman" w:hAnsi="Times New Roman"/>
          <w:i/>
          <w:iCs/>
          <w:spacing w:val="-1"/>
          <w:sz w:val="20"/>
          <w:szCs w:val="20"/>
        </w:rPr>
        <w:t>P</w:t>
      </w:r>
      <w:r>
        <w:rPr>
          <w:rFonts w:ascii="Times New Roman" w:hAnsi="Times New Roman"/>
          <w:i/>
          <w:iCs/>
          <w:spacing w:val="-8"/>
          <w:sz w:val="20"/>
          <w:szCs w:val="20"/>
        </w:rPr>
        <w:t>r</w:t>
      </w:r>
      <w:r>
        <w:rPr>
          <w:rFonts w:ascii="Times New Roman" w:hAnsi="Times New Roman"/>
          <w:i/>
          <w:iCs/>
          <w:spacing w:val="-1"/>
          <w:sz w:val="20"/>
          <w:szCs w:val="20"/>
        </w:rPr>
        <w:t>e</w:t>
      </w:r>
      <w:r>
        <w:rPr>
          <w:rFonts w:ascii="Times New Roman" w:hAnsi="Times New Roman"/>
          <w:i/>
          <w:iCs/>
          <w:spacing w:val="-8"/>
          <w:sz w:val="20"/>
          <w:szCs w:val="20"/>
        </w:rPr>
        <w:t>r</w:t>
      </w:r>
      <w:r>
        <w:rPr>
          <w:rFonts w:ascii="Times New Roman" w:hAnsi="Times New Roman"/>
          <w:i/>
          <w:iCs/>
          <w:spacing w:val="-1"/>
          <w:sz w:val="20"/>
          <w:szCs w:val="20"/>
        </w:rPr>
        <w:t>equisites</w:t>
      </w:r>
      <w:r>
        <w:rPr>
          <w:rFonts w:ascii="Times New Roman" w:hAnsi="Times New Roman"/>
          <w:i/>
          <w:iCs/>
          <w:sz w:val="20"/>
          <w:szCs w:val="20"/>
        </w:rPr>
        <w:t>:</w:t>
      </w:r>
      <w:r>
        <w:rPr>
          <w:rFonts w:ascii="Times New Roman" w:hAnsi="Times New Roman"/>
          <w:i/>
          <w:iCs/>
          <w:spacing w:val="-8"/>
          <w:sz w:val="20"/>
          <w:szCs w:val="20"/>
        </w:rPr>
        <w:t xml:space="preserve"> </w:t>
      </w:r>
      <w:r>
        <w:rPr>
          <w:rFonts w:ascii="Times New Roman" w:hAnsi="Times New Roman"/>
          <w:i/>
          <w:iCs/>
          <w:spacing w:val="-1"/>
          <w:sz w:val="20"/>
          <w:szCs w:val="20"/>
        </w:rPr>
        <w:t>NURS562</w:t>
      </w:r>
      <w:r>
        <w:rPr>
          <w:rFonts w:ascii="Times New Roman" w:hAnsi="Times New Roman"/>
          <w:i/>
          <w:iCs/>
          <w:sz w:val="20"/>
          <w:szCs w:val="20"/>
        </w:rPr>
        <w:t>1</w:t>
      </w:r>
      <w:r>
        <w:rPr>
          <w:rFonts w:ascii="Times New Roman" w:hAnsi="Times New Roman"/>
          <w:i/>
          <w:iCs/>
          <w:spacing w:val="-8"/>
          <w:sz w:val="20"/>
          <w:szCs w:val="20"/>
        </w:rPr>
        <w:t xml:space="preserve"> </w:t>
      </w:r>
      <w:r>
        <w:rPr>
          <w:rFonts w:ascii="Times New Roman" w:hAnsi="Times New Roman"/>
          <w:i/>
          <w:iCs/>
          <w:spacing w:val="-1"/>
          <w:sz w:val="20"/>
          <w:szCs w:val="20"/>
        </w:rPr>
        <w:t>an</w:t>
      </w:r>
      <w:r>
        <w:rPr>
          <w:rFonts w:ascii="Times New Roman" w:hAnsi="Times New Roman"/>
          <w:i/>
          <w:iCs/>
          <w:sz w:val="20"/>
          <w:szCs w:val="20"/>
        </w:rPr>
        <w:t>d</w:t>
      </w:r>
      <w:r>
        <w:rPr>
          <w:rFonts w:ascii="Times New Roman" w:hAnsi="Times New Roman"/>
          <w:i/>
          <w:iCs/>
          <w:spacing w:val="-8"/>
          <w:sz w:val="20"/>
          <w:szCs w:val="20"/>
        </w:rPr>
        <w:t xml:space="preserve"> </w:t>
      </w:r>
      <w:r>
        <w:rPr>
          <w:rFonts w:ascii="Times New Roman" w:hAnsi="Times New Roman"/>
          <w:i/>
          <w:iCs/>
          <w:spacing w:val="-1"/>
          <w:sz w:val="20"/>
          <w:szCs w:val="20"/>
        </w:rPr>
        <w:t>satisfactor</w:t>
      </w:r>
      <w:r>
        <w:rPr>
          <w:rFonts w:ascii="Times New Roman" w:hAnsi="Times New Roman"/>
          <w:i/>
          <w:iCs/>
          <w:sz w:val="20"/>
          <w:szCs w:val="20"/>
        </w:rPr>
        <w:t>y</w:t>
      </w:r>
      <w:r>
        <w:rPr>
          <w:rFonts w:ascii="Times New Roman" w:hAnsi="Times New Roman"/>
          <w:i/>
          <w:iCs/>
          <w:spacing w:val="-8"/>
          <w:sz w:val="20"/>
          <w:szCs w:val="20"/>
        </w:rPr>
        <w:t xml:space="preserve"> </w:t>
      </w:r>
      <w:r>
        <w:rPr>
          <w:rFonts w:ascii="Times New Roman" w:hAnsi="Times New Roman"/>
          <w:i/>
          <w:iCs/>
          <w:spacing w:val="-1"/>
          <w:sz w:val="20"/>
          <w:szCs w:val="20"/>
        </w:rPr>
        <w:t>completio</w:t>
      </w:r>
      <w:r>
        <w:rPr>
          <w:rFonts w:ascii="Times New Roman" w:hAnsi="Times New Roman"/>
          <w:i/>
          <w:iCs/>
          <w:sz w:val="20"/>
          <w:szCs w:val="20"/>
        </w:rPr>
        <w:t>n</w:t>
      </w:r>
      <w:r>
        <w:rPr>
          <w:rFonts w:ascii="Times New Roman" w:hAnsi="Times New Roman"/>
          <w:i/>
          <w:iCs/>
          <w:spacing w:val="-8"/>
          <w:sz w:val="20"/>
          <w:szCs w:val="20"/>
        </w:rPr>
        <w:t xml:space="preserve"> </w:t>
      </w:r>
      <w:r>
        <w:rPr>
          <w:rFonts w:ascii="Times New Roman" w:hAnsi="Times New Roman"/>
          <w:i/>
          <w:iCs/>
          <w:spacing w:val="-1"/>
          <w:sz w:val="20"/>
          <w:szCs w:val="20"/>
        </w:rPr>
        <w:t>o</w:t>
      </w:r>
      <w:r>
        <w:rPr>
          <w:rFonts w:ascii="Times New Roman" w:hAnsi="Times New Roman"/>
          <w:i/>
          <w:iCs/>
          <w:sz w:val="20"/>
          <w:szCs w:val="20"/>
        </w:rPr>
        <w:t>f</w:t>
      </w:r>
      <w:r>
        <w:rPr>
          <w:rFonts w:ascii="Times New Roman" w:hAnsi="Times New Roman"/>
          <w:i/>
          <w:iCs/>
          <w:spacing w:val="-8"/>
          <w:sz w:val="20"/>
          <w:szCs w:val="20"/>
        </w:rPr>
        <w:t xml:space="preserve"> </w:t>
      </w:r>
      <w:r>
        <w:rPr>
          <w:rFonts w:ascii="Times New Roman" w:hAnsi="Times New Roman"/>
          <w:i/>
          <w:iCs/>
          <w:spacing w:val="-1"/>
          <w:sz w:val="20"/>
          <w:szCs w:val="20"/>
        </w:rPr>
        <w:t>P</w:t>
      </w:r>
      <w:r>
        <w:rPr>
          <w:rFonts w:ascii="Times New Roman" w:hAnsi="Times New Roman"/>
          <w:i/>
          <w:iCs/>
          <w:spacing w:val="-8"/>
          <w:sz w:val="20"/>
          <w:szCs w:val="20"/>
        </w:rPr>
        <w:t>r</w:t>
      </w:r>
      <w:r>
        <w:rPr>
          <w:rFonts w:ascii="Times New Roman" w:hAnsi="Times New Roman"/>
          <w:i/>
          <w:iCs/>
          <w:spacing w:val="-1"/>
          <w:sz w:val="20"/>
          <w:szCs w:val="20"/>
        </w:rPr>
        <w:t xml:space="preserve">e- </w:t>
      </w:r>
      <w:r>
        <w:rPr>
          <w:rFonts w:ascii="Times New Roman" w:hAnsi="Times New Roman"/>
          <w:i/>
          <w:iCs/>
          <w:sz w:val="20"/>
          <w:szCs w:val="20"/>
        </w:rPr>
        <w:t>liminary Comp</w:t>
      </w:r>
      <w:r>
        <w:rPr>
          <w:rFonts w:ascii="Times New Roman" w:hAnsi="Times New Roman"/>
          <w:i/>
          <w:iCs/>
          <w:spacing w:val="-7"/>
          <w:sz w:val="20"/>
          <w:szCs w:val="20"/>
        </w:rPr>
        <w:t>r</w:t>
      </w:r>
      <w:r>
        <w:rPr>
          <w:rFonts w:ascii="Times New Roman" w:hAnsi="Times New Roman"/>
          <w:i/>
          <w:iCs/>
          <w:sz w:val="20"/>
          <w:szCs w:val="20"/>
        </w:rPr>
        <w:t>ehensive exam.</w:t>
      </w:r>
    </w:p>
    <w:p w:rsidR="00505D4E"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b/>
          <w:bCs/>
          <w:sz w:val="20"/>
          <w:szCs w:val="20"/>
        </w:rPr>
      </w:pPr>
      <w:r>
        <w:rPr>
          <w:rFonts w:ascii="Times New Roman" w:hAnsi="Times New Roman"/>
          <w:b/>
          <w:bCs/>
          <w:sz w:val="20"/>
          <w:szCs w:val="20"/>
        </w:rPr>
        <w:t>NURS</w:t>
      </w:r>
      <w:r>
        <w:rPr>
          <w:rFonts w:ascii="Times New Roman" w:hAnsi="Times New Roman"/>
          <w:b/>
          <w:bCs/>
          <w:spacing w:val="1"/>
          <w:sz w:val="20"/>
          <w:szCs w:val="20"/>
        </w:rPr>
        <w:t xml:space="preserve"> </w:t>
      </w:r>
      <w:r>
        <w:rPr>
          <w:rFonts w:ascii="Times New Roman" w:hAnsi="Times New Roman"/>
          <w:b/>
          <w:bCs/>
          <w:sz w:val="20"/>
          <w:szCs w:val="20"/>
        </w:rPr>
        <w:t>6820</w:t>
      </w:r>
      <w:r>
        <w:rPr>
          <w:rFonts w:ascii="Times New Roman" w:hAnsi="Times New Roman"/>
          <w:b/>
          <w:bCs/>
          <w:spacing w:val="1"/>
          <w:sz w:val="20"/>
          <w:szCs w:val="20"/>
        </w:rPr>
        <w:t xml:space="preserve"> </w:t>
      </w:r>
      <w:r>
        <w:rPr>
          <w:rFonts w:ascii="Times New Roman" w:hAnsi="Times New Roman"/>
          <w:b/>
          <w:bCs/>
          <w:sz w:val="20"/>
          <w:szCs w:val="20"/>
        </w:rPr>
        <w:t>-</w:t>
      </w:r>
      <w:r>
        <w:rPr>
          <w:rFonts w:ascii="Times New Roman" w:hAnsi="Times New Roman"/>
          <w:b/>
          <w:bCs/>
          <w:spacing w:val="1"/>
          <w:sz w:val="20"/>
          <w:szCs w:val="20"/>
        </w:rPr>
        <w:t xml:space="preserve"> </w:t>
      </w:r>
      <w:r>
        <w:rPr>
          <w:rFonts w:ascii="Times New Roman" w:hAnsi="Times New Roman"/>
          <w:b/>
          <w:bCs/>
          <w:sz w:val="20"/>
          <w:szCs w:val="20"/>
        </w:rPr>
        <w:t>Family</w:t>
      </w:r>
      <w:r>
        <w:rPr>
          <w:rFonts w:ascii="Times New Roman" w:hAnsi="Times New Roman"/>
          <w:b/>
          <w:bCs/>
          <w:spacing w:val="1"/>
          <w:sz w:val="20"/>
          <w:szCs w:val="20"/>
        </w:rPr>
        <w:t xml:space="preserve"> </w:t>
      </w:r>
      <w:r>
        <w:rPr>
          <w:rFonts w:ascii="Times New Roman" w:hAnsi="Times New Roman"/>
          <w:b/>
          <w:bCs/>
          <w:sz w:val="20"/>
          <w:szCs w:val="20"/>
        </w:rPr>
        <w:t>Nurse</w:t>
      </w:r>
      <w:r>
        <w:rPr>
          <w:rFonts w:ascii="Times New Roman" w:hAnsi="Times New Roman"/>
          <w:b/>
          <w:bCs/>
          <w:spacing w:val="1"/>
          <w:sz w:val="20"/>
          <w:szCs w:val="20"/>
        </w:rPr>
        <w:t xml:space="preserve"> </w:t>
      </w:r>
      <w:r>
        <w:rPr>
          <w:rFonts w:ascii="Times New Roman" w:hAnsi="Times New Roman"/>
          <w:b/>
          <w:bCs/>
          <w:sz w:val="20"/>
          <w:szCs w:val="20"/>
        </w:rPr>
        <w:t>Practitioner</w:t>
      </w:r>
      <w:r>
        <w:rPr>
          <w:rFonts w:ascii="Times New Roman" w:hAnsi="Times New Roman"/>
          <w:b/>
          <w:bCs/>
          <w:spacing w:val="-2"/>
          <w:sz w:val="20"/>
          <w:szCs w:val="20"/>
        </w:rPr>
        <w:t xml:space="preserve"> </w:t>
      </w:r>
      <w:r>
        <w:rPr>
          <w:rFonts w:ascii="Times New Roman" w:hAnsi="Times New Roman"/>
          <w:b/>
          <w:bCs/>
          <w:sz w:val="20"/>
          <w:szCs w:val="20"/>
        </w:rPr>
        <w:t xml:space="preserve">Practicum...........................................................4(1-12) </w:t>
      </w:r>
    </w:p>
    <w:p w:rsidR="00505D4E"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An integrated clinical practicum focused on development and implementation of the advanced-practitioner role. Students are involved in a preceptorship in rural/urban family practice settings under the supervision of a clinical preceptor and graduate facult</w:t>
      </w:r>
      <w:r>
        <w:rPr>
          <w:rFonts w:ascii="Times New Roman" w:hAnsi="Times New Roman"/>
          <w:spacing w:val="-13"/>
          <w:sz w:val="20"/>
          <w:szCs w:val="20"/>
        </w:rPr>
        <w:t>y</w:t>
      </w:r>
      <w:r>
        <w:rPr>
          <w:rFonts w:ascii="Times New Roman" w:hAnsi="Times New Roman"/>
          <w:sz w:val="20"/>
          <w:szCs w:val="20"/>
        </w:rPr>
        <w:t>.</w:t>
      </w:r>
    </w:p>
    <w:p w:rsidR="00505D4E" w:rsidRDefault="00505D4E" w:rsidP="00505D4E">
      <w:pPr>
        <w:widowControl w:val="0"/>
        <w:tabs>
          <w:tab w:val="left" w:pos="9180"/>
          <w:tab w:val="left" w:pos="9900"/>
        </w:tabs>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Completion of all course work and satisfactory completion of p</w:t>
      </w:r>
      <w:r>
        <w:rPr>
          <w:rFonts w:ascii="Times New Roman" w:hAnsi="Times New Roman"/>
          <w:i/>
          <w:iCs/>
          <w:spacing w:val="-7"/>
          <w:sz w:val="20"/>
          <w:szCs w:val="20"/>
        </w:rPr>
        <w:t>r</w:t>
      </w:r>
      <w:r>
        <w:rPr>
          <w:rFonts w:ascii="Times New Roman" w:hAnsi="Times New Roman"/>
          <w:i/>
          <w:iCs/>
          <w:sz w:val="20"/>
          <w:szCs w:val="20"/>
        </w:rPr>
        <w:t>eliminary comp</w:t>
      </w:r>
      <w:r>
        <w:rPr>
          <w:rFonts w:ascii="Times New Roman" w:hAnsi="Times New Roman"/>
          <w:i/>
          <w:iCs/>
          <w:spacing w:val="-7"/>
          <w:sz w:val="20"/>
          <w:szCs w:val="20"/>
        </w:rPr>
        <w:t>r</w:t>
      </w:r>
      <w:r>
        <w:rPr>
          <w:rFonts w:ascii="Times New Roman" w:hAnsi="Times New Roman"/>
          <w:i/>
          <w:iCs/>
          <w:sz w:val="20"/>
          <w:szCs w:val="20"/>
        </w:rPr>
        <w:t>ehensive examination.</w:t>
      </w:r>
    </w:p>
    <w:p w:rsidR="00505D4E"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sz w:val="20"/>
          <w:szCs w:val="20"/>
        </w:rPr>
      </w:pPr>
      <w:r>
        <w:rPr>
          <w:rFonts w:ascii="Times New Roman" w:hAnsi="Times New Roman"/>
          <w:b/>
          <w:bCs/>
          <w:sz w:val="20"/>
          <w:szCs w:val="20"/>
        </w:rPr>
        <w:t>NURS 6920 -</w:t>
      </w:r>
      <w:r>
        <w:rPr>
          <w:rFonts w:ascii="Times New Roman" w:hAnsi="Times New Roman"/>
          <w:b/>
          <w:bCs/>
          <w:spacing w:val="-4"/>
          <w:sz w:val="20"/>
          <w:szCs w:val="20"/>
        </w:rPr>
        <w:t xml:space="preserve"> </w:t>
      </w:r>
      <w:r>
        <w:rPr>
          <w:rFonts w:ascii="Times New Roman" w:hAnsi="Times New Roman"/>
          <w:b/>
          <w:bCs/>
          <w:sz w:val="20"/>
          <w:szCs w:val="20"/>
        </w:rPr>
        <w:t>Thesis/Resea</w:t>
      </w:r>
      <w:r>
        <w:rPr>
          <w:rFonts w:ascii="Times New Roman" w:hAnsi="Times New Roman"/>
          <w:b/>
          <w:bCs/>
          <w:spacing w:val="-4"/>
          <w:sz w:val="20"/>
          <w:szCs w:val="20"/>
        </w:rPr>
        <w:t>r</w:t>
      </w:r>
      <w:r>
        <w:rPr>
          <w:rFonts w:ascii="Times New Roman" w:hAnsi="Times New Roman"/>
          <w:b/>
          <w:bCs/>
          <w:sz w:val="20"/>
          <w:szCs w:val="20"/>
        </w:rPr>
        <w:t>ch P</w:t>
      </w:r>
      <w:r>
        <w:rPr>
          <w:rFonts w:ascii="Times New Roman" w:hAnsi="Times New Roman"/>
          <w:b/>
          <w:bCs/>
          <w:spacing w:val="-4"/>
          <w:sz w:val="20"/>
          <w:szCs w:val="20"/>
        </w:rPr>
        <w:t>r</w:t>
      </w:r>
      <w:r>
        <w:rPr>
          <w:rFonts w:ascii="Times New Roman" w:hAnsi="Times New Roman"/>
          <w:b/>
          <w:bCs/>
          <w:sz w:val="20"/>
          <w:szCs w:val="20"/>
        </w:rPr>
        <w:t>oject...................................................................................3(3-0)</w:t>
      </w:r>
    </w:p>
    <w:p w:rsidR="00505D4E"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i/>
          <w:iCs/>
          <w:sz w:val="20"/>
          <w:szCs w:val="20"/>
        </w:rPr>
      </w:pPr>
      <w:r>
        <w:rPr>
          <w:rFonts w:ascii="Times New Roman" w:hAnsi="Times New Roman"/>
          <w:sz w:val="20"/>
          <w:szCs w:val="20"/>
        </w:rPr>
        <w:t>Research methodologies are used to investigate a nursing problem.</w:t>
      </w:r>
      <w:r>
        <w:rPr>
          <w:rFonts w:ascii="Times New Roman" w:hAnsi="Times New Roman"/>
          <w:spacing w:val="-1"/>
          <w:sz w:val="20"/>
          <w:szCs w:val="20"/>
        </w:rPr>
        <w:t xml:space="preserve"> </w:t>
      </w: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w:t>
      </w:r>
      <w:r>
        <w:rPr>
          <w:rFonts w:ascii="Times New Roman" w:hAnsi="Times New Roman"/>
          <w:i/>
          <w:iCs/>
          <w:spacing w:val="-7"/>
          <w:sz w:val="20"/>
          <w:szCs w:val="20"/>
        </w:rPr>
        <w:t>r</w:t>
      </w:r>
      <w:r>
        <w:rPr>
          <w:rFonts w:ascii="Times New Roman" w:hAnsi="Times New Roman"/>
          <w:i/>
          <w:iCs/>
          <w:sz w:val="20"/>
          <w:szCs w:val="20"/>
        </w:rPr>
        <w:t>equisite: NURS 5120</w:t>
      </w:r>
    </w:p>
    <w:p w:rsidR="00505D4E"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i/>
          <w:iCs/>
          <w:sz w:val="20"/>
          <w:szCs w:val="20"/>
        </w:rPr>
      </w:pPr>
    </w:p>
    <w:p w:rsidR="00505D4E"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sz w:val="20"/>
          <w:szCs w:val="20"/>
        </w:rPr>
      </w:pPr>
    </w:p>
    <w:p w:rsidR="00872727" w:rsidRDefault="00872727" w:rsidP="00505D4E">
      <w:pPr>
        <w:pStyle w:val="Heading1"/>
        <w:spacing w:before="0"/>
        <w:ind w:left="360" w:right="180" w:firstLine="0"/>
        <w:rPr>
          <w:rFonts w:ascii="Impact" w:hAnsi="Impact" w:cs="Impact"/>
          <w:color w:val="808080" w:themeColor="background1" w:themeShade="80"/>
          <w:sz w:val="72"/>
          <w:szCs w:val="72"/>
        </w:rPr>
        <w:sectPr w:rsidR="00872727" w:rsidSect="0068571A">
          <w:headerReference w:type="default" r:id="rId46"/>
          <w:pgSz w:w="12240" w:h="15840" w:code="1"/>
          <w:pgMar w:top="720" w:right="720" w:bottom="288" w:left="1440" w:header="720" w:footer="288" w:gutter="0"/>
          <w:cols w:space="720"/>
          <w:docGrid w:linePitch="360"/>
        </w:sectPr>
      </w:pPr>
      <w:bookmarkStart w:id="241" w:name="_Toc294969730"/>
      <w:bookmarkStart w:id="242" w:name="_Toc295508293"/>
    </w:p>
    <w:p w:rsidR="00505D4E" w:rsidRPr="004D76C4" w:rsidRDefault="00505D4E" w:rsidP="00505D4E">
      <w:pPr>
        <w:pStyle w:val="Heading1"/>
        <w:spacing w:before="0"/>
        <w:ind w:left="360" w:right="180" w:firstLine="0"/>
        <w:rPr>
          <w:rFonts w:ascii="Impact" w:hAnsi="Impact" w:cs="Impact"/>
          <w:color w:val="808080" w:themeColor="background1" w:themeShade="80"/>
          <w:sz w:val="72"/>
          <w:szCs w:val="72"/>
        </w:rPr>
      </w:pPr>
      <w:r w:rsidRPr="004D76C4">
        <w:rPr>
          <w:rFonts w:ascii="Impact" w:hAnsi="Impact" w:cs="Impact"/>
          <w:color w:val="808080" w:themeColor="background1" w:themeShade="80"/>
          <w:sz w:val="72"/>
          <w:szCs w:val="72"/>
        </w:rPr>
        <w:lastRenderedPageBreak/>
        <w:t>COLLEGE OF EDUC</w:t>
      </w:r>
      <w:r w:rsidRPr="004D76C4">
        <w:rPr>
          <w:rFonts w:ascii="Impact" w:hAnsi="Impact" w:cs="Impact"/>
          <w:color w:val="808080" w:themeColor="background1" w:themeShade="80"/>
          <w:spacing w:val="-40"/>
          <w:sz w:val="72"/>
          <w:szCs w:val="72"/>
        </w:rPr>
        <w:t>A</w:t>
      </w:r>
      <w:r w:rsidRPr="004D76C4">
        <w:rPr>
          <w:rFonts w:ascii="Impact" w:hAnsi="Impact" w:cs="Impact"/>
          <w:color w:val="808080" w:themeColor="background1" w:themeShade="80"/>
          <w:sz w:val="72"/>
          <w:szCs w:val="72"/>
        </w:rPr>
        <w:t>TION</w:t>
      </w:r>
      <w:bookmarkEnd w:id="241"/>
      <w:bookmarkEnd w:id="242"/>
    </w:p>
    <w:p w:rsidR="00505D4E" w:rsidRPr="004D76C4" w:rsidRDefault="00505D4E" w:rsidP="00505D4E">
      <w:pPr>
        <w:pStyle w:val="Heading2"/>
        <w:spacing w:before="0"/>
        <w:ind w:left="360" w:right="180" w:firstLine="0"/>
        <w:rPr>
          <w:rFonts w:ascii="Times New Roman" w:hAnsi="Times New Roman"/>
          <w:color w:val="808080" w:themeColor="background1" w:themeShade="80"/>
          <w:sz w:val="28"/>
          <w:szCs w:val="28"/>
        </w:rPr>
      </w:pPr>
      <w:bookmarkStart w:id="243" w:name="_Toc294969731"/>
      <w:bookmarkStart w:id="244" w:name="_Toc295508294"/>
      <w:r w:rsidRPr="004D76C4">
        <w:rPr>
          <w:rFonts w:ascii="Times New Roman" w:hAnsi="Times New Roman"/>
          <w:bCs w:val="0"/>
          <w:color w:val="808080" w:themeColor="background1" w:themeShade="80"/>
          <w:sz w:val="28"/>
          <w:szCs w:val="28"/>
        </w:rPr>
        <w:t>Mission and Objectives</w:t>
      </w:r>
      <w:bookmarkEnd w:id="243"/>
      <w:bookmarkEnd w:id="244"/>
    </w:p>
    <w:p w:rsidR="00505D4E"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sz w:val="20"/>
          <w:szCs w:val="20"/>
        </w:rPr>
      </w:pPr>
      <w:r>
        <w:rPr>
          <w:rFonts w:ascii="Times New Roman" w:hAnsi="Times New Roman"/>
          <w:color w:val="000000"/>
          <w:sz w:val="20"/>
          <w:szCs w:val="20"/>
        </w:rPr>
        <w:t>The College of Education o</w:t>
      </w:r>
      <w:r>
        <w:rPr>
          <w:rFonts w:ascii="Times New Roman" w:hAnsi="Times New Roman"/>
          <w:color w:val="000000"/>
          <w:spacing w:val="-4"/>
          <w:sz w:val="20"/>
          <w:szCs w:val="20"/>
        </w:rPr>
        <w:t>f</w:t>
      </w:r>
      <w:r>
        <w:rPr>
          <w:rFonts w:ascii="Times New Roman" w:hAnsi="Times New Roman"/>
          <w:color w:val="000000"/>
          <w:sz w:val="20"/>
          <w:szCs w:val="20"/>
        </w:rPr>
        <w:t>fers the Master of Education (M.Ed.) degree in the various cert</w:t>
      </w:r>
      <w:r>
        <w:rPr>
          <w:rFonts w:ascii="Times New Roman" w:hAnsi="Times New Roman"/>
          <w:color w:val="000000"/>
          <w:spacing w:val="-4"/>
          <w:sz w:val="20"/>
          <w:szCs w:val="20"/>
        </w:rPr>
        <w:t>i</w:t>
      </w:r>
      <w:r>
        <w:rPr>
          <w:rFonts w:ascii="Times New Roman" w:hAnsi="Times New Roman"/>
          <w:color w:val="000000"/>
          <w:sz w:val="20"/>
          <w:szCs w:val="20"/>
        </w:rPr>
        <w:t>fication areas shown and the Education Specialist (Ed.S.) degree in educational leadership.</w:t>
      </w:r>
      <w:r>
        <w:rPr>
          <w:rFonts w:ascii="Times New Roman" w:hAnsi="Times New Roman"/>
          <w:color w:val="000000"/>
          <w:spacing w:val="-3"/>
          <w:sz w:val="20"/>
          <w:szCs w:val="20"/>
        </w:rPr>
        <w:t xml:space="preserve"> </w:t>
      </w:r>
      <w:r>
        <w:rPr>
          <w:rFonts w:ascii="Times New Roman" w:hAnsi="Times New Roman"/>
          <w:color w:val="000000"/>
          <w:sz w:val="20"/>
          <w:szCs w:val="20"/>
        </w:rPr>
        <w:t>The purpose of the M.Ed. degree program is to develop responsibility and leadership in classroom teaching, subject matter specialization, and /or supervision and administration in educational systems.</w:t>
      </w:r>
      <w:r>
        <w:rPr>
          <w:rFonts w:ascii="Times New Roman" w:hAnsi="Times New Roman"/>
          <w:color w:val="000000"/>
          <w:spacing w:val="-4"/>
          <w:sz w:val="20"/>
          <w:szCs w:val="20"/>
        </w:rPr>
        <w:t xml:space="preserve"> </w:t>
      </w:r>
      <w:r>
        <w:rPr>
          <w:rFonts w:ascii="Times New Roman" w:hAnsi="Times New Roman"/>
          <w:color w:val="000000"/>
          <w:sz w:val="20"/>
          <w:szCs w:val="20"/>
        </w:rPr>
        <w:t>The program promotes critical thinking and creative reasoning skills in solving educational problems, a continual quest for knowledge and the ability to communicate e</w:t>
      </w:r>
      <w:r>
        <w:rPr>
          <w:rFonts w:ascii="Times New Roman" w:hAnsi="Times New Roman"/>
          <w:color w:val="000000"/>
          <w:spacing w:val="-4"/>
          <w:sz w:val="20"/>
          <w:szCs w:val="20"/>
        </w:rPr>
        <w:t>f</w:t>
      </w:r>
      <w:r>
        <w:rPr>
          <w:rFonts w:ascii="Times New Roman" w:hAnsi="Times New Roman"/>
          <w:color w:val="000000"/>
          <w:sz w:val="20"/>
          <w:szCs w:val="20"/>
        </w:rPr>
        <w:t>fectively with students, parents, citizens and the community of educators.</w:t>
      </w:r>
      <w:r>
        <w:rPr>
          <w:rFonts w:ascii="Times New Roman" w:hAnsi="Times New Roman"/>
          <w:color w:val="000000"/>
          <w:spacing w:val="-4"/>
          <w:sz w:val="20"/>
          <w:szCs w:val="20"/>
        </w:rPr>
        <w:t xml:space="preserve"> </w:t>
      </w:r>
      <w:r>
        <w:rPr>
          <w:rFonts w:ascii="Times New Roman" w:hAnsi="Times New Roman"/>
          <w:color w:val="000000"/>
          <w:sz w:val="20"/>
          <w:szCs w:val="20"/>
        </w:rPr>
        <w:t>The program has the following objectives:</w:t>
      </w:r>
    </w:p>
    <w:p w:rsidR="00505D4E" w:rsidRPr="00AC2581" w:rsidRDefault="00505D4E" w:rsidP="00F56BDC">
      <w:pPr>
        <w:pStyle w:val="BalloonText"/>
        <w:widowControl w:val="0"/>
        <w:numPr>
          <w:ilvl w:val="0"/>
          <w:numId w:val="26"/>
        </w:numPr>
        <w:autoSpaceDE w:val="0"/>
        <w:autoSpaceDN w:val="0"/>
        <w:adjustRightInd w:val="0"/>
        <w:spacing w:before="2" w:line="249" w:lineRule="auto"/>
        <w:ind w:left="1080" w:right="180"/>
        <w:jc w:val="both"/>
        <w:rPr>
          <w:rFonts w:ascii="Times New Roman" w:hAnsi="Times New Roman"/>
          <w:color w:val="000000"/>
          <w:sz w:val="20"/>
          <w:szCs w:val="20"/>
        </w:rPr>
      </w:pPr>
      <w:r w:rsidRPr="00AC2581">
        <w:rPr>
          <w:rFonts w:ascii="Times New Roman" w:hAnsi="Times New Roman"/>
          <w:color w:val="000000"/>
          <w:spacing w:val="-14"/>
          <w:sz w:val="20"/>
          <w:szCs w:val="20"/>
        </w:rPr>
        <w:t>T</w:t>
      </w:r>
      <w:r w:rsidRPr="00AC2581">
        <w:rPr>
          <w:rFonts w:ascii="Times New Roman" w:hAnsi="Times New Roman"/>
          <w:color w:val="000000"/>
          <w:sz w:val="20"/>
          <w:szCs w:val="20"/>
        </w:rPr>
        <w:t>o prepare teachers, educational supervisors and educational leaders to implement basic and applied research in education.</w:t>
      </w:r>
    </w:p>
    <w:p w:rsidR="00505D4E" w:rsidRPr="00AC2581" w:rsidRDefault="00505D4E" w:rsidP="00F56BDC">
      <w:pPr>
        <w:pStyle w:val="BalloonText"/>
        <w:widowControl w:val="0"/>
        <w:numPr>
          <w:ilvl w:val="0"/>
          <w:numId w:val="26"/>
        </w:numPr>
        <w:autoSpaceDE w:val="0"/>
        <w:autoSpaceDN w:val="0"/>
        <w:adjustRightInd w:val="0"/>
        <w:spacing w:line="231" w:lineRule="exact"/>
        <w:ind w:left="1080" w:right="180"/>
        <w:jc w:val="both"/>
        <w:rPr>
          <w:rFonts w:ascii="Times New Roman" w:hAnsi="Times New Roman"/>
          <w:color w:val="000000"/>
          <w:sz w:val="20"/>
          <w:szCs w:val="20"/>
        </w:rPr>
      </w:pPr>
      <w:r w:rsidRPr="00AC2581">
        <w:rPr>
          <w:rFonts w:ascii="Times New Roman" w:hAnsi="Times New Roman"/>
          <w:color w:val="000000"/>
          <w:spacing w:val="-14"/>
          <w:sz w:val="20"/>
          <w:szCs w:val="20"/>
        </w:rPr>
        <w:t>T</w:t>
      </w:r>
      <w:r w:rsidRPr="00AC2581">
        <w:rPr>
          <w:rFonts w:ascii="Times New Roman" w:hAnsi="Times New Roman"/>
          <w:color w:val="000000"/>
          <w:sz w:val="20"/>
          <w:szCs w:val="20"/>
        </w:rPr>
        <w:t>o promote the development of the essential observable competencies deemed significant for</w:t>
      </w:r>
      <w:r>
        <w:rPr>
          <w:rFonts w:ascii="Times New Roman" w:hAnsi="Times New Roman"/>
          <w:color w:val="000000"/>
          <w:sz w:val="20"/>
          <w:szCs w:val="20"/>
        </w:rPr>
        <w:t xml:space="preserve"> </w:t>
      </w:r>
      <w:r w:rsidRPr="00AC2581">
        <w:rPr>
          <w:rFonts w:ascii="Times New Roman" w:hAnsi="Times New Roman"/>
          <w:color w:val="000000"/>
          <w:sz w:val="20"/>
          <w:szCs w:val="20"/>
        </w:rPr>
        <w:t>teachers and educational leaders.</w:t>
      </w:r>
    </w:p>
    <w:p w:rsidR="00505D4E" w:rsidRPr="00AC2581" w:rsidRDefault="00505D4E" w:rsidP="00F56BDC">
      <w:pPr>
        <w:pStyle w:val="BalloonText"/>
        <w:widowControl w:val="0"/>
        <w:numPr>
          <w:ilvl w:val="0"/>
          <w:numId w:val="26"/>
        </w:numPr>
        <w:autoSpaceDE w:val="0"/>
        <w:autoSpaceDN w:val="0"/>
        <w:adjustRightInd w:val="0"/>
        <w:spacing w:line="238" w:lineRule="exact"/>
        <w:ind w:left="1080" w:right="180"/>
        <w:jc w:val="both"/>
        <w:rPr>
          <w:rFonts w:ascii="Times New Roman" w:hAnsi="Times New Roman"/>
          <w:color w:val="000000"/>
          <w:sz w:val="20"/>
          <w:szCs w:val="20"/>
        </w:rPr>
      </w:pPr>
      <w:r w:rsidRPr="00AC2581">
        <w:rPr>
          <w:rFonts w:ascii="Times New Roman" w:hAnsi="Times New Roman"/>
          <w:color w:val="000000"/>
          <w:spacing w:val="-14"/>
          <w:sz w:val="20"/>
          <w:szCs w:val="20"/>
        </w:rPr>
        <w:t>T</w:t>
      </w:r>
      <w:r w:rsidRPr="00AC2581">
        <w:rPr>
          <w:rFonts w:ascii="Times New Roman" w:hAnsi="Times New Roman"/>
          <w:color w:val="000000"/>
          <w:sz w:val="20"/>
          <w:szCs w:val="20"/>
        </w:rPr>
        <w:t>o assure the acquisition of knowledge in a field of concentration at an advanced level.</w:t>
      </w:r>
    </w:p>
    <w:p w:rsidR="00505D4E" w:rsidRPr="00AC2581" w:rsidRDefault="00505D4E" w:rsidP="00F56BDC">
      <w:pPr>
        <w:pStyle w:val="BalloonText"/>
        <w:widowControl w:val="0"/>
        <w:numPr>
          <w:ilvl w:val="0"/>
          <w:numId w:val="26"/>
        </w:numPr>
        <w:autoSpaceDE w:val="0"/>
        <w:autoSpaceDN w:val="0"/>
        <w:adjustRightInd w:val="0"/>
        <w:spacing w:line="220" w:lineRule="exact"/>
        <w:ind w:left="1080" w:right="180"/>
        <w:jc w:val="both"/>
        <w:rPr>
          <w:rFonts w:ascii="Times New Roman" w:hAnsi="Times New Roman"/>
          <w:color w:val="000000"/>
          <w:sz w:val="20"/>
          <w:szCs w:val="20"/>
        </w:rPr>
      </w:pPr>
      <w:r w:rsidRPr="00AC2581">
        <w:rPr>
          <w:rFonts w:ascii="Times New Roman" w:hAnsi="Times New Roman"/>
          <w:color w:val="000000"/>
          <w:spacing w:val="-14"/>
          <w:sz w:val="20"/>
          <w:szCs w:val="20"/>
        </w:rPr>
        <w:t>T</w:t>
      </w:r>
      <w:r w:rsidRPr="00AC2581">
        <w:rPr>
          <w:rFonts w:ascii="Times New Roman" w:hAnsi="Times New Roman"/>
          <w:color w:val="000000"/>
          <w:sz w:val="20"/>
          <w:szCs w:val="20"/>
        </w:rPr>
        <w:t>o provide a variety of experiences to enhance professional advancement opportunities for</w:t>
      </w:r>
      <w:r>
        <w:rPr>
          <w:rFonts w:ascii="Times New Roman" w:hAnsi="Times New Roman"/>
          <w:color w:val="000000"/>
          <w:sz w:val="20"/>
          <w:szCs w:val="20"/>
        </w:rPr>
        <w:t xml:space="preserve"> </w:t>
      </w:r>
      <w:r w:rsidRPr="00AC2581">
        <w:rPr>
          <w:rFonts w:ascii="Times New Roman" w:hAnsi="Times New Roman"/>
          <w:color w:val="000000"/>
          <w:sz w:val="20"/>
          <w:szCs w:val="20"/>
        </w:rPr>
        <w:t>teachers and educational managers.</w:t>
      </w:r>
    </w:p>
    <w:p w:rsidR="00505D4E" w:rsidRPr="00AC2581" w:rsidRDefault="00505D4E" w:rsidP="00F56BDC">
      <w:pPr>
        <w:pStyle w:val="BalloonText"/>
        <w:widowControl w:val="0"/>
        <w:numPr>
          <w:ilvl w:val="0"/>
          <w:numId w:val="26"/>
        </w:numPr>
        <w:autoSpaceDE w:val="0"/>
        <w:autoSpaceDN w:val="0"/>
        <w:adjustRightInd w:val="0"/>
        <w:spacing w:before="10"/>
        <w:ind w:left="1080" w:right="180"/>
        <w:jc w:val="both"/>
        <w:rPr>
          <w:rFonts w:ascii="Times New Roman" w:hAnsi="Times New Roman"/>
          <w:color w:val="000000"/>
          <w:sz w:val="20"/>
          <w:szCs w:val="20"/>
        </w:rPr>
      </w:pPr>
      <w:r w:rsidRPr="00AC2581">
        <w:rPr>
          <w:rFonts w:ascii="Times New Roman" w:hAnsi="Times New Roman"/>
          <w:color w:val="000000"/>
          <w:sz w:val="20"/>
          <w:szCs w:val="20"/>
        </w:rPr>
        <w:t>5.</w:t>
      </w:r>
      <w:r w:rsidRPr="00AC2581">
        <w:rPr>
          <w:rFonts w:ascii="Times New Roman" w:hAnsi="Times New Roman"/>
          <w:color w:val="000000"/>
          <w:spacing w:val="-4"/>
          <w:sz w:val="20"/>
          <w:szCs w:val="20"/>
        </w:rPr>
        <w:t xml:space="preserve"> </w:t>
      </w:r>
      <w:r w:rsidRPr="00AC2581">
        <w:rPr>
          <w:rFonts w:ascii="Times New Roman" w:hAnsi="Times New Roman"/>
          <w:color w:val="000000"/>
          <w:spacing w:val="-14"/>
          <w:sz w:val="20"/>
          <w:szCs w:val="20"/>
        </w:rPr>
        <w:t>T</w:t>
      </w:r>
      <w:r w:rsidRPr="00AC2581">
        <w:rPr>
          <w:rFonts w:ascii="Times New Roman" w:hAnsi="Times New Roman"/>
          <w:color w:val="000000"/>
          <w:sz w:val="20"/>
          <w:szCs w:val="20"/>
        </w:rPr>
        <w:t>o prepare students for further graduate study in the field of education.</w:t>
      </w:r>
    </w:p>
    <w:p w:rsidR="00505D4E" w:rsidRDefault="00505D4E" w:rsidP="00505D4E">
      <w:pPr>
        <w:widowControl w:val="0"/>
        <w:autoSpaceDE w:val="0"/>
        <w:autoSpaceDN w:val="0"/>
        <w:adjustRightInd w:val="0"/>
        <w:spacing w:before="3" w:after="0" w:line="190" w:lineRule="exact"/>
        <w:ind w:left="360" w:right="180" w:firstLine="0"/>
        <w:jc w:val="both"/>
        <w:rPr>
          <w:rFonts w:ascii="Times New Roman" w:hAnsi="Times New Roman"/>
          <w:color w:val="000000"/>
          <w:sz w:val="19"/>
          <w:szCs w:val="19"/>
        </w:rPr>
      </w:pPr>
    </w:p>
    <w:p w:rsidR="00505D4E" w:rsidRPr="004D76C4" w:rsidRDefault="00505D4E" w:rsidP="00505D4E">
      <w:pPr>
        <w:pStyle w:val="Heading2"/>
        <w:spacing w:before="0"/>
        <w:ind w:left="360" w:right="180" w:firstLine="0"/>
        <w:rPr>
          <w:rFonts w:ascii="Impact" w:hAnsi="Impact" w:cs="Impact"/>
          <w:color w:val="808080" w:themeColor="background1" w:themeShade="80"/>
          <w:sz w:val="48"/>
          <w:szCs w:val="48"/>
        </w:rPr>
      </w:pPr>
      <w:bookmarkStart w:id="245" w:name="_Toc294969732"/>
      <w:bookmarkStart w:id="246" w:name="_Toc295508295"/>
      <w:r w:rsidRPr="004D76C4">
        <w:rPr>
          <w:rFonts w:ascii="Impact" w:hAnsi="Impact" w:cs="Impact"/>
          <w:color w:val="808080" w:themeColor="background1" w:themeShade="80"/>
          <w:sz w:val="48"/>
          <w:szCs w:val="48"/>
        </w:rPr>
        <w:t>MASTER OF EDUC</w:t>
      </w:r>
      <w:r w:rsidRPr="004D76C4">
        <w:rPr>
          <w:rFonts w:ascii="Impact" w:hAnsi="Impact" w:cs="Impact"/>
          <w:color w:val="808080" w:themeColor="background1" w:themeShade="80"/>
          <w:spacing w:val="-26"/>
          <w:sz w:val="48"/>
          <w:szCs w:val="48"/>
        </w:rPr>
        <w:t>A</w:t>
      </w:r>
      <w:r w:rsidRPr="004D76C4">
        <w:rPr>
          <w:rFonts w:ascii="Impact" w:hAnsi="Impact" w:cs="Impact"/>
          <w:color w:val="808080" w:themeColor="background1" w:themeShade="80"/>
          <w:sz w:val="48"/>
          <w:szCs w:val="48"/>
        </w:rPr>
        <w:t>TION</w:t>
      </w:r>
      <w:bookmarkEnd w:id="245"/>
      <w:bookmarkEnd w:id="246"/>
    </w:p>
    <w:p w:rsidR="00505D4E" w:rsidRDefault="00505D4E" w:rsidP="00505D4E">
      <w:pPr>
        <w:widowControl w:val="0"/>
        <w:autoSpaceDE w:val="0"/>
        <w:autoSpaceDN w:val="0"/>
        <w:adjustRightInd w:val="0"/>
        <w:spacing w:before="47" w:after="0" w:line="250" w:lineRule="auto"/>
        <w:ind w:left="360" w:right="180" w:firstLine="360"/>
        <w:jc w:val="both"/>
        <w:rPr>
          <w:rFonts w:ascii="Times New Roman" w:hAnsi="Times New Roman"/>
          <w:color w:val="000000"/>
          <w:sz w:val="20"/>
          <w:szCs w:val="20"/>
        </w:rPr>
      </w:pPr>
      <w:r>
        <w:rPr>
          <w:rFonts w:ascii="Times New Roman" w:hAnsi="Times New Roman"/>
          <w:color w:val="000000"/>
          <w:sz w:val="20"/>
          <w:szCs w:val="20"/>
        </w:rPr>
        <w:t>Graduate students may pursue 10 di</w:t>
      </w:r>
      <w:r>
        <w:rPr>
          <w:rFonts w:ascii="Times New Roman" w:hAnsi="Times New Roman"/>
          <w:color w:val="000000"/>
          <w:spacing w:val="-4"/>
          <w:sz w:val="20"/>
          <w:szCs w:val="20"/>
        </w:rPr>
        <w:t>f</w:t>
      </w:r>
      <w:r>
        <w:rPr>
          <w:rFonts w:ascii="Times New Roman" w:hAnsi="Times New Roman"/>
          <w:color w:val="000000"/>
          <w:sz w:val="20"/>
          <w:szCs w:val="20"/>
        </w:rPr>
        <w:t xml:space="preserve">ferent major programs for </w:t>
      </w:r>
      <w:del w:id="247" w:author=" " w:date="2011-04-06T10:23:00Z">
        <w:r w:rsidDel="008369BF">
          <w:rPr>
            <w:rFonts w:ascii="Times New Roman" w:hAnsi="Times New Roman"/>
            <w:color w:val="000000"/>
            <w:sz w:val="20"/>
            <w:szCs w:val="20"/>
          </w:rPr>
          <w:delText>t</w:delText>
        </w:r>
      </w:del>
      <w:del w:id="248" w:author=" " w:date="2011-04-06T10:22:00Z">
        <w:r w:rsidDel="008369BF">
          <w:rPr>
            <w:rFonts w:ascii="Times New Roman" w:hAnsi="Times New Roman"/>
            <w:color w:val="000000"/>
            <w:sz w:val="20"/>
            <w:szCs w:val="20"/>
          </w:rPr>
          <w:delText>eacher</w:delText>
        </w:r>
      </w:del>
      <w:r>
        <w:rPr>
          <w:rFonts w:ascii="Times New Roman" w:hAnsi="Times New Roman"/>
          <w:color w:val="000000"/>
          <w:sz w:val="20"/>
          <w:szCs w:val="20"/>
        </w:rPr>
        <w:t xml:space="preserve"> certification. </w:t>
      </w:r>
      <w:ins w:id="249" w:author=" " w:date="2011-04-06T10:23:00Z">
        <w:r>
          <w:rPr>
            <w:rFonts w:ascii="Times New Roman" w:hAnsi="Times New Roman"/>
            <w:color w:val="000000"/>
            <w:sz w:val="20"/>
            <w:szCs w:val="20"/>
          </w:rPr>
          <w:t xml:space="preserve">With the exception of Educational Leadership, degree </w:t>
        </w:r>
      </w:ins>
      <w:del w:id="250" w:author=" " w:date="2011-04-06T10:23:00Z">
        <w:r w:rsidDel="008369BF">
          <w:rPr>
            <w:rFonts w:ascii="Times New Roman" w:hAnsi="Times New Roman"/>
            <w:color w:val="000000"/>
            <w:sz w:val="20"/>
            <w:szCs w:val="20"/>
          </w:rPr>
          <w:delText>Degree</w:delText>
        </w:r>
      </w:del>
      <w:r>
        <w:rPr>
          <w:rFonts w:ascii="Times New Roman" w:hAnsi="Times New Roman"/>
          <w:color w:val="000000"/>
          <w:sz w:val="20"/>
          <w:szCs w:val="20"/>
        </w:rPr>
        <w:t xml:space="preserve"> programs are designed for fifth-year level certification. Education courses are o</w:t>
      </w:r>
      <w:r>
        <w:rPr>
          <w:rFonts w:ascii="Times New Roman" w:hAnsi="Times New Roman"/>
          <w:color w:val="000000"/>
          <w:spacing w:val="-4"/>
          <w:sz w:val="20"/>
          <w:szCs w:val="20"/>
        </w:rPr>
        <w:t>f</w:t>
      </w:r>
      <w:r>
        <w:rPr>
          <w:rFonts w:ascii="Times New Roman" w:hAnsi="Times New Roman"/>
          <w:color w:val="000000"/>
          <w:sz w:val="20"/>
          <w:szCs w:val="20"/>
        </w:rPr>
        <w:t>fered in foundations, teaching fields, research and statistics.</w:t>
      </w:r>
      <w:r>
        <w:rPr>
          <w:rFonts w:ascii="Times New Roman" w:hAnsi="Times New Roman"/>
          <w:color w:val="000000"/>
          <w:spacing w:val="-3"/>
          <w:sz w:val="20"/>
          <w:szCs w:val="20"/>
        </w:rPr>
        <w:t xml:space="preserve"> </w:t>
      </w:r>
      <w:r>
        <w:rPr>
          <w:rFonts w:ascii="Times New Roman" w:hAnsi="Times New Roman"/>
          <w:color w:val="000000"/>
          <w:sz w:val="20"/>
          <w:szCs w:val="20"/>
        </w:rPr>
        <w:t>The following array depicts the 10 major programs of stud</w:t>
      </w:r>
      <w:r>
        <w:rPr>
          <w:rFonts w:ascii="Times New Roman" w:hAnsi="Times New Roman"/>
          <w:color w:val="000000"/>
          <w:spacing w:val="-13"/>
          <w:sz w:val="20"/>
          <w:szCs w:val="20"/>
        </w:rPr>
        <w:t>y</w:t>
      </w:r>
      <w:r>
        <w:rPr>
          <w:rFonts w:ascii="Times New Roman" w:hAnsi="Times New Roman"/>
          <w:color w:val="000000"/>
          <w:sz w:val="20"/>
          <w:szCs w:val="20"/>
        </w:rPr>
        <w:t>, identifies the college o</w:t>
      </w:r>
      <w:r>
        <w:rPr>
          <w:rFonts w:ascii="Times New Roman" w:hAnsi="Times New Roman"/>
          <w:color w:val="000000"/>
          <w:spacing w:val="-4"/>
          <w:sz w:val="20"/>
          <w:szCs w:val="20"/>
        </w:rPr>
        <w:t>f</w:t>
      </w:r>
      <w:r>
        <w:rPr>
          <w:rFonts w:ascii="Times New Roman" w:hAnsi="Times New Roman"/>
          <w:color w:val="000000"/>
          <w:sz w:val="20"/>
          <w:szCs w:val="20"/>
        </w:rPr>
        <w:t>fering each specific program and provides the telephone numbers for each.</w:t>
      </w:r>
    </w:p>
    <w:p w:rsidR="00505D4E" w:rsidRDefault="00505D4E" w:rsidP="00505D4E">
      <w:pPr>
        <w:widowControl w:val="0"/>
        <w:autoSpaceDE w:val="0"/>
        <w:autoSpaceDN w:val="0"/>
        <w:adjustRightInd w:val="0"/>
        <w:spacing w:before="47" w:after="0" w:line="250" w:lineRule="auto"/>
        <w:ind w:left="360" w:right="180" w:firstLine="0"/>
        <w:jc w:val="both"/>
        <w:rPr>
          <w:rFonts w:ascii="Times New Roman" w:hAnsi="Times New Roman"/>
          <w:color w:val="000000"/>
          <w:sz w:val="20"/>
          <w:szCs w:val="20"/>
        </w:rPr>
      </w:pPr>
    </w:p>
    <w:p w:rsidR="00505D4E" w:rsidRDefault="00505D4E" w:rsidP="00505D4E">
      <w:pPr>
        <w:widowControl w:val="0"/>
        <w:tabs>
          <w:tab w:val="left" w:pos="5130"/>
          <w:tab w:val="left" w:pos="8910"/>
        </w:tabs>
        <w:autoSpaceDE w:val="0"/>
        <w:autoSpaceDN w:val="0"/>
        <w:adjustRightInd w:val="0"/>
        <w:spacing w:after="0"/>
        <w:ind w:left="720" w:right="180" w:firstLine="0"/>
        <w:jc w:val="both"/>
        <w:rPr>
          <w:rFonts w:ascii="Times New Roman" w:hAnsi="Times New Roman"/>
          <w:color w:val="000000"/>
          <w:sz w:val="20"/>
          <w:szCs w:val="20"/>
        </w:rPr>
      </w:pPr>
      <w:r>
        <w:rPr>
          <w:rFonts w:ascii="Times New Roman" w:hAnsi="Times New Roman"/>
          <w:b/>
          <w:bCs/>
          <w:color w:val="000000"/>
          <w:sz w:val="20"/>
          <w:szCs w:val="20"/>
          <w:u w:val="single"/>
        </w:rPr>
        <w:t>M.Ed. P</w:t>
      </w:r>
      <w:r>
        <w:rPr>
          <w:rFonts w:ascii="Times New Roman" w:hAnsi="Times New Roman"/>
          <w:b/>
          <w:bCs/>
          <w:color w:val="000000"/>
          <w:spacing w:val="-4"/>
          <w:sz w:val="20"/>
          <w:szCs w:val="20"/>
          <w:u w:val="single"/>
        </w:rPr>
        <w:t>r</w:t>
      </w:r>
      <w:r>
        <w:rPr>
          <w:rFonts w:ascii="Times New Roman" w:hAnsi="Times New Roman"/>
          <w:b/>
          <w:bCs/>
          <w:color w:val="000000"/>
          <w:sz w:val="20"/>
          <w:szCs w:val="20"/>
          <w:u w:val="single"/>
        </w:rPr>
        <w:t xml:space="preserve">ogram </w:t>
      </w:r>
      <w:r>
        <w:rPr>
          <w:rFonts w:ascii="Times New Roman" w:hAnsi="Times New Roman"/>
          <w:b/>
          <w:bCs/>
          <w:color w:val="000000"/>
          <w:sz w:val="20"/>
          <w:szCs w:val="20"/>
          <w:u w:val="single"/>
        </w:rPr>
        <w:tab/>
        <w:t xml:space="preserve">College </w:t>
      </w:r>
      <w:r>
        <w:rPr>
          <w:rFonts w:ascii="Times New Roman" w:hAnsi="Times New Roman"/>
          <w:b/>
          <w:bCs/>
          <w:color w:val="000000"/>
          <w:sz w:val="20"/>
          <w:szCs w:val="20"/>
          <w:u w:val="single"/>
        </w:rPr>
        <w:tab/>
      </w:r>
      <w:r>
        <w:rPr>
          <w:rFonts w:ascii="Times New Roman" w:hAnsi="Times New Roman"/>
          <w:b/>
          <w:bCs/>
          <w:color w:val="000000"/>
          <w:spacing w:val="-18"/>
          <w:sz w:val="20"/>
          <w:szCs w:val="20"/>
          <w:u w:val="single"/>
        </w:rPr>
        <w:t>T</w:t>
      </w:r>
      <w:r>
        <w:rPr>
          <w:rFonts w:ascii="Times New Roman" w:hAnsi="Times New Roman"/>
          <w:b/>
          <w:bCs/>
          <w:color w:val="000000"/>
          <w:sz w:val="20"/>
          <w:szCs w:val="20"/>
          <w:u w:val="single"/>
        </w:rPr>
        <w:t>elephone</w:t>
      </w:r>
    </w:p>
    <w:p w:rsidR="00505D4E" w:rsidRDefault="00505D4E" w:rsidP="00505D4E">
      <w:pPr>
        <w:widowControl w:val="0"/>
        <w:tabs>
          <w:tab w:val="left" w:pos="5130"/>
          <w:tab w:val="right" w:pos="9900"/>
        </w:tabs>
        <w:autoSpaceDE w:val="0"/>
        <w:autoSpaceDN w:val="0"/>
        <w:adjustRightInd w:val="0"/>
        <w:spacing w:before="10" w:after="0"/>
        <w:ind w:left="720" w:right="180" w:firstLine="0"/>
        <w:jc w:val="both"/>
        <w:rPr>
          <w:rFonts w:ascii="Times New Roman" w:hAnsi="Times New Roman"/>
          <w:color w:val="000000"/>
          <w:sz w:val="20"/>
          <w:szCs w:val="20"/>
        </w:rPr>
      </w:pPr>
      <w:r>
        <w:rPr>
          <w:rFonts w:ascii="Times New Roman" w:hAnsi="Times New Roman"/>
          <w:color w:val="000000"/>
          <w:sz w:val="20"/>
          <w:szCs w:val="20"/>
        </w:rPr>
        <w:t>Early Childhood Education</w:t>
      </w:r>
      <w:r>
        <w:rPr>
          <w:rFonts w:ascii="Times New Roman" w:hAnsi="Times New Roman"/>
          <w:color w:val="000000"/>
          <w:sz w:val="20"/>
          <w:szCs w:val="20"/>
        </w:rPr>
        <w:tab/>
        <w:t>College of Education</w:t>
      </w:r>
      <w:r>
        <w:rPr>
          <w:rFonts w:ascii="Times New Roman" w:hAnsi="Times New Roman"/>
          <w:color w:val="000000"/>
          <w:sz w:val="20"/>
          <w:szCs w:val="20"/>
        </w:rPr>
        <w:tab/>
        <w:t>(229) 430-6471</w:t>
      </w:r>
    </w:p>
    <w:p w:rsidR="00505D4E" w:rsidRDefault="00505D4E" w:rsidP="00505D4E">
      <w:pPr>
        <w:widowControl w:val="0"/>
        <w:tabs>
          <w:tab w:val="left" w:pos="5130"/>
          <w:tab w:val="right" w:pos="9900"/>
        </w:tabs>
        <w:autoSpaceDE w:val="0"/>
        <w:autoSpaceDN w:val="0"/>
        <w:adjustRightInd w:val="0"/>
        <w:spacing w:before="10" w:after="0"/>
        <w:ind w:left="720" w:right="180" w:firstLine="0"/>
        <w:jc w:val="both"/>
        <w:rPr>
          <w:rFonts w:ascii="Times New Roman" w:hAnsi="Times New Roman"/>
          <w:color w:val="000000"/>
          <w:sz w:val="20"/>
          <w:szCs w:val="20"/>
        </w:rPr>
      </w:pPr>
      <w:r>
        <w:rPr>
          <w:rFonts w:ascii="Times New Roman" w:hAnsi="Times New Roman"/>
          <w:color w:val="000000"/>
          <w:sz w:val="20"/>
          <w:szCs w:val="20"/>
        </w:rPr>
        <w:t>Educational Leadership</w:t>
      </w:r>
      <w:r>
        <w:rPr>
          <w:rFonts w:ascii="Times New Roman" w:hAnsi="Times New Roman"/>
          <w:color w:val="000000"/>
          <w:sz w:val="20"/>
          <w:szCs w:val="20"/>
        </w:rPr>
        <w:tab/>
        <w:t>College of Education</w:t>
      </w:r>
      <w:r>
        <w:rPr>
          <w:rFonts w:ascii="Times New Roman" w:hAnsi="Times New Roman"/>
          <w:color w:val="000000"/>
          <w:sz w:val="20"/>
          <w:szCs w:val="20"/>
        </w:rPr>
        <w:tab/>
        <w:t>(229) 430-4715</w:t>
      </w:r>
    </w:p>
    <w:p w:rsidR="00505D4E" w:rsidRDefault="00505D4E" w:rsidP="00505D4E">
      <w:pPr>
        <w:widowControl w:val="0"/>
        <w:tabs>
          <w:tab w:val="left" w:pos="5130"/>
          <w:tab w:val="right" w:pos="9900"/>
        </w:tabs>
        <w:autoSpaceDE w:val="0"/>
        <w:autoSpaceDN w:val="0"/>
        <w:adjustRightInd w:val="0"/>
        <w:spacing w:before="10" w:after="0"/>
        <w:ind w:left="720" w:right="180" w:firstLine="0"/>
        <w:jc w:val="both"/>
        <w:rPr>
          <w:rFonts w:ascii="Times New Roman" w:hAnsi="Times New Roman"/>
          <w:color w:val="000000"/>
          <w:sz w:val="20"/>
          <w:szCs w:val="20"/>
        </w:rPr>
      </w:pPr>
      <w:r>
        <w:rPr>
          <w:rFonts w:ascii="Times New Roman" w:hAnsi="Times New Roman"/>
          <w:color w:val="000000"/>
          <w:sz w:val="20"/>
          <w:szCs w:val="20"/>
        </w:rPr>
        <w:t>English Education</w:t>
      </w:r>
      <w:r>
        <w:rPr>
          <w:rFonts w:ascii="Times New Roman" w:hAnsi="Times New Roman"/>
          <w:color w:val="000000"/>
          <w:sz w:val="20"/>
          <w:szCs w:val="20"/>
        </w:rPr>
        <w:tab/>
        <w:t>College of</w:t>
      </w:r>
      <w:r w:rsidRPr="00505D4E">
        <w:rPr>
          <w:rFonts w:ascii="Times New Roman" w:hAnsi="Times New Roman"/>
          <w:color w:val="000000"/>
          <w:sz w:val="20"/>
          <w:szCs w:val="20"/>
        </w:rPr>
        <w:t xml:space="preserve"> </w:t>
      </w:r>
      <w:r>
        <w:rPr>
          <w:rFonts w:ascii="Times New Roman" w:hAnsi="Times New Roman"/>
          <w:color w:val="000000"/>
          <w:sz w:val="20"/>
          <w:szCs w:val="20"/>
        </w:rPr>
        <w:t xml:space="preserve">Arts and Humanities </w:t>
      </w:r>
      <w:r w:rsidRPr="00505D4E">
        <w:rPr>
          <w:rFonts w:ascii="Times New Roman" w:hAnsi="Times New Roman"/>
          <w:color w:val="000000"/>
          <w:sz w:val="20"/>
          <w:szCs w:val="20"/>
        </w:rPr>
        <w:t xml:space="preserve"> </w:t>
      </w:r>
      <w:r w:rsidRPr="00505D4E">
        <w:rPr>
          <w:rFonts w:ascii="Times New Roman" w:hAnsi="Times New Roman"/>
          <w:color w:val="000000"/>
          <w:sz w:val="20"/>
          <w:szCs w:val="20"/>
        </w:rPr>
        <w:tab/>
      </w:r>
      <w:r>
        <w:rPr>
          <w:rFonts w:ascii="Times New Roman" w:hAnsi="Times New Roman"/>
          <w:color w:val="000000"/>
          <w:sz w:val="20"/>
          <w:szCs w:val="20"/>
        </w:rPr>
        <w:t>(229) 430-4833</w:t>
      </w:r>
    </w:p>
    <w:p w:rsidR="00505D4E" w:rsidRDefault="00505D4E" w:rsidP="00505D4E">
      <w:pPr>
        <w:widowControl w:val="0"/>
        <w:tabs>
          <w:tab w:val="left" w:pos="5130"/>
          <w:tab w:val="right" w:pos="9900"/>
        </w:tabs>
        <w:autoSpaceDE w:val="0"/>
        <w:autoSpaceDN w:val="0"/>
        <w:adjustRightInd w:val="0"/>
        <w:spacing w:before="10" w:after="0"/>
        <w:ind w:left="720" w:right="180" w:firstLine="0"/>
        <w:jc w:val="both"/>
        <w:rPr>
          <w:rFonts w:ascii="Times New Roman" w:hAnsi="Times New Roman"/>
          <w:color w:val="000000"/>
          <w:sz w:val="20"/>
          <w:szCs w:val="20"/>
        </w:rPr>
      </w:pPr>
      <w:r>
        <w:rPr>
          <w:rFonts w:ascii="Times New Roman" w:hAnsi="Times New Roman"/>
          <w:color w:val="000000"/>
          <w:sz w:val="20"/>
          <w:szCs w:val="20"/>
        </w:rPr>
        <w:t>Health and Physical Education</w:t>
      </w:r>
      <w:r>
        <w:rPr>
          <w:rFonts w:ascii="Times New Roman" w:hAnsi="Times New Roman"/>
          <w:color w:val="000000"/>
          <w:sz w:val="20"/>
          <w:szCs w:val="20"/>
        </w:rPr>
        <w:tab/>
        <w:t>College of Education</w:t>
      </w:r>
      <w:r>
        <w:rPr>
          <w:rFonts w:ascii="Times New Roman" w:hAnsi="Times New Roman"/>
          <w:color w:val="000000"/>
          <w:sz w:val="20"/>
          <w:szCs w:val="20"/>
        </w:rPr>
        <w:tab/>
        <w:t>(229) 430-4762</w:t>
      </w:r>
    </w:p>
    <w:p w:rsidR="00505D4E" w:rsidRDefault="00505D4E" w:rsidP="00505D4E">
      <w:pPr>
        <w:widowControl w:val="0"/>
        <w:tabs>
          <w:tab w:val="left" w:pos="5130"/>
          <w:tab w:val="right" w:pos="9900"/>
        </w:tabs>
        <w:autoSpaceDE w:val="0"/>
        <w:autoSpaceDN w:val="0"/>
        <w:adjustRightInd w:val="0"/>
        <w:spacing w:before="10" w:after="0"/>
        <w:ind w:left="720" w:right="180" w:firstLine="0"/>
        <w:jc w:val="both"/>
        <w:rPr>
          <w:rFonts w:ascii="Times New Roman" w:hAnsi="Times New Roman"/>
          <w:color w:val="000000"/>
          <w:sz w:val="20"/>
          <w:szCs w:val="20"/>
        </w:rPr>
      </w:pPr>
      <w:r>
        <w:rPr>
          <w:rFonts w:ascii="Times New Roman" w:hAnsi="Times New Roman"/>
          <w:color w:val="000000"/>
          <w:sz w:val="20"/>
          <w:szCs w:val="20"/>
        </w:rPr>
        <w:t>Mathematics Education</w:t>
      </w:r>
      <w:r>
        <w:rPr>
          <w:rFonts w:ascii="Times New Roman" w:hAnsi="Times New Roman"/>
          <w:color w:val="000000"/>
          <w:sz w:val="20"/>
          <w:szCs w:val="20"/>
        </w:rPr>
        <w:tab/>
        <w:t>College of Sciencesand Health Professions</w:t>
      </w:r>
      <w:r>
        <w:rPr>
          <w:rFonts w:ascii="Times New Roman" w:hAnsi="Times New Roman"/>
          <w:color w:val="000000"/>
          <w:sz w:val="20"/>
          <w:szCs w:val="20"/>
        </w:rPr>
        <w:tab/>
        <w:t>(229) 430-4886</w:t>
      </w:r>
    </w:p>
    <w:p w:rsidR="00505D4E" w:rsidRDefault="00505D4E" w:rsidP="00505D4E">
      <w:pPr>
        <w:widowControl w:val="0"/>
        <w:tabs>
          <w:tab w:val="left" w:pos="5130"/>
          <w:tab w:val="right" w:pos="9900"/>
        </w:tabs>
        <w:autoSpaceDE w:val="0"/>
        <w:autoSpaceDN w:val="0"/>
        <w:adjustRightInd w:val="0"/>
        <w:spacing w:before="10" w:after="0"/>
        <w:ind w:left="720" w:right="180" w:firstLine="0"/>
        <w:jc w:val="both"/>
        <w:rPr>
          <w:rFonts w:ascii="Times New Roman" w:hAnsi="Times New Roman"/>
          <w:color w:val="000000"/>
          <w:sz w:val="20"/>
          <w:szCs w:val="20"/>
        </w:rPr>
      </w:pPr>
      <w:r>
        <w:rPr>
          <w:rFonts w:ascii="Times New Roman" w:hAnsi="Times New Roman"/>
          <w:color w:val="000000"/>
          <w:sz w:val="20"/>
          <w:szCs w:val="20"/>
        </w:rPr>
        <w:t>Middle Grades Education</w:t>
      </w:r>
      <w:r>
        <w:rPr>
          <w:rFonts w:ascii="Times New Roman" w:hAnsi="Times New Roman"/>
          <w:color w:val="000000"/>
          <w:sz w:val="20"/>
          <w:szCs w:val="20"/>
        </w:rPr>
        <w:tab/>
        <w:t>College of Education</w:t>
      </w:r>
      <w:r>
        <w:rPr>
          <w:rFonts w:ascii="Times New Roman" w:hAnsi="Times New Roman"/>
          <w:color w:val="000000"/>
          <w:sz w:val="20"/>
          <w:szCs w:val="20"/>
        </w:rPr>
        <w:tab/>
        <w:t>(229) 430-4737</w:t>
      </w:r>
    </w:p>
    <w:p w:rsidR="00505D4E" w:rsidRDefault="00505D4E" w:rsidP="00505D4E">
      <w:pPr>
        <w:widowControl w:val="0"/>
        <w:tabs>
          <w:tab w:val="left" w:pos="5130"/>
          <w:tab w:val="right" w:pos="9900"/>
        </w:tabs>
        <w:autoSpaceDE w:val="0"/>
        <w:autoSpaceDN w:val="0"/>
        <w:adjustRightInd w:val="0"/>
        <w:spacing w:before="10" w:after="0"/>
        <w:ind w:left="720" w:right="180" w:firstLine="0"/>
        <w:jc w:val="both"/>
        <w:rPr>
          <w:rFonts w:ascii="Times New Roman" w:hAnsi="Times New Roman"/>
          <w:color w:val="000000"/>
          <w:sz w:val="20"/>
          <w:szCs w:val="20"/>
        </w:rPr>
      </w:pPr>
      <w:r>
        <w:rPr>
          <w:rFonts w:ascii="Times New Roman" w:hAnsi="Times New Roman"/>
          <w:color w:val="000000"/>
          <w:sz w:val="20"/>
          <w:szCs w:val="20"/>
        </w:rPr>
        <w:t>Music Education*</w:t>
      </w:r>
      <w:r>
        <w:rPr>
          <w:rFonts w:ascii="Times New Roman" w:hAnsi="Times New Roman"/>
          <w:color w:val="000000"/>
          <w:sz w:val="20"/>
          <w:szCs w:val="20"/>
        </w:rPr>
        <w:tab/>
        <w:t>College of</w:t>
      </w:r>
      <w:r w:rsidRPr="00505D4E">
        <w:rPr>
          <w:rFonts w:ascii="Times New Roman" w:hAnsi="Times New Roman"/>
          <w:color w:val="000000"/>
          <w:sz w:val="20"/>
          <w:szCs w:val="20"/>
        </w:rPr>
        <w:t xml:space="preserve"> </w:t>
      </w:r>
      <w:r>
        <w:rPr>
          <w:rFonts w:ascii="Times New Roman" w:hAnsi="Times New Roman"/>
          <w:color w:val="000000"/>
          <w:sz w:val="20"/>
          <w:szCs w:val="20"/>
        </w:rPr>
        <w:t xml:space="preserve">Arts and Humanities </w:t>
      </w:r>
      <w:r w:rsidRPr="00505D4E">
        <w:rPr>
          <w:rFonts w:ascii="Times New Roman" w:hAnsi="Times New Roman"/>
          <w:color w:val="000000"/>
          <w:sz w:val="20"/>
          <w:szCs w:val="20"/>
        </w:rPr>
        <w:t xml:space="preserve"> </w:t>
      </w:r>
      <w:r w:rsidRPr="00505D4E">
        <w:rPr>
          <w:rFonts w:ascii="Times New Roman" w:hAnsi="Times New Roman"/>
          <w:color w:val="000000"/>
          <w:sz w:val="20"/>
          <w:szCs w:val="20"/>
        </w:rPr>
        <w:tab/>
      </w:r>
      <w:r>
        <w:rPr>
          <w:rFonts w:ascii="Times New Roman" w:hAnsi="Times New Roman"/>
          <w:color w:val="000000"/>
          <w:sz w:val="20"/>
          <w:szCs w:val="20"/>
        </w:rPr>
        <w:t>(229) 430-4849</w:t>
      </w:r>
    </w:p>
    <w:p w:rsidR="00505D4E" w:rsidRDefault="00505D4E" w:rsidP="00505D4E">
      <w:pPr>
        <w:widowControl w:val="0"/>
        <w:tabs>
          <w:tab w:val="left" w:pos="5130"/>
          <w:tab w:val="right" w:pos="9900"/>
        </w:tabs>
        <w:autoSpaceDE w:val="0"/>
        <w:autoSpaceDN w:val="0"/>
        <w:adjustRightInd w:val="0"/>
        <w:spacing w:before="10" w:after="0"/>
        <w:ind w:left="720" w:right="180" w:firstLine="0"/>
        <w:jc w:val="both"/>
        <w:rPr>
          <w:rFonts w:ascii="Times New Roman" w:hAnsi="Times New Roman"/>
          <w:color w:val="000000"/>
          <w:sz w:val="20"/>
          <w:szCs w:val="20"/>
        </w:rPr>
      </w:pPr>
      <w:r>
        <w:rPr>
          <w:rFonts w:ascii="Times New Roman" w:hAnsi="Times New Roman"/>
          <w:color w:val="000000"/>
          <w:sz w:val="20"/>
          <w:szCs w:val="20"/>
        </w:rPr>
        <w:t>Science Education</w:t>
      </w:r>
      <w:r>
        <w:rPr>
          <w:rFonts w:ascii="Times New Roman" w:hAnsi="Times New Roman"/>
          <w:color w:val="000000"/>
          <w:sz w:val="20"/>
          <w:szCs w:val="20"/>
        </w:rPr>
        <w:tab/>
        <w:t>College of Sciences and Health Professions</w:t>
      </w:r>
      <w:r>
        <w:rPr>
          <w:rFonts w:ascii="Times New Roman" w:hAnsi="Times New Roman"/>
          <w:color w:val="000000"/>
          <w:sz w:val="20"/>
          <w:szCs w:val="20"/>
        </w:rPr>
        <w:tab/>
        <w:t>(229) 430-48</w:t>
      </w:r>
      <w:r w:rsidRPr="00505D4E">
        <w:rPr>
          <w:rFonts w:ascii="Times New Roman" w:hAnsi="Times New Roman"/>
          <w:color w:val="000000"/>
          <w:sz w:val="20"/>
          <w:szCs w:val="20"/>
        </w:rPr>
        <w:t>1</w:t>
      </w:r>
      <w:r>
        <w:rPr>
          <w:rFonts w:ascii="Times New Roman" w:hAnsi="Times New Roman"/>
          <w:color w:val="000000"/>
          <w:sz w:val="20"/>
          <w:szCs w:val="20"/>
        </w:rPr>
        <w:t xml:space="preserve">1 </w:t>
      </w:r>
    </w:p>
    <w:p w:rsidR="00505D4E" w:rsidRDefault="00505D4E" w:rsidP="00505D4E">
      <w:pPr>
        <w:widowControl w:val="0"/>
        <w:tabs>
          <w:tab w:val="left" w:pos="5130"/>
          <w:tab w:val="right" w:pos="9900"/>
        </w:tabs>
        <w:autoSpaceDE w:val="0"/>
        <w:autoSpaceDN w:val="0"/>
        <w:adjustRightInd w:val="0"/>
        <w:spacing w:before="10" w:after="0"/>
        <w:ind w:left="720" w:right="180" w:firstLine="0"/>
        <w:jc w:val="both"/>
        <w:rPr>
          <w:rFonts w:ascii="Times New Roman" w:hAnsi="Times New Roman"/>
          <w:color w:val="000000"/>
          <w:sz w:val="20"/>
          <w:szCs w:val="20"/>
        </w:rPr>
      </w:pPr>
      <w:r>
        <w:rPr>
          <w:rFonts w:ascii="Times New Roman" w:hAnsi="Times New Roman"/>
          <w:color w:val="000000"/>
          <w:sz w:val="20"/>
          <w:szCs w:val="20"/>
        </w:rPr>
        <w:t>Special Education</w:t>
      </w:r>
      <w:r>
        <w:rPr>
          <w:rFonts w:ascii="Times New Roman" w:hAnsi="Times New Roman"/>
          <w:color w:val="000000"/>
          <w:sz w:val="20"/>
          <w:szCs w:val="20"/>
        </w:rPr>
        <w:tab/>
        <w:t>College of Education</w:t>
      </w:r>
      <w:r>
        <w:rPr>
          <w:rFonts w:ascii="Times New Roman" w:hAnsi="Times New Roman"/>
          <w:color w:val="000000"/>
          <w:sz w:val="20"/>
          <w:szCs w:val="20"/>
        </w:rPr>
        <w:tab/>
        <w:t>(229) 430-6471</w:t>
      </w:r>
    </w:p>
    <w:p w:rsidR="00505D4E" w:rsidRDefault="00505D4E" w:rsidP="00505D4E">
      <w:pPr>
        <w:widowControl w:val="0"/>
        <w:tabs>
          <w:tab w:val="left" w:pos="5130"/>
          <w:tab w:val="right" w:pos="9900"/>
        </w:tabs>
        <w:autoSpaceDE w:val="0"/>
        <w:autoSpaceDN w:val="0"/>
        <w:adjustRightInd w:val="0"/>
        <w:spacing w:before="10" w:after="0"/>
        <w:ind w:left="720" w:right="180" w:firstLine="0"/>
        <w:jc w:val="both"/>
        <w:rPr>
          <w:rFonts w:ascii="Times New Roman" w:hAnsi="Times New Roman"/>
          <w:color w:val="000000"/>
          <w:sz w:val="20"/>
          <w:szCs w:val="20"/>
        </w:rPr>
      </w:pPr>
      <w:r>
        <w:rPr>
          <w:rFonts w:ascii="Times New Roman" w:hAnsi="Times New Roman"/>
          <w:color w:val="000000"/>
          <w:sz w:val="20"/>
          <w:szCs w:val="20"/>
        </w:rPr>
        <w:t>School Counseling</w:t>
      </w:r>
      <w:r>
        <w:rPr>
          <w:rFonts w:ascii="Times New Roman" w:hAnsi="Times New Roman"/>
          <w:color w:val="000000"/>
          <w:sz w:val="20"/>
          <w:szCs w:val="20"/>
        </w:rPr>
        <w:tab/>
        <w:t>College of Education</w:t>
      </w:r>
      <w:r>
        <w:rPr>
          <w:rFonts w:ascii="Times New Roman" w:hAnsi="Times New Roman"/>
          <w:color w:val="000000"/>
          <w:sz w:val="20"/>
          <w:szCs w:val="20"/>
        </w:rPr>
        <w:tab/>
        <w:t>(229) 430-4715</w:t>
      </w:r>
    </w:p>
    <w:p w:rsidR="00505D4E" w:rsidRDefault="00505D4E" w:rsidP="00505D4E">
      <w:pPr>
        <w:widowControl w:val="0"/>
        <w:tabs>
          <w:tab w:val="left" w:pos="5130"/>
          <w:tab w:val="right" w:pos="9900"/>
        </w:tabs>
        <w:autoSpaceDE w:val="0"/>
        <w:autoSpaceDN w:val="0"/>
        <w:adjustRightInd w:val="0"/>
        <w:spacing w:before="10" w:after="0"/>
        <w:ind w:left="720" w:right="180" w:firstLine="0"/>
        <w:jc w:val="both"/>
        <w:rPr>
          <w:rFonts w:ascii="Times New Roman" w:hAnsi="Times New Roman"/>
          <w:color w:val="000000"/>
          <w:sz w:val="20"/>
          <w:szCs w:val="20"/>
        </w:rPr>
      </w:pPr>
      <w:r>
        <w:rPr>
          <w:rFonts w:ascii="Times New Roman" w:hAnsi="Times New Roman"/>
          <w:color w:val="000000"/>
          <w:sz w:val="20"/>
          <w:szCs w:val="20"/>
        </w:rPr>
        <w:t>* Not accepting applicants</w:t>
      </w:r>
    </w:p>
    <w:p w:rsidR="00505D4E" w:rsidRDefault="00505D4E" w:rsidP="00505D4E">
      <w:pPr>
        <w:widowControl w:val="0"/>
        <w:autoSpaceDE w:val="0"/>
        <w:autoSpaceDN w:val="0"/>
        <w:adjustRightInd w:val="0"/>
        <w:spacing w:before="2" w:after="0" w:line="120" w:lineRule="exact"/>
        <w:ind w:left="360" w:right="180" w:firstLine="0"/>
        <w:jc w:val="both"/>
        <w:rPr>
          <w:rFonts w:ascii="Times New Roman" w:hAnsi="Times New Roman"/>
          <w:color w:val="000000"/>
          <w:sz w:val="12"/>
          <w:szCs w:val="12"/>
        </w:rPr>
      </w:pPr>
    </w:p>
    <w:p w:rsidR="00505D4E" w:rsidRDefault="00505D4E" w:rsidP="00505D4E">
      <w:pPr>
        <w:widowControl w:val="0"/>
        <w:autoSpaceDE w:val="0"/>
        <w:autoSpaceDN w:val="0"/>
        <w:adjustRightInd w:val="0"/>
        <w:spacing w:after="0" w:line="200" w:lineRule="exact"/>
        <w:ind w:left="360" w:right="180" w:firstLine="0"/>
        <w:jc w:val="both"/>
        <w:rPr>
          <w:rFonts w:ascii="Times New Roman" w:hAnsi="Times New Roman"/>
          <w:color w:val="000000"/>
          <w:sz w:val="20"/>
          <w:szCs w:val="20"/>
        </w:rPr>
      </w:pPr>
    </w:p>
    <w:p w:rsidR="00505D4E" w:rsidRPr="004D76C4" w:rsidRDefault="00505D4E" w:rsidP="00505D4E">
      <w:pPr>
        <w:pStyle w:val="Heading2"/>
        <w:ind w:left="360" w:right="180" w:firstLine="0"/>
        <w:rPr>
          <w:rFonts w:ascii="Times New Roman" w:hAnsi="Times New Roman"/>
          <w:color w:val="808080" w:themeColor="background1" w:themeShade="80"/>
          <w:sz w:val="28"/>
          <w:szCs w:val="28"/>
        </w:rPr>
      </w:pPr>
      <w:bookmarkStart w:id="251" w:name="_Toc294969733"/>
      <w:bookmarkStart w:id="252" w:name="_Toc295508296"/>
      <w:r w:rsidRPr="004D76C4">
        <w:rPr>
          <w:rFonts w:ascii="Times New Roman" w:hAnsi="Times New Roman"/>
          <w:bCs w:val="0"/>
          <w:color w:val="808080" w:themeColor="background1" w:themeShade="80"/>
          <w:sz w:val="28"/>
          <w:szCs w:val="28"/>
        </w:rPr>
        <w:t>Categories of</w:t>
      </w:r>
      <w:r w:rsidRPr="004D76C4">
        <w:rPr>
          <w:rFonts w:ascii="Times New Roman" w:hAnsi="Times New Roman"/>
          <w:bCs w:val="0"/>
          <w:color w:val="808080" w:themeColor="background1" w:themeShade="80"/>
          <w:spacing w:val="-15"/>
          <w:sz w:val="28"/>
          <w:szCs w:val="28"/>
        </w:rPr>
        <w:t xml:space="preserve"> </w:t>
      </w:r>
      <w:r w:rsidRPr="004D76C4">
        <w:rPr>
          <w:rFonts w:ascii="Times New Roman" w:hAnsi="Times New Roman"/>
          <w:bCs w:val="0"/>
          <w:color w:val="808080" w:themeColor="background1" w:themeShade="80"/>
          <w:sz w:val="28"/>
          <w:szCs w:val="28"/>
        </w:rPr>
        <w:t xml:space="preserve">Admission </w:t>
      </w:r>
      <w:r w:rsidRPr="004D76C4">
        <w:rPr>
          <w:rFonts w:ascii="Times New Roman" w:hAnsi="Times New Roman"/>
          <w:b w:val="0"/>
          <w:bCs w:val="0"/>
          <w:color w:val="808080" w:themeColor="background1" w:themeShade="80"/>
          <w:sz w:val="28"/>
          <w:szCs w:val="28"/>
        </w:rPr>
        <w:t>for</w:t>
      </w:r>
      <w:r w:rsidRPr="004D76C4">
        <w:rPr>
          <w:rFonts w:ascii="Times New Roman" w:hAnsi="Times New Roman"/>
          <w:b w:val="0"/>
          <w:bCs w:val="0"/>
          <w:color w:val="808080" w:themeColor="background1" w:themeShade="80"/>
          <w:spacing w:val="-5"/>
          <w:sz w:val="28"/>
          <w:szCs w:val="28"/>
        </w:rPr>
        <w:t xml:space="preserve"> </w:t>
      </w:r>
      <w:r w:rsidRPr="004D76C4">
        <w:rPr>
          <w:rFonts w:ascii="Times New Roman" w:hAnsi="Times New Roman"/>
          <w:b w:val="0"/>
          <w:bCs w:val="0"/>
          <w:color w:val="808080" w:themeColor="background1" w:themeShade="80"/>
          <w:sz w:val="28"/>
          <w:szCs w:val="28"/>
        </w:rPr>
        <w:t>the Master</w:t>
      </w:r>
      <w:r w:rsidRPr="004D76C4">
        <w:rPr>
          <w:rFonts w:ascii="Times New Roman" w:hAnsi="Times New Roman"/>
          <w:b w:val="0"/>
          <w:bCs w:val="0"/>
          <w:color w:val="808080" w:themeColor="background1" w:themeShade="80"/>
          <w:spacing w:val="-5"/>
          <w:sz w:val="28"/>
          <w:szCs w:val="28"/>
        </w:rPr>
        <w:t xml:space="preserve"> </w:t>
      </w:r>
      <w:r w:rsidRPr="004D76C4">
        <w:rPr>
          <w:rFonts w:ascii="Times New Roman" w:hAnsi="Times New Roman"/>
          <w:b w:val="0"/>
          <w:bCs w:val="0"/>
          <w:color w:val="808080" w:themeColor="background1" w:themeShade="80"/>
          <w:sz w:val="28"/>
          <w:szCs w:val="28"/>
        </w:rPr>
        <w:t>of Education Deg</w:t>
      </w:r>
      <w:r w:rsidRPr="004D76C4">
        <w:rPr>
          <w:rFonts w:ascii="Times New Roman" w:hAnsi="Times New Roman"/>
          <w:b w:val="0"/>
          <w:bCs w:val="0"/>
          <w:color w:val="808080" w:themeColor="background1" w:themeShade="80"/>
          <w:spacing w:val="-5"/>
          <w:sz w:val="28"/>
          <w:szCs w:val="28"/>
        </w:rPr>
        <w:t>r</w:t>
      </w:r>
      <w:r w:rsidRPr="004D76C4">
        <w:rPr>
          <w:rFonts w:ascii="Times New Roman" w:hAnsi="Times New Roman"/>
          <w:b w:val="0"/>
          <w:bCs w:val="0"/>
          <w:color w:val="808080" w:themeColor="background1" w:themeShade="80"/>
          <w:sz w:val="28"/>
          <w:szCs w:val="28"/>
        </w:rPr>
        <w:t>ee</w:t>
      </w:r>
      <w:bookmarkEnd w:id="251"/>
      <w:bookmarkEnd w:id="252"/>
    </w:p>
    <w:p w:rsidR="00505D4E"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color w:val="000000"/>
          <w:sz w:val="20"/>
          <w:szCs w:val="20"/>
        </w:rPr>
      </w:pPr>
      <w:r>
        <w:rPr>
          <w:rFonts w:ascii="Times New Roman" w:hAnsi="Times New Roman"/>
          <w:color w:val="000000"/>
          <w:sz w:val="20"/>
          <w:szCs w:val="20"/>
        </w:rPr>
        <w:t>Students</w:t>
      </w:r>
      <w:r>
        <w:rPr>
          <w:rFonts w:ascii="Times New Roman" w:hAnsi="Times New Roman"/>
          <w:color w:val="000000"/>
          <w:spacing w:val="-2"/>
          <w:sz w:val="20"/>
          <w:szCs w:val="20"/>
        </w:rPr>
        <w:t xml:space="preserve"> </w:t>
      </w:r>
      <w:r>
        <w:rPr>
          <w:rFonts w:ascii="Times New Roman" w:hAnsi="Times New Roman"/>
          <w:color w:val="000000"/>
          <w:sz w:val="20"/>
          <w:szCs w:val="20"/>
        </w:rPr>
        <w:t>enrolling</w:t>
      </w:r>
      <w:r>
        <w:rPr>
          <w:rFonts w:ascii="Times New Roman" w:hAnsi="Times New Roman"/>
          <w:color w:val="000000"/>
          <w:spacing w:val="-2"/>
          <w:sz w:val="20"/>
          <w:szCs w:val="20"/>
        </w:rPr>
        <w:t xml:space="preserve"> </w:t>
      </w:r>
      <w:r>
        <w:rPr>
          <w:rFonts w:ascii="Times New Roman" w:hAnsi="Times New Roman"/>
          <w:color w:val="000000"/>
          <w:sz w:val="20"/>
          <w:szCs w:val="20"/>
        </w:rPr>
        <w:t>for</w:t>
      </w:r>
      <w:r>
        <w:rPr>
          <w:rFonts w:ascii="Times New Roman" w:hAnsi="Times New Roman"/>
          <w:color w:val="000000"/>
          <w:spacing w:val="-2"/>
          <w:sz w:val="20"/>
          <w:szCs w:val="20"/>
        </w:rPr>
        <w:t xml:space="preserve"> </w:t>
      </w:r>
      <w:r>
        <w:rPr>
          <w:rFonts w:ascii="Times New Roman" w:hAnsi="Times New Roman"/>
          <w:color w:val="000000"/>
          <w:sz w:val="20"/>
          <w:szCs w:val="20"/>
        </w:rPr>
        <w:t>graduate</w:t>
      </w:r>
      <w:r>
        <w:rPr>
          <w:rFonts w:ascii="Times New Roman" w:hAnsi="Times New Roman"/>
          <w:color w:val="000000"/>
          <w:spacing w:val="-2"/>
          <w:sz w:val="20"/>
          <w:szCs w:val="20"/>
        </w:rPr>
        <w:t xml:space="preserve"> </w:t>
      </w:r>
      <w:r>
        <w:rPr>
          <w:rFonts w:ascii="Times New Roman" w:hAnsi="Times New Roman"/>
          <w:color w:val="000000"/>
          <w:sz w:val="20"/>
          <w:szCs w:val="20"/>
        </w:rPr>
        <w:t>studies</w:t>
      </w:r>
      <w:r>
        <w:rPr>
          <w:rFonts w:ascii="Times New Roman" w:hAnsi="Times New Roman"/>
          <w:color w:val="000000"/>
          <w:spacing w:val="-2"/>
          <w:sz w:val="20"/>
          <w:szCs w:val="20"/>
        </w:rPr>
        <w:t xml:space="preserve"> </w:t>
      </w:r>
      <w:r>
        <w:rPr>
          <w:rFonts w:ascii="Times New Roman" w:hAnsi="Times New Roman"/>
          <w:color w:val="000000"/>
          <w:sz w:val="20"/>
          <w:szCs w:val="20"/>
        </w:rPr>
        <w:t>in</w:t>
      </w:r>
      <w:r>
        <w:rPr>
          <w:rFonts w:ascii="Times New Roman" w:hAnsi="Times New Roman"/>
          <w:color w:val="000000"/>
          <w:spacing w:val="-2"/>
          <w:sz w:val="20"/>
          <w:szCs w:val="20"/>
        </w:rPr>
        <w:t xml:space="preserve"> </w:t>
      </w:r>
      <w:r>
        <w:rPr>
          <w:rFonts w:ascii="Times New Roman" w:hAnsi="Times New Roman"/>
          <w:color w:val="000000"/>
          <w:sz w:val="20"/>
          <w:szCs w:val="20"/>
        </w:rPr>
        <w:t>the</w:t>
      </w:r>
      <w:r>
        <w:rPr>
          <w:rFonts w:ascii="Times New Roman" w:hAnsi="Times New Roman"/>
          <w:color w:val="000000"/>
          <w:spacing w:val="-2"/>
          <w:sz w:val="20"/>
          <w:szCs w:val="20"/>
        </w:rPr>
        <w:t xml:space="preserve"> </w:t>
      </w:r>
      <w:r>
        <w:rPr>
          <w:rFonts w:ascii="Times New Roman" w:hAnsi="Times New Roman"/>
          <w:color w:val="000000"/>
          <w:sz w:val="20"/>
          <w:szCs w:val="20"/>
        </w:rPr>
        <w:t>College</w:t>
      </w:r>
      <w:r>
        <w:rPr>
          <w:rFonts w:ascii="Times New Roman" w:hAnsi="Times New Roman"/>
          <w:color w:val="000000"/>
          <w:spacing w:val="-2"/>
          <w:sz w:val="20"/>
          <w:szCs w:val="20"/>
        </w:rPr>
        <w:t xml:space="preserve"> </w:t>
      </w:r>
      <w:r>
        <w:rPr>
          <w:rFonts w:ascii="Times New Roman" w:hAnsi="Times New Roman"/>
          <w:color w:val="000000"/>
          <w:sz w:val="20"/>
          <w:szCs w:val="20"/>
        </w:rPr>
        <w:t>of</w:t>
      </w:r>
      <w:r>
        <w:rPr>
          <w:rFonts w:ascii="Times New Roman" w:hAnsi="Times New Roman"/>
          <w:color w:val="000000"/>
          <w:spacing w:val="-2"/>
          <w:sz w:val="20"/>
          <w:szCs w:val="20"/>
        </w:rPr>
        <w:t xml:space="preserve"> </w:t>
      </w:r>
      <w:r>
        <w:rPr>
          <w:rFonts w:ascii="Times New Roman" w:hAnsi="Times New Roman"/>
          <w:color w:val="000000"/>
          <w:sz w:val="20"/>
          <w:szCs w:val="20"/>
        </w:rPr>
        <w:t>Education</w:t>
      </w:r>
      <w:r>
        <w:rPr>
          <w:rFonts w:ascii="Times New Roman" w:hAnsi="Times New Roman"/>
          <w:color w:val="000000"/>
          <w:spacing w:val="-2"/>
          <w:sz w:val="20"/>
          <w:szCs w:val="20"/>
        </w:rPr>
        <w:t xml:space="preserve"> </w:t>
      </w:r>
      <w:r>
        <w:rPr>
          <w:rFonts w:ascii="Times New Roman" w:hAnsi="Times New Roman"/>
          <w:color w:val="000000"/>
          <w:sz w:val="20"/>
          <w:szCs w:val="20"/>
        </w:rPr>
        <w:t>will</w:t>
      </w:r>
      <w:r>
        <w:rPr>
          <w:rFonts w:ascii="Times New Roman" w:hAnsi="Times New Roman"/>
          <w:color w:val="000000"/>
          <w:spacing w:val="-2"/>
          <w:sz w:val="20"/>
          <w:szCs w:val="20"/>
        </w:rPr>
        <w:t xml:space="preserve"> </w:t>
      </w:r>
      <w:r>
        <w:rPr>
          <w:rFonts w:ascii="Times New Roman" w:hAnsi="Times New Roman"/>
          <w:color w:val="000000"/>
          <w:sz w:val="20"/>
          <w:szCs w:val="20"/>
        </w:rPr>
        <w:t>enter</w:t>
      </w:r>
      <w:r>
        <w:rPr>
          <w:rFonts w:ascii="Times New Roman" w:hAnsi="Times New Roman"/>
          <w:color w:val="000000"/>
          <w:spacing w:val="-2"/>
          <w:sz w:val="20"/>
          <w:szCs w:val="20"/>
        </w:rPr>
        <w:t xml:space="preserve"> </w:t>
      </w:r>
      <w:r>
        <w:rPr>
          <w:rFonts w:ascii="Times New Roman" w:hAnsi="Times New Roman"/>
          <w:color w:val="000000"/>
          <w:sz w:val="20"/>
          <w:szCs w:val="20"/>
        </w:rPr>
        <w:t>under</w:t>
      </w:r>
      <w:r>
        <w:rPr>
          <w:rFonts w:ascii="Times New Roman" w:hAnsi="Times New Roman"/>
          <w:color w:val="000000"/>
          <w:spacing w:val="-2"/>
          <w:sz w:val="20"/>
          <w:szCs w:val="20"/>
        </w:rPr>
        <w:t xml:space="preserve"> </w:t>
      </w:r>
      <w:r>
        <w:rPr>
          <w:rFonts w:ascii="Times New Roman" w:hAnsi="Times New Roman"/>
          <w:color w:val="000000"/>
          <w:sz w:val="20"/>
          <w:szCs w:val="20"/>
        </w:rPr>
        <w:t>one</w:t>
      </w:r>
      <w:r>
        <w:rPr>
          <w:rFonts w:ascii="Times New Roman" w:hAnsi="Times New Roman"/>
          <w:color w:val="000000"/>
          <w:spacing w:val="-2"/>
          <w:sz w:val="20"/>
          <w:szCs w:val="20"/>
        </w:rPr>
        <w:t xml:space="preserve"> </w:t>
      </w:r>
      <w:r>
        <w:rPr>
          <w:rFonts w:ascii="Times New Roman" w:hAnsi="Times New Roman"/>
          <w:color w:val="000000"/>
          <w:sz w:val="20"/>
          <w:szCs w:val="20"/>
        </w:rPr>
        <w:t>of</w:t>
      </w:r>
      <w:r>
        <w:rPr>
          <w:rFonts w:ascii="Times New Roman" w:hAnsi="Times New Roman"/>
          <w:color w:val="000000"/>
          <w:spacing w:val="-2"/>
          <w:sz w:val="20"/>
          <w:szCs w:val="20"/>
        </w:rPr>
        <w:t xml:space="preserve"> </w:t>
      </w:r>
      <w:r>
        <w:rPr>
          <w:rFonts w:ascii="Times New Roman" w:hAnsi="Times New Roman"/>
          <w:color w:val="000000"/>
          <w:sz w:val="20"/>
          <w:szCs w:val="20"/>
        </w:rPr>
        <w:t>five categories</w:t>
      </w:r>
      <w:r>
        <w:rPr>
          <w:rFonts w:ascii="Times New Roman" w:hAnsi="Times New Roman"/>
          <w:color w:val="000000"/>
          <w:spacing w:val="-2"/>
          <w:sz w:val="20"/>
          <w:szCs w:val="20"/>
        </w:rPr>
        <w:t xml:space="preserve"> </w:t>
      </w:r>
      <w:r>
        <w:rPr>
          <w:rFonts w:ascii="Times New Roman" w:hAnsi="Times New Roman"/>
          <w:color w:val="000000"/>
          <w:sz w:val="20"/>
          <w:szCs w:val="20"/>
        </w:rPr>
        <w:t>described</w:t>
      </w:r>
      <w:r>
        <w:rPr>
          <w:rFonts w:ascii="Times New Roman" w:hAnsi="Times New Roman"/>
          <w:color w:val="000000"/>
          <w:spacing w:val="-2"/>
          <w:sz w:val="20"/>
          <w:szCs w:val="20"/>
        </w:rPr>
        <w:t xml:space="preserve"> </w:t>
      </w:r>
      <w:r>
        <w:rPr>
          <w:rFonts w:ascii="Times New Roman" w:hAnsi="Times New Roman"/>
          <w:color w:val="000000"/>
          <w:sz w:val="20"/>
          <w:szCs w:val="20"/>
        </w:rPr>
        <w:t>belo</w:t>
      </w:r>
      <w:r>
        <w:rPr>
          <w:rFonts w:ascii="Times New Roman" w:hAnsi="Times New Roman"/>
          <w:color w:val="000000"/>
          <w:spacing w:val="-13"/>
          <w:sz w:val="20"/>
          <w:szCs w:val="20"/>
        </w:rPr>
        <w:t>w</w:t>
      </w:r>
      <w:r>
        <w:rPr>
          <w:rFonts w:ascii="Times New Roman" w:hAnsi="Times New Roman"/>
          <w:color w:val="000000"/>
          <w:sz w:val="20"/>
          <w:szCs w:val="20"/>
        </w:rPr>
        <w:t>.</w:t>
      </w:r>
      <w:r>
        <w:rPr>
          <w:rFonts w:ascii="Times New Roman" w:hAnsi="Times New Roman"/>
          <w:color w:val="000000"/>
          <w:spacing w:val="-13"/>
          <w:sz w:val="20"/>
          <w:szCs w:val="20"/>
        </w:rPr>
        <w:t xml:space="preserve"> </w:t>
      </w:r>
      <w:r>
        <w:rPr>
          <w:rFonts w:ascii="Times New Roman" w:hAnsi="Times New Roman"/>
          <w:color w:val="000000"/>
          <w:sz w:val="20"/>
          <w:szCs w:val="20"/>
        </w:rPr>
        <w:t>All</w:t>
      </w:r>
      <w:r>
        <w:rPr>
          <w:rFonts w:ascii="Times New Roman" w:hAnsi="Times New Roman"/>
          <w:color w:val="000000"/>
          <w:spacing w:val="-2"/>
          <w:sz w:val="20"/>
          <w:szCs w:val="20"/>
        </w:rPr>
        <w:t xml:space="preserve"> </w:t>
      </w:r>
      <w:r>
        <w:rPr>
          <w:rFonts w:ascii="Times New Roman" w:hAnsi="Times New Roman"/>
          <w:color w:val="000000"/>
          <w:sz w:val="20"/>
          <w:szCs w:val="20"/>
        </w:rPr>
        <w:t>categories</w:t>
      </w:r>
      <w:r>
        <w:rPr>
          <w:rFonts w:ascii="Times New Roman" w:hAnsi="Times New Roman"/>
          <w:color w:val="000000"/>
          <w:spacing w:val="-2"/>
          <w:sz w:val="20"/>
          <w:szCs w:val="20"/>
        </w:rPr>
        <w:t xml:space="preserve"> </w:t>
      </w:r>
      <w:r>
        <w:rPr>
          <w:rFonts w:ascii="Times New Roman" w:hAnsi="Times New Roman"/>
          <w:color w:val="000000"/>
          <w:sz w:val="20"/>
          <w:szCs w:val="20"/>
        </w:rPr>
        <w:t>require</w:t>
      </w:r>
      <w:r>
        <w:rPr>
          <w:rFonts w:ascii="Times New Roman" w:hAnsi="Times New Roman"/>
          <w:color w:val="000000"/>
          <w:spacing w:val="-2"/>
          <w:sz w:val="20"/>
          <w:szCs w:val="20"/>
        </w:rPr>
        <w:t xml:space="preserve"> </w:t>
      </w:r>
      <w:r>
        <w:rPr>
          <w:rFonts w:ascii="Times New Roman" w:hAnsi="Times New Roman"/>
          <w:color w:val="000000"/>
          <w:sz w:val="20"/>
          <w:szCs w:val="20"/>
        </w:rPr>
        <w:t>that</w:t>
      </w:r>
      <w:r>
        <w:rPr>
          <w:rFonts w:ascii="Times New Roman" w:hAnsi="Times New Roman"/>
          <w:color w:val="000000"/>
          <w:spacing w:val="-2"/>
          <w:sz w:val="20"/>
          <w:szCs w:val="20"/>
        </w:rPr>
        <w:t xml:space="preserve"> </w:t>
      </w:r>
      <w:r>
        <w:rPr>
          <w:rFonts w:ascii="Times New Roman" w:hAnsi="Times New Roman"/>
          <w:color w:val="000000"/>
          <w:sz w:val="20"/>
          <w:szCs w:val="20"/>
        </w:rPr>
        <w:t>applicants</w:t>
      </w:r>
      <w:r>
        <w:rPr>
          <w:rFonts w:ascii="Times New Roman" w:hAnsi="Times New Roman"/>
          <w:color w:val="000000"/>
          <w:spacing w:val="-2"/>
          <w:sz w:val="20"/>
          <w:szCs w:val="20"/>
        </w:rPr>
        <w:t xml:space="preserve"> </w:t>
      </w:r>
      <w:r>
        <w:rPr>
          <w:rFonts w:ascii="Times New Roman" w:hAnsi="Times New Roman"/>
          <w:color w:val="000000"/>
          <w:sz w:val="20"/>
          <w:szCs w:val="20"/>
        </w:rPr>
        <w:t>have</w:t>
      </w:r>
      <w:r>
        <w:rPr>
          <w:rFonts w:ascii="Times New Roman" w:hAnsi="Times New Roman"/>
          <w:color w:val="000000"/>
          <w:spacing w:val="-2"/>
          <w:sz w:val="20"/>
          <w:szCs w:val="20"/>
        </w:rPr>
        <w:t xml:space="preserve"> </w:t>
      </w:r>
      <w:r>
        <w:rPr>
          <w:rFonts w:ascii="Times New Roman" w:hAnsi="Times New Roman"/>
          <w:color w:val="000000"/>
          <w:sz w:val="20"/>
          <w:szCs w:val="20"/>
        </w:rPr>
        <w:t>received</w:t>
      </w:r>
      <w:r>
        <w:rPr>
          <w:rFonts w:ascii="Times New Roman" w:hAnsi="Times New Roman"/>
          <w:color w:val="000000"/>
          <w:spacing w:val="-2"/>
          <w:sz w:val="20"/>
          <w:szCs w:val="20"/>
        </w:rPr>
        <w:t xml:space="preserve"> </w:t>
      </w:r>
      <w:r>
        <w:rPr>
          <w:rFonts w:ascii="Times New Roman" w:hAnsi="Times New Roman"/>
          <w:color w:val="000000"/>
          <w:sz w:val="20"/>
          <w:szCs w:val="20"/>
        </w:rPr>
        <w:t>a</w:t>
      </w:r>
      <w:r>
        <w:rPr>
          <w:rFonts w:ascii="Times New Roman" w:hAnsi="Times New Roman"/>
          <w:color w:val="000000"/>
          <w:spacing w:val="-2"/>
          <w:sz w:val="20"/>
          <w:szCs w:val="20"/>
        </w:rPr>
        <w:t xml:space="preserve"> </w:t>
      </w:r>
      <w:r>
        <w:rPr>
          <w:rFonts w:ascii="Times New Roman" w:hAnsi="Times New Roman"/>
          <w:color w:val="000000"/>
          <w:sz w:val="20"/>
          <w:szCs w:val="20"/>
        </w:rPr>
        <w:t>baccalaureate</w:t>
      </w:r>
      <w:r>
        <w:rPr>
          <w:rFonts w:ascii="Times New Roman" w:hAnsi="Times New Roman"/>
          <w:color w:val="000000"/>
          <w:spacing w:val="-2"/>
          <w:sz w:val="20"/>
          <w:szCs w:val="20"/>
        </w:rPr>
        <w:t xml:space="preserve"> </w:t>
      </w:r>
      <w:r>
        <w:rPr>
          <w:rFonts w:ascii="Times New Roman" w:hAnsi="Times New Roman"/>
          <w:color w:val="000000"/>
          <w:sz w:val="20"/>
          <w:szCs w:val="20"/>
        </w:rPr>
        <w:t>degree from an accredited college or university with an unde</w:t>
      </w:r>
      <w:r>
        <w:rPr>
          <w:rFonts w:ascii="Times New Roman" w:hAnsi="Times New Roman"/>
          <w:color w:val="000000"/>
          <w:spacing w:val="-3"/>
          <w:sz w:val="20"/>
          <w:szCs w:val="20"/>
        </w:rPr>
        <w:t>r</w:t>
      </w:r>
      <w:r>
        <w:rPr>
          <w:rFonts w:ascii="Times New Roman" w:hAnsi="Times New Roman"/>
          <w:color w:val="000000"/>
          <w:sz w:val="20"/>
          <w:szCs w:val="20"/>
        </w:rPr>
        <w:t>graduate major in (or prerequisite requirement</w:t>
      </w:r>
      <w:r>
        <w:rPr>
          <w:rFonts w:ascii="Times New Roman" w:hAnsi="Times New Roman"/>
          <w:color w:val="000000"/>
          <w:spacing w:val="4"/>
          <w:sz w:val="20"/>
          <w:szCs w:val="20"/>
        </w:rPr>
        <w:t xml:space="preserve"> </w:t>
      </w:r>
      <w:r>
        <w:rPr>
          <w:rFonts w:ascii="Times New Roman" w:hAnsi="Times New Roman"/>
          <w:color w:val="000000"/>
          <w:sz w:val="20"/>
          <w:szCs w:val="20"/>
        </w:rPr>
        <w:t>satisfied</w:t>
      </w:r>
      <w:r>
        <w:rPr>
          <w:rFonts w:ascii="Times New Roman" w:hAnsi="Times New Roman"/>
          <w:color w:val="000000"/>
          <w:spacing w:val="4"/>
          <w:sz w:val="20"/>
          <w:szCs w:val="20"/>
        </w:rPr>
        <w:t xml:space="preserve"> </w:t>
      </w:r>
      <w:r>
        <w:rPr>
          <w:rFonts w:ascii="Times New Roman" w:hAnsi="Times New Roman"/>
          <w:color w:val="000000"/>
          <w:sz w:val="20"/>
          <w:szCs w:val="20"/>
        </w:rPr>
        <w:t>for)</w:t>
      </w:r>
      <w:r>
        <w:rPr>
          <w:rFonts w:ascii="Times New Roman" w:hAnsi="Times New Roman"/>
          <w:color w:val="000000"/>
          <w:spacing w:val="4"/>
          <w:sz w:val="20"/>
          <w:szCs w:val="20"/>
        </w:rPr>
        <w:t xml:space="preserve"> </w:t>
      </w:r>
      <w:r>
        <w:rPr>
          <w:rFonts w:ascii="Times New Roman" w:hAnsi="Times New Roman"/>
          <w:color w:val="000000"/>
          <w:sz w:val="20"/>
          <w:szCs w:val="20"/>
        </w:rPr>
        <w:t>the</w:t>
      </w:r>
      <w:r>
        <w:rPr>
          <w:rFonts w:ascii="Times New Roman" w:hAnsi="Times New Roman"/>
          <w:color w:val="000000"/>
          <w:spacing w:val="4"/>
          <w:sz w:val="20"/>
          <w:szCs w:val="20"/>
        </w:rPr>
        <w:t xml:space="preserve"> </w:t>
      </w:r>
      <w:r>
        <w:rPr>
          <w:rFonts w:ascii="Times New Roman" w:hAnsi="Times New Roman"/>
          <w:color w:val="000000"/>
          <w:sz w:val="20"/>
          <w:szCs w:val="20"/>
        </w:rPr>
        <w:t>planned</w:t>
      </w:r>
      <w:r>
        <w:rPr>
          <w:rFonts w:ascii="Times New Roman" w:hAnsi="Times New Roman"/>
          <w:color w:val="000000"/>
          <w:spacing w:val="4"/>
          <w:sz w:val="20"/>
          <w:szCs w:val="20"/>
        </w:rPr>
        <w:t xml:space="preserve"> </w:t>
      </w:r>
      <w:r>
        <w:rPr>
          <w:rFonts w:ascii="Times New Roman" w:hAnsi="Times New Roman"/>
          <w:color w:val="000000"/>
          <w:sz w:val="20"/>
          <w:szCs w:val="20"/>
        </w:rPr>
        <w:t>graduate</w:t>
      </w:r>
      <w:r>
        <w:rPr>
          <w:rFonts w:ascii="Times New Roman" w:hAnsi="Times New Roman"/>
          <w:color w:val="000000"/>
          <w:spacing w:val="4"/>
          <w:sz w:val="20"/>
          <w:szCs w:val="20"/>
        </w:rPr>
        <w:t xml:space="preserve"> </w:t>
      </w:r>
      <w:r>
        <w:rPr>
          <w:rFonts w:ascii="Times New Roman" w:hAnsi="Times New Roman"/>
          <w:color w:val="000000"/>
          <w:sz w:val="20"/>
          <w:szCs w:val="20"/>
        </w:rPr>
        <w:t>field</w:t>
      </w:r>
      <w:r>
        <w:rPr>
          <w:rFonts w:ascii="Times New Roman" w:hAnsi="Times New Roman"/>
          <w:color w:val="000000"/>
          <w:spacing w:val="4"/>
          <w:sz w:val="20"/>
          <w:szCs w:val="20"/>
        </w:rPr>
        <w:t xml:space="preserve"> </w:t>
      </w:r>
      <w:r>
        <w:rPr>
          <w:rFonts w:ascii="Times New Roman" w:hAnsi="Times New Roman"/>
          <w:color w:val="000000"/>
          <w:sz w:val="20"/>
          <w:szCs w:val="20"/>
        </w:rPr>
        <w:t>of</w:t>
      </w:r>
      <w:r>
        <w:rPr>
          <w:rFonts w:ascii="Times New Roman" w:hAnsi="Times New Roman"/>
          <w:color w:val="000000"/>
          <w:spacing w:val="4"/>
          <w:sz w:val="20"/>
          <w:szCs w:val="20"/>
        </w:rPr>
        <w:t xml:space="preserve"> </w:t>
      </w:r>
      <w:r>
        <w:rPr>
          <w:rFonts w:ascii="Times New Roman" w:hAnsi="Times New Roman"/>
          <w:color w:val="000000"/>
          <w:sz w:val="20"/>
          <w:szCs w:val="20"/>
        </w:rPr>
        <w:t>stud</w:t>
      </w:r>
      <w:r>
        <w:rPr>
          <w:rFonts w:ascii="Times New Roman" w:hAnsi="Times New Roman"/>
          <w:color w:val="000000"/>
          <w:spacing w:val="-13"/>
          <w:sz w:val="20"/>
          <w:szCs w:val="20"/>
        </w:rPr>
        <w:t>y</w:t>
      </w:r>
      <w:r>
        <w:rPr>
          <w:rFonts w:ascii="Times New Roman" w:hAnsi="Times New Roman"/>
          <w:color w:val="000000"/>
          <w:sz w:val="20"/>
          <w:szCs w:val="20"/>
        </w:rPr>
        <w:t>. These</w:t>
      </w:r>
      <w:r>
        <w:rPr>
          <w:rFonts w:ascii="Times New Roman" w:hAnsi="Times New Roman"/>
          <w:color w:val="000000"/>
          <w:spacing w:val="4"/>
          <w:sz w:val="20"/>
          <w:szCs w:val="20"/>
        </w:rPr>
        <w:t xml:space="preserve"> </w:t>
      </w:r>
      <w:r>
        <w:rPr>
          <w:rFonts w:ascii="Times New Roman" w:hAnsi="Times New Roman"/>
          <w:color w:val="000000"/>
          <w:sz w:val="20"/>
          <w:szCs w:val="20"/>
        </w:rPr>
        <w:t>categories</w:t>
      </w:r>
      <w:r>
        <w:rPr>
          <w:rFonts w:ascii="Times New Roman" w:hAnsi="Times New Roman"/>
          <w:color w:val="000000"/>
          <w:spacing w:val="4"/>
          <w:sz w:val="20"/>
          <w:szCs w:val="20"/>
        </w:rPr>
        <w:t xml:space="preserve"> </w:t>
      </w:r>
      <w:r>
        <w:rPr>
          <w:rFonts w:ascii="Times New Roman" w:hAnsi="Times New Roman"/>
          <w:color w:val="000000"/>
          <w:sz w:val="20"/>
          <w:szCs w:val="20"/>
        </w:rPr>
        <w:t>do</w:t>
      </w:r>
      <w:r>
        <w:rPr>
          <w:rFonts w:ascii="Times New Roman" w:hAnsi="Times New Roman"/>
          <w:color w:val="000000"/>
          <w:spacing w:val="4"/>
          <w:sz w:val="20"/>
          <w:szCs w:val="20"/>
        </w:rPr>
        <w:t xml:space="preserve"> </w:t>
      </w:r>
      <w:r>
        <w:rPr>
          <w:rFonts w:ascii="Times New Roman" w:hAnsi="Times New Roman"/>
          <w:color w:val="000000"/>
          <w:sz w:val="20"/>
          <w:szCs w:val="20"/>
        </w:rPr>
        <w:t>not</w:t>
      </w:r>
      <w:r>
        <w:rPr>
          <w:rFonts w:ascii="Times New Roman" w:hAnsi="Times New Roman"/>
          <w:color w:val="000000"/>
          <w:spacing w:val="4"/>
          <w:sz w:val="20"/>
          <w:szCs w:val="20"/>
        </w:rPr>
        <w:t xml:space="preserve"> </w:t>
      </w:r>
      <w:r>
        <w:rPr>
          <w:rFonts w:ascii="Times New Roman" w:hAnsi="Times New Roman"/>
          <w:color w:val="000000"/>
          <w:sz w:val="20"/>
          <w:szCs w:val="20"/>
        </w:rPr>
        <w:t>apply</w:t>
      </w:r>
      <w:r>
        <w:rPr>
          <w:rFonts w:ascii="Times New Roman" w:hAnsi="Times New Roman"/>
          <w:color w:val="000000"/>
          <w:spacing w:val="4"/>
          <w:sz w:val="20"/>
          <w:szCs w:val="20"/>
        </w:rPr>
        <w:t xml:space="preserve"> </w:t>
      </w:r>
      <w:r>
        <w:rPr>
          <w:rFonts w:ascii="Times New Roman" w:hAnsi="Times New Roman"/>
          <w:color w:val="000000"/>
          <w:sz w:val="20"/>
          <w:szCs w:val="20"/>
        </w:rPr>
        <w:t>to</w:t>
      </w:r>
      <w:r>
        <w:rPr>
          <w:rFonts w:ascii="Times New Roman" w:hAnsi="Times New Roman"/>
          <w:color w:val="000000"/>
          <w:spacing w:val="4"/>
          <w:sz w:val="20"/>
          <w:szCs w:val="20"/>
        </w:rPr>
        <w:t xml:space="preserve"> </w:t>
      </w:r>
      <w:r>
        <w:rPr>
          <w:rFonts w:ascii="Times New Roman" w:hAnsi="Times New Roman"/>
          <w:color w:val="000000"/>
          <w:sz w:val="20"/>
          <w:szCs w:val="20"/>
        </w:rPr>
        <w:t>the requirements of the Ed.S. program).</w:t>
      </w:r>
    </w:p>
    <w:p w:rsidR="00505D4E"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sz w:val="20"/>
          <w:szCs w:val="20"/>
        </w:rPr>
      </w:pPr>
    </w:p>
    <w:p w:rsidR="00505D4E"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sz w:val="20"/>
          <w:szCs w:val="20"/>
        </w:rPr>
      </w:pPr>
    </w:p>
    <w:p w:rsidR="00505D4E"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color w:val="000000"/>
          <w:sz w:val="20"/>
          <w:szCs w:val="20"/>
        </w:rPr>
      </w:pPr>
    </w:p>
    <w:p w:rsidR="00505D4E"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bCs/>
          <w:color w:val="808080" w:themeColor="background1" w:themeShade="80"/>
          <w:sz w:val="28"/>
          <w:szCs w:val="28"/>
        </w:rPr>
      </w:pPr>
      <w:bookmarkStart w:id="253" w:name="_Toc294969734"/>
      <w:r w:rsidRPr="004D76C4">
        <w:rPr>
          <w:rFonts w:ascii="Times New Roman" w:hAnsi="Times New Roman"/>
          <w:bCs/>
          <w:color w:val="808080" w:themeColor="background1" w:themeShade="80"/>
          <w:sz w:val="28"/>
          <w:szCs w:val="28"/>
        </w:rPr>
        <w:t>Regular</w:t>
      </w:r>
      <w:r w:rsidRPr="004D76C4">
        <w:rPr>
          <w:rFonts w:ascii="Times New Roman" w:hAnsi="Times New Roman"/>
          <w:bCs/>
          <w:color w:val="808080" w:themeColor="background1" w:themeShade="80"/>
          <w:spacing w:val="-20"/>
          <w:sz w:val="28"/>
          <w:szCs w:val="28"/>
        </w:rPr>
        <w:t xml:space="preserve"> </w:t>
      </w:r>
      <w:r w:rsidRPr="004D76C4">
        <w:rPr>
          <w:rFonts w:ascii="Times New Roman" w:hAnsi="Times New Roman"/>
          <w:bCs/>
          <w:color w:val="808080" w:themeColor="background1" w:themeShade="80"/>
          <w:sz w:val="28"/>
          <w:szCs w:val="28"/>
        </w:rPr>
        <w:t>Admission</w:t>
      </w:r>
      <w:bookmarkEnd w:id="253"/>
    </w:p>
    <w:p w:rsidR="00505D4E" w:rsidRDefault="00505D4E" w:rsidP="00505D4E">
      <w:pPr>
        <w:widowControl w:val="0"/>
        <w:tabs>
          <w:tab w:val="left" w:pos="9180"/>
          <w:tab w:val="left" w:pos="9900"/>
        </w:tabs>
        <w:autoSpaceDE w:val="0"/>
        <w:autoSpaceDN w:val="0"/>
        <w:adjustRightInd w:val="0"/>
        <w:spacing w:after="0"/>
        <w:ind w:left="360" w:right="180" w:firstLine="0"/>
        <w:jc w:val="both"/>
        <w:rPr>
          <w:rFonts w:ascii="Times New Roman" w:hAnsi="Times New Roman"/>
          <w:bCs/>
          <w:color w:val="808080" w:themeColor="background1" w:themeShade="80"/>
          <w:sz w:val="28"/>
          <w:szCs w:val="28"/>
        </w:rPr>
      </w:pPr>
    </w:p>
    <w:p w:rsidR="00505D4E" w:rsidRDefault="00505D4E" w:rsidP="00505D4E">
      <w:pPr>
        <w:widowControl w:val="0"/>
        <w:autoSpaceDE w:val="0"/>
        <w:autoSpaceDN w:val="0"/>
        <w:adjustRightInd w:val="0"/>
        <w:spacing w:before="27" w:after="0" w:line="250" w:lineRule="auto"/>
        <w:ind w:left="450" w:right="180" w:firstLine="0"/>
        <w:jc w:val="both"/>
        <w:rPr>
          <w:rFonts w:ascii="Times New Roman" w:hAnsi="Times New Roman"/>
          <w:sz w:val="20"/>
          <w:szCs w:val="20"/>
        </w:rPr>
      </w:pPr>
      <w:r>
        <w:rPr>
          <w:rFonts w:ascii="Times New Roman" w:hAnsi="Times New Roman"/>
          <w:b/>
          <w:bCs/>
          <w:sz w:val="20"/>
          <w:szCs w:val="20"/>
        </w:rPr>
        <w:t>Admission Requi</w:t>
      </w:r>
      <w:r>
        <w:rPr>
          <w:rFonts w:ascii="Times New Roman" w:hAnsi="Times New Roman"/>
          <w:b/>
          <w:bCs/>
          <w:spacing w:val="-4"/>
          <w:sz w:val="20"/>
          <w:szCs w:val="20"/>
        </w:rPr>
        <w:t>r</w:t>
      </w:r>
      <w:r>
        <w:rPr>
          <w:rFonts w:ascii="Times New Roman" w:hAnsi="Times New Roman"/>
          <w:b/>
          <w:bCs/>
          <w:sz w:val="20"/>
          <w:szCs w:val="20"/>
        </w:rPr>
        <w:t>ement for</w:t>
      </w:r>
      <w:r>
        <w:rPr>
          <w:rFonts w:ascii="Times New Roman" w:hAnsi="Times New Roman"/>
          <w:b/>
          <w:bCs/>
          <w:spacing w:val="-4"/>
          <w:sz w:val="20"/>
          <w:szCs w:val="20"/>
        </w:rPr>
        <w:t xml:space="preserve"> </w:t>
      </w:r>
      <w:r>
        <w:rPr>
          <w:rFonts w:ascii="Times New Roman" w:hAnsi="Times New Roman"/>
          <w:b/>
          <w:bCs/>
          <w:sz w:val="20"/>
          <w:szCs w:val="20"/>
        </w:rPr>
        <w:t>Certified</w:t>
      </w:r>
      <w:r>
        <w:rPr>
          <w:rFonts w:ascii="Times New Roman" w:hAnsi="Times New Roman"/>
          <w:b/>
          <w:bCs/>
          <w:spacing w:val="-4"/>
          <w:sz w:val="20"/>
          <w:szCs w:val="20"/>
        </w:rPr>
        <w:t xml:space="preserve"> </w:t>
      </w:r>
      <w:r>
        <w:rPr>
          <w:rFonts w:ascii="Times New Roman" w:hAnsi="Times New Roman"/>
          <w:b/>
          <w:bCs/>
          <w:spacing w:val="-18"/>
          <w:sz w:val="20"/>
          <w:szCs w:val="20"/>
        </w:rPr>
        <w:t>T</w:t>
      </w:r>
      <w:r>
        <w:rPr>
          <w:rFonts w:ascii="Times New Roman" w:hAnsi="Times New Roman"/>
          <w:b/>
          <w:bCs/>
          <w:sz w:val="20"/>
          <w:szCs w:val="20"/>
        </w:rPr>
        <w:t xml:space="preserve">eachers: </w:t>
      </w:r>
      <w:r>
        <w:rPr>
          <w:rFonts w:ascii="Times New Roman" w:hAnsi="Times New Roman"/>
          <w:sz w:val="20"/>
          <w:szCs w:val="20"/>
        </w:rPr>
        <w:t>Clear Renewable</w:t>
      </w:r>
      <w:r>
        <w:rPr>
          <w:rFonts w:ascii="Times New Roman" w:hAnsi="Times New Roman"/>
          <w:spacing w:val="-3"/>
          <w:sz w:val="20"/>
          <w:szCs w:val="20"/>
        </w:rPr>
        <w:t xml:space="preserve"> </w:t>
      </w:r>
      <w:r>
        <w:rPr>
          <w:rFonts w:ascii="Times New Roman" w:hAnsi="Times New Roman"/>
          <w:spacing w:val="-14"/>
          <w:sz w:val="20"/>
          <w:szCs w:val="20"/>
        </w:rPr>
        <w:t>T</w:t>
      </w:r>
      <w:r>
        <w:rPr>
          <w:rFonts w:ascii="Times New Roman" w:hAnsi="Times New Roman"/>
          <w:sz w:val="20"/>
          <w:szCs w:val="20"/>
        </w:rPr>
        <w:t>eaching Certificate, three work-related letters of recommendation, and a writing sample</w:t>
      </w:r>
    </w:p>
    <w:p w:rsidR="00505D4E" w:rsidRDefault="00505D4E" w:rsidP="00505D4E">
      <w:pPr>
        <w:widowControl w:val="0"/>
        <w:autoSpaceDE w:val="0"/>
        <w:autoSpaceDN w:val="0"/>
        <w:adjustRightInd w:val="0"/>
        <w:spacing w:after="0" w:line="250" w:lineRule="auto"/>
        <w:ind w:left="450" w:right="180" w:firstLine="0"/>
        <w:jc w:val="both"/>
        <w:rPr>
          <w:rFonts w:ascii="Times New Roman" w:hAnsi="Times New Roman"/>
          <w:sz w:val="20"/>
          <w:szCs w:val="20"/>
        </w:rPr>
      </w:pPr>
      <w:r>
        <w:rPr>
          <w:rFonts w:ascii="Times New Roman" w:hAnsi="Times New Roman"/>
          <w:b/>
          <w:bCs/>
          <w:sz w:val="20"/>
          <w:szCs w:val="20"/>
        </w:rPr>
        <w:t>Admission Requi</w:t>
      </w:r>
      <w:r>
        <w:rPr>
          <w:rFonts w:ascii="Times New Roman" w:hAnsi="Times New Roman"/>
          <w:b/>
          <w:bCs/>
          <w:spacing w:val="-4"/>
          <w:sz w:val="20"/>
          <w:szCs w:val="20"/>
        </w:rPr>
        <w:t>r</w:t>
      </w:r>
      <w:r>
        <w:rPr>
          <w:rFonts w:ascii="Times New Roman" w:hAnsi="Times New Roman"/>
          <w:b/>
          <w:bCs/>
          <w:sz w:val="20"/>
          <w:szCs w:val="20"/>
        </w:rPr>
        <w:t>ement for</w:t>
      </w:r>
      <w:r>
        <w:rPr>
          <w:rFonts w:ascii="Times New Roman" w:hAnsi="Times New Roman"/>
          <w:b/>
          <w:bCs/>
          <w:spacing w:val="-4"/>
          <w:sz w:val="20"/>
          <w:szCs w:val="20"/>
        </w:rPr>
        <w:t xml:space="preserve"> </w:t>
      </w:r>
      <w:r>
        <w:rPr>
          <w:rFonts w:ascii="Times New Roman" w:hAnsi="Times New Roman"/>
          <w:b/>
          <w:bCs/>
          <w:sz w:val="20"/>
          <w:szCs w:val="20"/>
        </w:rPr>
        <w:t>Non-Certified</w:t>
      </w:r>
      <w:r>
        <w:rPr>
          <w:rFonts w:ascii="Times New Roman" w:hAnsi="Times New Roman"/>
          <w:b/>
          <w:bCs/>
          <w:spacing w:val="-4"/>
          <w:sz w:val="20"/>
          <w:szCs w:val="20"/>
        </w:rPr>
        <w:t xml:space="preserve"> </w:t>
      </w:r>
      <w:r>
        <w:rPr>
          <w:rFonts w:ascii="Times New Roman" w:hAnsi="Times New Roman"/>
          <w:b/>
          <w:bCs/>
          <w:spacing w:val="-18"/>
          <w:sz w:val="20"/>
          <w:szCs w:val="20"/>
        </w:rPr>
        <w:t>T</w:t>
      </w:r>
      <w:r>
        <w:rPr>
          <w:rFonts w:ascii="Times New Roman" w:hAnsi="Times New Roman"/>
          <w:b/>
          <w:bCs/>
          <w:sz w:val="20"/>
          <w:szCs w:val="20"/>
        </w:rPr>
        <w:t xml:space="preserve">eachers: </w:t>
      </w:r>
      <w:r>
        <w:rPr>
          <w:rFonts w:ascii="Times New Roman" w:hAnsi="Times New Roman"/>
          <w:sz w:val="20"/>
          <w:szCs w:val="20"/>
        </w:rPr>
        <w:t>GACE Basic, three letters of refe</w:t>
      </w:r>
      <w:r>
        <w:rPr>
          <w:rFonts w:ascii="Times New Roman" w:hAnsi="Times New Roman"/>
          <w:spacing w:val="-4"/>
          <w:sz w:val="20"/>
          <w:szCs w:val="20"/>
        </w:rPr>
        <w:t>r</w:t>
      </w:r>
      <w:r>
        <w:rPr>
          <w:rFonts w:ascii="Times New Roman" w:hAnsi="Times New Roman"/>
          <w:sz w:val="20"/>
          <w:szCs w:val="20"/>
        </w:rPr>
        <w:t>ence, a writing sample, 2.5 G</w:t>
      </w:r>
      <w:r>
        <w:rPr>
          <w:rFonts w:ascii="Times New Roman" w:hAnsi="Times New Roman"/>
          <w:spacing w:val="-18"/>
          <w:sz w:val="20"/>
          <w:szCs w:val="20"/>
        </w:rPr>
        <w:t>P</w:t>
      </w:r>
      <w:r>
        <w:rPr>
          <w:rFonts w:ascii="Times New Roman" w:hAnsi="Times New Roman"/>
          <w:sz w:val="20"/>
          <w:szCs w:val="20"/>
        </w:rPr>
        <w:t>A, met current M</w:t>
      </w:r>
      <w:r>
        <w:rPr>
          <w:rFonts w:ascii="Times New Roman" w:hAnsi="Times New Roman"/>
          <w:spacing w:val="-22"/>
          <w:sz w:val="20"/>
          <w:szCs w:val="20"/>
        </w:rPr>
        <w:t>A</w:t>
      </w:r>
      <w:r>
        <w:rPr>
          <w:rFonts w:ascii="Times New Roman" w:hAnsi="Times New Roman"/>
          <w:sz w:val="20"/>
          <w:szCs w:val="20"/>
        </w:rPr>
        <w:t>T or GRE admission to Education Standards</w:t>
      </w:r>
    </w:p>
    <w:p w:rsidR="00505D4E" w:rsidRDefault="00505D4E" w:rsidP="00505D4E">
      <w:pPr>
        <w:widowControl w:val="0"/>
        <w:autoSpaceDE w:val="0"/>
        <w:autoSpaceDN w:val="0"/>
        <w:adjustRightInd w:val="0"/>
        <w:spacing w:before="17" w:after="0" w:line="200" w:lineRule="exact"/>
        <w:ind w:left="450" w:right="180"/>
        <w:jc w:val="both"/>
        <w:rPr>
          <w:rFonts w:ascii="Times New Roman" w:hAnsi="Times New Roman"/>
          <w:sz w:val="20"/>
          <w:szCs w:val="20"/>
        </w:rPr>
      </w:pPr>
    </w:p>
    <w:p w:rsidR="00872727" w:rsidRDefault="00872727" w:rsidP="00505D4E">
      <w:pPr>
        <w:pStyle w:val="Heading2"/>
        <w:spacing w:before="0"/>
        <w:ind w:left="450" w:right="180" w:firstLine="0"/>
        <w:rPr>
          <w:rFonts w:ascii="Times New Roman" w:hAnsi="Times New Roman"/>
          <w:bCs w:val="0"/>
          <w:color w:val="808080" w:themeColor="background1" w:themeShade="80"/>
          <w:sz w:val="28"/>
          <w:szCs w:val="28"/>
        </w:rPr>
        <w:sectPr w:rsidR="00872727" w:rsidSect="0068571A">
          <w:headerReference w:type="even" r:id="rId47"/>
          <w:pgSz w:w="12240" w:h="15840" w:code="1"/>
          <w:pgMar w:top="720" w:right="720" w:bottom="288" w:left="1440" w:header="720" w:footer="288" w:gutter="0"/>
          <w:cols w:space="720"/>
          <w:docGrid w:linePitch="360"/>
        </w:sectPr>
      </w:pPr>
      <w:bookmarkStart w:id="254" w:name="_Toc294969735"/>
      <w:bookmarkStart w:id="255" w:name="_Toc295508297"/>
    </w:p>
    <w:p w:rsidR="00505D4E" w:rsidRPr="004D76C4" w:rsidRDefault="00505D4E" w:rsidP="00505D4E">
      <w:pPr>
        <w:pStyle w:val="Heading2"/>
        <w:spacing w:before="0"/>
        <w:ind w:left="450" w:right="180" w:firstLine="0"/>
        <w:rPr>
          <w:rFonts w:ascii="Times New Roman" w:hAnsi="Times New Roman"/>
          <w:color w:val="808080" w:themeColor="background1" w:themeShade="80"/>
          <w:sz w:val="28"/>
          <w:szCs w:val="28"/>
        </w:rPr>
      </w:pPr>
      <w:r w:rsidRPr="004D76C4">
        <w:rPr>
          <w:rFonts w:ascii="Times New Roman" w:hAnsi="Times New Roman"/>
          <w:bCs w:val="0"/>
          <w:color w:val="808080" w:themeColor="background1" w:themeShade="80"/>
          <w:sz w:val="28"/>
          <w:szCs w:val="28"/>
        </w:rPr>
        <w:lastRenderedPageBreak/>
        <w:t>P</w:t>
      </w:r>
      <w:r w:rsidRPr="004D76C4">
        <w:rPr>
          <w:rFonts w:ascii="Times New Roman" w:hAnsi="Times New Roman"/>
          <w:bCs w:val="0"/>
          <w:color w:val="808080" w:themeColor="background1" w:themeShade="80"/>
          <w:spacing w:val="-5"/>
          <w:sz w:val="28"/>
          <w:szCs w:val="28"/>
        </w:rPr>
        <w:t>r</w:t>
      </w:r>
      <w:r w:rsidRPr="004D76C4">
        <w:rPr>
          <w:rFonts w:ascii="Times New Roman" w:hAnsi="Times New Roman"/>
          <w:bCs w:val="0"/>
          <w:color w:val="808080" w:themeColor="background1" w:themeShade="80"/>
          <w:sz w:val="28"/>
          <w:szCs w:val="28"/>
        </w:rPr>
        <w:t>ovisional</w:t>
      </w:r>
      <w:r w:rsidRPr="004D76C4">
        <w:rPr>
          <w:rFonts w:ascii="Times New Roman" w:hAnsi="Times New Roman"/>
          <w:bCs w:val="0"/>
          <w:color w:val="808080" w:themeColor="background1" w:themeShade="80"/>
          <w:spacing w:val="-15"/>
          <w:sz w:val="28"/>
          <w:szCs w:val="28"/>
        </w:rPr>
        <w:t xml:space="preserve"> </w:t>
      </w:r>
      <w:r w:rsidRPr="004D76C4">
        <w:rPr>
          <w:rFonts w:ascii="Times New Roman" w:hAnsi="Times New Roman"/>
          <w:bCs w:val="0"/>
          <w:color w:val="808080" w:themeColor="background1" w:themeShade="80"/>
          <w:sz w:val="28"/>
          <w:szCs w:val="28"/>
        </w:rPr>
        <w:t>Admission</w:t>
      </w:r>
      <w:bookmarkEnd w:id="254"/>
      <w:bookmarkEnd w:id="255"/>
    </w:p>
    <w:p w:rsidR="00505D4E"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sz w:val="20"/>
          <w:szCs w:val="20"/>
        </w:rPr>
      </w:pPr>
      <w:r>
        <w:rPr>
          <w:rFonts w:ascii="Times New Roman" w:hAnsi="Times New Roman"/>
          <w:sz w:val="20"/>
          <w:szCs w:val="20"/>
        </w:rPr>
        <w:t>Applicants who do not fully meet the requirements for regular admission may be considered for provisional admission.</w:t>
      </w:r>
      <w:r>
        <w:rPr>
          <w:rFonts w:ascii="Times New Roman" w:hAnsi="Times New Roman"/>
          <w:spacing w:val="-4"/>
          <w:sz w:val="20"/>
          <w:szCs w:val="20"/>
        </w:rPr>
        <w:t xml:space="preserve"> </w:t>
      </w:r>
      <w:r>
        <w:rPr>
          <w:rFonts w:ascii="Times New Roman" w:hAnsi="Times New Roman"/>
          <w:sz w:val="20"/>
          <w:szCs w:val="20"/>
        </w:rPr>
        <w:t>The following criteria must be met:</w:t>
      </w:r>
    </w:p>
    <w:p w:rsidR="00505D4E" w:rsidRPr="00AC3640" w:rsidRDefault="00505D4E" w:rsidP="00F56BDC">
      <w:pPr>
        <w:pStyle w:val="BalloonText"/>
        <w:widowControl w:val="0"/>
        <w:numPr>
          <w:ilvl w:val="0"/>
          <w:numId w:val="27"/>
        </w:numPr>
        <w:autoSpaceDE w:val="0"/>
        <w:autoSpaceDN w:val="0"/>
        <w:adjustRightInd w:val="0"/>
        <w:ind w:left="990" w:right="180"/>
        <w:jc w:val="both"/>
        <w:rPr>
          <w:rFonts w:ascii="Times New Roman" w:hAnsi="Times New Roman"/>
          <w:sz w:val="20"/>
          <w:szCs w:val="20"/>
        </w:rPr>
      </w:pPr>
      <w:r w:rsidRPr="00AC3640">
        <w:rPr>
          <w:rFonts w:ascii="Times New Roman" w:hAnsi="Times New Roman"/>
          <w:sz w:val="20"/>
          <w:szCs w:val="20"/>
        </w:rPr>
        <w:t>An unde</w:t>
      </w:r>
      <w:r w:rsidRPr="00AC3640">
        <w:rPr>
          <w:rFonts w:ascii="Times New Roman" w:hAnsi="Times New Roman"/>
          <w:spacing w:val="-4"/>
          <w:sz w:val="20"/>
          <w:szCs w:val="20"/>
        </w:rPr>
        <w:t>r</w:t>
      </w:r>
      <w:r w:rsidRPr="00AC3640">
        <w:rPr>
          <w:rFonts w:ascii="Times New Roman" w:hAnsi="Times New Roman"/>
          <w:sz w:val="20"/>
          <w:szCs w:val="20"/>
        </w:rPr>
        <w:t>graduate degree from a regionally accredited college or universit</w:t>
      </w:r>
      <w:r w:rsidRPr="00AC3640">
        <w:rPr>
          <w:rFonts w:ascii="Times New Roman" w:hAnsi="Times New Roman"/>
          <w:spacing w:val="-13"/>
          <w:sz w:val="20"/>
          <w:szCs w:val="20"/>
        </w:rPr>
        <w:t>y</w:t>
      </w:r>
      <w:r w:rsidRPr="00AC3640">
        <w:rPr>
          <w:rFonts w:ascii="Times New Roman" w:hAnsi="Times New Roman"/>
          <w:sz w:val="20"/>
          <w:szCs w:val="20"/>
        </w:rPr>
        <w:t>.</w:t>
      </w:r>
    </w:p>
    <w:p w:rsidR="00505D4E" w:rsidRPr="00AC3640" w:rsidRDefault="00505D4E" w:rsidP="00F56BDC">
      <w:pPr>
        <w:pStyle w:val="BalloonText"/>
        <w:widowControl w:val="0"/>
        <w:numPr>
          <w:ilvl w:val="0"/>
          <w:numId w:val="27"/>
        </w:numPr>
        <w:autoSpaceDE w:val="0"/>
        <w:autoSpaceDN w:val="0"/>
        <w:adjustRightInd w:val="0"/>
        <w:spacing w:before="10"/>
        <w:ind w:left="990" w:right="180"/>
        <w:jc w:val="both"/>
        <w:rPr>
          <w:rFonts w:ascii="Times New Roman" w:hAnsi="Times New Roman"/>
          <w:sz w:val="20"/>
          <w:szCs w:val="20"/>
        </w:rPr>
      </w:pPr>
      <w:r w:rsidRPr="00AC3640">
        <w:rPr>
          <w:rFonts w:ascii="Times New Roman" w:hAnsi="Times New Roman"/>
          <w:sz w:val="20"/>
          <w:szCs w:val="20"/>
        </w:rPr>
        <w:t>An unde</w:t>
      </w:r>
      <w:r w:rsidRPr="00AC3640">
        <w:rPr>
          <w:rFonts w:ascii="Times New Roman" w:hAnsi="Times New Roman"/>
          <w:spacing w:val="-4"/>
          <w:sz w:val="20"/>
          <w:szCs w:val="20"/>
        </w:rPr>
        <w:t>r</w:t>
      </w:r>
      <w:r w:rsidRPr="00AC3640">
        <w:rPr>
          <w:rFonts w:ascii="Times New Roman" w:hAnsi="Times New Roman"/>
          <w:sz w:val="20"/>
          <w:szCs w:val="20"/>
        </w:rPr>
        <w:t>graduate grade-point average of at least 2.5.</w:t>
      </w:r>
    </w:p>
    <w:p w:rsidR="00505D4E" w:rsidRPr="00AC3640" w:rsidRDefault="00505D4E" w:rsidP="00F56BDC">
      <w:pPr>
        <w:pStyle w:val="BalloonText"/>
        <w:widowControl w:val="0"/>
        <w:numPr>
          <w:ilvl w:val="0"/>
          <w:numId w:val="27"/>
        </w:numPr>
        <w:autoSpaceDE w:val="0"/>
        <w:autoSpaceDN w:val="0"/>
        <w:adjustRightInd w:val="0"/>
        <w:spacing w:before="10" w:line="250" w:lineRule="auto"/>
        <w:ind w:left="990" w:right="180"/>
        <w:jc w:val="both"/>
        <w:rPr>
          <w:rFonts w:ascii="Times New Roman" w:hAnsi="Times New Roman"/>
          <w:sz w:val="20"/>
          <w:szCs w:val="20"/>
        </w:rPr>
      </w:pPr>
      <w:r w:rsidRPr="00AC3640">
        <w:rPr>
          <w:rFonts w:ascii="Times New Roman" w:hAnsi="Times New Roman"/>
          <w:sz w:val="20"/>
          <w:szCs w:val="20"/>
        </w:rPr>
        <w:t>A</w:t>
      </w:r>
      <w:r w:rsidRPr="00AC3640">
        <w:rPr>
          <w:rFonts w:ascii="Times New Roman" w:hAnsi="Times New Roman"/>
          <w:spacing w:val="-11"/>
          <w:sz w:val="20"/>
          <w:szCs w:val="20"/>
        </w:rPr>
        <w:t xml:space="preserve"> </w:t>
      </w:r>
      <w:r w:rsidRPr="00AC3640">
        <w:rPr>
          <w:rFonts w:ascii="Times New Roman" w:hAnsi="Times New Roman"/>
          <w:sz w:val="20"/>
          <w:szCs w:val="20"/>
        </w:rPr>
        <w:t>score on the M</w:t>
      </w:r>
      <w:r w:rsidRPr="00AC3640">
        <w:rPr>
          <w:rFonts w:ascii="Times New Roman" w:hAnsi="Times New Roman"/>
          <w:spacing w:val="-22"/>
          <w:sz w:val="20"/>
          <w:szCs w:val="20"/>
        </w:rPr>
        <w:t>A</w:t>
      </w:r>
      <w:r w:rsidRPr="00AC3640">
        <w:rPr>
          <w:rFonts w:ascii="Times New Roman" w:hAnsi="Times New Roman"/>
          <w:sz w:val="20"/>
          <w:szCs w:val="20"/>
        </w:rPr>
        <w:t>T</w:t>
      </w:r>
      <w:r w:rsidRPr="00AC3640">
        <w:rPr>
          <w:rFonts w:ascii="Times New Roman" w:hAnsi="Times New Roman"/>
          <w:spacing w:val="-4"/>
          <w:sz w:val="20"/>
          <w:szCs w:val="20"/>
        </w:rPr>
        <w:t xml:space="preserve"> </w:t>
      </w:r>
      <w:r w:rsidRPr="00AC3640">
        <w:rPr>
          <w:rFonts w:ascii="Times New Roman" w:hAnsi="Times New Roman"/>
          <w:sz w:val="20"/>
          <w:szCs w:val="20"/>
        </w:rPr>
        <w:t>of no less than 374 (27) or a score on the</w:t>
      </w:r>
      <w:r w:rsidRPr="00AC3640">
        <w:rPr>
          <w:rFonts w:ascii="Times New Roman" w:hAnsi="Times New Roman"/>
          <w:spacing w:val="-11"/>
          <w:sz w:val="20"/>
          <w:szCs w:val="20"/>
        </w:rPr>
        <w:t xml:space="preserve"> </w:t>
      </w:r>
      <w:r w:rsidRPr="00AC3640">
        <w:rPr>
          <w:rFonts w:ascii="Times New Roman" w:hAnsi="Times New Roman"/>
          <w:sz w:val="20"/>
          <w:szCs w:val="20"/>
        </w:rPr>
        <w:t>Aptitude</w:t>
      </w:r>
      <w:r w:rsidRPr="00AC3640">
        <w:rPr>
          <w:rFonts w:ascii="Times New Roman" w:hAnsi="Times New Roman"/>
          <w:spacing w:val="-4"/>
          <w:sz w:val="20"/>
          <w:szCs w:val="20"/>
        </w:rPr>
        <w:t xml:space="preserve"> </w:t>
      </w:r>
      <w:r w:rsidRPr="00AC3640">
        <w:rPr>
          <w:rFonts w:ascii="Times New Roman" w:hAnsi="Times New Roman"/>
          <w:spacing w:val="-14"/>
          <w:sz w:val="20"/>
          <w:szCs w:val="20"/>
        </w:rPr>
        <w:t>T</w:t>
      </w:r>
      <w:r w:rsidRPr="00AC3640">
        <w:rPr>
          <w:rFonts w:ascii="Times New Roman" w:hAnsi="Times New Roman"/>
          <w:sz w:val="20"/>
          <w:szCs w:val="20"/>
        </w:rPr>
        <w:t xml:space="preserve">est of the GRE of no less than 700. </w:t>
      </w:r>
      <w:r w:rsidRPr="00AC3640">
        <w:rPr>
          <w:rFonts w:ascii="Times New Roman" w:hAnsi="Times New Roman"/>
          <w:b/>
          <w:bCs/>
          <w:i/>
          <w:iCs/>
          <w:sz w:val="20"/>
          <w:szCs w:val="20"/>
        </w:rPr>
        <w:t>A</w:t>
      </w:r>
      <w:r w:rsidRPr="00AC3640">
        <w:rPr>
          <w:rFonts w:ascii="Times New Roman" w:hAnsi="Times New Roman"/>
          <w:b/>
          <w:bCs/>
          <w:i/>
          <w:iCs/>
          <w:spacing w:val="-11"/>
          <w:sz w:val="20"/>
          <w:szCs w:val="20"/>
        </w:rPr>
        <w:t xml:space="preserve"> </w:t>
      </w:r>
      <w:r w:rsidRPr="00AC3640">
        <w:rPr>
          <w:rFonts w:ascii="Times New Roman" w:hAnsi="Times New Roman"/>
          <w:b/>
          <w:bCs/>
          <w:i/>
          <w:iCs/>
          <w:sz w:val="20"/>
          <w:szCs w:val="20"/>
        </w:rPr>
        <w:t>student satisfying 9 semester hours of course work with no grade of less than a “B” may be admitted to regular status. If the previous criteria are not met, the student will be withdrawn from the program.</w:t>
      </w:r>
    </w:p>
    <w:p w:rsidR="00505D4E" w:rsidRDefault="00505D4E" w:rsidP="00505D4E">
      <w:pPr>
        <w:widowControl w:val="0"/>
        <w:autoSpaceDE w:val="0"/>
        <w:autoSpaceDN w:val="0"/>
        <w:adjustRightInd w:val="0"/>
        <w:spacing w:before="17" w:after="0" w:line="200" w:lineRule="exact"/>
        <w:ind w:left="450" w:right="180"/>
        <w:jc w:val="both"/>
        <w:rPr>
          <w:rFonts w:ascii="Times New Roman" w:hAnsi="Times New Roman"/>
          <w:sz w:val="20"/>
          <w:szCs w:val="20"/>
        </w:rPr>
      </w:pPr>
    </w:p>
    <w:p w:rsidR="00505D4E" w:rsidRPr="004D76C4" w:rsidRDefault="00505D4E" w:rsidP="00505D4E">
      <w:pPr>
        <w:pStyle w:val="Heading2"/>
        <w:spacing w:before="0"/>
        <w:ind w:left="450" w:right="180" w:firstLine="0"/>
        <w:rPr>
          <w:rFonts w:ascii="Times New Roman" w:hAnsi="Times New Roman"/>
          <w:color w:val="808080" w:themeColor="background1" w:themeShade="80"/>
          <w:sz w:val="28"/>
          <w:szCs w:val="28"/>
        </w:rPr>
      </w:pPr>
      <w:bookmarkStart w:id="256" w:name="_Toc294969736"/>
      <w:bookmarkStart w:id="257" w:name="_Toc295508298"/>
      <w:r w:rsidRPr="004D76C4">
        <w:rPr>
          <w:rFonts w:ascii="Times New Roman" w:hAnsi="Times New Roman"/>
          <w:bCs w:val="0"/>
          <w:color w:val="808080" w:themeColor="background1" w:themeShade="80"/>
          <w:sz w:val="28"/>
          <w:szCs w:val="28"/>
        </w:rPr>
        <w:t>Non-Deg</w:t>
      </w:r>
      <w:r w:rsidRPr="004D76C4">
        <w:rPr>
          <w:rFonts w:ascii="Times New Roman" w:hAnsi="Times New Roman"/>
          <w:bCs w:val="0"/>
          <w:color w:val="808080" w:themeColor="background1" w:themeShade="80"/>
          <w:spacing w:val="-5"/>
          <w:sz w:val="28"/>
          <w:szCs w:val="28"/>
        </w:rPr>
        <w:t>r</w:t>
      </w:r>
      <w:r w:rsidRPr="004D76C4">
        <w:rPr>
          <w:rFonts w:ascii="Times New Roman" w:hAnsi="Times New Roman"/>
          <w:bCs w:val="0"/>
          <w:color w:val="808080" w:themeColor="background1" w:themeShade="80"/>
          <w:sz w:val="28"/>
          <w:szCs w:val="28"/>
        </w:rPr>
        <w:t>ee</w:t>
      </w:r>
      <w:r w:rsidRPr="004D76C4">
        <w:rPr>
          <w:rFonts w:ascii="Times New Roman" w:hAnsi="Times New Roman"/>
          <w:bCs w:val="0"/>
          <w:color w:val="808080" w:themeColor="background1" w:themeShade="80"/>
          <w:spacing w:val="-15"/>
          <w:sz w:val="28"/>
          <w:szCs w:val="28"/>
        </w:rPr>
        <w:t xml:space="preserve"> </w:t>
      </w:r>
      <w:r w:rsidRPr="004D76C4">
        <w:rPr>
          <w:rFonts w:ascii="Times New Roman" w:hAnsi="Times New Roman"/>
          <w:bCs w:val="0"/>
          <w:color w:val="808080" w:themeColor="background1" w:themeShade="80"/>
          <w:sz w:val="28"/>
          <w:szCs w:val="28"/>
        </w:rPr>
        <w:t>Admission</w:t>
      </w:r>
      <w:bookmarkEnd w:id="256"/>
      <w:bookmarkEnd w:id="257"/>
    </w:p>
    <w:p w:rsidR="00505D4E"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sz w:val="20"/>
          <w:szCs w:val="20"/>
        </w:rPr>
      </w:pPr>
      <w:r>
        <w:rPr>
          <w:rFonts w:ascii="Times New Roman" w:hAnsi="Times New Roman"/>
          <w:sz w:val="20"/>
          <w:szCs w:val="20"/>
        </w:rPr>
        <w:t>Applicants interested in study for personal enrichment or for job-related requirements are admitted under the non-degree status.</w:t>
      </w:r>
      <w:r>
        <w:rPr>
          <w:rFonts w:ascii="Times New Roman" w:hAnsi="Times New Roman"/>
          <w:spacing w:val="-4"/>
          <w:sz w:val="20"/>
          <w:szCs w:val="20"/>
        </w:rPr>
        <w:t xml:space="preserve"> </w:t>
      </w:r>
      <w:r>
        <w:rPr>
          <w:rFonts w:ascii="Times New Roman" w:hAnsi="Times New Roman"/>
          <w:sz w:val="20"/>
          <w:szCs w:val="20"/>
        </w:rPr>
        <w:t>While students may enroll for an unlimited number of courses in the non-degree status, they must be fully aware that a Maste</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 degree is not awarded at the completion of courses in this status. Howeve</w:t>
      </w:r>
      <w:r>
        <w:rPr>
          <w:rFonts w:ascii="Times New Roman" w:hAnsi="Times New Roman"/>
          <w:spacing w:val="-8"/>
          <w:sz w:val="20"/>
          <w:szCs w:val="20"/>
        </w:rPr>
        <w:t>r</w:t>
      </w:r>
      <w:r>
        <w:rPr>
          <w:rFonts w:ascii="Times New Roman" w:hAnsi="Times New Roman"/>
          <w:sz w:val="20"/>
          <w:szCs w:val="20"/>
        </w:rPr>
        <w:t>, only 9 semester hours may be considered toward the Maste</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 degree, provided students meet the criteria of provisional or regular admission status.</w:t>
      </w:r>
    </w:p>
    <w:p w:rsidR="00505D4E" w:rsidRDefault="00505D4E" w:rsidP="00505D4E">
      <w:pPr>
        <w:widowControl w:val="0"/>
        <w:autoSpaceDE w:val="0"/>
        <w:autoSpaceDN w:val="0"/>
        <w:adjustRightInd w:val="0"/>
        <w:spacing w:before="17" w:after="0" w:line="200" w:lineRule="exact"/>
        <w:ind w:left="450" w:right="180"/>
        <w:jc w:val="both"/>
        <w:rPr>
          <w:rFonts w:ascii="Times New Roman" w:hAnsi="Times New Roman"/>
          <w:sz w:val="20"/>
          <w:szCs w:val="20"/>
        </w:rPr>
      </w:pPr>
    </w:p>
    <w:p w:rsidR="00505D4E" w:rsidRPr="004D76C4" w:rsidRDefault="00505D4E" w:rsidP="00505D4E">
      <w:pPr>
        <w:pStyle w:val="Heading2"/>
        <w:spacing w:before="0"/>
        <w:ind w:left="450" w:right="180" w:firstLine="0"/>
        <w:rPr>
          <w:rFonts w:ascii="Times New Roman" w:hAnsi="Times New Roman"/>
          <w:color w:val="808080" w:themeColor="background1" w:themeShade="80"/>
          <w:sz w:val="28"/>
          <w:szCs w:val="28"/>
        </w:rPr>
      </w:pPr>
      <w:bookmarkStart w:id="258" w:name="_Toc294969737"/>
      <w:bookmarkStart w:id="259" w:name="_Toc295508299"/>
      <w:r w:rsidRPr="004D76C4">
        <w:rPr>
          <w:rFonts w:ascii="Times New Roman" w:hAnsi="Times New Roman"/>
          <w:bCs w:val="0"/>
          <w:color w:val="808080" w:themeColor="background1" w:themeShade="80"/>
          <w:spacing w:val="-21"/>
          <w:sz w:val="28"/>
          <w:szCs w:val="28"/>
        </w:rPr>
        <w:t>T</w:t>
      </w:r>
      <w:r w:rsidRPr="004D76C4">
        <w:rPr>
          <w:rFonts w:ascii="Times New Roman" w:hAnsi="Times New Roman"/>
          <w:bCs w:val="0"/>
          <w:color w:val="808080" w:themeColor="background1" w:themeShade="80"/>
          <w:sz w:val="28"/>
          <w:szCs w:val="28"/>
        </w:rPr>
        <w:t>ransient</w:t>
      </w:r>
      <w:r w:rsidRPr="004D76C4">
        <w:rPr>
          <w:rFonts w:ascii="Times New Roman" w:hAnsi="Times New Roman"/>
          <w:bCs w:val="0"/>
          <w:color w:val="808080" w:themeColor="background1" w:themeShade="80"/>
          <w:spacing w:val="-15"/>
          <w:sz w:val="28"/>
          <w:szCs w:val="28"/>
        </w:rPr>
        <w:t xml:space="preserve"> </w:t>
      </w:r>
      <w:r w:rsidRPr="004D76C4">
        <w:rPr>
          <w:rFonts w:ascii="Times New Roman" w:hAnsi="Times New Roman"/>
          <w:bCs w:val="0"/>
          <w:color w:val="808080" w:themeColor="background1" w:themeShade="80"/>
          <w:sz w:val="28"/>
          <w:szCs w:val="28"/>
        </w:rPr>
        <w:t>Admission</w:t>
      </w:r>
      <w:bookmarkEnd w:id="258"/>
      <w:bookmarkEnd w:id="259"/>
    </w:p>
    <w:p w:rsidR="00505D4E"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graduate student in good academic standing at another institution may enroll as a transient student.</w:t>
      </w:r>
      <w:r>
        <w:rPr>
          <w:rFonts w:ascii="Times New Roman" w:hAnsi="Times New Roman"/>
          <w:spacing w:val="-4"/>
          <w:sz w:val="20"/>
          <w:szCs w:val="20"/>
        </w:rPr>
        <w:t xml:space="preserve"> </w:t>
      </w:r>
      <w:r>
        <w:rPr>
          <w:rFonts w:ascii="Times New Roman" w:hAnsi="Times New Roman"/>
          <w:sz w:val="20"/>
          <w:szCs w:val="20"/>
        </w:rPr>
        <w:t>The residential institution must provide written authorization for students to enroll under this status. Copies of transcripts and standardized test scores are not required.</w:t>
      </w:r>
    </w:p>
    <w:p w:rsidR="00505D4E" w:rsidRDefault="00505D4E" w:rsidP="00505D4E">
      <w:pPr>
        <w:widowControl w:val="0"/>
        <w:autoSpaceDE w:val="0"/>
        <w:autoSpaceDN w:val="0"/>
        <w:adjustRightInd w:val="0"/>
        <w:spacing w:before="17" w:after="0" w:line="200" w:lineRule="exact"/>
        <w:ind w:left="450" w:right="180"/>
        <w:jc w:val="both"/>
        <w:rPr>
          <w:rFonts w:ascii="Times New Roman" w:hAnsi="Times New Roman"/>
          <w:sz w:val="20"/>
          <w:szCs w:val="20"/>
        </w:rPr>
      </w:pPr>
    </w:p>
    <w:p w:rsidR="00505D4E" w:rsidRPr="004D76C4" w:rsidRDefault="00505D4E" w:rsidP="00505D4E">
      <w:pPr>
        <w:pStyle w:val="Heading2"/>
        <w:spacing w:before="0"/>
        <w:ind w:left="450" w:right="180" w:firstLine="0"/>
        <w:rPr>
          <w:rFonts w:ascii="Times New Roman" w:hAnsi="Times New Roman"/>
          <w:color w:val="808080" w:themeColor="background1" w:themeShade="80"/>
          <w:sz w:val="28"/>
          <w:szCs w:val="28"/>
        </w:rPr>
      </w:pPr>
      <w:bookmarkStart w:id="260" w:name="_Toc294969738"/>
      <w:bookmarkStart w:id="261" w:name="_Toc295508300"/>
      <w:r w:rsidRPr="004D76C4">
        <w:rPr>
          <w:rFonts w:ascii="Times New Roman" w:hAnsi="Times New Roman"/>
          <w:bCs w:val="0"/>
          <w:color w:val="808080" w:themeColor="background1" w:themeShade="80"/>
          <w:sz w:val="28"/>
          <w:szCs w:val="28"/>
        </w:rPr>
        <w:t>Special</w:t>
      </w:r>
      <w:r w:rsidRPr="004D76C4">
        <w:rPr>
          <w:rFonts w:ascii="Times New Roman" w:hAnsi="Times New Roman"/>
          <w:bCs w:val="0"/>
          <w:color w:val="808080" w:themeColor="background1" w:themeShade="80"/>
          <w:spacing w:val="-15"/>
          <w:sz w:val="28"/>
          <w:szCs w:val="28"/>
        </w:rPr>
        <w:t xml:space="preserve"> </w:t>
      </w:r>
      <w:r w:rsidRPr="004D76C4">
        <w:rPr>
          <w:rFonts w:ascii="Times New Roman" w:hAnsi="Times New Roman"/>
          <w:bCs w:val="0"/>
          <w:color w:val="808080" w:themeColor="background1" w:themeShade="80"/>
          <w:sz w:val="28"/>
          <w:szCs w:val="28"/>
        </w:rPr>
        <w:t>Admission</w:t>
      </w:r>
      <w:bookmarkEnd w:id="260"/>
      <w:bookmarkEnd w:id="261"/>
    </w:p>
    <w:p w:rsidR="00505D4E"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sz w:val="20"/>
          <w:szCs w:val="20"/>
        </w:rPr>
      </w:pPr>
      <w:r>
        <w:rPr>
          <w:rFonts w:ascii="Times New Roman" w:hAnsi="Times New Roman"/>
          <w:sz w:val="20"/>
          <w:szCs w:val="20"/>
        </w:rPr>
        <w:t>Albany State University students with senior standing may register for graduate courses if each of the following conditions is met:</w:t>
      </w:r>
    </w:p>
    <w:p w:rsidR="00505D4E" w:rsidRPr="00AC3640" w:rsidRDefault="00505D4E" w:rsidP="00F56BDC">
      <w:pPr>
        <w:pStyle w:val="BalloonText"/>
        <w:widowControl w:val="0"/>
        <w:numPr>
          <w:ilvl w:val="0"/>
          <w:numId w:val="28"/>
        </w:numPr>
        <w:autoSpaceDE w:val="0"/>
        <w:autoSpaceDN w:val="0"/>
        <w:adjustRightInd w:val="0"/>
        <w:ind w:right="180"/>
        <w:jc w:val="both"/>
        <w:rPr>
          <w:rFonts w:ascii="Times New Roman" w:hAnsi="Times New Roman"/>
          <w:sz w:val="20"/>
          <w:szCs w:val="20"/>
        </w:rPr>
      </w:pPr>
      <w:r w:rsidRPr="00AC3640">
        <w:rPr>
          <w:rFonts w:ascii="Times New Roman" w:hAnsi="Times New Roman"/>
          <w:sz w:val="20"/>
          <w:szCs w:val="20"/>
        </w:rPr>
        <w:t>The student has an overall G</w:t>
      </w:r>
      <w:r w:rsidRPr="00AC3640">
        <w:rPr>
          <w:rFonts w:ascii="Times New Roman" w:hAnsi="Times New Roman"/>
          <w:spacing w:val="-18"/>
          <w:sz w:val="20"/>
          <w:szCs w:val="20"/>
        </w:rPr>
        <w:t>P</w:t>
      </w:r>
      <w:r w:rsidRPr="00AC3640">
        <w:rPr>
          <w:rFonts w:ascii="Times New Roman" w:hAnsi="Times New Roman"/>
          <w:sz w:val="20"/>
          <w:szCs w:val="20"/>
        </w:rPr>
        <w:t>A</w:t>
      </w:r>
      <w:r w:rsidRPr="00AC3640">
        <w:rPr>
          <w:rFonts w:ascii="Times New Roman" w:hAnsi="Times New Roman"/>
          <w:spacing w:val="-11"/>
          <w:sz w:val="20"/>
          <w:szCs w:val="20"/>
        </w:rPr>
        <w:t xml:space="preserve"> </w:t>
      </w:r>
      <w:r w:rsidRPr="00AC3640">
        <w:rPr>
          <w:rFonts w:ascii="Times New Roman" w:hAnsi="Times New Roman"/>
          <w:sz w:val="20"/>
          <w:szCs w:val="20"/>
        </w:rPr>
        <w:t>of at least 3.0.</w:t>
      </w:r>
    </w:p>
    <w:p w:rsidR="00505D4E" w:rsidRPr="00AC3640" w:rsidRDefault="00505D4E" w:rsidP="00F56BDC">
      <w:pPr>
        <w:pStyle w:val="BalloonText"/>
        <w:widowControl w:val="0"/>
        <w:numPr>
          <w:ilvl w:val="0"/>
          <w:numId w:val="28"/>
        </w:numPr>
        <w:autoSpaceDE w:val="0"/>
        <w:autoSpaceDN w:val="0"/>
        <w:adjustRightInd w:val="0"/>
        <w:spacing w:before="10" w:line="250" w:lineRule="auto"/>
        <w:ind w:right="180"/>
        <w:jc w:val="both"/>
        <w:rPr>
          <w:rFonts w:ascii="Times New Roman" w:hAnsi="Times New Roman"/>
          <w:sz w:val="20"/>
          <w:szCs w:val="20"/>
        </w:rPr>
      </w:pPr>
      <w:r w:rsidRPr="00AC3640">
        <w:rPr>
          <w:rFonts w:ascii="Times New Roman" w:hAnsi="Times New Roman"/>
          <w:sz w:val="20"/>
          <w:szCs w:val="20"/>
        </w:rPr>
        <w:t>The</w:t>
      </w:r>
      <w:r w:rsidRPr="00AC3640">
        <w:rPr>
          <w:rFonts w:ascii="Times New Roman" w:hAnsi="Times New Roman"/>
          <w:spacing w:val="-4"/>
          <w:sz w:val="20"/>
          <w:szCs w:val="20"/>
        </w:rPr>
        <w:t xml:space="preserve"> </w:t>
      </w:r>
      <w:r w:rsidRPr="00AC3640">
        <w:rPr>
          <w:rFonts w:ascii="Times New Roman" w:hAnsi="Times New Roman"/>
          <w:spacing w:val="-12"/>
          <w:sz w:val="20"/>
          <w:szCs w:val="20"/>
        </w:rPr>
        <w:t>V</w:t>
      </w:r>
      <w:r w:rsidRPr="00AC3640">
        <w:rPr>
          <w:rFonts w:ascii="Times New Roman" w:hAnsi="Times New Roman"/>
          <w:sz w:val="20"/>
          <w:szCs w:val="20"/>
        </w:rPr>
        <w:t>ice President for</w:t>
      </w:r>
      <w:r w:rsidRPr="00AC3640">
        <w:rPr>
          <w:rFonts w:ascii="Times New Roman" w:hAnsi="Times New Roman"/>
          <w:spacing w:val="-11"/>
          <w:sz w:val="20"/>
          <w:szCs w:val="20"/>
        </w:rPr>
        <w:t xml:space="preserve"> </w:t>
      </w:r>
      <w:r w:rsidRPr="00AC3640">
        <w:rPr>
          <w:rFonts w:ascii="Times New Roman" w:hAnsi="Times New Roman"/>
          <w:sz w:val="20"/>
          <w:szCs w:val="20"/>
        </w:rPr>
        <w:t>Academic</w:t>
      </w:r>
      <w:r w:rsidRPr="00AC3640">
        <w:rPr>
          <w:rFonts w:ascii="Times New Roman" w:hAnsi="Times New Roman"/>
          <w:spacing w:val="-11"/>
          <w:sz w:val="20"/>
          <w:szCs w:val="20"/>
        </w:rPr>
        <w:t xml:space="preserve"> </w:t>
      </w:r>
      <w:r w:rsidRPr="00AC3640">
        <w:rPr>
          <w:rFonts w:ascii="Times New Roman" w:hAnsi="Times New Roman"/>
          <w:sz w:val="20"/>
          <w:szCs w:val="20"/>
        </w:rPr>
        <w:t>A</w:t>
      </w:r>
      <w:r w:rsidRPr="00AC3640">
        <w:rPr>
          <w:rFonts w:ascii="Times New Roman" w:hAnsi="Times New Roman"/>
          <w:spacing w:val="-4"/>
          <w:sz w:val="20"/>
          <w:szCs w:val="20"/>
        </w:rPr>
        <w:t>f</w:t>
      </w:r>
      <w:r w:rsidRPr="00AC3640">
        <w:rPr>
          <w:rFonts w:ascii="Times New Roman" w:hAnsi="Times New Roman"/>
          <w:sz w:val="20"/>
          <w:szCs w:val="20"/>
        </w:rPr>
        <w:t>fairs approves the academic department</w:t>
      </w:r>
      <w:r w:rsidRPr="00AC3640">
        <w:rPr>
          <w:rFonts w:ascii="Times New Roman" w:hAnsi="Times New Roman"/>
          <w:spacing w:val="-11"/>
          <w:sz w:val="20"/>
          <w:szCs w:val="20"/>
        </w:rPr>
        <w:t>’</w:t>
      </w:r>
      <w:r>
        <w:rPr>
          <w:rFonts w:ascii="Times New Roman" w:hAnsi="Times New Roman"/>
          <w:sz w:val="20"/>
          <w:szCs w:val="20"/>
        </w:rPr>
        <w:t>s recommenda</w:t>
      </w:r>
      <w:r w:rsidRPr="00AC3640">
        <w:rPr>
          <w:rFonts w:ascii="Times New Roman" w:hAnsi="Times New Roman"/>
          <w:sz w:val="20"/>
          <w:szCs w:val="20"/>
        </w:rPr>
        <w:t>tions for the student to enroll in graduate courses. (Such approval is granted on a semeste</w:t>
      </w:r>
      <w:r w:rsidRPr="00AC3640">
        <w:rPr>
          <w:rFonts w:ascii="Times New Roman" w:hAnsi="Times New Roman"/>
          <w:spacing w:val="-4"/>
          <w:sz w:val="20"/>
          <w:szCs w:val="20"/>
        </w:rPr>
        <w:t>r</w:t>
      </w:r>
      <w:r w:rsidRPr="00AC3640">
        <w:rPr>
          <w:rFonts w:ascii="Times New Roman" w:hAnsi="Times New Roman"/>
          <w:sz w:val="20"/>
          <w:szCs w:val="20"/>
        </w:rPr>
        <w:t>-by- semester basis; continued enrollment is not provided.)</w:t>
      </w:r>
    </w:p>
    <w:p w:rsidR="00505D4E" w:rsidRPr="00AC3640" w:rsidRDefault="00505D4E" w:rsidP="00F56BDC">
      <w:pPr>
        <w:pStyle w:val="BalloonText"/>
        <w:widowControl w:val="0"/>
        <w:numPr>
          <w:ilvl w:val="0"/>
          <w:numId w:val="28"/>
        </w:numPr>
        <w:autoSpaceDE w:val="0"/>
        <w:autoSpaceDN w:val="0"/>
        <w:adjustRightInd w:val="0"/>
        <w:spacing w:line="250" w:lineRule="auto"/>
        <w:ind w:right="180"/>
        <w:jc w:val="both"/>
        <w:rPr>
          <w:rFonts w:ascii="Times New Roman" w:hAnsi="Times New Roman"/>
          <w:sz w:val="20"/>
          <w:szCs w:val="20"/>
        </w:rPr>
      </w:pPr>
      <w:r w:rsidRPr="00AC3640">
        <w:rPr>
          <w:rFonts w:ascii="Times New Roman" w:hAnsi="Times New Roman"/>
          <w:sz w:val="20"/>
          <w:szCs w:val="20"/>
        </w:rPr>
        <w:t>The student limits one</w:t>
      </w:r>
      <w:r w:rsidRPr="00AC3640">
        <w:rPr>
          <w:rFonts w:ascii="Times New Roman" w:hAnsi="Times New Roman"/>
          <w:spacing w:val="-11"/>
          <w:sz w:val="20"/>
          <w:szCs w:val="20"/>
        </w:rPr>
        <w:t>’</w:t>
      </w:r>
      <w:r w:rsidRPr="00AC3640">
        <w:rPr>
          <w:rFonts w:ascii="Times New Roman" w:hAnsi="Times New Roman"/>
          <w:sz w:val="20"/>
          <w:szCs w:val="20"/>
        </w:rPr>
        <w:t>s graduate enrollment to a total of 9 semester hours of stud</w:t>
      </w:r>
      <w:r w:rsidRPr="00AC3640">
        <w:rPr>
          <w:rFonts w:ascii="Times New Roman" w:hAnsi="Times New Roman"/>
          <w:spacing w:val="-13"/>
          <w:sz w:val="20"/>
          <w:szCs w:val="20"/>
        </w:rPr>
        <w:t>y</w:t>
      </w:r>
      <w:r w:rsidRPr="00AC3640">
        <w:rPr>
          <w:rFonts w:ascii="Times New Roman" w:hAnsi="Times New Roman"/>
          <w:sz w:val="20"/>
          <w:szCs w:val="20"/>
        </w:rPr>
        <w:t>. No more than 6 semester hours of graduate study may be undertaken in a given semeste</w:t>
      </w:r>
      <w:r w:rsidRPr="00AC3640">
        <w:rPr>
          <w:rFonts w:ascii="Times New Roman" w:hAnsi="Times New Roman"/>
          <w:spacing w:val="-11"/>
          <w:sz w:val="20"/>
          <w:szCs w:val="20"/>
        </w:rPr>
        <w:t>r</w:t>
      </w:r>
      <w:r w:rsidRPr="00AC3640">
        <w:rPr>
          <w:rFonts w:ascii="Times New Roman" w:hAnsi="Times New Roman"/>
          <w:sz w:val="20"/>
          <w:szCs w:val="20"/>
        </w:rPr>
        <w:t>.</w:t>
      </w:r>
    </w:p>
    <w:p w:rsidR="00505D4E" w:rsidRPr="00AC3640" w:rsidRDefault="00505D4E" w:rsidP="00F56BDC">
      <w:pPr>
        <w:pStyle w:val="BalloonText"/>
        <w:widowControl w:val="0"/>
        <w:numPr>
          <w:ilvl w:val="0"/>
          <w:numId w:val="28"/>
        </w:numPr>
        <w:autoSpaceDE w:val="0"/>
        <w:autoSpaceDN w:val="0"/>
        <w:adjustRightInd w:val="0"/>
        <w:spacing w:line="250" w:lineRule="auto"/>
        <w:ind w:right="180"/>
        <w:jc w:val="both"/>
        <w:rPr>
          <w:rFonts w:ascii="Times New Roman" w:hAnsi="Times New Roman"/>
          <w:sz w:val="20"/>
          <w:szCs w:val="20"/>
        </w:rPr>
      </w:pPr>
      <w:r w:rsidRPr="00AC3640">
        <w:rPr>
          <w:rFonts w:ascii="Times New Roman" w:hAnsi="Times New Roman"/>
          <w:sz w:val="20"/>
          <w:szCs w:val="20"/>
        </w:rPr>
        <w:t>During the semester in which graduate enrollment is allowed, the student</w:t>
      </w:r>
      <w:r w:rsidRPr="00AC3640">
        <w:rPr>
          <w:rFonts w:ascii="Times New Roman" w:hAnsi="Times New Roman"/>
          <w:spacing w:val="-11"/>
          <w:sz w:val="20"/>
          <w:szCs w:val="20"/>
        </w:rPr>
        <w:t>’</w:t>
      </w:r>
      <w:r>
        <w:rPr>
          <w:rFonts w:ascii="Times New Roman" w:hAnsi="Times New Roman"/>
          <w:sz w:val="20"/>
          <w:szCs w:val="20"/>
        </w:rPr>
        <w:t>s registration is lim</w:t>
      </w:r>
      <w:r w:rsidRPr="00AC3640">
        <w:rPr>
          <w:rFonts w:ascii="Times New Roman" w:hAnsi="Times New Roman"/>
          <w:sz w:val="20"/>
          <w:szCs w:val="20"/>
        </w:rPr>
        <w:t>ited to a total of 9 semester hours (combined graduate and/or unde</w:t>
      </w:r>
      <w:r w:rsidRPr="00AC3640">
        <w:rPr>
          <w:rFonts w:ascii="Times New Roman" w:hAnsi="Times New Roman"/>
          <w:spacing w:val="-4"/>
          <w:sz w:val="20"/>
          <w:szCs w:val="20"/>
        </w:rPr>
        <w:t>r</w:t>
      </w:r>
      <w:r w:rsidRPr="00AC3640">
        <w:rPr>
          <w:rFonts w:ascii="Times New Roman" w:hAnsi="Times New Roman"/>
          <w:sz w:val="20"/>
          <w:szCs w:val="20"/>
        </w:rPr>
        <w:t>graduate hours).</w:t>
      </w:r>
    </w:p>
    <w:p w:rsidR="00505D4E" w:rsidRDefault="00505D4E" w:rsidP="00505D4E">
      <w:pPr>
        <w:widowControl w:val="0"/>
        <w:autoSpaceDE w:val="0"/>
        <w:autoSpaceDN w:val="0"/>
        <w:adjustRightInd w:val="0"/>
        <w:spacing w:before="17" w:after="0" w:line="200" w:lineRule="exact"/>
        <w:ind w:left="450" w:right="180"/>
        <w:jc w:val="both"/>
        <w:rPr>
          <w:rFonts w:ascii="Times New Roman" w:hAnsi="Times New Roman"/>
          <w:sz w:val="20"/>
          <w:szCs w:val="20"/>
        </w:rPr>
      </w:pPr>
    </w:p>
    <w:p w:rsidR="00505D4E" w:rsidRPr="004D76C4" w:rsidRDefault="00505D4E" w:rsidP="00505D4E">
      <w:pPr>
        <w:pStyle w:val="Heading2"/>
        <w:spacing w:before="0"/>
        <w:ind w:left="450" w:right="180" w:firstLine="0"/>
        <w:rPr>
          <w:rFonts w:ascii="Times New Roman" w:hAnsi="Times New Roman"/>
          <w:color w:val="808080" w:themeColor="background1" w:themeShade="80"/>
          <w:sz w:val="28"/>
          <w:szCs w:val="28"/>
        </w:rPr>
      </w:pPr>
      <w:bookmarkStart w:id="262" w:name="_Toc294969739"/>
      <w:bookmarkStart w:id="263" w:name="_Toc295508301"/>
      <w:r w:rsidRPr="004D76C4">
        <w:rPr>
          <w:rFonts w:ascii="Times New Roman" w:hAnsi="Times New Roman"/>
          <w:bCs w:val="0"/>
          <w:color w:val="808080" w:themeColor="background1" w:themeShade="80"/>
          <w:sz w:val="28"/>
          <w:szCs w:val="28"/>
        </w:rPr>
        <w:t>Change of Status</w:t>
      </w:r>
      <w:bookmarkEnd w:id="262"/>
      <w:bookmarkEnd w:id="263"/>
    </w:p>
    <w:p w:rsidR="00505D4E" w:rsidRDefault="00505D4E" w:rsidP="00505D4E">
      <w:pPr>
        <w:widowControl w:val="0"/>
        <w:autoSpaceDE w:val="0"/>
        <w:autoSpaceDN w:val="0"/>
        <w:adjustRightInd w:val="0"/>
        <w:spacing w:before="37" w:after="0" w:line="250" w:lineRule="auto"/>
        <w:ind w:left="450" w:right="18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admitted to the graduate school remains in the original academic status until notified in writing by the Graduate School of the approval of a di</w:t>
      </w:r>
      <w:r>
        <w:rPr>
          <w:rFonts w:ascii="Times New Roman" w:hAnsi="Times New Roman"/>
          <w:spacing w:val="-4"/>
          <w:sz w:val="20"/>
          <w:szCs w:val="20"/>
        </w:rPr>
        <w:t>f</w:t>
      </w:r>
      <w:r>
        <w:rPr>
          <w:rFonts w:ascii="Times New Roman" w:hAnsi="Times New Roman"/>
          <w:sz w:val="20"/>
          <w:szCs w:val="20"/>
        </w:rPr>
        <w:t>ferent status.</w:t>
      </w:r>
    </w:p>
    <w:p w:rsidR="00505D4E" w:rsidRDefault="00505D4E" w:rsidP="00505D4E">
      <w:pPr>
        <w:widowControl w:val="0"/>
        <w:autoSpaceDE w:val="0"/>
        <w:autoSpaceDN w:val="0"/>
        <w:adjustRightInd w:val="0"/>
        <w:spacing w:before="17" w:after="0" w:line="200" w:lineRule="exact"/>
        <w:ind w:left="450" w:right="180"/>
        <w:jc w:val="both"/>
        <w:rPr>
          <w:rFonts w:ascii="Times New Roman" w:hAnsi="Times New Roman"/>
          <w:sz w:val="20"/>
          <w:szCs w:val="20"/>
        </w:rPr>
      </w:pPr>
    </w:p>
    <w:p w:rsidR="00505D4E" w:rsidRPr="004D76C4" w:rsidRDefault="00505D4E" w:rsidP="00505D4E">
      <w:pPr>
        <w:pStyle w:val="Heading2"/>
        <w:spacing w:before="0"/>
        <w:ind w:left="450" w:right="180" w:firstLine="0"/>
        <w:rPr>
          <w:rFonts w:ascii="Times New Roman" w:hAnsi="Times New Roman"/>
          <w:color w:val="808080" w:themeColor="background1" w:themeShade="80"/>
          <w:sz w:val="28"/>
          <w:szCs w:val="28"/>
        </w:rPr>
      </w:pPr>
      <w:bookmarkStart w:id="264" w:name="_Toc294969740"/>
      <w:bookmarkStart w:id="265" w:name="_Toc295508302"/>
      <w:r w:rsidRPr="004D76C4">
        <w:rPr>
          <w:rFonts w:ascii="Times New Roman" w:hAnsi="Times New Roman"/>
          <w:bCs w:val="0"/>
          <w:color w:val="808080" w:themeColor="background1" w:themeShade="80"/>
          <w:sz w:val="28"/>
          <w:szCs w:val="28"/>
        </w:rPr>
        <w:t>Appeals of</w:t>
      </w:r>
      <w:r w:rsidRPr="004D76C4">
        <w:rPr>
          <w:rFonts w:ascii="Times New Roman" w:hAnsi="Times New Roman"/>
          <w:bCs w:val="0"/>
          <w:color w:val="808080" w:themeColor="background1" w:themeShade="80"/>
          <w:spacing w:val="-15"/>
          <w:sz w:val="28"/>
          <w:szCs w:val="28"/>
        </w:rPr>
        <w:t xml:space="preserve"> </w:t>
      </w:r>
      <w:r w:rsidRPr="004D76C4">
        <w:rPr>
          <w:rFonts w:ascii="Times New Roman" w:hAnsi="Times New Roman"/>
          <w:bCs w:val="0"/>
          <w:color w:val="808080" w:themeColor="background1" w:themeShade="80"/>
          <w:sz w:val="28"/>
          <w:szCs w:val="28"/>
        </w:rPr>
        <w:t>Admission Status</w:t>
      </w:r>
      <w:bookmarkEnd w:id="264"/>
      <w:bookmarkEnd w:id="265"/>
    </w:p>
    <w:p w:rsidR="00505D4E" w:rsidRDefault="00505D4E" w:rsidP="00505D4E">
      <w:pPr>
        <w:widowControl w:val="0"/>
        <w:autoSpaceDE w:val="0"/>
        <w:autoSpaceDN w:val="0"/>
        <w:adjustRightInd w:val="0"/>
        <w:spacing w:after="0"/>
        <w:ind w:left="450" w:right="180" w:firstLine="0"/>
        <w:jc w:val="both"/>
        <w:rPr>
          <w:rFonts w:ascii="Times New Roman" w:hAnsi="Times New Roman"/>
          <w:sz w:val="20"/>
          <w:szCs w:val="20"/>
        </w:rPr>
      </w:pPr>
      <w:r>
        <w:rPr>
          <w:rFonts w:ascii="Times New Roman" w:hAnsi="Times New Roman"/>
          <w:sz w:val="20"/>
          <w:szCs w:val="20"/>
        </w:rPr>
        <w:tab/>
        <w:t>Decisions regarding the student</w:t>
      </w:r>
      <w:r>
        <w:rPr>
          <w:rFonts w:ascii="Times New Roman" w:hAnsi="Times New Roman"/>
          <w:spacing w:val="-11"/>
          <w:sz w:val="20"/>
          <w:szCs w:val="20"/>
        </w:rPr>
        <w:t>’</w:t>
      </w:r>
      <w:r>
        <w:rPr>
          <w:rFonts w:ascii="Times New Roman" w:hAnsi="Times New Roman"/>
          <w:sz w:val="20"/>
          <w:szCs w:val="20"/>
        </w:rPr>
        <w:t>s admission status may be appealed to the graduate admission committee of the degree program concerned. Information regarding appeals may be secured from the Graduate Studies O</w:t>
      </w:r>
      <w:r>
        <w:rPr>
          <w:rFonts w:ascii="Times New Roman" w:hAnsi="Times New Roman"/>
          <w:spacing w:val="-4"/>
          <w:sz w:val="20"/>
          <w:szCs w:val="20"/>
        </w:rPr>
        <w:t>f</w:t>
      </w:r>
      <w:r>
        <w:rPr>
          <w:rFonts w:ascii="Times New Roman" w:hAnsi="Times New Roman"/>
          <w:sz w:val="20"/>
          <w:szCs w:val="20"/>
        </w:rPr>
        <w:t>fice or the graduate coordinator of the College of Education. Such appeals and their associated documentation are referred to the graduate admission committee of the degree program.</w:t>
      </w:r>
      <w:r>
        <w:rPr>
          <w:rFonts w:ascii="Times New Roman" w:hAnsi="Times New Roman"/>
          <w:spacing w:val="-4"/>
          <w:sz w:val="20"/>
          <w:szCs w:val="20"/>
        </w:rPr>
        <w:t xml:space="preserve"> </w:t>
      </w:r>
      <w:r>
        <w:rPr>
          <w:rFonts w:ascii="Times New Roman" w:hAnsi="Times New Roman"/>
          <w:sz w:val="20"/>
          <w:szCs w:val="20"/>
        </w:rPr>
        <w:t>The student has the right of further appeal sequentially to the Chairperson, the Dean of the College, the Graduate Council, the</w:t>
      </w:r>
      <w:r>
        <w:rPr>
          <w:rFonts w:ascii="Times New Roman" w:hAnsi="Times New Roman"/>
          <w:spacing w:val="-4"/>
          <w:sz w:val="20"/>
          <w:szCs w:val="20"/>
        </w:rPr>
        <w:t xml:space="preserve"> </w:t>
      </w:r>
      <w:r>
        <w:rPr>
          <w:rFonts w:ascii="Times New Roman" w:hAnsi="Times New Roman"/>
          <w:spacing w:val="-12"/>
          <w:sz w:val="20"/>
          <w:szCs w:val="20"/>
        </w:rPr>
        <w:t>V</w:t>
      </w:r>
      <w:r>
        <w:rPr>
          <w:rFonts w:ascii="Times New Roman" w:hAnsi="Times New Roman"/>
          <w:sz w:val="20"/>
          <w:szCs w:val="20"/>
        </w:rPr>
        <w:t>ice President for</w:t>
      </w:r>
      <w:r>
        <w:rPr>
          <w:rFonts w:ascii="Times New Roman" w:hAnsi="Times New Roman"/>
          <w:spacing w:val="-11"/>
          <w:sz w:val="20"/>
          <w:szCs w:val="20"/>
        </w:rPr>
        <w:t xml:space="preserve"> </w:t>
      </w:r>
      <w:r>
        <w:rPr>
          <w:rFonts w:ascii="Times New Roman" w:hAnsi="Times New Roman"/>
          <w:sz w:val="20"/>
          <w:szCs w:val="20"/>
        </w:rPr>
        <w:t>Academic</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4"/>
          <w:sz w:val="20"/>
          <w:szCs w:val="20"/>
        </w:rPr>
        <w:t>f</w:t>
      </w:r>
      <w:r>
        <w:rPr>
          <w:rFonts w:ascii="Times New Roman" w:hAnsi="Times New Roman"/>
          <w:sz w:val="20"/>
          <w:szCs w:val="20"/>
        </w:rPr>
        <w:t>fairs, and finall</w:t>
      </w:r>
      <w:r>
        <w:rPr>
          <w:rFonts w:ascii="Times New Roman" w:hAnsi="Times New Roman"/>
          <w:spacing w:val="-13"/>
          <w:sz w:val="20"/>
          <w:szCs w:val="20"/>
        </w:rPr>
        <w:t>y</w:t>
      </w:r>
      <w:r>
        <w:rPr>
          <w:rFonts w:ascii="Times New Roman" w:hAnsi="Times New Roman"/>
          <w:sz w:val="20"/>
          <w:szCs w:val="20"/>
        </w:rPr>
        <w:t>, the President of the Universit</w:t>
      </w:r>
      <w:r>
        <w:rPr>
          <w:rFonts w:ascii="Times New Roman" w:hAnsi="Times New Roman"/>
          <w:spacing w:val="-13"/>
          <w:sz w:val="20"/>
          <w:szCs w:val="20"/>
        </w:rPr>
        <w:t>y</w:t>
      </w:r>
      <w:r>
        <w:rPr>
          <w:rFonts w:ascii="Times New Roman" w:hAnsi="Times New Roman"/>
          <w:sz w:val="20"/>
          <w:szCs w:val="20"/>
        </w:rPr>
        <w:t>.</w:t>
      </w:r>
    </w:p>
    <w:p w:rsidR="00505D4E" w:rsidRDefault="00505D4E" w:rsidP="00505D4E">
      <w:pPr>
        <w:widowControl w:val="0"/>
        <w:autoSpaceDE w:val="0"/>
        <w:autoSpaceDN w:val="0"/>
        <w:adjustRightInd w:val="0"/>
        <w:spacing w:after="0"/>
        <w:ind w:left="450" w:right="180" w:firstLine="0"/>
        <w:jc w:val="both"/>
        <w:rPr>
          <w:rFonts w:ascii="Times New Roman" w:hAnsi="Times New Roman"/>
          <w:sz w:val="20"/>
          <w:szCs w:val="20"/>
        </w:rPr>
      </w:pPr>
    </w:p>
    <w:p w:rsidR="00505D4E" w:rsidRPr="004D76C4" w:rsidRDefault="00505D4E" w:rsidP="00505D4E">
      <w:pPr>
        <w:pStyle w:val="Heading2"/>
        <w:spacing w:before="0"/>
        <w:ind w:left="360" w:right="180" w:firstLine="0"/>
        <w:rPr>
          <w:rFonts w:ascii="Times New Roman" w:hAnsi="Times New Roman"/>
          <w:color w:val="808080" w:themeColor="background1" w:themeShade="80"/>
          <w:sz w:val="28"/>
          <w:szCs w:val="28"/>
        </w:rPr>
      </w:pPr>
      <w:bookmarkStart w:id="266" w:name="_Toc294969741"/>
      <w:bookmarkStart w:id="267" w:name="_Toc295508303"/>
      <w:r w:rsidRPr="004D76C4">
        <w:rPr>
          <w:rFonts w:ascii="Times New Roman" w:hAnsi="Times New Roman"/>
          <w:bCs w:val="0"/>
          <w:color w:val="808080" w:themeColor="background1" w:themeShade="80"/>
          <w:sz w:val="28"/>
          <w:szCs w:val="28"/>
        </w:rPr>
        <w:t>Change of Deg</w:t>
      </w:r>
      <w:r w:rsidRPr="004D76C4">
        <w:rPr>
          <w:rFonts w:ascii="Times New Roman" w:hAnsi="Times New Roman"/>
          <w:bCs w:val="0"/>
          <w:color w:val="808080" w:themeColor="background1" w:themeShade="80"/>
          <w:spacing w:val="-5"/>
          <w:sz w:val="28"/>
          <w:szCs w:val="28"/>
        </w:rPr>
        <w:t>r</w:t>
      </w:r>
      <w:r w:rsidRPr="004D76C4">
        <w:rPr>
          <w:rFonts w:ascii="Times New Roman" w:hAnsi="Times New Roman"/>
          <w:bCs w:val="0"/>
          <w:color w:val="808080" w:themeColor="background1" w:themeShade="80"/>
          <w:sz w:val="28"/>
          <w:szCs w:val="28"/>
        </w:rPr>
        <w:t>ee P</w:t>
      </w:r>
      <w:r w:rsidRPr="004D76C4">
        <w:rPr>
          <w:rFonts w:ascii="Times New Roman" w:hAnsi="Times New Roman"/>
          <w:bCs w:val="0"/>
          <w:color w:val="808080" w:themeColor="background1" w:themeShade="80"/>
          <w:spacing w:val="-5"/>
          <w:sz w:val="28"/>
          <w:szCs w:val="28"/>
        </w:rPr>
        <w:t>r</w:t>
      </w:r>
      <w:r w:rsidRPr="004D76C4">
        <w:rPr>
          <w:rFonts w:ascii="Times New Roman" w:hAnsi="Times New Roman"/>
          <w:bCs w:val="0"/>
          <w:color w:val="808080" w:themeColor="background1" w:themeShade="80"/>
          <w:sz w:val="28"/>
          <w:szCs w:val="28"/>
        </w:rPr>
        <w:t>ogram</w:t>
      </w:r>
      <w:bookmarkEnd w:id="266"/>
      <w:bookmarkEnd w:id="267"/>
    </w:p>
    <w:p w:rsidR="00505D4E"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Before a student can change a majo</w:t>
      </w:r>
      <w:r>
        <w:rPr>
          <w:rFonts w:ascii="Times New Roman" w:hAnsi="Times New Roman"/>
          <w:spacing w:val="-8"/>
          <w:sz w:val="20"/>
          <w:szCs w:val="20"/>
        </w:rPr>
        <w:t>r</w:t>
      </w:r>
      <w:r>
        <w:rPr>
          <w:rFonts w:ascii="Times New Roman" w:hAnsi="Times New Roman"/>
          <w:sz w:val="20"/>
          <w:szCs w:val="20"/>
        </w:rPr>
        <w:t>, he/she must be o</w:t>
      </w:r>
      <w:r>
        <w:rPr>
          <w:rFonts w:ascii="Times New Roman" w:hAnsi="Times New Roman"/>
          <w:spacing w:val="-4"/>
          <w:sz w:val="20"/>
          <w:szCs w:val="20"/>
        </w:rPr>
        <w:t>f</w:t>
      </w:r>
      <w:r>
        <w:rPr>
          <w:rFonts w:ascii="Times New Roman" w:hAnsi="Times New Roman"/>
          <w:sz w:val="20"/>
          <w:szCs w:val="20"/>
        </w:rPr>
        <w:t>ficially admitted into the majo</w:t>
      </w:r>
      <w:r>
        <w:rPr>
          <w:rFonts w:ascii="Times New Roman" w:hAnsi="Times New Roman"/>
          <w:spacing w:val="-11"/>
          <w:sz w:val="20"/>
          <w:szCs w:val="20"/>
        </w:rPr>
        <w:t>r</w:t>
      </w:r>
      <w:r>
        <w:rPr>
          <w:rFonts w:ascii="Times New Roman" w:hAnsi="Times New Roman"/>
          <w:sz w:val="20"/>
          <w:szCs w:val="20"/>
        </w:rPr>
        <w:t>. Before changing a majo</w:t>
      </w:r>
      <w:r>
        <w:rPr>
          <w:rFonts w:ascii="Times New Roman" w:hAnsi="Times New Roman"/>
          <w:spacing w:val="-8"/>
          <w:sz w:val="20"/>
          <w:szCs w:val="20"/>
        </w:rPr>
        <w:t>r</w:t>
      </w:r>
      <w:r>
        <w:rPr>
          <w:rFonts w:ascii="Times New Roman" w:hAnsi="Times New Roman"/>
          <w:sz w:val="20"/>
          <w:szCs w:val="20"/>
        </w:rPr>
        <w:t>, student must consult with an advisor in the new degree program.</w:t>
      </w:r>
    </w:p>
    <w:p w:rsidR="00505D4E"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505D4E" w:rsidRPr="004D76C4" w:rsidRDefault="00505D4E" w:rsidP="00505D4E">
      <w:pPr>
        <w:pStyle w:val="Heading2"/>
        <w:spacing w:before="0"/>
        <w:ind w:left="360" w:right="180" w:firstLine="0"/>
        <w:rPr>
          <w:rFonts w:ascii="Times New Roman" w:hAnsi="Times New Roman"/>
          <w:color w:val="808080" w:themeColor="background1" w:themeShade="80"/>
          <w:sz w:val="28"/>
          <w:szCs w:val="28"/>
        </w:rPr>
      </w:pPr>
      <w:bookmarkStart w:id="268" w:name="_Toc294969742"/>
      <w:bookmarkStart w:id="269" w:name="_Toc295508304"/>
      <w:r w:rsidRPr="004D76C4">
        <w:rPr>
          <w:rFonts w:ascii="Times New Roman" w:hAnsi="Times New Roman"/>
          <w:bCs w:val="0"/>
          <w:color w:val="808080" w:themeColor="background1" w:themeShade="80"/>
          <w:sz w:val="28"/>
          <w:szCs w:val="28"/>
        </w:rPr>
        <w:t>Application for</w:t>
      </w:r>
      <w:r w:rsidRPr="004D76C4">
        <w:rPr>
          <w:rFonts w:ascii="Times New Roman" w:hAnsi="Times New Roman"/>
          <w:bCs w:val="0"/>
          <w:color w:val="808080" w:themeColor="background1" w:themeShade="80"/>
          <w:spacing w:val="-5"/>
          <w:sz w:val="28"/>
          <w:szCs w:val="28"/>
        </w:rPr>
        <w:t xml:space="preserve"> </w:t>
      </w:r>
      <w:r w:rsidRPr="004D76C4">
        <w:rPr>
          <w:rFonts w:ascii="Times New Roman" w:hAnsi="Times New Roman"/>
          <w:bCs w:val="0"/>
          <w:color w:val="808080" w:themeColor="background1" w:themeShade="80"/>
          <w:sz w:val="28"/>
          <w:szCs w:val="28"/>
        </w:rPr>
        <w:t>Graduation</w:t>
      </w:r>
      <w:bookmarkEnd w:id="268"/>
      <w:bookmarkEnd w:id="269"/>
    </w:p>
    <w:p w:rsidR="00505D4E"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Students pursuing a program leading to the Master of Education degree must apply for graduation after gaining full admission to graduate studies and before completing 12 semester credit hours.</w:t>
      </w:r>
      <w:r>
        <w:rPr>
          <w:rFonts w:ascii="Times New Roman" w:hAnsi="Times New Roman"/>
          <w:spacing w:val="-4"/>
          <w:sz w:val="20"/>
          <w:szCs w:val="20"/>
        </w:rPr>
        <w:t xml:space="preserve"> </w:t>
      </w:r>
      <w:r>
        <w:rPr>
          <w:rFonts w:ascii="Times New Roman" w:hAnsi="Times New Roman"/>
          <w:sz w:val="20"/>
          <w:szCs w:val="20"/>
        </w:rPr>
        <w:t>The graduate student is responsible for applying for graduation with the Registra</w:t>
      </w:r>
      <w:r>
        <w:rPr>
          <w:rFonts w:ascii="Times New Roman" w:hAnsi="Times New Roman"/>
          <w:spacing w:val="8"/>
          <w:sz w:val="20"/>
          <w:szCs w:val="20"/>
        </w:rPr>
        <w:t>r</w:t>
      </w:r>
      <w:r>
        <w:rPr>
          <w:rFonts w:ascii="Times New Roman" w:hAnsi="Times New Roman"/>
          <w:spacing w:val="-11"/>
          <w:sz w:val="20"/>
          <w:szCs w:val="20"/>
        </w:rPr>
        <w:t>’</w:t>
      </w:r>
      <w:r>
        <w:rPr>
          <w:rFonts w:ascii="Times New Roman" w:hAnsi="Times New Roman"/>
          <w:sz w:val="20"/>
          <w:szCs w:val="20"/>
        </w:rPr>
        <w:t>s O</w:t>
      </w:r>
      <w:r>
        <w:rPr>
          <w:rFonts w:ascii="Times New Roman" w:hAnsi="Times New Roman"/>
          <w:spacing w:val="-4"/>
          <w:sz w:val="20"/>
          <w:szCs w:val="20"/>
        </w:rPr>
        <w:t>f</w:t>
      </w:r>
      <w:r>
        <w:rPr>
          <w:rFonts w:ascii="Times New Roman" w:hAnsi="Times New Roman"/>
          <w:sz w:val="20"/>
          <w:szCs w:val="20"/>
        </w:rPr>
        <w:t>fice. Approval of the application requires:</w:t>
      </w:r>
    </w:p>
    <w:p w:rsidR="00505D4E" w:rsidRPr="00AC3640" w:rsidRDefault="00505D4E" w:rsidP="00F56BDC">
      <w:pPr>
        <w:pStyle w:val="BalloonText"/>
        <w:widowControl w:val="0"/>
        <w:numPr>
          <w:ilvl w:val="0"/>
          <w:numId w:val="29"/>
        </w:numPr>
        <w:autoSpaceDE w:val="0"/>
        <w:autoSpaceDN w:val="0"/>
        <w:adjustRightInd w:val="0"/>
        <w:ind w:left="1080" w:right="180"/>
        <w:jc w:val="both"/>
        <w:rPr>
          <w:rFonts w:ascii="Times New Roman" w:hAnsi="Times New Roman"/>
          <w:sz w:val="20"/>
          <w:szCs w:val="20"/>
        </w:rPr>
      </w:pPr>
      <w:r w:rsidRPr="00AC3640">
        <w:rPr>
          <w:rFonts w:ascii="Times New Roman" w:hAnsi="Times New Roman"/>
          <w:sz w:val="20"/>
          <w:szCs w:val="20"/>
        </w:rPr>
        <w:t>The applicant to be fully admitted to graduate studies and recommended by the adviso</w:t>
      </w:r>
      <w:r w:rsidRPr="00AC3640">
        <w:rPr>
          <w:rFonts w:ascii="Times New Roman" w:hAnsi="Times New Roman"/>
          <w:spacing w:val="-11"/>
          <w:sz w:val="20"/>
          <w:szCs w:val="20"/>
        </w:rPr>
        <w:t>r</w:t>
      </w:r>
      <w:r w:rsidRPr="00AC3640">
        <w:rPr>
          <w:rFonts w:ascii="Times New Roman" w:hAnsi="Times New Roman"/>
          <w:sz w:val="20"/>
          <w:szCs w:val="20"/>
        </w:rPr>
        <w:t>.</w:t>
      </w:r>
    </w:p>
    <w:p w:rsidR="00505D4E" w:rsidRPr="00AC3640" w:rsidRDefault="00505D4E" w:rsidP="00F56BDC">
      <w:pPr>
        <w:pStyle w:val="BalloonText"/>
        <w:widowControl w:val="0"/>
        <w:numPr>
          <w:ilvl w:val="0"/>
          <w:numId w:val="29"/>
        </w:numPr>
        <w:autoSpaceDE w:val="0"/>
        <w:autoSpaceDN w:val="0"/>
        <w:adjustRightInd w:val="0"/>
        <w:spacing w:before="10" w:line="250" w:lineRule="auto"/>
        <w:ind w:left="1080" w:right="180"/>
        <w:jc w:val="both"/>
        <w:rPr>
          <w:rFonts w:ascii="Times New Roman" w:hAnsi="Times New Roman"/>
          <w:sz w:val="20"/>
          <w:szCs w:val="20"/>
        </w:rPr>
      </w:pPr>
      <w:r w:rsidRPr="00AC3640">
        <w:rPr>
          <w:rFonts w:ascii="Times New Roman" w:hAnsi="Times New Roman"/>
          <w:sz w:val="20"/>
          <w:szCs w:val="20"/>
        </w:rPr>
        <w:t>The applicant to hold the appropriate level four teaching certific</w:t>
      </w:r>
      <w:r>
        <w:rPr>
          <w:rFonts w:ascii="Times New Roman" w:hAnsi="Times New Roman"/>
          <w:sz w:val="20"/>
          <w:szCs w:val="20"/>
        </w:rPr>
        <w:t>ate from the Professional Stan</w:t>
      </w:r>
      <w:r w:rsidRPr="00AC3640">
        <w:rPr>
          <w:rFonts w:ascii="Times New Roman" w:hAnsi="Times New Roman"/>
          <w:sz w:val="20"/>
          <w:szCs w:val="20"/>
        </w:rPr>
        <w:t xml:space="preserve">dards </w:t>
      </w:r>
      <w:r w:rsidRPr="00AC3640">
        <w:rPr>
          <w:rFonts w:ascii="Times New Roman" w:hAnsi="Times New Roman"/>
          <w:sz w:val="20"/>
          <w:szCs w:val="20"/>
        </w:rPr>
        <w:lastRenderedPageBreak/>
        <w:t>Commission or the equivalent.</w:t>
      </w:r>
    </w:p>
    <w:p w:rsidR="00505D4E" w:rsidRPr="00AC3640" w:rsidRDefault="00505D4E" w:rsidP="00F56BDC">
      <w:pPr>
        <w:pStyle w:val="BalloonText"/>
        <w:widowControl w:val="0"/>
        <w:numPr>
          <w:ilvl w:val="0"/>
          <w:numId w:val="29"/>
        </w:numPr>
        <w:autoSpaceDE w:val="0"/>
        <w:autoSpaceDN w:val="0"/>
        <w:adjustRightInd w:val="0"/>
        <w:ind w:left="1080" w:right="180"/>
        <w:jc w:val="both"/>
        <w:rPr>
          <w:rFonts w:ascii="Times New Roman" w:hAnsi="Times New Roman"/>
          <w:sz w:val="20"/>
          <w:szCs w:val="20"/>
        </w:rPr>
      </w:pPr>
      <w:r w:rsidRPr="00AC3640">
        <w:rPr>
          <w:rFonts w:ascii="Times New Roman" w:hAnsi="Times New Roman"/>
          <w:sz w:val="20"/>
          <w:szCs w:val="20"/>
        </w:rPr>
        <w:t>The applicant to have made satisfactory progress in the planned program of stud</w:t>
      </w:r>
      <w:r w:rsidRPr="00AC3640">
        <w:rPr>
          <w:rFonts w:ascii="Times New Roman" w:hAnsi="Times New Roman"/>
          <w:spacing w:val="-13"/>
          <w:sz w:val="20"/>
          <w:szCs w:val="20"/>
        </w:rPr>
        <w:t>y</w:t>
      </w:r>
      <w:r w:rsidRPr="00AC3640">
        <w:rPr>
          <w:rFonts w:ascii="Times New Roman" w:hAnsi="Times New Roman"/>
          <w:sz w:val="20"/>
          <w:szCs w:val="20"/>
        </w:rPr>
        <w:t>.</w:t>
      </w:r>
    </w:p>
    <w:p w:rsidR="00505D4E" w:rsidRPr="00AC3640" w:rsidRDefault="00505D4E" w:rsidP="00F56BDC">
      <w:pPr>
        <w:pStyle w:val="BalloonText"/>
        <w:widowControl w:val="0"/>
        <w:numPr>
          <w:ilvl w:val="0"/>
          <w:numId w:val="29"/>
        </w:numPr>
        <w:autoSpaceDE w:val="0"/>
        <w:autoSpaceDN w:val="0"/>
        <w:adjustRightInd w:val="0"/>
        <w:spacing w:before="10"/>
        <w:ind w:left="1080" w:right="180"/>
        <w:jc w:val="both"/>
        <w:rPr>
          <w:rFonts w:ascii="Times New Roman" w:hAnsi="Times New Roman"/>
          <w:sz w:val="20"/>
          <w:szCs w:val="20"/>
        </w:rPr>
      </w:pPr>
      <w:r w:rsidRPr="00AC3640">
        <w:rPr>
          <w:rFonts w:ascii="Times New Roman" w:hAnsi="Times New Roman"/>
          <w:sz w:val="20"/>
          <w:szCs w:val="20"/>
        </w:rPr>
        <w:t>The applicant to be approved by the Chairperson and Dean of the College of Education.</w:t>
      </w:r>
    </w:p>
    <w:p w:rsidR="00505D4E" w:rsidRDefault="00505D4E" w:rsidP="00505D4E">
      <w:pPr>
        <w:widowControl w:val="0"/>
        <w:autoSpaceDE w:val="0"/>
        <w:autoSpaceDN w:val="0"/>
        <w:adjustRightInd w:val="0"/>
        <w:spacing w:before="6" w:after="0" w:line="200" w:lineRule="exact"/>
        <w:ind w:left="360" w:right="180" w:firstLine="0"/>
        <w:jc w:val="both"/>
        <w:rPr>
          <w:rFonts w:ascii="Times New Roman" w:hAnsi="Times New Roman"/>
          <w:sz w:val="20"/>
          <w:szCs w:val="20"/>
        </w:rPr>
      </w:pPr>
    </w:p>
    <w:p w:rsidR="00505D4E" w:rsidRPr="004D76C4" w:rsidRDefault="00505D4E" w:rsidP="00505D4E">
      <w:pPr>
        <w:pStyle w:val="Heading2"/>
        <w:spacing w:before="0"/>
        <w:ind w:left="360" w:right="180" w:firstLine="0"/>
        <w:rPr>
          <w:rFonts w:ascii="Times New Roman" w:hAnsi="Times New Roman"/>
          <w:color w:val="808080" w:themeColor="background1" w:themeShade="80"/>
          <w:sz w:val="36"/>
          <w:szCs w:val="36"/>
        </w:rPr>
      </w:pPr>
      <w:bookmarkStart w:id="270" w:name="_Toc294969743"/>
      <w:bookmarkStart w:id="271" w:name="_Toc295508305"/>
      <w:r w:rsidRPr="004D76C4">
        <w:rPr>
          <w:rFonts w:ascii="Times New Roman" w:hAnsi="Times New Roman"/>
          <w:bCs w:val="0"/>
          <w:color w:val="808080" w:themeColor="background1" w:themeShade="80"/>
          <w:sz w:val="36"/>
          <w:szCs w:val="36"/>
        </w:rPr>
        <w:t>Deg</w:t>
      </w:r>
      <w:r w:rsidRPr="004D76C4">
        <w:rPr>
          <w:rFonts w:ascii="Times New Roman" w:hAnsi="Times New Roman"/>
          <w:bCs w:val="0"/>
          <w:color w:val="808080" w:themeColor="background1" w:themeShade="80"/>
          <w:spacing w:val="-6"/>
          <w:sz w:val="36"/>
          <w:szCs w:val="36"/>
        </w:rPr>
        <w:t>r</w:t>
      </w:r>
      <w:r w:rsidRPr="004D76C4">
        <w:rPr>
          <w:rFonts w:ascii="Times New Roman" w:hAnsi="Times New Roman"/>
          <w:bCs w:val="0"/>
          <w:color w:val="808080" w:themeColor="background1" w:themeShade="80"/>
          <w:sz w:val="36"/>
          <w:szCs w:val="36"/>
        </w:rPr>
        <w:t>ee Requi</w:t>
      </w:r>
      <w:r w:rsidRPr="004D76C4">
        <w:rPr>
          <w:rFonts w:ascii="Times New Roman" w:hAnsi="Times New Roman"/>
          <w:bCs w:val="0"/>
          <w:color w:val="808080" w:themeColor="background1" w:themeShade="80"/>
          <w:spacing w:val="-7"/>
          <w:sz w:val="36"/>
          <w:szCs w:val="36"/>
        </w:rPr>
        <w:t>r</w:t>
      </w:r>
      <w:r w:rsidRPr="004D76C4">
        <w:rPr>
          <w:rFonts w:ascii="Times New Roman" w:hAnsi="Times New Roman"/>
          <w:bCs w:val="0"/>
          <w:color w:val="808080" w:themeColor="background1" w:themeShade="80"/>
          <w:sz w:val="36"/>
          <w:szCs w:val="36"/>
        </w:rPr>
        <w:t>ements</w:t>
      </w:r>
      <w:bookmarkEnd w:id="270"/>
      <w:bookmarkEnd w:id="271"/>
    </w:p>
    <w:p w:rsidR="00505D4E" w:rsidRPr="004D76C4" w:rsidRDefault="00505D4E" w:rsidP="00505D4E">
      <w:pPr>
        <w:pStyle w:val="Heading2"/>
        <w:spacing w:before="0"/>
        <w:ind w:left="360" w:right="180" w:firstLine="0"/>
        <w:rPr>
          <w:rFonts w:ascii="Times New Roman" w:hAnsi="Times New Roman"/>
          <w:color w:val="808080" w:themeColor="background1" w:themeShade="80"/>
          <w:sz w:val="28"/>
          <w:szCs w:val="28"/>
        </w:rPr>
      </w:pPr>
      <w:bookmarkStart w:id="272" w:name="_Toc294969744"/>
      <w:bookmarkStart w:id="273" w:name="_Toc295508306"/>
      <w:r w:rsidRPr="004D76C4">
        <w:rPr>
          <w:rFonts w:ascii="Times New Roman" w:hAnsi="Times New Roman"/>
          <w:bCs w:val="0"/>
          <w:color w:val="808080" w:themeColor="background1" w:themeShade="80"/>
          <w:sz w:val="28"/>
          <w:szCs w:val="28"/>
        </w:rPr>
        <w:t>Comp</w:t>
      </w:r>
      <w:r w:rsidRPr="004D76C4">
        <w:rPr>
          <w:rFonts w:ascii="Times New Roman" w:hAnsi="Times New Roman"/>
          <w:bCs w:val="0"/>
          <w:color w:val="808080" w:themeColor="background1" w:themeShade="80"/>
          <w:spacing w:val="-5"/>
          <w:sz w:val="28"/>
          <w:szCs w:val="28"/>
        </w:rPr>
        <w:t>r</w:t>
      </w:r>
      <w:r w:rsidRPr="004D76C4">
        <w:rPr>
          <w:rFonts w:ascii="Times New Roman" w:hAnsi="Times New Roman"/>
          <w:bCs w:val="0"/>
          <w:color w:val="808080" w:themeColor="background1" w:themeShade="80"/>
          <w:sz w:val="28"/>
          <w:szCs w:val="28"/>
        </w:rPr>
        <w:t>ehensive Examinations</w:t>
      </w:r>
      <w:bookmarkEnd w:id="272"/>
      <w:bookmarkEnd w:id="273"/>
    </w:p>
    <w:p w:rsidR="00505D4E"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sz w:val="20"/>
          <w:szCs w:val="20"/>
        </w:rPr>
      </w:pPr>
      <w:ins w:id="274" w:author=" " w:date="2011-04-06T10:25:00Z">
        <w:r>
          <w:rPr>
            <w:rFonts w:ascii="Times New Roman" w:hAnsi="Times New Roman"/>
            <w:sz w:val="20"/>
            <w:szCs w:val="20"/>
          </w:rPr>
          <w:t>Except for Educational Leadership and School Counseling</w:t>
        </w:r>
      </w:ins>
      <w:ins w:id="275" w:author=" " w:date="2011-04-06T10:26:00Z">
        <w:r>
          <w:rPr>
            <w:rFonts w:ascii="Times New Roman" w:hAnsi="Times New Roman"/>
            <w:sz w:val="20"/>
            <w:szCs w:val="20"/>
          </w:rPr>
          <w:t xml:space="preserve">, in </w:t>
        </w:r>
      </w:ins>
      <w:del w:id="276" w:author=" " w:date="2011-04-06T10:26:00Z">
        <w:r w:rsidDel="008369BF">
          <w:rPr>
            <w:rFonts w:ascii="Times New Roman" w:hAnsi="Times New Roman"/>
            <w:sz w:val="20"/>
            <w:szCs w:val="20"/>
          </w:rPr>
          <w:delText>In</w:delText>
        </w:r>
      </w:del>
      <w:r>
        <w:rPr>
          <w:rFonts w:ascii="Times New Roman" w:hAnsi="Times New Roman"/>
          <w:sz w:val="20"/>
          <w:szCs w:val="20"/>
        </w:rPr>
        <w:t xml:space="preserve"> partial fulfillment of the M.Ed. degree, students are required to satisfactorily pass a </w:t>
      </w:r>
      <w:del w:id="277" w:author=" " w:date="2011-04-06T10:26:00Z">
        <w:r w:rsidDel="008369BF">
          <w:rPr>
            <w:rFonts w:ascii="Times New Roman" w:hAnsi="Times New Roman"/>
            <w:sz w:val="20"/>
            <w:szCs w:val="20"/>
          </w:rPr>
          <w:delText>com- prehensive</w:delText>
        </w:r>
      </w:del>
      <w:ins w:id="278" w:author=" " w:date="2011-04-06T10:26:00Z">
        <w:r>
          <w:rPr>
            <w:rFonts w:ascii="Times New Roman" w:hAnsi="Times New Roman"/>
            <w:sz w:val="20"/>
            <w:szCs w:val="20"/>
          </w:rPr>
          <w:t xml:space="preserve"> comprehensive</w:t>
        </w:r>
      </w:ins>
      <w:r>
        <w:rPr>
          <w:rFonts w:ascii="Times New Roman" w:hAnsi="Times New Roman"/>
          <w:sz w:val="20"/>
          <w:szCs w:val="20"/>
        </w:rPr>
        <w:t xml:space="preserve"> examination.</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is eligible to take the comprehensive examination only if (a) a passing score on the Praxis II/GACE Content has been filed with the student</w:t>
      </w:r>
      <w:r>
        <w:rPr>
          <w:rFonts w:ascii="Times New Roman" w:hAnsi="Times New Roman"/>
          <w:spacing w:val="-11"/>
          <w:sz w:val="20"/>
          <w:szCs w:val="20"/>
        </w:rPr>
        <w:t>’</w:t>
      </w:r>
      <w:r>
        <w:rPr>
          <w:rFonts w:ascii="Times New Roman" w:hAnsi="Times New Roman"/>
          <w:sz w:val="20"/>
          <w:szCs w:val="20"/>
        </w:rPr>
        <w:t>s adviso</w:t>
      </w:r>
      <w:r>
        <w:rPr>
          <w:rFonts w:ascii="Times New Roman" w:hAnsi="Times New Roman"/>
          <w:spacing w:val="-8"/>
          <w:sz w:val="20"/>
          <w:szCs w:val="20"/>
        </w:rPr>
        <w:t>r</w:t>
      </w:r>
      <w:r>
        <w:rPr>
          <w:rFonts w:ascii="Times New Roman" w:hAnsi="Times New Roman"/>
          <w:sz w:val="20"/>
          <w:szCs w:val="20"/>
        </w:rPr>
        <w:t>, and (b) grades for the major area (Area C or the Professional Courses) should be no less than a “B.” Grades less than “B” in</w:t>
      </w:r>
      <w:r>
        <w:rPr>
          <w:rFonts w:ascii="Times New Roman" w:hAnsi="Times New Roman"/>
          <w:spacing w:val="-11"/>
          <w:sz w:val="20"/>
          <w:szCs w:val="20"/>
        </w:rPr>
        <w:t xml:space="preserve"> </w:t>
      </w:r>
      <w:r>
        <w:rPr>
          <w:rFonts w:ascii="Times New Roman" w:hAnsi="Times New Roman"/>
          <w:sz w:val="20"/>
          <w:szCs w:val="20"/>
        </w:rPr>
        <w:t>Area C of the Program of Study must be repeated.</w:t>
      </w:r>
      <w:r>
        <w:rPr>
          <w:rFonts w:ascii="Times New Roman" w:hAnsi="Times New Roman"/>
          <w:spacing w:val="-3"/>
          <w:sz w:val="20"/>
          <w:szCs w:val="20"/>
        </w:rPr>
        <w:t xml:space="preserve"> </w:t>
      </w:r>
      <w:r>
        <w:rPr>
          <w:rFonts w:ascii="Times New Roman" w:hAnsi="Times New Roman"/>
          <w:sz w:val="20"/>
          <w:szCs w:val="20"/>
        </w:rPr>
        <w:t>The overall grade-point average for all 36 semester credit hours for the Master of Education must be no less than 3.0 on a fou</w:t>
      </w:r>
      <w:r>
        <w:rPr>
          <w:rFonts w:ascii="Times New Roman" w:hAnsi="Times New Roman"/>
          <w:spacing w:val="-4"/>
          <w:sz w:val="20"/>
          <w:szCs w:val="20"/>
        </w:rPr>
        <w:t>r</w:t>
      </w:r>
      <w:r>
        <w:rPr>
          <w:rFonts w:ascii="Times New Roman" w:hAnsi="Times New Roman"/>
          <w:sz w:val="20"/>
          <w:szCs w:val="20"/>
        </w:rPr>
        <w:t>-point scale. No grade less than “C” will be accepted.</w:t>
      </w:r>
      <w:r>
        <w:rPr>
          <w:rFonts w:ascii="Times New Roman" w:hAnsi="Times New Roman"/>
          <w:spacing w:val="-3"/>
          <w:sz w:val="20"/>
          <w:szCs w:val="20"/>
        </w:rPr>
        <w:t xml:space="preserve"> </w:t>
      </w:r>
      <w:r>
        <w:rPr>
          <w:rFonts w:ascii="Times New Roman" w:hAnsi="Times New Roman"/>
          <w:sz w:val="20"/>
          <w:szCs w:val="20"/>
        </w:rPr>
        <w:t>The comprehensive examination may be taken three times.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third failure on the comprehensive examination results in termination from the degree program.</w:t>
      </w:r>
    </w:p>
    <w:p w:rsidR="00505D4E" w:rsidRDefault="00505D4E" w:rsidP="00505D4E">
      <w:pPr>
        <w:widowControl w:val="0"/>
        <w:autoSpaceDE w:val="0"/>
        <w:autoSpaceDN w:val="0"/>
        <w:adjustRightInd w:val="0"/>
        <w:spacing w:before="6" w:after="0" w:line="200" w:lineRule="exact"/>
        <w:ind w:left="360" w:right="180" w:firstLine="0"/>
        <w:jc w:val="both"/>
        <w:rPr>
          <w:rFonts w:ascii="Times New Roman" w:hAnsi="Times New Roman"/>
          <w:sz w:val="20"/>
          <w:szCs w:val="20"/>
        </w:rPr>
      </w:pPr>
    </w:p>
    <w:p w:rsidR="00505D4E" w:rsidRPr="004D76C4" w:rsidRDefault="00505D4E" w:rsidP="00505D4E">
      <w:pPr>
        <w:pStyle w:val="Heading2"/>
        <w:spacing w:before="0"/>
        <w:ind w:left="360" w:right="180" w:firstLine="0"/>
        <w:rPr>
          <w:rFonts w:ascii="Times New Roman" w:hAnsi="Times New Roman"/>
          <w:color w:val="808080" w:themeColor="background1" w:themeShade="80"/>
          <w:sz w:val="36"/>
          <w:szCs w:val="36"/>
        </w:rPr>
      </w:pPr>
      <w:bookmarkStart w:id="279" w:name="_Toc294969745"/>
      <w:bookmarkStart w:id="280" w:name="_Toc295508307"/>
      <w:r w:rsidRPr="004D76C4">
        <w:rPr>
          <w:rFonts w:ascii="Times New Roman" w:hAnsi="Times New Roman"/>
          <w:bCs w:val="0"/>
          <w:color w:val="808080" w:themeColor="background1" w:themeShade="80"/>
          <w:sz w:val="36"/>
          <w:szCs w:val="36"/>
        </w:rPr>
        <w:t>Comp</w:t>
      </w:r>
      <w:r w:rsidRPr="004D76C4">
        <w:rPr>
          <w:rFonts w:ascii="Times New Roman" w:hAnsi="Times New Roman"/>
          <w:bCs w:val="0"/>
          <w:color w:val="808080" w:themeColor="background1" w:themeShade="80"/>
          <w:spacing w:val="-7"/>
          <w:sz w:val="36"/>
          <w:szCs w:val="36"/>
        </w:rPr>
        <w:t>r</w:t>
      </w:r>
      <w:r w:rsidRPr="004D76C4">
        <w:rPr>
          <w:rFonts w:ascii="Times New Roman" w:hAnsi="Times New Roman"/>
          <w:bCs w:val="0"/>
          <w:color w:val="808080" w:themeColor="background1" w:themeShade="80"/>
          <w:sz w:val="36"/>
          <w:szCs w:val="36"/>
        </w:rPr>
        <w:t>ehensive Examination Policy</w:t>
      </w:r>
      <w:bookmarkEnd w:id="279"/>
      <w:bookmarkEnd w:id="280"/>
    </w:p>
    <w:p w:rsidR="00505D4E" w:rsidRPr="004D76C4" w:rsidRDefault="00505D4E" w:rsidP="00505D4E">
      <w:pPr>
        <w:widowControl w:val="0"/>
        <w:autoSpaceDE w:val="0"/>
        <w:autoSpaceDN w:val="0"/>
        <w:adjustRightInd w:val="0"/>
        <w:spacing w:before="38"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Eligibility</w:t>
      </w:r>
    </w:p>
    <w:p w:rsidR="00505D4E"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Graduate students are eligible to take the M.Ed. comprehensive examination in the last semester of their study or when they have completed all the courses in</w:t>
      </w:r>
      <w:r>
        <w:rPr>
          <w:rFonts w:ascii="Times New Roman" w:hAnsi="Times New Roman"/>
          <w:spacing w:val="-11"/>
          <w:sz w:val="20"/>
          <w:szCs w:val="20"/>
        </w:rPr>
        <w:t xml:space="preserve"> </w:t>
      </w:r>
      <w:r>
        <w:rPr>
          <w:rFonts w:ascii="Times New Roman" w:hAnsi="Times New Roman"/>
          <w:sz w:val="20"/>
          <w:szCs w:val="20"/>
        </w:rPr>
        <w:t>Area C of their degree program and the advisor has granted permission.</w:t>
      </w:r>
    </w:p>
    <w:p w:rsidR="00505D4E"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505D4E" w:rsidRPr="004D76C4" w:rsidRDefault="00505D4E" w:rsidP="00505D4E">
      <w:pPr>
        <w:widowControl w:val="0"/>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Schedule</w:t>
      </w:r>
    </w:p>
    <w:p w:rsidR="00505D4E"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The comprehensive examination shall be given on the first Saturday following mid-semester examinations or as otherwise announced by the Graduate Studies Committee for the College of Education.</w:t>
      </w:r>
    </w:p>
    <w:p w:rsidR="00505D4E"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505D4E" w:rsidRPr="004D76C4" w:rsidRDefault="00505D4E" w:rsidP="00505D4E">
      <w:pPr>
        <w:widowControl w:val="0"/>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Natu</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 of the Examination</w:t>
      </w:r>
    </w:p>
    <w:p w:rsidR="00505D4E"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The examination shall be made of three or four general essay questions and/or problems covering current research, recent developments and general principles in the student</w:t>
      </w:r>
      <w:r>
        <w:rPr>
          <w:rFonts w:ascii="Times New Roman" w:hAnsi="Times New Roman"/>
          <w:spacing w:val="-11"/>
          <w:sz w:val="20"/>
          <w:szCs w:val="20"/>
        </w:rPr>
        <w:t>’</w:t>
      </w:r>
      <w:r>
        <w:rPr>
          <w:rFonts w:ascii="Times New Roman" w:hAnsi="Times New Roman"/>
          <w:sz w:val="20"/>
          <w:szCs w:val="20"/>
        </w:rPr>
        <w:t>s major area of stud</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4"/>
          <w:sz w:val="20"/>
          <w:szCs w:val="20"/>
        </w:rPr>
        <w:t xml:space="preserve"> </w:t>
      </w:r>
      <w:r>
        <w:rPr>
          <w:rFonts w:ascii="Times New Roman" w:hAnsi="Times New Roman"/>
          <w:sz w:val="20"/>
          <w:szCs w:val="20"/>
        </w:rPr>
        <w:t>The questions should integrate core courses in the program of stud</w:t>
      </w:r>
      <w:r>
        <w:rPr>
          <w:rFonts w:ascii="Times New Roman" w:hAnsi="Times New Roman"/>
          <w:spacing w:val="-13"/>
          <w:sz w:val="20"/>
          <w:szCs w:val="20"/>
        </w:rPr>
        <w:t>y</w:t>
      </w:r>
      <w:r>
        <w:rPr>
          <w:rFonts w:ascii="Times New Roman" w:hAnsi="Times New Roman"/>
          <w:sz w:val="20"/>
          <w:szCs w:val="20"/>
        </w:rPr>
        <w:t>.</w:t>
      </w:r>
    </w:p>
    <w:p w:rsidR="00505D4E"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505D4E" w:rsidRPr="004D76C4" w:rsidRDefault="00505D4E" w:rsidP="00505D4E">
      <w:pPr>
        <w:widowControl w:val="0"/>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Examination Committee</w:t>
      </w:r>
    </w:p>
    <w:p w:rsidR="00505D4E" w:rsidRDefault="00505D4E" w:rsidP="00505D4E">
      <w:pPr>
        <w:widowControl w:val="0"/>
        <w:autoSpaceDE w:val="0"/>
        <w:autoSpaceDN w:val="0"/>
        <w:adjustRightInd w:val="0"/>
        <w:spacing w:after="0"/>
        <w:ind w:left="360" w:right="180" w:firstLine="360"/>
        <w:jc w:val="both"/>
        <w:rPr>
          <w:rFonts w:ascii="Times New Roman" w:hAnsi="Times New Roman"/>
          <w:sz w:val="20"/>
          <w:szCs w:val="20"/>
        </w:rPr>
      </w:pPr>
      <w:r>
        <w:rPr>
          <w:rFonts w:ascii="Times New Roman" w:hAnsi="Times New Roman"/>
          <w:sz w:val="20"/>
          <w:szCs w:val="20"/>
        </w:rPr>
        <w:t>The program coordinator shall assemble and chair an examination committee of at least three instructors for each examinee.</w:t>
      </w:r>
      <w:r>
        <w:rPr>
          <w:rFonts w:ascii="Times New Roman" w:hAnsi="Times New Roman"/>
          <w:spacing w:val="-3"/>
          <w:sz w:val="20"/>
          <w:szCs w:val="20"/>
        </w:rPr>
        <w:t xml:space="preserve"> </w:t>
      </w:r>
      <w:r>
        <w:rPr>
          <w:rFonts w:ascii="Times New Roman" w:hAnsi="Times New Roman"/>
          <w:sz w:val="20"/>
          <w:szCs w:val="20"/>
        </w:rPr>
        <w:t>The examination committee shall construct and grade the examination and report the results via the chairperson.</w:t>
      </w:r>
    </w:p>
    <w:p w:rsidR="00505D4E" w:rsidRDefault="00505D4E" w:rsidP="00505D4E">
      <w:pPr>
        <w:widowControl w:val="0"/>
        <w:autoSpaceDE w:val="0"/>
        <w:autoSpaceDN w:val="0"/>
        <w:adjustRightInd w:val="0"/>
        <w:spacing w:after="0"/>
        <w:ind w:left="360" w:right="180" w:firstLine="360"/>
        <w:jc w:val="both"/>
        <w:rPr>
          <w:rFonts w:ascii="Times New Roman" w:hAnsi="Times New Roman"/>
          <w:sz w:val="20"/>
          <w:szCs w:val="20"/>
        </w:rPr>
      </w:pPr>
    </w:p>
    <w:p w:rsidR="00505D4E" w:rsidRPr="004D76C4" w:rsidRDefault="00505D4E" w:rsidP="00505D4E">
      <w:pPr>
        <w:widowControl w:val="0"/>
        <w:autoSpaceDE w:val="0"/>
        <w:autoSpaceDN w:val="0"/>
        <w:adjustRightInd w:val="0"/>
        <w:spacing w:before="14"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Administration</w:t>
      </w:r>
    </w:p>
    <w:p w:rsidR="00505D4E" w:rsidRDefault="00505D4E" w:rsidP="00505D4E">
      <w:pPr>
        <w:widowControl w:val="0"/>
        <w:autoSpaceDE w:val="0"/>
        <w:autoSpaceDN w:val="0"/>
        <w:adjustRightInd w:val="0"/>
        <w:spacing w:before="37" w:after="0"/>
        <w:ind w:left="360" w:right="180" w:firstLine="360"/>
        <w:jc w:val="both"/>
        <w:rPr>
          <w:rFonts w:ascii="Times New Roman" w:hAnsi="Times New Roman"/>
          <w:sz w:val="20"/>
          <w:szCs w:val="20"/>
        </w:rPr>
      </w:pPr>
      <w:r>
        <w:rPr>
          <w:rFonts w:ascii="Times New Roman" w:hAnsi="Times New Roman"/>
          <w:sz w:val="20"/>
          <w:szCs w:val="20"/>
        </w:rPr>
        <w:t>The comprehensive examinations shall be arranged and supervised by the Graduate Studies Committee for the College of Education.</w:t>
      </w:r>
    </w:p>
    <w:p w:rsidR="00505D4E"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rPr>
      </w:pPr>
    </w:p>
    <w:p w:rsidR="00505D4E" w:rsidRPr="004D76C4" w:rsidRDefault="00505D4E" w:rsidP="00505D4E">
      <w:pPr>
        <w:widowControl w:val="0"/>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Grading</w:t>
      </w:r>
    </w:p>
    <w:p w:rsidR="00505D4E"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member of the examination committee must grade each item.</w:t>
      </w:r>
      <w:r>
        <w:rPr>
          <w:rFonts w:ascii="Times New Roman" w:hAnsi="Times New Roman"/>
          <w:spacing w:val="-3"/>
          <w:sz w:val="20"/>
          <w:szCs w:val="20"/>
        </w:rPr>
        <w:t xml:space="preserve"> </w:t>
      </w:r>
      <w:r>
        <w:rPr>
          <w:rFonts w:ascii="Times New Roman" w:hAnsi="Times New Roman"/>
          <w:sz w:val="20"/>
          <w:szCs w:val="20"/>
        </w:rPr>
        <w:t>Where prudent, the chairpe</w:t>
      </w:r>
      <w:r>
        <w:rPr>
          <w:rFonts w:ascii="Times New Roman" w:hAnsi="Times New Roman"/>
          <w:spacing w:val="-4"/>
          <w:sz w:val="20"/>
          <w:szCs w:val="20"/>
        </w:rPr>
        <w:t>r</w:t>
      </w:r>
      <w:r>
        <w:rPr>
          <w:rFonts w:ascii="Times New Roman" w:hAnsi="Times New Roman"/>
          <w:sz w:val="20"/>
          <w:szCs w:val="20"/>
        </w:rPr>
        <w:t>son may elect not to participate in the grading of items. Each test item will receive one of the fol- lowing grades: “P” for passing or “F” for failing. If one test item is failed, the student fails the examination.</w:t>
      </w:r>
    </w:p>
    <w:p w:rsidR="00505D4E"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505D4E" w:rsidRPr="004D76C4" w:rsidRDefault="00505D4E" w:rsidP="00505D4E">
      <w:pPr>
        <w:widowControl w:val="0"/>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Retest Sessions</w:t>
      </w:r>
    </w:p>
    <w:p w:rsidR="00505D4E"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When the student retakes the examination, a new test will be administered. Retest sessions must not be scheduled later than two weeks prior to the final examinations for potential graduates.</w:t>
      </w:r>
    </w:p>
    <w:p w:rsidR="00505D4E"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505D4E" w:rsidRPr="004D76C4" w:rsidRDefault="00505D4E" w:rsidP="00505D4E">
      <w:pPr>
        <w:widowControl w:val="0"/>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Reporting</w:t>
      </w:r>
    </w:p>
    <w:p w:rsidR="00505D4E"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The program coordinator shall report all examination results and seminar paper grades to the Dean within one week of the date of the regular examination.</w:t>
      </w:r>
      <w:r>
        <w:rPr>
          <w:rFonts w:ascii="Times New Roman" w:hAnsi="Times New Roman"/>
          <w:spacing w:val="-3"/>
          <w:sz w:val="20"/>
          <w:szCs w:val="20"/>
        </w:rPr>
        <w:t xml:space="preserve"> </w:t>
      </w:r>
      <w:r>
        <w:rPr>
          <w:rFonts w:ascii="Times New Roman" w:hAnsi="Times New Roman"/>
          <w:sz w:val="20"/>
          <w:szCs w:val="20"/>
        </w:rPr>
        <w:t>The Dean, using the Graduate School</w:t>
      </w:r>
      <w:r>
        <w:rPr>
          <w:rFonts w:ascii="Times New Roman" w:hAnsi="Times New Roman"/>
          <w:spacing w:val="-11"/>
          <w:sz w:val="20"/>
          <w:szCs w:val="20"/>
        </w:rPr>
        <w:t>’</w:t>
      </w:r>
      <w:r>
        <w:rPr>
          <w:rFonts w:ascii="Times New Roman" w:hAnsi="Times New Roman"/>
          <w:sz w:val="20"/>
          <w:szCs w:val="20"/>
        </w:rPr>
        <w:t>s Report of Non-Course</w:t>
      </w:r>
      <w:r>
        <w:rPr>
          <w:rFonts w:ascii="Times New Roman" w:hAnsi="Times New Roman"/>
          <w:spacing w:val="-4"/>
          <w:sz w:val="20"/>
          <w:szCs w:val="20"/>
        </w:rPr>
        <w:t xml:space="preserve"> </w:t>
      </w:r>
      <w:r>
        <w:rPr>
          <w:rFonts w:ascii="Times New Roman" w:hAnsi="Times New Roman"/>
          <w:spacing w:val="-16"/>
          <w:sz w:val="20"/>
          <w:szCs w:val="20"/>
        </w:rPr>
        <w:t>W</w:t>
      </w:r>
      <w:r>
        <w:rPr>
          <w:rFonts w:ascii="Times New Roman" w:hAnsi="Times New Roman"/>
          <w:sz w:val="20"/>
          <w:szCs w:val="20"/>
        </w:rPr>
        <w:t>ork Requirements form, shall report the results of each examination or seminar paper to the Graduate School.</w:t>
      </w:r>
      <w:r>
        <w:rPr>
          <w:rFonts w:ascii="Times New Roman" w:hAnsi="Times New Roman"/>
          <w:spacing w:val="-4"/>
          <w:sz w:val="20"/>
          <w:szCs w:val="20"/>
        </w:rPr>
        <w:t xml:space="preserve"> </w:t>
      </w:r>
      <w:r>
        <w:rPr>
          <w:rFonts w:ascii="Times New Roman" w:hAnsi="Times New Roman"/>
          <w:sz w:val="20"/>
          <w:szCs w:val="20"/>
        </w:rPr>
        <w:t>The Dean of the Graduate School o</w:t>
      </w:r>
      <w:r>
        <w:rPr>
          <w:rFonts w:ascii="Times New Roman" w:hAnsi="Times New Roman"/>
          <w:spacing w:val="-4"/>
          <w:sz w:val="20"/>
          <w:szCs w:val="20"/>
        </w:rPr>
        <w:t>f</w:t>
      </w:r>
      <w:r>
        <w:rPr>
          <w:rFonts w:ascii="Times New Roman" w:hAnsi="Times New Roman"/>
          <w:sz w:val="20"/>
          <w:szCs w:val="20"/>
        </w:rPr>
        <w:t>ficially informs the student of the results.</w:t>
      </w:r>
    </w:p>
    <w:p w:rsidR="00505D4E"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505D4E" w:rsidRPr="004D76C4" w:rsidRDefault="00505D4E" w:rsidP="00505D4E">
      <w:pPr>
        <w:widowControl w:val="0"/>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lastRenderedPageBreak/>
        <w:t>Exceptions</w:t>
      </w:r>
    </w:p>
    <w:p w:rsidR="00505D4E"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In the event of a condition or event that imposes extreme di</w:t>
      </w:r>
      <w:r>
        <w:rPr>
          <w:rFonts w:ascii="Times New Roman" w:hAnsi="Times New Roman"/>
          <w:spacing w:val="-4"/>
          <w:sz w:val="20"/>
          <w:szCs w:val="20"/>
        </w:rPr>
        <w:t>f</w:t>
      </w:r>
      <w:r>
        <w:rPr>
          <w:rFonts w:ascii="Times New Roman" w:hAnsi="Times New Roman"/>
          <w:sz w:val="20"/>
          <w:szCs w:val="20"/>
        </w:rPr>
        <w:t>ficulty in construction, administering or grading the examination for a student as expressly stated therein, the Graduate Studies Committee for the College of Education shall make exceptions to these policies as will be required to resolve the situation consistent with overall University policies.</w:t>
      </w:r>
    </w:p>
    <w:p w:rsidR="00505D4E" w:rsidRDefault="00505D4E" w:rsidP="00505D4E">
      <w:pPr>
        <w:widowControl w:val="0"/>
        <w:autoSpaceDE w:val="0"/>
        <w:autoSpaceDN w:val="0"/>
        <w:adjustRightInd w:val="0"/>
        <w:spacing w:before="6" w:after="0" w:line="190" w:lineRule="exact"/>
        <w:ind w:left="360" w:right="180" w:firstLine="0"/>
        <w:jc w:val="both"/>
        <w:rPr>
          <w:rFonts w:ascii="Times New Roman" w:hAnsi="Times New Roman"/>
          <w:sz w:val="19"/>
          <w:szCs w:val="19"/>
        </w:rPr>
      </w:pPr>
    </w:p>
    <w:p w:rsidR="00505D4E" w:rsidRPr="004D76C4" w:rsidRDefault="00505D4E" w:rsidP="00505D4E">
      <w:pPr>
        <w:pStyle w:val="Heading2"/>
        <w:spacing w:before="0"/>
        <w:ind w:left="360" w:right="180" w:firstLine="0"/>
        <w:rPr>
          <w:rFonts w:ascii="Times New Roman" w:hAnsi="Times New Roman"/>
          <w:color w:val="808080" w:themeColor="background1" w:themeShade="80"/>
          <w:sz w:val="36"/>
          <w:szCs w:val="36"/>
        </w:rPr>
      </w:pPr>
      <w:bookmarkStart w:id="281" w:name="_Toc294969746"/>
      <w:bookmarkStart w:id="282" w:name="_Toc295508308"/>
      <w:r w:rsidRPr="004D76C4">
        <w:rPr>
          <w:rFonts w:ascii="Times New Roman" w:hAnsi="Times New Roman"/>
          <w:bCs w:val="0"/>
          <w:color w:val="808080" w:themeColor="background1" w:themeShade="80"/>
          <w:sz w:val="36"/>
          <w:szCs w:val="36"/>
        </w:rPr>
        <w:t>Other</w:t>
      </w:r>
      <w:r w:rsidRPr="004D76C4">
        <w:rPr>
          <w:rFonts w:ascii="Times New Roman" w:hAnsi="Times New Roman"/>
          <w:bCs w:val="0"/>
          <w:color w:val="808080" w:themeColor="background1" w:themeShade="80"/>
          <w:spacing w:val="-6"/>
          <w:sz w:val="36"/>
          <w:szCs w:val="36"/>
        </w:rPr>
        <w:t xml:space="preserve"> </w:t>
      </w:r>
      <w:r w:rsidRPr="004D76C4">
        <w:rPr>
          <w:rFonts w:ascii="Times New Roman" w:hAnsi="Times New Roman"/>
          <w:bCs w:val="0"/>
          <w:color w:val="808080" w:themeColor="background1" w:themeShade="80"/>
          <w:sz w:val="36"/>
          <w:szCs w:val="36"/>
        </w:rPr>
        <w:t>Policies</w:t>
      </w:r>
      <w:bookmarkEnd w:id="281"/>
      <w:bookmarkEnd w:id="282"/>
    </w:p>
    <w:p w:rsidR="00505D4E" w:rsidRPr="004D76C4" w:rsidRDefault="00505D4E" w:rsidP="00505D4E">
      <w:pPr>
        <w:widowControl w:val="0"/>
        <w:autoSpaceDE w:val="0"/>
        <w:autoSpaceDN w:val="0"/>
        <w:adjustRightInd w:val="0"/>
        <w:spacing w:before="38"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Cor</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espondence C</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edits</w:t>
      </w:r>
    </w:p>
    <w:p w:rsidR="00505D4E" w:rsidRDefault="00505D4E" w:rsidP="00505D4E">
      <w:pPr>
        <w:widowControl w:val="0"/>
        <w:autoSpaceDE w:val="0"/>
        <w:autoSpaceDN w:val="0"/>
        <w:adjustRightInd w:val="0"/>
        <w:spacing w:before="37" w:after="0"/>
        <w:ind w:left="360" w:right="180" w:firstLine="360"/>
        <w:jc w:val="both"/>
        <w:rPr>
          <w:rFonts w:ascii="Times New Roman" w:hAnsi="Times New Roman"/>
          <w:sz w:val="20"/>
          <w:szCs w:val="20"/>
        </w:rPr>
      </w:pPr>
      <w:r>
        <w:rPr>
          <w:rFonts w:ascii="Times New Roman" w:hAnsi="Times New Roman"/>
          <w:sz w:val="20"/>
          <w:szCs w:val="20"/>
        </w:rPr>
        <w:t>No course work taken as correspondence credits is acceptable for degree credits.</w:t>
      </w:r>
    </w:p>
    <w:p w:rsidR="00505D4E"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rPr>
      </w:pPr>
    </w:p>
    <w:p w:rsidR="00505D4E" w:rsidRPr="004D76C4" w:rsidRDefault="00505D4E" w:rsidP="00505D4E">
      <w:pPr>
        <w:widowControl w:val="0"/>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Grade-Point</w:t>
      </w:r>
      <w:r w:rsidRPr="004D76C4">
        <w:rPr>
          <w:rFonts w:ascii="Times New Roman" w:hAnsi="Times New Roman"/>
          <w:b/>
          <w:bCs/>
          <w:color w:val="808080" w:themeColor="background1" w:themeShade="80"/>
          <w:spacing w:val="-15"/>
          <w:sz w:val="28"/>
          <w:szCs w:val="28"/>
        </w:rPr>
        <w:t xml:space="preserve"> </w:t>
      </w:r>
      <w:r w:rsidRPr="004D76C4">
        <w:rPr>
          <w:rFonts w:ascii="Times New Roman" w:hAnsi="Times New Roman"/>
          <w:b/>
          <w:bCs/>
          <w:color w:val="808080" w:themeColor="background1" w:themeShade="80"/>
          <w:spacing w:val="-21"/>
          <w:sz w:val="28"/>
          <w:szCs w:val="28"/>
        </w:rPr>
        <w:t>A</w:t>
      </w:r>
      <w:r w:rsidRPr="004D76C4">
        <w:rPr>
          <w:rFonts w:ascii="Times New Roman" w:hAnsi="Times New Roman"/>
          <w:b/>
          <w:bCs/>
          <w:color w:val="808080" w:themeColor="background1" w:themeShade="80"/>
          <w:sz w:val="28"/>
          <w:szCs w:val="28"/>
        </w:rPr>
        <w:t>verage</w:t>
      </w:r>
    </w:p>
    <w:p w:rsidR="00505D4E" w:rsidRDefault="00505D4E" w:rsidP="00505D4E">
      <w:pPr>
        <w:widowControl w:val="0"/>
        <w:autoSpaceDE w:val="0"/>
        <w:autoSpaceDN w:val="0"/>
        <w:adjustRightInd w:val="0"/>
        <w:spacing w:before="37" w:after="0"/>
        <w:ind w:left="360" w:right="18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minimum 3.0 grade-point average is required for completion of the degree program.</w:t>
      </w:r>
    </w:p>
    <w:p w:rsidR="00505D4E" w:rsidRDefault="00505D4E" w:rsidP="00505D4E">
      <w:pPr>
        <w:widowControl w:val="0"/>
        <w:autoSpaceDE w:val="0"/>
        <w:autoSpaceDN w:val="0"/>
        <w:adjustRightInd w:val="0"/>
        <w:spacing w:before="6" w:after="0" w:line="220" w:lineRule="exact"/>
        <w:ind w:left="360" w:right="180" w:firstLine="0"/>
        <w:jc w:val="both"/>
        <w:rPr>
          <w:rFonts w:ascii="Times New Roman" w:hAnsi="Times New Roman"/>
        </w:rPr>
      </w:pPr>
    </w:p>
    <w:p w:rsidR="00505D4E" w:rsidRPr="004D76C4" w:rsidRDefault="00505D4E" w:rsidP="00505D4E">
      <w:pPr>
        <w:widowControl w:val="0"/>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Non-Resident C</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edits</w:t>
      </w:r>
    </w:p>
    <w:p w:rsidR="00505D4E"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All non-resident credits are to be approved in advance. It is recommended that students avoid enrolling in a course for transient credits during the anticipated semester of graduation.</w:t>
      </w:r>
    </w:p>
    <w:p w:rsidR="00505D4E"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505D4E" w:rsidRPr="004D76C4" w:rsidRDefault="00505D4E" w:rsidP="00505D4E">
      <w:pPr>
        <w:widowControl w:val="0"/>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pacing w:val="-21"/>
          <w:sz w:val="28"/>
          <w:szCs w:val="28"/>
        </w:rPr>
        <w:t>T</w:t>
      </w:r>
      <w:r w:rsidRPr="004D76C4">
        <w:rPr>
          <w:rFonts w:ascii="Times New Roman" w:hAnsi="Times New Roman"/>
          <w:b/>
          <w:bCs/>
          <w:color w:val="808080" w:themeColor="background1" w:themeShade="80"/>
          <w:sz w:val="28"/>
          <w:szCs w:val="28"/>
        </w:rPr>
        <w:t>ransfer</w:t>
      </w:r>
      <w:r w:rsidRPr="004D76C4">
        <w:rPr>
          <w:rFonts w:ascii="Times New Roman" w:hAnsi="Times New Roman"/>
          <w:b/>
          <w:bCs/>
          <w:color w:val="808080" w:themeColor="background1" w:themeShade="80"/>
          <w:spacing w:val="-5"/>
          <w:sz w:val="28"/>
          <w:szCs w:val="28"/>
        </w:rPr>
        <w:t xml:space="preserve"> </w:t>
      </w:r>
      <w:r w:rsidRPr="004D76C4">
        <w:rPr>
          <w:rFonts w:ascii="Times New Roman" w:hAnsi="Times New Roman"/>
          <w:b/>
          <w:bCs/>
          <w:color w:val="808080" w:themeColor="background1" w:themeShade="80"/>
          <w:sz w:val="28"/>
          <w:szCs w:val="28"/>
        </w:rPr>
        <w:t>C</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edit</w:t>
      </w:r>
    </w:p>
    <w:p w:rsidR="00505D4E"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Maximum of 9 semester credits of transfer credit may be applied toward the completion of the M.Ed. degree.</w:t>
      </w:r>
      <w:r>
        <w:rPr>
          <w:rFonts w:ascii="Times New Roman" w:hAnsi="Times New Roman"/>
          <w:spacing w:val="-4"/>
          <w:sz w:val="20"/>
          <w:szCs w:val="20"/>
        </w:rPr>
        <w:t xml:space="preserve"> </w:t>
      </w:r>
      <w:r>
        <w:rPr>
          <w:rFonts w:ascii="Times New Roman" w:hAnsi="Times New Roman"/>
          <w:sz w:val="20"/>
          <w:szCs w:val="20"/>
        </w:rPr>
        <w:t>The credit must be indicated on the student</w:t>
      </w:r>
      <w:r>
        <w:rPr>
          <w:rFonts w:ascii="Times New Roman" w:hAnsi="Times New Roman"/>
          <w:spacing w:val="-11"/>
          <w:sz w:val="20"/>
          <w:szCs w:val="20"/>
        </w:rPr>
        <w:t>’</w:t>
      </w:r>
      <w:r>
        <w:rPr>
          <w:rFonts w:ascii="Times New Roman" w:hAnsi="Times New Roman"/>
          <w:sz w:val="20"/>
          <w:szCs w:val="20"/>
        </w:rPr>
        <w:t>s Internal Review of Student</w:t>
      </w:r>
      <w:r>
        <w:rPr>
          <w:rFonts w:ascii="Times New Roman" w:hAnsi="Times New Roman"/>
          <w:spacing w:val="-11"/>
          <w:sz w:val="20"/>
          <w:szCs w:val="20"/>
        </w:rPr>
        <w:t>’</w:t>
      </w:r>
      <w:r>
        <w:rPr>
          <w:rFonts w:ascii="Times New Roman" w:hAnsi="Times New Roman"/>
          <w:sz w:val="20"/>
          <w:szCs w:val="20"/>
        </w:rPr>
        <w:t>s Record and program check sheet. Some program areas do not accept transfer credits in</w:t>
      </w:r>
      <w:r>
        <w:rPr>
          <w:rFonts w:ascii="Times New Roman" w:hAnsi="Times New Roman"/>
          <w:spacing w:val="-11"/>
          <w:sz w:val="20"/>
          <w:szCs w:val="20"/>
        </w:rPr>
        <w:t xml:space="preserve"> </w:t>
      </w:r>
      <w:r>
        <w:rPr>
          <w:rFonts w:ascii="Times New Roman" w:hAnsi="Times New Roman"/>
          <w:sz w:val="20"/>
          <w:szCs w:val="20"/>
        </w:rPr>
        <w:t>Area C of the degree-planned program.</w:t>
      </w:r>
      <w:r>
        <w:rPr>
          <w:rFonts w:ascii="Times New Roman" w:hAnsi="Times New Roman"/>
          <w:spacing w:val="-4"/>
          <w:sz w:val="20"/>
          <w:szCs w:val="20"/>
        </w:rPr>
        <w:t xml:space="preserve"> </w:t>
      </w:r>
      <w:r>
        <w:rPr>
          <w:rFonts w:ascii="Times New Roman" w:hAnsi="Times New Roman"/>
          <w:spacing w:val="-7"/>
          <w:sz w:val="20"/>
          <w:szCs w:val="20"/>
        </w:rPr>
        <w:t>T</w:t>
      </w:r>
      <w:r>
        <w:rPr>
          <w:rFonts w:ascii="Times New Roman" w:hAnsi="Times New Roman"/>
          <w:sz w:val="20"/>
          <w:szCs w:val="20"/>
        </w:rPr>
        <w:t>ransfer credits must have been earned within six years of the semester of graduation.</w:t>
      </w:r>
    </w:p>
    <w:p w:rsidR="00505D4E" w:rsidRDefault="00505D4E" w:rsidP="00505D4E">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505D4E" w:rsidRPr="004D76C4" w:rsidRDefault="00505D4E" w:rsidP="00505D4E">
      <w:pPr>
        <w:widowControl w:val="0"/>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Curricular</w:t>
      </w:r>
      <w:r w:rsidRPr="004D76C4">
        <w:rPr>
          <w:rFonts w:ascii="Times New Roman" w:hAnsi="Times New Roman"/>
          <w:b/>
          <w:bCs/>
          <w:color w:val="808080" w:themeColor="background1" w:themeShade="80"/>
          <w:spacing w:val="-5"/>
          <w:sz w:val="28"/>
          <w:szCs w:val="28"/>
        </w:rPr>
        <w:t xml:space="preserve"> </w:t>
      </w:r>
      <w:r w:rsidRPr="004D76C4">
        <w:rPr>
          <w:rFonts w:ascii="Times New Roman" w:hAnsi="Times New Roman"/>
          <w:b/>
          <w:bCs/>
          <w:color w:val="808080" w:themeColor="background1" w:themeShade="80"/>
          <w:sz w:val="28"/>
          <w:szCs w:val="28"/>
        </w:rPr>
        <w:t>Components of the Deg</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ee P</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ogram</w:t>
      </w:r>
    </w:p>
    <w:p w:rsidR="00505D4E" w:rsidRDefault="00505D4E" w:rsidP="00505D4E">
      <w:pPr>
        <w:widowControl w:val="0"/>
        <w:autoSpaceDE w:val="0"/>
        <w:autoSpaceDN w:val="0"/>
        <w:adjustRightInd w:val="0"/>
        <w:spacing w:before="37" w:after="0" w:line="250" w:lineRule="auto"/>
        <w:ind w:left="360" w:right="180" w:firstLine="360"/>
        <w:jc w:val="both"/>
        <w:rPr>
          <w:rFonts w:ascii="Times New Roman" w:hAnsi="Times New Roman"/>
          <w:sz w:val="20"/>
          <w:szCs w:val="20"/>
        </w:rPr>
      </w:pPr>
      <w:r>
        <w:rPr>
          <w:rFonts w:ascii="Times New Roman" w:hAnsi="Times New Roman"/>
          <w:sz w:val="20"/>
          <w:szCs w:val="20"/>
        </w:rPr>
        <w:t>Most M.Ed. programs require 36 semester credit hours (School Counseling requires 48 semester credit hours.) to be completed within six years of the semester of graduation. In those</w:t>
      </w:r>
    </w:p>
    <w:p w:rsidR="00505D4E" w:rsidRDefault="00505D4E" w:rsidP="00505D4E">
      <w:pPr>
        <w:widowControl w:val="0"/>
        <w:autoSpaceDE w:val="0"/>
        <w:autoSpaceDN w:val="0"/>
        <w:adjustRightInd w:val="0"/>
        <w:spacing w:after="0"/>
        <w:ind w:left="360" w:right="180" w:firstLine="360"/>
        <w:jc w:val="both"/>
        <w:rPr>
          <w:rFonts w:ascii="Times New Roman" w:hAnsi="Times New Roman"/>
          <w:sz w:val="20"/>
          <w:szCs w:val="20"/>
        </w:rPr>
      </w:pPr>
    </w:p>
    <w:p w:rsidR="00200D5E" w:rsidRDefault="00200D5E" w:rsidP="00200D5E">
      <w:pPr>
        <w:widowControl w:val="0"/>
        <w:autoSpaceDE w:val="0"/>
        <w:autoSpaceDN w:val="0"/>
        <w:adjustRightInd w:val="0"/>
        <w:spacing w:before="26" w:after="0"/>
        <w:ind w:left="360" w:right="180" w:firstLine="0"/>
        <w:jc w:val="both"/>
        <w:rPr>
          <w:rFonts w:ascii="Times New Roman" w:hAnsi="Times New Roman"/>
          <w:sz w:val="20"/>
          <w:szCs w:val="20"/>
        </w:rPr>
      </w:pPr>
      <w:r>
        <w:rPr>
          <w:rFonts w:ascii="Times New Roman" w:hAnsi="Times New Roman"/>
          <w:sz w:val="20"/>
          <w:szCs w:val="20"/>
        </w:rPr>
        <w:t>cases, credit hours are distributed according to the following general design:</w:t>
      </w:r>
    </w:p>
    <w:p w:rsidR="00200D5E" w:rsidRDefault="00200D5E" w:rsidP="00200D5E">
      <w:pPr>
        <w:widowControl w:val="0"/>
        <w:autoSpaceDE w:val="0"/>
        <w:autoSpaceDN w:val="0"/>
        <w:adjustRightInd w:val="0"/>
        <w:spacing w:before="26" w:after="0"/>
        <w:ind w:left="360" w:right="180" w:firstLine="0"/>
        <w:jc w:val="both"/>
        <w:rPr>
          <w:rFonts w:ascii="Times New Roman" w:hAnsi="Times New Roman"/>
          <w:sz w:val="20"/>
          <w:szCs w:val="20"/>
        </w:rPr>
      </w:pPr>
    </w:p>
    <w:p w:rsidR="00200D5E" w:rsidRDefault="00200D5E" w:rsidP="00200D5E">
      <w:pPr>
        <w:widowControl w:val="0"/>
        <w:tabs>
          <w:tab w:val="left" w:pos="3740"/>
          <w:tab w:val="left" w:pos="6940"/>
        </w:tabs>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b/>
          <w:bCs/>
          <w:sz w:val="20"/>
          <w:szCs w:val="20"/>
          <w:u w:val="single"/>
        </w:rPr>
        <w:t xml:space="preserve">Component </w:t>
      </w:r>
      <w:r>
        <w:rPr>
          <w:rFonts w:ascii="Times New Roman" w:hAnsi="Times New Roman"/>
          <w:b/>
          <w:bCs/>
          <w:sz w:val="20"/>
          <w:szCs w:val="20"/>
          <w:u w:val="single"/>
        </w:rPr>
        <w:tab/>
        <w:t xml:space="preserve">Description </w:t>
      </w:r>
      <w:r>
        <w:rPr>
          <w:rFonts w:ascii="Times New Roman" w:hAnsi="Times New Roman"/>
          <w:b/>
          <w:bCs/>
          <w:sz w:val="20"/>
          <w:szCs w:val="20"/>
          <w:u w:val="single"/>
        </w:rPr>
        <w:tab/>
        <w:t>C</w:t>
      </w:r>
      <w:r>
        <w:rPr>
          <w:rFonts w:ascii="Times New Roman" w:hAnsi="Times New Roman"/>
          <w:b/>
          <w:bCs/>
          <w:spacing w:val="-4"/>
          <w:sz w:val="20"/>
          <w:szCs w:val="20"/>
          <w:u w:val="single"/>
        </w:rPr>
        <w:t>r</w:t>
      </w:r>
      <w:r>
        <w:rPr>
          <w:rFonts w:ascii="Times New Roman" w:hAnsi="Times New Roman"/>
          <w:b/>
          <w:bCs/>
          <w:sz w:val="20"/>
          <w:szCs w:val="20"/>
          <w:u w:val="single"/>
        </w:rPr>
        <w:t>edit Hours</w:t>
      </w:r>
    </w:p>
    <w:tbl>
      <w:tblPr>
        <w:tblW w:w="9531" w:type="dxa"/>
        <w:tblInd w:w="360" w:type="dxa"/>
        <w:tblLayout w:type="fixed"/>
        <w:tblCellMar>
          <w:left w:w="0" w:type="dxa"/>
          <w:right w:w="0" w:type="dxa"/>
        </w:tblCellMar>
        <w:tblLook w:val="0000"/>
      </w:tblPr>
      <w:tblGrid>
        <w:gridCol w:w="1890"/>
        <w:gridCol w:w="2794"/>
        <w:gridCol w:w="446"/>
        <w:gridCol w:w="3055"/>
        <w:gridCol w:w="1346"/>
      </w:tblGrid>
      <w:tr w:rsidR="00200D5E" w:rsidRPr="00FA7AC7" w:rsidTr="00200D5E">
        <w:trPr>
          <w:gridAfter w:val="1"/>
          <w:wAfter w:w="1346" w:type="dxa"/>
          <w:trHeight w:hRule="exact" w:val="261"/>
        </w:trPr>
        <w:tc>
          <w:tcPr>
            <w:tcW w:w="1890" w:type="dxa"/>
            <w:tcBorders>
              <w:top w:val="nil"/>
              <w:left w:val="nil"/>
              <w:bottom w:val="nil"/>
              <w:right w:val="nil"/>
            </w:tcBorders>
          </w:tcPr>
          <w:p w:rsidR="00200D5E" w:rsidRPr="00FA7AC7" w:rsidRDefault="00200D5E" w:rsidP="00200D5E">
            <w:pPr>
              <w:widowControl w:val="0"/>
              <w:autoSpaceDE w:val="0"/>
              <w:autoSpaceDN w:val="0"/>
              <w:adjustRightInd w:val="0"/>
              <w:spacing w:before="7" w:after="0"/>
              <w:ind w:left="360" w:right="180" w:firstLine="0"/>
              <w:jc w:val="both"/>
              <w:rPr>
                <w:rFonts w:ascii="Times New Roman" w:hAnsi="Times New Roman"/>
                <w:sz w:val="24"/>
                <w:szCs w:val="24"/>
              </w:rPr>
            </w:pPr>
            <w:r w:rsidRPr="00FA7AC7">
              <w:rPr>
                <w:rFonts w:ascii="Times New Roman" w:hAnsi="Times New Roman"/>
                <w:sz w:val="20"/>
                <w:szCs w:val="20"/>
              </w:rPr>
              <w:t>Area</w:t>
            </w:r>
            <w:r w:rsidRPr="00FA7AC7">
              <w:rPr>
                <w:rFonts w:ascii="Times New Roman" w:hAnsi="Times New Roman"/>
                <w:spacing w:val="-11"/>
                <w:sz w:val="20"/>
                <w:szCs w:val="20"/>
              </w:rPr>
              <w:t xml:space="preserve"> </w:t>
            </w:r>
            <w:r w:rsidRPr="00FA7AC7">
              <w:rPr>
                <w:rFonts w:ascii="Times New Roman" w:hAnsi="Times New Roman"/>
                <w:sz w:val="20"/>
                <w:szCs w:val="20"/>
              </w:rPr>
              <w:t>A</w:t>
            </w:r>
          </w:p>
        </w:tc>
        <w:tc>
          <w:tcPr>
            <w:tcW w:w="2794" w:type="dxa"/>
            <w:tcBorders>
              <w:top w:val="nil"/>
              <w:left w:val="nil"/>
              <w:bottom w:val="nil"/>
              <w:right w:val="nil"/>
            </w:tcBorders>
          </w:tcPr>
          <w:p w:rsidR="00200D5E" w:rsidRPr="00FA7AC7" w:rsidRDefault="00200D5E" w:rsidP="00200D5E">
            <w:pPr>
              <w:widowControl w:val="0"/>
              <w:autoSpaceDE w:val="0"/>
              <w:autoSpaceDN w:val="0"/>
              <w:adjustRightInd w:val="0"/>
              <w:spacing w:before="7" w:after="0"/>
              <w:ind w:left="360" w:right="180" w:firstLine="0"/>
              <w:jc w:val="both"/>
              <w:rPr>
                <w:rFonts w:ascii="Times New Roman" w:hAnsi="Times New Roman"/>
                <w:sz w:val="24"/>
                <w:szCs w:val="24"/>
              </w:rPr>
            </w:pPr>
            <w:r w:rsidRPr="00FA7AC7">
              <w:rPr>
                <w:rFonts w:ascii="Times New Roman" w:hAnsi="Times New Roman"/>
                <w:sz w:val="20"/>
                <w:szCs w:val="20"/>
              </w:rPr>
              <w:t>Nature of the Learner</w:t>
            </w:r>
          </w:p>
        </w:tc>
        <w:tc>
          <w:tcPr>
            <w:tcW w:w="3501" w:type="dxa"/>
            <w:gridSpan w:val="2"/>
            <w:tcBorders>
              <w:top w:val="nil"/>
              <w:left w:val="nil"/>
              <w:bottom w:val="nil"/>
              <w:right w:val="nil"/>
            </w:tcBorders>
          </w:tcPr>
          <w:p w:rsidR="00200D5E" w:rsidRPr="00FA7AC7" w:rsidRDefault="00200D5E" w:rsidP="00200D5E">
            <w:pPr>
              <w:widowControl w:val="0"/>
              <w:autoSpaceDE w:val="0"/>
              <w:autoSpaceDN w:val="0"/>
              <w:adjustRightInd w:val="0"/>
              <w:spacing w:before="7" w:after="0"/>
              <w:ind w:left="360" w:right="180" w:firstLine="0"/>
              <w:jc w:val="both"/>
              <w:rPr>
                <w:rFonts w:ascii="Times New Roman" w:hAnsi="Times New Roman"/>
                <w:sz w:val="24"/>
                <w:szCs w:val="24"/>
              </w:rPr>
            </w:pPr>
            <w:r w:rsidRPr="00FA7AC7">
              <w:rPr>
                <w:rFonts w:ascii="Times New Roman" w:hAnsi="Times New Roman"/>
                <w:sz w:val="20"/>
                <w:szCs w:val="20"/>
              </w:rPr>
              <w:t>3-6</w:t>
            </w:r>
          </w:p>
        </w:tc>
      </w:tr>
      <w:tr w:rsidR="00200D5E" w:rsidRPr="00FA7AC7" w:rsidTr="00200D5E">
        <w:trPr>
          <w:trHeight w:hRule="exact" w:val="240"/>
        </w:trPr>
        <w:tc>
          <w:tcPr>
            <w:tcW w:w="1890" w:type="dxa"/>
            <w:tcBorders>
              <w:top w:val="nil"/>
              <w:left w:val="nil"/>
              <w:bottom w:val="nil"/>
              <w:right w:val="nil"/>
            </w:tcBorders>
          </w:tcPr>
          <w:p w:rsidR="00200D5E" w:rsidRPr="00FA7AC7" w:rsidRDefault="00200D5E" w:rsidP="00200D5E">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Area B</w:t>
            </w:r>
          </w:p>
        </w:tc>
        <w:tc>
          <w:tcPr>
            <w:tcW w:w="3240" w:type="dxa"/>
            <w:gridSpan w:val="2"/>
            <w:tcBorders>
              <w:top w:val="nil"/>
              <w:left w:val="nil"/>
              <w:bottom w:val="nil"/>
              <w:right w:val="nil"/>
            </w:tcBorders>
          </w:tcPr>
          <w:p w:rsidR="00200D5E" w:rsidRPr="00FA7AC7" w:rsidRDefault="00200D5E" w:rsidP="00200D5E">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Program and Problems of the School</w:t>
            </w:r>
          </w:p>
        </w:tc>
        <w:tc>
          <w:tcPr>
            <w:tcW w:w="4401" w:type="dxa"/>
            <w:gridSpan w:val="2"/>
            <w:tcBorders>
              <w:top w:val="nil"/>
              <w:left w:val="nil"/>
              <w:bottom w:val="nil"/>
              <w:right w:val="nil"/>
            </w:tcBorders>
          </w:tcPr>
          <w:p w:rsidR="00200D5E" w:rsidRPr="00FA7AC7" w:rsidRDefault="00200D5E" w:rsidP="00200D5E">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3-6</w:t>
            </w:r>
          </w:p>
        </w:tc>
      </w:tr>
      <w:tr w:rsidR="00200D5E" w:rsidRPr="00FA7AC7" w:rsidTr="00200D5E">
        <w:trPr>
          <w:trHeight w:hRule="exact" w:val="240"/>
        </w:trPr>
        <w:tc>
          <w:tcPr>
            <w:tcW w:w="1890" w:type="dxa"/>
            <w:tcBorders>
              <w:top w:val="nil"/>
              <w:left w:val="nil"/>
              <w:bottom w:val="nil"/>
              <w:right w:val="nil"/>
            </w:tcBorders>
          </w:tcPr>
          <w:p w:rsidR="00200D5E" w:rsidRPr="00FA7AC7" w:rsidRDefault="00200D5E" w:rsidP="00200D5E">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Area C</w:t>
            </w:r>
          </w:p>
        </w:tc>
        <w:tc>
          <w:tcPr>
            <w:tcW w:w="3240" w:type="dxa"/>
            <w:gridSpan w:val="2"/>
            <w:tcBorders>
              <w:top w:val="nil"/>
              <w:left w:val="nil"/>
              <w:bottom w:val="nil"/>
              <w:right w:val="nil"/>
            </w:tcBorders>
          </w:tcPr>
          <w:p w:rsidR="00200D5E" w:rsidRPr="00FA7AC7" w:rsidRDefault="00200D5E" w:rsidP="00200D5E">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Core courses of the major</w:t>
            </w:r>
          </w:p>
        </w:tc>
        <w:tc>
          <w:tcPr>
            <w:tcW w:w="4401" w:type="dxa"/>
            <w:gridSpan w:val="2"/>
            <w:tcBorders>
              <w:top w:val="nil"/>
              <w:left w:val="nil"/>
              <w:bottom w:val="nil"/>
              <w:right w:val="nil"/>
            </w:tcBorders>
          </w:tcPr>
          <w:p w:rsidR="00200D5E" w:rsidRPr="00FA7AC7" w:rsidRDefault="00200D5E" w:rsidP="00200D5E">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15-24</w:t>
            </w:r>
          </w:p>
        </w:tc>
      </w:tr>
      <w:tr w:rsidR="00200D5E" w:rsidRPr="00FA7AC7" w:rsidTr="00200D5E">
        <w:trPr>
          <w:trHeight w:hRule="exact" w:val="680"/>
        </w:trPr>
        <w:tc>
          <w:tcPr>
            <w:tcW w:w="1890" w:type="dxa"/>
            <w:tcBorders>
              <w:top w:val="nil"/>
              <w:left w:val="nil"/>
              <w:bottom w:val="single" w:sz="4" w:space="0" w:color="000000"/>
              <w:right w:val="nil"/>
            </w:tcBorders>
          </w:tcPr>
          <w:p w:rsidR="00200D5E" w:rsidRPr="00FA7AC7" w:rsidRDefault="00200D5E" w:rsidP="00200D5E">
            <w:pPr>
              <w:widowControl w:val="0"/>
              <w:autoSpaceDE w:val="0"/>
              <w:autoSpaceDN w:val="0"/>
              <w:adjustRightInd w:val="0"/>
              <w:spacing w:after="0" w:line="217" w:lineRule="exact"/>
              <w:ind w:left="360" w:right="180" w:firstLine="0"/>
              <w:jc w:val="both"/>
              <w:rPr>
                <w:rFonts w:ascii="Times New Roman" w:hAnsi="Times New Roman"/>
                <w:sz w:val="20"/>
                <w:szCs w:val="20"/>
              </w:rPr>
            </w:pPr>
            <w:r w:rsidRPr="00FA7AC7">
              <w:rPr>
                <w:rFonts w:ascii="Times New Roman" w:hAnsi="Times New Roman"/>
                <w:sz w:val="20"/>
                <w:szCs w:val="20"/>
              </w:rPr>
              <w:t>Area D</w:t>
            </w:r>
          </w:p>
          <w:p w:rsidR="00200D5E" w:rsidRPr="00FA7AC7" w:rsidRDefault="00200D5E" w:rsidP="00200D5E">
            <w:pPr>
              <w:widowControl w:val="0"/>
              <w:autoSpaceDE w:val="0"/>
              <w:autoSpaceDN w:val="0"/>
              <w:adjustRightInd w:val="0"/>
              <w:spacing w:before="10" w:after="0"/>
              <w:ind w:left="360" w:right="180" w:firstLine="0"/>
              <w:jc w:val="both"/>
              <w:rPr>
                <w:rFonts w:ascii="Times New Roman" w:hAnsi="Times New Roman"/>
                <w:sz w:val="24"/>
                <w:szCs w:val="24"/>
              </w:rPr>
            </w:pPr>
            <w:r w:rsidRPr="00FA7AC7">
              <w:rPr>
                <w:rFonts w:ascii="Times New Roman" w:hAnsi="Times New Roman"/>
                <w:sz w:val="20"/>
                <w:szCs w:val="20"/>
              </w:rPr>
              <w:t>Area E</w:t>
            </w:r>
          </w:p>
        </w:tc>
        <w:tc>
          <w:tcPr>
            <w:tcW w:w="3240" w:type="dxa"/>
            <w:gridSpan w:val="2"/>
            <w:tcBorders>
              <w:top w:val="nil"/>
              <w:left w:val="nil"/>
              <w:bottom w:val="single" w:sz="4" w:space="0" w:color="000000"/>
              <w:right w:val="nil"/>
            </w:tcBorders>
          </w:tcPr>
          <w:p w:rsidR="00200D5E" w:rsidRPr="00FA7AC7" w:rsidRDefault="00200D5E" w:rsidP="00200D5E">
            <w:pPr>
              <w:widowControl w:val="0"/>
              <w:autoSpaceDE w:val="0"/>
              <w:autoSpaceDN w:val="0"/>
              <w:adjustRightInd w:val="0"/>
              <w:spacing w:after="0" w:line="217" w:lineRule="exact"/>
              <w:ind w:left="360" w:right="180" w:firstLine="0"/>
              <w:jc w:val="both"/>
              <w:rPr>
                <w:rFonts w:ascii="Times New Roman" w:hAnsi="Times New Roman"/>
                <w:sz w:val="20"/>
                <w:szCs w:val="20"/>
              </w:rPr>
            </w:pPr>
            <w:r w:rsidRPr="00FA7AC7">
              <w:rPr>
                <w:rFonts w:ascii="Times New Roman" w:hAnsi="Times New Roman"/>
                <w:sz w:val="20"/>
                <w:szCs w:val="20"/>
              </w:rPr>
              <w:t>Research in Education</w:t>
            </w:r>
          </w:p>
          <w:p w:rsidR="00200D5E" w:rsidRPr="00FA7AC7" w:rsidRDefault="00200D5E" w:rsidP="00200D5E">
            <w:pPr>
              <w:widowControl w:val="0"/>
              <w:autoSpaceDE w:val="0"/>
              <w:autoSpaceDN w:val="0"/>
              <w:adjustRightInd w:val="0"/>
              <w:spacing w:before="10" w:after="0"/>
              <w:ind w:left="360" w:right="180" w:firstLine="0"/>
              <w:jc w:val="both"/>
              <w:rPr>
                <w:rFonts w:ascii="Times New Roman" w:hAnsi="Times New Roman"/>
                <w:sz w:val="24"/>
                <w:szCs w:val="24"/>
              </w:rPr>
            </w:pPr>
            <w:r w:rsidRPr="00FA7AC7">
              <w:rPr>
                <w:rFonts w:ascii="Times New Roman" w:hAnsi="Times New Roman"/>
                <w:sz w:val="20"/>
                <w:szCs w:val="20"/>
              </w:rPr>
              <w:t>Electives*</w:t>
            </w:r>
          </w:p>
        </w:tc>
        <w:tc>
          <w:tcPr>
            <w:tcW w:w="4401" w:type="dxa"/>
            <w:gridSpan w:val="2"/>
            <w:tcBorders>
              <w:top w:val="nil"/>
              <w:left w:val="nil"/>
              <w:bottom w:val="single" w:sz="4" w:space="0" w:color="000000"/>
              <w:right w:val="nil"/>
            </w:tcBorders>
          </w:tcPr>
          <w:p w:rsidR="00200D5E" w:rsidRPr="00FA7AC7" w:rsidRDefault="00200D5E" w:rsidP="00200D5E">
            <w:pPr>
              <w:widowControl w:val="0"/>
              <w:autoSpaceDE w:val="0"/>
              <w:autoSpaceDN w:val="0"/>
              <w:adjustRightInd w:val="0"/>
              <w:spacing w:before="6" w:after="0"/>
              <w:ind w:left="360" w:right="180" w:firstLine="0"/>
              <w:jc w:val="both"/>
              <w:rPr>
                <w:rFonts w:ascii="Times New Roman" w:hAnsi="Times New Roman"/>
                <w:sz w:val="20"/>
                <w:szCs w:val="20"/>
              </w:rPr>
            </w:pPr>
            <w:r w:rsidRPr="00FA7AC7">
              <w:rPr>
                <w:rFonts w:ascii="Times New Roman" w:hAnsi="Times New Roman"/>
                <w:sz w:val="20"/>
                <w:szCs w:val="20"/>
              </w:rPr>
              <w:t>3-6</w:t>
            </w:r>
          </w:p>
          <w:p w:rsidR="00200D5E" w:rsidRPr="00FA7AC7" w:rsidRDefault="00200D5E" w:rsidP="00200D5E">
            <w:pPr>
              <w:widowControl w:val="0"/>
              <w:autoSpaceDE w:val="0"/>
              <w:autoSpaceDN w:val="0"/>
              <w:adjustRightInd w:val="0"/>
              <w:spacing w:after="0" w:line="220" w:lineRule="exact"/>
              <w:ind w:left="360" w:right="180" w:firstLine="0"/>
              <w:jc w:val="both"/>
              <w:rPr>
                <w:rFonts w:ascii="Times New Roman" w:hAnsi="Times New Roman"/>
                <w:sz w:val="24"/>
                <w:szCs w:val="24"/>
              </w:rPr>
            </w:pPr>
            <w:r w:rsidRPr="00FA7AC7">
              <w:rPr>
                <w:rFonts w:ascii="Times New Roman" w:hAnsi="Times New Roman"/>
                <w:sz w:val="20"/>
                <w:szCs w:val="20"/>
              </w:rPr>
              <w:t>3-6</w:t>
            </w:r>
          </w:p>
        </w:tc>
      </w:tr>
    </w:tbl>
    <w:p w:rsidR="00200D5E" w:rsidRDefault="00200D5E" w:rsidP="00200D5E">
      <w:pPr>
        <w:widowControl w:val="0"/>
        <w:tabs>
          <w:tab w:val="left" w:pos="6940"/>
        </w:tabs>
        <w:autoSpaceDE w:val="0"/>
        <w:autoSpaceDN w:val="0"/>
        <w:adjustRightInd w:val="0"/>
        <w:spacing w:before="19" w:after="0"/>
        <w:ind w:left="360" w:right="180" w:firstLine="0"/>
        <w:jc w:val="both"/>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otal Minimum Semester Hours Required</w:t>
      </w:r>
      <w:r>
        <w:rPr>
          <w:rFonts w:ascii="Times New Roman" w:hAnsi="Times New Roman"/>
          <w:sz w:val="20"/>
          <w:szCs w:val="20"/>
        </w:rPr>
        <w:tab/>
        <w:t>36-48</w:t>
      </w:r>
    </w:p>
    <w:p w:rsidR="00200D5E" w:rsidRDefault="00200D5E" w:rsidP="00200D5E">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(48 for School Counseling only)</w:t>
      </w:r>
    </w:p>
    <w:p w:rsidR="00200D5E" w:rsidRDefault="00200D5E" w:rsidP="00200D5E">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*An elective is any graduate level course with a grade of “B” or better that is no older than six years, that was taken after graduate admission and that wasn</w:t>
      </w:r>
      <w:r>
        <w:rPr>
          <w:rFonts w:ascii="Times New Roman" w:hAnsi="Times New Roman"/>
          <w:spacing w:val="-4"/>
          <w:sz w:val="20"/>
          <w:szCs w:val="20"/>
        </w:rPr>
        <w:t>’</w:t>
      </w:r>
      <w:r>
        <w:rPr>
          <w:rFonts w:ascii="Times New Roman" w:hAnsi="Times New Roman"/>
          <w:sz w:val="20"/>
          <w:szCs w:val="20"/>
        </w:rPr>
        <w:t>t taken for unde</w:t>
      </w:r>
      <w:r>
        <w:rPr>
          <w:rFonts w:ascii="Times New Roman" w:hAnsi="Times New Roman"/>
          <w:spacing w:val="-4"/>
          <w:sz w:val="20"/>
          <w:szCs w:val="20"/>
        </w:rPr>
        <w:t>r</w:t>
      </w:r>
      <w:r>
        <w:rPr>
          <w:rFonts w:ascii="Times New Roman" w:hAnsi="Times New Roman"/>
          <w:sz w:val="20"/>
          <w:szCs w:val="20"/>
        </w:rPr>
        <w:t>graduate credit.</w:t>
      </w:r>
      <w:r>
        <w:rPr>
          <w:rFonts w:ascii="Times New Roman" w:hAnsi="Times New Roman"/>
          <w:spacing w:val="-3"/>
          <w:sz w:val="20"/>
          <w:szCs w:val="20"/>
        </w:rPr>
        <w:t xml:space="preserve"> </w:t>
      </w:r>
      <w:r>
        <w:rPr>
          <w:rFonts w:ascii="Times New Roman" w:hAnsi="Times New Roman"/>
          <w:sz w:val="20"/>
          <w:szCs w:val="20"/>
        </w:rPr>
        <w:t>The graduate program advisor must approve electives.</w:t>
      </w:r>
    </w:p>
    <w:p w:rsidR="00200D5E" w:rsidRDefault="00200D5E" w:rsidP="00200D5E">
      <w:pPr>
        <w:widowControl w:val="0"/>
        <w:autoSpaceDE w:val="0"/>
        <w:autoSpaceDN w:val="0"/>
        <w:adjustRightInd w:val="0"/>
        <w:spacing w:before="18" w:after="0" w:line="200" w:lineRule="exact"/>
        <w:ind w:left="360" w:right="180" w:firstLine="0"/>
        <w:jc w:val="both"/>
        <w:rPr>
          <w:rFonts w:ascii="Times New Roman" w:hAnsi="Times New Roman"/>
          <w:sz w:val="20"/>
          <w:szCs w:val="20"/>
        </w:rPr>
      </w:pPr>
    </w:p>
    <w:p w:rsidR="00200D5E" w:rsidRPr="004D76C4" w:rsidRDefault="00200D5E" w:rsidP="00200D5E">
      <w:pPr>
        <w:pStyle w:val="Heading2"/>
        <w:spacing w:before="0"/>
        <w:ind w:left="360" w:right="180" w:firstLine="1800"/>
        <w:rPr>
          <w:rFonts w:ascii="Impact" w:hAnsi="Impact" w:cs="Impact"/>
          <w:color w:val="808080" w:themeColor="background1" w:themeShade="80"/>
          <w:sz w:val="32"/>
          <w:szCs w:val="32"/>
        </w:rPr>
      </w:pPr>
      <w:bookmarkStart w:id="283" w:name="_Toc294969747"/>
      <w:bookmarkStart w:id="284" w:name="_Toc295508309"/>
      <w:r w:rsidRPr="004D76C4">
        <w:rPr>
          <w:rFonts w:ascii="Impact" w:hAnsi="Impact" w:cs="Impact"/>
          <w:color w:val="808080" w:themeColor="background1" w:themeShade="80"/>
          <w:sz w:val="32"/>
          <w:szCs w:val="32"/>
        </w:rPr>
        <w:t>COLLEGE OF EDUC</w:t>
      </w:r>
      <w:r w:rsidRPr="004D76C4">
        <w:rPr>
          <w:rFonts w:ascii="Impact" w:hAnsi="Impact" w:cs="Impact"/>
          <w:color w:val="808080" w:themeColor="background1" w:themeShade="80"/>
          <w:spacing w:val="-17"/>
          <w:sz w:val="32"/>
          <w:szCs w:val="32"/>
        </w:rPr>
        <w:t>A</w:t>
      </w:r>
      <w:r w:rsidRPr="004D76C4">
        <w:rPr>
          <w:rFonts w:ascii="Impact" w:hAnsi="Impact" w:cs="Impact"/>
          <w:color w:val="808080" w:themeColor="background1" w:themeShade="80"/>
          <w:sz w:val="32"/>
          <w:szCs w:val="32"/>
        </w:rPr>
        <w:t>TION GRADU</w:t>
      </w:r>
      <w:r w:rsidRPr="004D76C4">
        <w:rPr>
          <w:rFonts w:ascii="Impact" w:hAnsi="Impact" w:cs="Impact"/>
          <w:color w:val="808080" w:themeColor="background1" w:themeShade="80"/>
          <w:spacing w:val="-17"/>
          <w:sz w:val="32"/>
          <w:szCs w:val="32"/>
        </w:rPr>
        <w:t>A</w:t>
      </w:r>
      <w:r w:rsidRPr="004D76C4">
        <w:rPr>
          <w:rFonts w:ascii="Impact" w:hAnsi="Impact" w:cs="Impact"/>
          <w:color w:val="808080" w:themeColor="background1" w:themeShade="80"/>
          <w:sz w:val="32"/>
          <w:szCs w:val="32"/>
        </w:rPr>
        <w:t xml:space="preserve">TE </w:t>
      </w:r>
      <w:r w:rsidRPr="004D76C4">
        <w:rPr>
          <w:rFonts w:ascii="Impact" w:hAnsi="Impact" w:cs="Impact"/>
          <w:color w:val="808080" w:themeColor="background1" w:themeShade="80"/>
          <w:spacing w:val="-6"/>
          <w:sz w:val="32"/>
          <w:szCs w:val="32"/>
        </w:rPr>
        <w:t>F</w:t>
      </w:r>
      <w:r w:rsidRPr="004D76C4">
        <w:rPr>
          <w:rFonts w:ascii="Impact" w:hAnsi="Impact" w:cs="Impact"/>
          <w:color w:val="808080" w:themeColor="background1" w:themeShade="80"/>
          <w:sz w:val="32"/>
          <w:szCs w:val="32"/>
        </w:rPr>
        <w:t>ACU</w:t>
      </w:r>
      <w:r w:rsidRPr="004D76C4">
        <w:rPr>
          <w:rFonts w:ascii="Impact" w:hAnsi="Impact" w:cs="Impact"/>
          <w:color w:val="808080" w:themeColor="background1" w:themeShade="80"/>
          <w:spacing w:val="-23"/>
          <w:sz w:val="32"/>
          <w:szCs w:val="32"/>
        </w:rPr>
        <w:t>L</w:t>
      </w:r>
      <w:r w:rsidRPr="004D76C4">
        <w:rPr>
          <w:rFonts w:ascii="Impact" w:hAnsi="Impact" w:cs="Impact"/>
          <w:color w:val="808080" w:themeColor="background1" w:themeShade="80"/>
          <w:spacing w:val="8"/>
          <w:sz w:val="32"/>
          <w:szCs w:val="32"/>
        </w:rPr>
        <w:t>T</w:t>
      </w:r>
      <w:r w:rsidRPr="004D76C4">
        <w:rPr>
          <w:rFonts w:ascii="Impact" w:hAnsi="Impact" w:cs="Impact"/>
          <w:color w:val="808080" w:themeColor="background1" w:themeShade="80"/>
          <w:sz w:val="32"/>
          <w:szCs w:val="32"/>
        </w:rPr>
        <w:t>Y</w:t>
      </w:r>
      <w:bookmarkEnd w:id="283"/>
      <w:bookmarkEnd w:id="284"/>
    </w:p>
    <w:p w:rsidR="00200D5E" w:rsidRDefault="00200D5E" w:rsidP="00200D5E">
      <w:pPr>
        <w:widowControl w:val="0"/>
        <w:autoSpaceDE w:val="0"/>
        <w:autoSpaceDN w:val="0"/>
        <w:adjustRightInd w:val="0"/>
        <w:spacing w:after="0"/>
        <w:ind w:left="360" w:right="180" w:firstLine="0"/>
        <w:jc w:val="both"/>
        <w:rPr>
          <w:rFonts w:ascii="Impact" w:hAnsi="Impact" w:cs="Impact"/>
          <w:color w:val="000000"/>
          <w:sz w:val="32"/>
          <w:szCs w:val="32"/>
        </w:rPr>
      </w:pPr>
    </w:p>
    <w:p w:rsidR="00200D5E" w:rsidRPr="008D0470" w:rsidRDefault="00200D5E" w:rsidP="00200D5E">
      <w:pPr>
        <w:widowControl w:val="0"/>
        <w:autoSpaceDE w:val="0"/>
        <w:autoSpaceDN w:val="0"/>
        <w:adjustRightInd w:val="0"/>
        <w:spacing w:before="23" w:after="0"/>
        <w:ind w:left="360" w:right="180" w:firstLine="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t>Abayomi, Babatunde, Ph.D.</w:t>
      </w:r>
      <w:r w:rsidRPr="008D0470">
        <w:rPr>
          <w:rFonts w:ascii="Times New Roman" w:hAnsi="Times New Roman"/>
          <w:color w:val="262626" w:themeColor="text1" w:themeTint="D9"/>
          <w:sz w:val="20"/>
          <w:szCs w:val="20"/>
        </w:rPr>
        <w:t>, Geo</w:t>
      </w:r>
      <w:r w:rsidRPr="008D0470">
        <w:rPr>
          <w:rFonts w:ascii="Times New Roman" w:hAnsi="Times New Roman"/>
          <w:color w:val="262626" w:themeColor="text1" w:themeTint="D9"/>
          <w:spacing w:val="-4"/>
          <w:sz w:val="20"/>
          <w:szCs w:val="20"/>
        </w:rPr>
        <w:t>r</w:t>
      </w:r>
      <w:r w:rsidRPr="008D0470">
        <w:rPr>
          <w:rFonts w:ascii="Times New Roman" w:hAnsi="Times New Roman"/>
          <w:color w:val="262626" w:themeColor="text1" w:themeTint="D9"/>
          <w:sz w:val="20"/>
          <w:szCs w:val="20"/>
        </w:rPr>
        <w:t>gia State Universit</w:t>
      </w:r>
      <w:r w:rsidRPr="008D0470">
        <w:rPr>
          <w:rFonts w:ascii="Times New Roman" w:hAnsi="Times New Roman"/>
          <w:color w:val="262626" w:themeColor="text1" w:themeTint="D9"/>
          <w:spacing w:val="-13"/>
          <w:sz w:val="20"/>
          <w:szCs w:val="20"/>
        </w:rPr>
        <w:t>y</w:t>
      </w:r>
      <w:r w:rsidRPr="008D0470">
        <w:rPr>
          <w:rFonts w:ascii="Times New Roman" w:hAnsi="Times New Roman"/>
          <w:color w:val="262626" w:themeColor="text1" w:themeTint="D9"/>
          <w:sz w:val="20"/>
          <w:szCs w:val="20"/>
        </w:rPr>
        <w:t xml:space="preserve">. </w:t>
      </w:r>
      <w:r w:rsidRPr="008D0470">
        <w:rPr>
          <w:rFonts w:ascii="Times New Roman" w:hAnsi="Times New Roman"/>
          <w:i/>
          <w:iCs/>
          <w:color w:val="262626" w:themeColor="text1" w:themeTint="D9"/>
          <w:sz w:val="20"/>
          <w:szCs w:val="20"/>
        </w:rPr>
        <w:t>Specialty: Science Education and Resea</w:t>
      </w:r>
      <w:r w:rsidRPr="008D0470">
        <w:rPr>
          <w:rFonts w:ascii="Times New Roman" w:hAnsi="Times New Roman"/>
          <w:i/>
          <w:iCs/>
          <w:color w:val="262626" w:themeColor="text1" w:themeTint="D9"/>
          <w:spacing w:val="-7"/>
          <w:sz w:val="20"/>
          <w:szCs w:val="20"/>
        </w:rPr>
        <w:t>r</w:t>
      </w:r>
      <w:r w:rsidRPr="008D0470">
        <w:rPr>
          <w:rFonts w:ascii="Times New Roman" w:hAnsi="Times New Roman"/>
          <w:i/>
          <w:iCs/>
          <w:color w:val="262626" w:themeColor="text1" w:themeTint="D9"/>
          <w:sz w:val="20"/>
          <w:szCs w:val="20"/>
        </w:rPr>
        <w:t>ch</w:t>
      </w:r>
      <w:r w:rsidRPr="008D0470">
        <w:rPr>
          <w:rFonts w:ascii="Times New Roman" w:hAnsi="Times New Roman"/>
          <w:color w:val="262626" w:themeColor="text1" w:themeTint="D9"/>
          <w:sz w:val="20"/>
          <w:szCs w:val="20"/>
        </w:rPr>
        <w:t xml:space="preserve"> </w:t>
      </w:r>
      <w:r w:rsidRPr="008D0470">
        <w:rPr>
          <w:rFonts w:ascii="Times New Roman" w:hAnsi="Times New Roman"/>
          <w:i/>
          <w:iCs/>
          <w:color w:val="262626" w:themeColor="text1" w:themeTint="D9"/>
          <w:sz w:val="20"/>
          <w:szCs w:val="20"/>
        </w:rPr>
        <w:t>Methodology</w:t>
      </w:r>
    </w:p>
    <w:p w:rsidR="00200D5E" w:rsidRPr="008D0470" w:rsidRDefault="00200D5E" w:rsidP="00200D5E">
      <w:pPr>
        <w:widowControl w:val="0"/>
        <w:autoSpaceDE w:val="0"/>
        <w:autoSpaceDN w:val="0"/>
        <w:adjustRightInd w:val="0"/>
        <w:spacing w:before="10" w:after="0" w:line="250" w:lineRule="auto"/>
        <w:ind w:left="360" w:right="180" w:firstLine="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t>Ade</w:t>
      </w:r>
      <w:r w:rsidRPr="008D0470">
        <w:rPr>
          <w:rFonts w:ascii="Times New Roman" w:hAnsi="Times New Roman"/>
          <w:b/>
          <w:bCs/>
          <w:color w:val="262626" w:themeColor="text1" w:themeTint="D9"/>
          <w:spacing w:val="-4"/>
          <w:sz w:val="20"/>
          <w:szCs w:val="20"/>
        </w:rPr>
        <w:t>r</w:t>
      </w:r>
      <w:r w:rsidRPr="008D0470">
        <w:rPr>
          <w:rFonts w:ascii="Times New Roman" w:hAnsi="Times New Roman"/>
          <w:b/>
          <w:bCs/>
          <w:color w:val="262626" w:themeColor="text1" w:themeTint="D9"/>
          <w:sz w:val="20"/>
          <w:szCs w:val="20"/>
        </w:rPr>
        <w:t>o,</w:t>
      </w:r>
      <w:r w:rsidRPr="008D0470">
        <w:rPr>
          <w:rFonts w:ascii="Times New Roman" w:hAnsi="Times New Roman"/>
          <w:b/>
          <w:bCs/>
          <w:color w:val="262626" w:themeColor="text1" w:themeTint="D9"/>
          <w:spacing w:val="-11"/>
          <w:sz w:val="20"/>
          <w:szCs w:val="20"/>
        </w:rPr>
        <w:t xml:space="preserve"> </w:t>
      </w:r>
      <w:r w:rsidRPr="008D0470">
        <w:rPr>
          <w:rFonts w:ascii="Times New Roman" w:hAnsi="Times New Roman"/>
          <w:b/>
          <w:bCs/>
          <w:color w:val="262626" w:themeColor="text1" w:themeTint="D9"/>
          <w:sz w:val="20"/>
          <w:szCs w:val="20"/>
        </w:rPr>
        <w:t>Abraham, Ph.D.</w:t>
      </w:r>
      <w:r w:rsidRPr="008D0470">
        <w:rPr>
          <w:rFonts w:ascii="Times New Roman" w:hAnsi="Times New Roman"/>
          <w:color w:val="262626" w:themeColor="text1" w:themeTint="D9"/>
          <w:sz w:val="20"/>
          <w:szCs w:val="20"/>
        </w:rPr>
        <w:t xml:space="preserve">, University of Southern Mississippi. </w:t>
      </w:r>
      <w:r w:rsidRPr="008D0470">
        <w:rPr>
          <w:rFonts w:ascii="Times New Roman" w:hAnsi="Times New Roman"/>
          <w:i/>
          <w:iCs/>
          <w:color w:val="262626" w:themeColor="text1" w:themeTint="D9"/>
          <w:sz w:val="20"/>
          <w:szCs w:val="20"/>
        </w:rPr>
        <w:t>Specialty: Educational Leadership and Resea</w:t>
      </w:r>
      <w:r w:rsidRPr="008D0470">
        <w:rPr>
          <w:rFonts w:ascii="Times New Roman" w:hAnsi="Times New Roman"/>
          <w:i/>
          <w:iCs/>
          <w:color w:val="262626" w:themeColor="text1" w:themeTint="D9"/>
          <w:spacing w:val="-7"/>
          <w:sz w:val="20"/>
          <w:szCs w:val="20"/>
        </w:rPr>
        <w:t>r</w:t>
      </w:r>
      <w:r w:rsidRPr="008D0470">
        <w:rPr>
          <w:rFonts w:ascii="Times New Roman" w:hAnsi="Times New Roman"/>
          <w:i/>
          <w:iCs/>
          <w:color w:val="262626" w:themeColor="text1" w:themeTint="D9"/>
          <w:sz w:val="20"/>
          <w:szCs w:val="20"/>
        </w:rPr>
        <w:t>ch</w:t>
      </w:r>
    </w:p>
    <w:p w:rsidR="00200D5E" w:rsidRPr="008D0470" w:rsidRDefault="00200D5E" w:rsidP="00200D5E">
      <w:pPr>
        <w:widowControl w:val="0"/>
        <w:autoSpaceDE w:val="0"/>
        <w:autoSpaceDN w:val="0"/>
        <w:adjustRightInd w:val="0"/>
        <w:spacing w:before="10" w:after="0" w:line="250" w:lineRule="auto"/>
        <w:ind w:left="360" w:right="180" w:firstLine="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t>Beard,</w:t>
      </w:r>
      <w:r w:rsidRPr="008D0470">
        <w:rPr>
          <w:rFonts w:ascii="Times New Roman" w:hAnsi="Times New Roman"/>
          <w:b/>
          <w:bCs/>
          <w:color w:val="262626" w:themeColor="text1" w:themeTint="D9"/>
          <w:spacing w:val="-11"/>
          <w:sz w:val="20"/>
          <w:szCs w:val="20"/>
        </w:rPr>
        <w:t xml:space="preserve"> </w:t>
      </w:r>
      <w:r w:rsidRPr="008D0470">
        <w:rPr>
          <w:rFonts w:ascii="Times New Roman" w:hAnsi="Times New Roman"/>
          <w:b/>
          <w:bCs/>
          <w:color w:val="262626" w:themeColor="text1" w:themeTint="D9"/>
          <w:sz w:val="20"/>
          <w:szCs w:val="20"/>
        </w:rPr>
        <w:t>Aud</w:t>
      </w:r>
      <w:r w:rsidRPr="008D0470">
        <w:rPr>
          <w:rFonts w:ascii="Times New Roman" w:hAnsi="Times New Roman"/>
          <w:b/>
          <w:bCs/>
          <w:color w:val="262626" w:themeColor="text1" w:themeTint="D9"/>
          <w:spacing w:val="-4"/>
          <w:sz w:val="20"/>
          <w:szCs w:val="20"/>
        </w:rPr>
        <w:t>r</w:t>
      </w:r>
      <w:r w:rsidRPr="008D0470">
        <w:rPr>
          <w:rFonts w:ascii="Times New Roman" w:hAnsi="Times New Roman"/>
          <w:b/>
          <w:bCs/>
          <w:color w:val="262626" w:themeColor="text1" w:themeTint="D9"/>
          <w:sz w:val="20"/>
          <w:szCs w:val="20"/>
        </w:rPr>
        <w:t>ey</w:t>
      </w:r>
      <w:r w:rsidRPr="008D0470">
        <w:rPr>
          <w:rFonts w:ascii="Times New Roman" w:hAnsi="Times New Roman"/>
          <w:b/>
          <w:bCs/>
          <w:color w:val="262626" w:themeColor="text1" w:themeTint="D9"/>
          <w:spacing w:val="-4"/>
          <w:sz w:val="20"/>
          <w:szCs w:val="20"/>
        </w:rPr>
        <w:t xml:space="preserve"> </w:t>
      </w:r>
      <w:r w:rsidRPr="008D0470">
        <w:rPr>
          <w:rFonts w:ascii="Times New Roman" w:hAnsi="Times New Roman"/>
          <w:b/>
          <w:bCs/>
          <w:color w:val="262626" w:themeColor="text1" w:themeTint="D9"/>
          <w:spacing w:val="-18"/>
          <w:sz w:val="20"/>
          <w:szCs w:val="20"/>
        </w:rPr>
        <w:t>W</w:t>
      </w:r>
      <w:r w:rsidRPr="008D0470">
        <w:rPr>
          <w:rFonts w:ascii="Times New Roman" w:hAnsi="Times New Roman"/>
          <w:b/>
          <w:bCs/>
          <w:color w:val="262626" w:themeColor="text1" w:themeTint="D9"/>
          <w:sz w:val="20"/>
          <w:szCs w:val="20"/>
        </w:rPr>
        <w:t>., Ed.D.</w:t>
      </w:r>
      <w:r w:rsidRPr="008D0470">
        <w:rPr>
          <w:rFonts w:ascii="Times New Roman" w:hAnsi="Times New Roman"/>
          <w:color w:val="262626" w:themeColor="text1" w:themeTint="D9"/>
          <w:sz w:val="20"/>
          <w:szCs w:val="20"/>
        </w:rPr>
        <w:t>, Jackson State Universit</w:t>
      </w:r>
      <w:r w:rsidRPr="008D0470">
        <w:rPr>
          <w:rFonts w:ascii="Times New Roman" w:hAnsi="Times New Roman"/>
          <w:color w:val="262626" w:themeColor="text1" w:themeTint="D9"/>
          <w:spacing w:val="-13"/>
          <w:sz w:val="20"/>
          <w:szCs w:val="20"/>
        </w:rPr>
        <w:t>y</w:t>
      </w:r>
      <w:r w:rsidRPr="008D0470">
        <w:rPr>
          <w:rFonts w:ascii="Times New Roman" w:hAnsi="Times New Roman"/>
          <w:color w:val="262626" w:themeColor="text1" w:themeTint="D9"/>
          <w:sz w:val="20"/>
          <w:szCs w:val="20"/>
        </w:rPr>
        <w:t xml:space="preserve">. </w:t>
      </w:r>
      <w:r w:rsidRPr="008D0470">
        <w:rPr>
          <w:rFonts w:ascii="Times New Roman" w:hAnsi="Times New Roman"/>
          <w:i/>
          <w:iCs/>
          <w:color w:val="262626" w:themeColor="text1" w:themeTint="D9"/>
          <w:sz w:val="20"/>
          <w:szCs w:val="20"/>
        </w:rPr>
        <w:t xml:space="preserve">Specialty: Early Childhood Education. </w:t>
      </w:r>
    </w:p>
    <w:p w:rsidR="00200D5E" w:rsidRPr="008D0470" w:rsidRDefault="00200D5E" w:rsidP="00200D5E">
      <w:pPr>
        <w:widowControl w:val="0"/>
        <w:autoSpaceDE w:val="0"/>
        <w:autoSpaceDN w:val="0"/>
        <w:adjustRightInd w:val="0"/>
        <w:spacing w:after="0"/>
        <w:ind w:left="360" w:right="180" w:firstLine="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t>Bembr</w:t>
      </w:r>
      <w:r w:rsidRPr="008D0470">
        <w:rPr>
          <w:rFonts w:ascii="Times New Roman" w:hAnsi="Times New Roman"/>
          <w:b/>
          <w:bCs/>
          <w:color w:val="262626" w:themeColor="text1" w:themeTint="D9"/>
          <w:spacing w:val="-11"/>
          <w:sz w:val="20"/>
          <w:szCs w:val="20"/>
        </w:rPr>
        <w:t>y</w:t>
      </w:r>
      <w:r w:rsidRPr="008D0470">
        <w:rPr>
          <w:rFonts w:ascii="Times New Roman" w:hAnsi="Times New Roman"/>
          <w:b/>
          <w:bCs/>
          <w:color w:val="262626" w:themeColor="text1" w:themeTint="D9"/>
          <w:sz w:val="20"/>
          <w:szCs w:val="20"/>
        </w:rPr>
        <w:t>, Deborah, Ph.D.</w:t>
      </w:r>
      <w:r w:rsidRPr="008D0470">
        <w:rPr>
          <w:rFonts w:ascii="Times New Roman" w:hAnsi="Times New Roman"/>
          <w:color w:val="262626" w:themeColor="text1" w:themeTint="D9"/>
          <w:sz w:val="20"/>
          <w:szCs w:val="20"/>
        </w:rPr>
        <w:t xml:space="preserve">, University of Iowa. </w:t>
      </w:r>
      <w:r w:rsidRPr="008D0470">
        <w:rPr>
          <w:rFonts w:ascii="Times New Roman" w:hAnsi="Times New Roman"/>
          <w:i/>
          <w:iCs/>
          <w:color w:val="262626" w:themeColor="text1" w:themeTint="D9"/>
          <w:sz w:val="20"/>
          <w:szCs w:val="20"/>
        </w:rPr>
        <w:t>Specialty: Early Childhood Education, Foundations and</w:t>
      </w:r>
      <w:r w:rsidRPr="008D0470">
        <w:rPr>
          <w:rFonts w:ascii="Times New Roman" w:hAnsi="Times New Roman"/>
          <w:color w:val="262626" w:themeColor="text1" w:themeTint="D9"/>
          <w:sz w:val="20"/>
          <w:szCs w:val="20"/>
        </w:rPr>
        <w:t xml:space="preserve"> </w:t>
      </w:r>
      <w:r w:rsidRPr="008D0470">
        <w:rPr>
          <w:rFonts w:ascii="Times New Roman" w:hAnsi="Times New Roman"/>
          <w:i/>
          <w:iCs/>
          <w:color w:val="262626" w:themeColor="text1" w:themeTint="D9"/>
          <w:sz w:val="20"/>
          <w:szCs w:val="20"/>
        </w:rPr>
        <w:t>Educational Leadership</w:t>
      </w:r>
    </w:p>
    <w:p w:rsidR="00200D5E" w:rsidRPr="008D0470" w:rsidRDefault="00200D5E" w:rsidP="00200D5E">
      <w:pPr>
        <w:widowControl w:val="0"/>
        <w:autoSpaceDE w:val="0"/>
        <w:autoSpaceDN w:val="0"/>
        <w:adjustRightInd w:val="0"/>
        <w:spacing w:before="10" w:after="0" w:line="250" w:lineRule="auto"/>
        <w:ind w:left="360" w:right="180" w:firstLine="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t>Biasiotto, Judson, Ed.D.</w:t>
      </w:r>
      <w:r w:rsidRPr="008D0470">
        <w:rPr>
          <w:rFonts w:ascii="Times New Roman" w:hAnsi="Times New Roman"/>
          <w:color w:val="262626" w:themeColor="text1" w:themeTint="D9"/>
          <w:sz w:val="20"/>
          <w:szCs w:val="20"/>
        </w:rPr>
        <w:t>, University of Geo</w:t>
      </w:r>
      <w:r w:rsidRPr="008D0470">
        <w:rPr>
          <w:rFonts w:ascii="Times New Roman" w:hAnsi="Times New Roman"/>
          <w:color w:val="262626" w:themeColor="text1" w:themeTint="D9"/>
          <w:spacing w:val="-4"/>
          <w:sz w:val="20"/>
          <w:szCs w:val="20"/>
        </w:rPr>
        <w:t>r</w:t>
      </w:r>
      <w:r w:rsidRPr="008D0470">
        <w:rPr>
          <w:rFonts w:ascii="Times New Roman" w:hAnsi="Times New Roman"/>
          <w:color w:val="262626" w:themeColor="text1" w:themeTint="D9"/>
          <w:sz w:val="20"/>
          <w:szCs w:val="20"/>
        </w:rPr>
        <w:t xml:space="preserve">gia. </w:t>
      </w:r>
      <w:r w:rsidRPr="008D0470">
        <w:rPr>
          <w:rFonts w:ascii="Times New Roman" w:hAnsi="Times New Roman"/>
          <w:i/>
          <w:iCs/>
          <w:color w:val="262626" w:themeColor="text1" w:themeTint="D9"/>
          <w:sz w:val="20"/>
          <w:szCs w:val="20"/>
        </w:rPr>
        <w:t xml:space="preserve">Specialty: Health, Drug Education and Physical </w:t>
      </w:r>
      <w:r w:rsidRPr="008D0470">
        <w:rPr>
          <w:rFonts w:ascii="Times New Roman" w:hAnsi="Times New Roman"/>
          <w:i/>
          <w:iCs/>
          <w:color w:val="262626" w:themeColor="text1" w:themeTint="D9"/>
          <w:spacing w:val="-11"/>
          <w:sz w:val="20"/>
          <w:szCs w:val="20"/>
        </w:rPr>
        <w:t>T</w:t>
      </w:r>
      <w:r w:rsidRPr="008D0470">
        <w:rPr>
          <w:rFonts w:ascii="Times New Roman" w:hAnsi="Times New Roman"/>
          <w:i/>
          <w:iCs/>
          <w:color w:val="262626" w:themeColor="text1" w:themeTint="D9"/>
          <w:sz w:val="20"/>
          <w:szCs w:val="20"/>
        </w:rPr>
        <w:t>raining</w:t>
      </w:r>
    </w:p>
    <w:p w:rsidR="00200D5E" w:rsidRPr="008D0470" w:rsidRDefault="00200D5E" w:rsidP="00200D5E">
      <w:pPr>
        <w:widowControl w:val="0"/>
        <w:autoSpaceDE w:val="0"/>
        <w:autoSpaceDN w:val="0"/>
        <w:adjustRightInd w:val="0"/>
        <w:spacing w:after="0"/>
        <w:ind w:left="360" w:right="180" w:firstLine="0"/>
        <w:jc w:val="both"/>
        <w:rPr>
          <w:rFonts w:ascii="Times New Roman" w:hAnsi="Times New Roman"/>
          <w:b/>
          <w:bCs/>
          <w:color w:val="262626" w:themeColor="text1" w:themeTint="D9"/>
          <w:sz w:val="20"/>
          <w:szCs w:val="20"/>
        </w:rPr>
      </w:pPr>
      <w:r w:rsidRPr="008D0470">
        <w:rPr>
          <w:rFonts w:ascii="Times New Roman" w:hAnsi="Times New Roman"/>
          <w:b/>
          <w:bCs/>
          <w:color w:val="262626" w:themeColor="text1" w:themeTint="D9"/>
          <w:sz w:val="20"/>
          <w:szCs w:val="20"/>
        </w:rPr>
        <w:t xml:space="preserve">Bynum, Leroy. </w:t>
      </w:r>
      <w:r w:rsidRPr="008D0470">
        <w:rPr>
          <w:rFonts w:ascii="Times New Roman" w:hAnsi="Times New Roman"/>
          <w:bCs/>
          <w:color w:val="262626" w:themeColor="text1" w:themeTint="D9"/>
          <w:sz w:val="20"/>
          <w:szCs w:val="20"/>
        </w:rPr>
        <w:t>Dean of the College of Arts and Humanities</w:t>
      </w:r>
    </w:p>
    <w:p w:rsidR="00200D5E" w:rsidRPr="008D0470" w:rsidRDefault="00200D5E" w:rsidP="00200D5E">
      <w:pPr>
        <w:widowControl w:val="0"/>
        <w:autoSpaceDE w:val="0"/>
        <w:autoSpaceDN w:val="0"/>
        <w:adjustRightInd w:val="0"/>
        <w:spacing w:after="0"/>
        <w:ind w:left="360" w:right="180" w:firstLine="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t>Bryant, Rhonda, Ph.D.</w:t>
      </w:r>
      <w:r w:rsidRPr="008D0470">
        <w:rPr>
          <w:rFonts w:ascii="Times New Roman" w:hAnsi="Times New Roman"/>
          <w:color w:val="262626" w:themeColor="text1" w:themeTint="D9"/>
          <w:sz w:val="20"/>
          <w:szCs w:val="20"/>
        </w:rPr>
        <w:t>, University of</w:t>
      </w:r>
      <w:r w:rsidRPr="008D0470">
        <w:rPr>
          <w:rFonts w:ascii="Times New Roman" w:hAnsi="Times New Roman"/>
          <w:color w:val="262626" w:themeColor="text1" w:themeTint="D9"/>
          <w:spacing w:val="-4"/>
          <w:sz w:val="20"/>
          <w:szCs w:val="20"/>
        </w:rPr>
        <w:t xml:space="preserve"> </w:t>
      </w:r>
      <w:r w:rsidRPr="008D0470">
        <w:rPr>
          <w:rFonts w:ascii="Times New Roman" w:hAnsi="Times New Roman"/>
          <w:color w:val="262626" w:themeColor="text1" w:themeTint="D9"/>
          <w:spacing w:val="-12"/>
          <w:sz w:val="20"/>
          <w:szCs w:val="20"/>
        </w:rPr>
        <w:t>V</w:t>
      </w:r>
      <w:r w:rsidRPr="008D0470">
        <w:rPr>
          <w:rFonts w:ascii="Times New Roman" w:hAnsi="Times New Roman"/>
          <w:color w:val="262626" w:themeColor="text1" w:themeTint="D9"/>
          <w:sz w:val="20"/>
          <w:szCs w:val="20"/>
        </w:rPr>
        <w:t>i</w:t>
      </w:r>
      <w:r w:rsidRPr="008D0470">
        <w:rPr>
          <w:rFonts w:ascii="Times New Roman" w:hAnsi="Times New Roman"/>
          <w:color w:val="262626" w:themeColor="text1" w:themeTint="D9"/>
          <w:spacing w:val="-4"/>
          <w:sz w:val="20"/>
          <w:szCs w:val="20"/>
        </w:rPr>
        <w:t>r</w:t>
      </w:r>
      <w:r w:rsidRPr="008D0470">
        <w:rPr>
          <w:rFonts w:ascii="Times New Roman" w:hAnsi="Times New Roman"/>
          <w:color w:val="262626" w:themeColor="text1" w:themeTint="D9"/>
          <w:sz w:val="20"/>
          <w:szCs w:val="20"/>
        </w:rPr>
        <w:t xml:space="preserve">ginia. </w:t>
      </w:r>
      <w:r w:rsidRPr="008D0470">
        <w:rPr>
          <w:rFonts w:ascii="Times New Roman" w:hAnsi="Times New Roman"/>
          <w:i/>
          <w:iCs/>
          <w:color w:val="262626" w:themeColor="text1" w:themeTint="D9"/>
          <w:sz w:val="20"/>
          <w:szCs w:val="20"/>
        </w:rPr>
        <w:t>Specialty: School Counseling</w:t>
      </w:r>
    </w:p>
    <w:p w:rsidR="00200D5E" w:rsidRPr="008D0470" w:rsidRDefault="00200D5E" w:rsidP="00200D5E">
      <w:pPr>
        <w:widowControl w:val="0"/>
        <w:autoSpaceDE w:val="0"/>
        <w:autoSpaceDN w:val="0"/>
        <w:adjustRightInd w:val="0"/>
        <w:spacing w:before="10" w:after="0"/>
        <w:ind w:left="360" w:right="180" w:firstLine="0"/>
        <w:jc w:val="both"/>
        <w:rPr>
          <w:rFonts w:ascii="Times New Roman" w:hAnsi="Times New Roman"/>
          <w:b/>
          <w:bCs/>
          <w:color w:val="262626" w:themeColor="text1" w:themeTint="D9"/>
          <w:sz w:val="20"/>
          <w:szCs w:val="20"/>
        </w:rPr>
      </w:pPr>
      <w:r w:rsidRPr="008D0470">
        <w:rPr>
          <w:rFonts w:ascii="Times New Roman" w:hAnsi="Times New Roman"/>
          <w:b/>
          <w:bCs/>
          <w:color w:val="262626" w:themeColor="text1" w:themeTint="D9"/>
          <w:sz w:val="20"/>
          <w:szCs w:val="20"/>
        </w:rPr>
        <w:t>Fields, Kimberly, Ed.D.</w:t>
      </w:r>
      <w:r w:rsidRPr="008D0470">
        <w:rPr>
          <w:rFonts w:ascii="Times New Roman" w:hAnsi="Times New Roman"/>
          <w:color w:val="262626" w:themeColor="text1" w:themeTint="D9"/>
          <w:sz w:val="20"/>
          <w:szCs w:val="20"/>
        </w:rPr>
        <w:t xml:space="preserve"> Georgia Southern University. </w:t>
      </w:r>
      <w:r w:rsidRPr="008D0470">
        <w:rPr>
          <w:rFonts w:ascii="Times New Roman" w:hAnsi="Times New Roman"/>
          <w:i/>
          <w:color w:val="262626" w:themeColor="text1" w:themeTint="D9"/>
          <w:sz w:val="20"/>
          <w:szCs w:val="20"/>
        </w:rPr>
        <w:t>Specialty: Special Education</w:t>
      </w:r>
      <w:r w:rsidRPr="008D0470">
        <w:rPr>
          <w:rFonts w:ascii="Times New Roman" w:hAnsi="Times New Roman"/>
          <w:color w:val="262626" w:themeColor="text1" w:themeTint="D9"/>
          <w:sz w:val="20"/>
          <w:szCs w:val="20"/>
        </w:rPr>
        <w:t>. Interim Chai</w:t>
      </w:r>
      <w:r w:rsidRPr="008D0470">
        <w:rPr>
          <w:rFonts w:ascii="Times New Roman" w:hAnsi="Times New Roman"/>
          <w:color w:val="262626" w:themeColor="text1" w:themeTint="D9"/>
          <w:spacing w:val="-8"/>
          <w:sz w:val="20"/>
          <w:szCs w:val="20"/>
        </w:rPr>
        <w:t>r</w:t>
      </w:r>
      <w:r w:rsidRPr="008D0470">
        <w:rPr>
          <w:rFonts w:ascii="Times New Roman" w:hAnsi="Times New Roman"/>
          <w:color w:val="262626" w:themeColor="text1" w:themeTint="D9"/>
          <w:sz w:val="20"/>
          <w:szCs w:val="20"/>
        </w:rPr>
        <w:t>, Department of Teacher Education.</w:t>
      </w:r>
    </w:p>
    <w:p w:rsidR="00200D5E" w:rsidRPr="008D0470" w:rsidRDefault="00200D5E" w:rsidP="00200D5E">
      <w:pPr>
        <w:widowControl w:val="0"/>
        <w:autoSpaceDE w:val="0"/>
        <w:autoSpaceDN w:val="0"/>
        <w:adjustRightInd w:val="0"/>
        <w:spacing w:before="10" w:after="0"/>
        <w:ind w:left="360" w:right="180" w:firstLine="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lastRenderedPageBreak/>
        <w:t>George, Rani, Ph.D.</w:t>
      </w:r>
      <w:r w:rsidRPr="008D0470">
        <w:rPr>
          <w:rFonts w:ascii="Times New Roman" w:hAnsi="Times New Roman"/>
          <w:color w:val="262626" w:themeColor="text1" w:themeTint="D9"/>
          <w:sz w:val="20"/>
          <w:szCs w:val="20"/>
        </w:rPr>
        <w:t xml:space="preserve">, University of Delaware. </w:t>
      </w:r>
      <w:r w:rsidRPr="008D0470">
        <w:rPr>
          <w:rFonts w:ascii="Times New Roman" w:hAnsi="Times New Roman"/>
          <w:i/>
          <w:iCs/>
          <w:color w:val="262626" w:themeColor="text1" w:themeTint="D9"/>
          <w:sz w:val="20"/>
          <w:szCs w:val="20"/>
        </w:rPr>
        <w:t>Specialty: Educational Resea</w:t>
      </w:r>
      <w:r w:rsidRPr="008D0470">
        <w:rPr>
          <w:rFonts w:ascii="Times New Roman" w:hAnsi="Times New Roman"/>
          <w:i/>
          <w:iCs/>
          <w:color w:val="262626" w:themeColor="text1" w:themeTint="D9"/>
          <w:spacing w:val="-7"/>
          <w:sz w:val="20"/>
          <w:szCs w:val="20"/>
        </w:rPr>
        <w:t>r</w:t>
      </w:r>
      <w:r w:rsidRPr="008D0470">
        <w:rPr>
          <w:rFonts w:ascii="Times New Roman" w:hAnsi="Times New Roman"/>
          <w:i/>
          <w:iCs/>
          <w:color w:val="262626" w:themeColor="text1" w:themeTint="D9"/>
          <w:sz w:val="20"/>
          <w:szCs w:val="20"/>
        </w:rPr>
        <w:t xml:space="preserve">ch and Statistics. </w:t>
      </w:r>
      <w:r w:rsidRPr="008D0470">
        <w:rPr>
          <w:rFonts w:ascii="Times New Roman" w:hAnsi="Times New Roman"/>
          <w:color w:val="262626" w:themeColor="text1" w:themeTint="D9"/>
          <w:sz w:val="20"/>
          <w:szCs w:val="20"/>
        </w:rPr>
        <w:t>Dean of the Graduate School.</w:t>
      </w:r>
    </w:p>
    <w:p w:rsidR="00200D5E" w:rsidRPr="008D0470" w:rsidRDefault="00200D5E" w:rsidP="00200D5E">
      <w:pPr>
        <w:widowControl w:val="0"/>
        <w:autoSpaceDE w:val="0"/>
        <w:autoSpaceDN w:val="0"/>
        <w:adjustRightInd w:val="0"/>
        <w:spacing w:before="10" w:after="0"/>
        <w:ind w:left="360" w:right="180" w:firstLine="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t>Goldsmith, SaDohl</w:t>
      </w:r>
    </w:p>
    <w:p w:rsidR="00200D5E" w:rsidRPr="008D0470" w:rsidRDefault="00200D5E" w:rsidP="00200D5E">
      <w:pPr>
        <w:widowControl w:val="0"/>
        <w:autoSpaceDE w:val="0"/>
        <w:autoSpaceDN w:val="0"/>
        <w:adjustRightInd w:val="0"/>
        <w:spacing w:before="10" w:after="0"/>
        <w:ind w:left="360" w:right="180" w:firstLine="0"/>
        <w:jc w:val="both"/>
        <w:rPr>
          <w:rFonts w:ascii="Times New Roman" w:hAnsi="Times New Roman"/>
          <w:b/>
          <w:bCs/>
          <w:color w:val="262626" w:themeColor="text1" w:themeTint="D9"/>
          <w:sz w:val="20"/>
          <w:szCs w:val="20"/>
        </w:rPr>
      </w:pPr>
      <w:r w:rsidRPr="008D0470">
        <w:rPr>
          <w:rFonts w:ascii="Times New Roman" w:hAnsi="Times New Roman"/>
          <w:b/>
          <w:bCs/>
          <w:color w:val="262626" w:themeColor="text1" w:themeTint="D9"/>
          <w:sz w:val="20"/>
          <w:szCs w:val="20"/>
        </w:rPr>
        <w:t xml:space="preserve">Griffin, DaShonera. </w:t>
      </w:r>
      <w:r w:rsidRPr="008D0470">
        <w:rPr>
          <w:rFonts w:ascii="Times New Roman" w:hAnsi="Times New Roman"/>
          <w:bCs/>
          <w:i/>
          <w:color w:val="262626" w:themeColor="text1" w:themeTint="D9"/>
          <w:sz w:val="20"/>
          <w:szCs w:val="20"/>
        </w:rPr>
        <w:t>Specialty:</w:t>
      </w:r>
      <w:r w:rsidRPr="008D0470">
        <w:rPr>
          <w:rFonts w:ascii="Times New Roman" w:hAnsi="Times New Roman"/>
          <w:b/>
          <w:bCs/>
          <w:color w:val="262626" w:themeColor="text1" w:themeTint="D9"/>
          <w:sz w:val="20"/>
          <w:szCs w:val="20"/>
        </w:rPr>
        <w:t xml:space="preserve"> </w:t>
      </w:r>
      <w:r w:rsidRPr="008D0470">
        <w:rPr>
          <w:rFonts w:ascii="Times New Roman" w:hAnsi="Times New Roman"/>
          <w:bCs/>
          <w:i/>
          <w:color w:val="262626" w:themeColor="text1" w:themeTint="D9"/>
          <w:sz w:val="20"/>
          <w:szCs w:val="20"/>
        </w:rPr>
        <w:t>Special Education</w:t>
      </w:r>
      <w:r w:rsidRPr="008D0470">
        <w:rPr>
          <w:rFonts w:ascii="Times New Roman" w:hAnsi="Times New Roman"/>
          <w:b/>
          <w:bCs/>
          <w:color w:val="262626" w:themeColor="text1" w:themeTint="D9"/>
          <w:sz w:val="20"/>
          <w:szCs w:val="20"/>
        </w:rPr>
        <w:t xml:space="preserve"> </w:t>
      </w:r>
    </w:p>
    <w:p w:rsidR="00200D5E" w:rsidRPr="008D0470" w:rsidRDefault="00200D5E" w:rsidP="00200D5E">
      <w:pPr>
        <w:widowControl w:val="0"/>
        <w:autoSpaceDE w:val="0"/>
        <w:autoSpaceDN w:val="0"/>
        <w:adjustRightInd w:val="0"/>
        <w:spacing w:before="10" w:after="0"/>
        <w:ind w:left="360" w:right="180" w:firstLine="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t>Grimsle</w:t>
      </w:r>
      <w:r w:rsidRPr="008D0470">
        <w:rPr>
          <w:rFonts w:ascii="Times New Roman" w:hAnsi="Times New Roman"/>
          <w:b/>
          <w:bCs/>
          <w:color w:val="262626" w:themeColor="text1" w:themeTint="D9"/>
          <w:spacing w:val="-11"/>
          <w:sz w:val="20"/>
          <w:szCs w:val="20"/>
        </w:rPr>
        <w:t>y</w:t>
      </w:r>
      <w:r w:rsidRPr="008D0470">
        <w:rPr>
          <w:rFonts w:ascii="Times New Roman" w:hAnsi="Times New Roman"/>
          <w:b/>
          <w:bCs/>
          <w:color w:val="262626" w:themeColor="text1" w:themeTint="D9"/>
          <w:sz w:val="20"/>
          <w:szCs w:val="20"/>
        </w:rPr>
        <w:t>,</w:t>
      </w:r>
      <w:r w:rsidRPr="008D0470">
        <w:rPr>
          <w:rFonts w:ascii="Times New Roman" w:hAnsi="Times New Roman"/>
          <w:b/>
          <w:bCs/>
          <w:color w:val="262626" w:themeColor="text1" w:themeTint="D9"/>
          <w:spacing w:val="-11"/>
          <w:sz w:val="20"/>
          <w:szCs w:val="20"/>
        </w:rPr>
        <w:t xml:space="preserve"> </w:t>
      </w:r>
      <w:r w:rsidRPr="008D0470">
        <w:rPr>
          <w:rFonts w:ascii="Times New Roman" w:hAnsi="Times New Roman"/>
          <w:b/>
          <w:bCs/>
          <w:color w:val="262626" w:themeColor="text1" w:themeTint="D9"/>
          <w:sz w:val="20"/>
          <w:szCs w:val="20"/>
        </w:rPr>
        <w:t>Alan Paul, Ph.D.</w:t>
      </w:r>
      <w:r w:rsidRPr="008D0470">
        <w:rPr>
          <w:rFonts w:ascii="Times New Roman" w:hAnsi="Times New Roman"/>
          <w:color w:val="262626" w:themeColor="text1" w:themeTint="D9"/>
          <w:sz w:val="20"/>
          <w:szCs w:val="20"/>
        </w:rPr>
        <w:t>, Geo</w:t>
      </w:r>
      <w:r w:rsidRPr="008D0470">
        <w:rPr>
          <w:rFonts w:ascii="Times New Roman" w:hAnsi="Times New Roman"/>
          <w:color w:val="262626" w:themeColor="text1" w:themeTint="D9"/>
          <w:spacing w:val="-4"/>
          <w:sz w:val="20"/>
          <w:szCs w:val="20"/>
        </w:rPr>
        <w:t>r</w:t>
      </w:r>
      <w:r w:rsidRPr="008D0470">
        <w:rPr>
          <w:rFonts w:ascii="Times New Roman" w:hAnsi="Times New Roman"/>
          <w:color w:val="262626" w:themeColor="text1" w:themeTint="D9"/>
          <w:sz w:val="20"/>
          <w:szCs w:val="20"/>
        </w:rPr>
        <w:t>gia State Universit</w:t>
      </w:r>
      <w:r w:rsidRPr="008D0470">
        <w:rPr>
          <w:rFonts w:ascii="Times New Roman" w:hAnsi="Times New Roman"/>
          <w:color w:val="262626" w:themeColor="text1" w:themeTint="D9"/>
          <w:spacing w:val="-13"/>
          <w:sz w:val="20"/>
          <w:szCs w:val="20"/>
        </w:rPr>
        <w:t>y</w:t>
      </w:r>
      <w:r w:rsidRPr="008D0470">
        <w:rPr>
          <w:rFonts w:ascii="Times New Roman" w:hAnsi="Times New Roman"/>
          <w:color w:val="262626" w:themeColor="text1" w:themeTint="D9"/>
          <w:sz w:val="20"/>
          <w:szCs w:val="20"/>
        </w:rPr>
        <w:t xml:space="preserve">. </w:t>
      </w:r>
      <w:r w:rsidRPr="008D0470">
        <w:rPr>
          <w:rFonts w:ascii="Times New Roman" w:hAnsi="Times New Roman"/>
          <w:i/>
          <w:iCs/>
          <w:color w:val="262626" w:themeColor="text1" w:themeTint="D9"/>
          <w:sz w:val="20"/>
          <w:szCs w:val="20"/>
        </w:rPr>
        <w:t>Specialty: Educational Leadership</w:t>
      </w:r>
    </w:p>
    <w:p w:rsidR="00200D5E" w:rsidRPr="008D0470" w:rsidRDefault="00200D5E" w:rsidP="00200D5E">
      <w:pPr>
        <w:widowControl w:val="0"/>
        <w:autoSpaceDE w:val="0"/>
        <w:autoSpaceDN w:val="0"/>
        <w:adjustRightInd w:val="0"/>
        <w:spacing w:before="10" w:after="0"/>
        <w:ind w:left="360" w:right="180" w:firstLine="0"/>
        <w:jc w:val="both"/>
        <w:rPr>
          <w:rFonts w:ascii="Times New Roman" w:hAnsi="Times New Roman"/>
          <w:b/>
          <w:bCs/>
          <w:color w:val="262626" w:themeColor="text1" w:themeTint="D9"/>
          <w:sz w:val="20"/>
          <w:szCs w:val="20"/>
        </w:rPr>
      </w:pPr>
      <w:r w:rsidRPr="008D0470">
        <w:rPr>
          <w:rFonts w:ascii="Times New Roman" w:hAnsi="Times New Roman"/>
          <w:b/>
          <w:bCs/>
          <w:color w:val="262626" w:themeColor="text1" w:themeTint="D9"/>
          <w:sz w:val="20"/>
          <w:szCs w:val="20"/>
        </w:rPr>
        <w:t xml:space="preserve">Hill, James. </w:t>
      </w:r>
      <w:r w:rsidRPr="008D0470">
        <w:rPr>
          <w:rFonts w:ascii="Times New Roman" w:hAnsi="Times New Roman"/>
          <w:bCs/>
          <w:color w:val="262626" w:themeColor="text1" w:themeTint="D9"/>
          <w:sz w:val="20"/>
          <w:szCs w:val="20"/>
        </w:rPr>
        <w:t>Chair, Department of English and Modern Languages.</w:t>
      </w:r>
    </w:p>
    <w:p w:rsidR="00200D5E" w:rsidRPr="008D0470" w:rsidRDefault="00200D5E" w:rsidP="00200D5E">
      <w:pPr>
        <w:widowControl w:val="0"/>
        <w:autoSpaceDE w:val="0"/>
        <w:autoSpaceDN w:val="0"/>
        <w:adjustRightInd w:val="0"/>
        <w:spacing w:before="10" w:after="0"/>
        <w:ind w:left="360" w:right="180" w:firstLine="0"/>
        <w:jc w:val="both"/>
        <w:rPr>
          <w:rFonts w:ascii="Times New Roman" w:hAnsi="Times New Roman"/>
          <w:b/>
          <w:bCs/>
          <w:color w:val="262626" w:themeColor="text1" w:themeTint="D9"/>
          <w:sz w:val="20"/>
          <w:szCs w:val="20"/>
        </w:rPr>
      </w:pPr>
      <w:r w:rsidRPr="008D0470">
        <w:rPr>
          <w:rFonts w:ascii="Times New Roman" w:hAnsi="Times New Roman"/>
          <w:b/>
          <w:bCs/>
          <w:color w:val="262626" w:themeColor="text1" w:themeTint="D9"/>
          <w:sz w:val="20"/>
          <w:szCs w:val="20"/>
        </w:rPr>
        <w:t xml:space="preserve">Hood, Marcia. </w:t>
      </w:r>
      <w:r w:rsidRPr="008D0470">
        <w:rPr>
          <w:rFonts w:ascii="Times New Roman" w:hAnsi="Times New Roman"/>
          <w:bCs/>
          <w:color w:val="262626" w:themeColor="text1" w:themeTint="D9"/>
          <w:sz w:val="20"/>
          <w:szCs w:val="20"/>
        </w:rPr>
        <w:t>Chair, Department of Fine Arts</w:t>
      </w:r>
    </w:p>
    <w:p w:rsidR="00200D5E" w:rsidRPr="008D0470" w:rsidRDefault="00200D5E" w:rsidP="00200D5E">
      <w:pPr>
        <w:widowControl w:val="0"/>
        <w:autoSpaceDE w:val="0"/>
        <w:autoSpaceDN w:val="0"/>
        <w:adjustRightInd w:val="0"/>
        <w:spacing w:before="10" w:after="0"/>
        <w:ind w:left="360" w:right="180" w:firstLine="0"/>
        <w:jc w:val="both"/>
        <w:rPr>
          <w:rFonts w:ascii="Times New Roman" w:hAnsi="Times New Roman"/>
          <w:i/>
          <w:iCs/>
          <w:color w:val="262626" w:themeColor="text1" w:themeTint="D9"/>
          <w:sz w:val="20"/>
          <w:szCs w:val="20"/>
        </w:rPr>
      </w:pPr>
      <w:r w:rsidRPr="008D0470">
        <w:rPr>
          <w:rFonts w:ascii="Times New Roman" w:hAnsi="Times New Roman"/>
          <w:b/>
          <w:bCs/>
          <w:color w:val="262626" w:themeColor="text1" w:themeTint="D9"/>
          <w:sz w:val="20"/>
          <w:szCs w:val="20"/>
        </w:rPr>
        <w:t>Jenkins, Patricia, Ed.D.</w:t>
      </w:r>
      <w:r w:rsidRPr="008D0470">
        <w:rPr>
          <w:rFonts w:ascii="Times New Roman" w:hAnsi="Times New Roman"/>
          <w:color w:val="262626" w:themeColor="text1" w:themeTint="D9"/>
          <w:sz w:val="20"/>
          <w:szCs w:val="20"/>
        </w:rPr>
        <w:t>,</w:t>
      </w:r>
      <w:r w:rsidRPr="008D0470">
        <w:rPr>
          <w:rFonts w:ascii="Times New Roman" w:hAnsi="Times New Roman"/>
          <w:color w:val="262626" w:themeColor="text1" w:themeTint="D9"/>
          <w:spacing w:val="-4"/>
          <w:sz w:val="20"/>
          <w:szCs w:val="20"/>
        </w:rPr>
        <w:t xml:space="preserve"> </w:t>
      </w:r>
      <w:r w:rsidRPr="008D0470">
        <w:rPr>
          <w:rFonts w:ascii="Times New Roman" w:hAnsi="Times New Roman"/>
          <w:color w:val="262626" w:themeColor="text1" w:themeTint="D9"/>
          <w:spacing w:val="-14"/>
          <w:sz w:val="20"/>
          <w:szCs w:val="20"/>
        </w:rPr>
        <w:t>T</w:t>
      </w:r>
      <w:r w:rsidRPr="008D0470">
        <w:rPr>
          <w:rFonts w:ascii="Times New Roman" w:hAnsi="Times New Roman"/>
          <w:color w:val="262626" w:themeColor="text1" w:themeTint="D9"/>
          <w:sz w:val="20"/>
          <w:szCs w:val="20"/>
        </w:rPr>
        <w:t>ennessee State Universit</w:t>
      </w:r>
      <w:r w:rsidRPr="008D0470">
        <w:rPr>
          <w:rFonts w:ascii="Times New Roman" w:hAnsi="Times New Roman"/>
          <w:color w:val="262626" w:themeColor="text1" w:themeTint="D9"/>
          <w:spacing w:val="-13"/>
          <w:sz w:val="20"/>
          <w:szCs w:val="20"/>
        </w:rPr>
        <w:t>y</w:t>
      </w:r>
      <w:r w:rsidRPr="008D0470">
        <w:rPr>
          <w:rFonts w:ascii="Times New Roman" w:hAnsi="Times New Roman"/>
          <w:color w:val="262626" w:themeColor="text1" w:themeTint="D9"/>
          <w:sz w:val="20"/>
          <w:szCs w:val="20"/>
        </w:rPr>
        <w:t xml:space="preserve">. </w:t>
      </w:r>
      <w:r w:rsidRPr="008D0470">
        <w:rPr>
          <w:rFonts w:ascii="Times New Roman" w:hAnsi="Times New Roman"/>
          <w:i/>
          <w:iCs/>
          <w:color w:val="262626" w:themeColor="text1" w:themeTint="D9"/>
          <w:sz w:val="20"/>
          <w:szCs w:val="20"/>
        </w:rPr>
        <w:t>Specialty: Reading Education</w:t>
      </w:r>
    </w:p>
    <w:p w:rsidR="00200D5E" w:rsidRPr="008D0470" w:rsidRDefault="00200D5E" w:rsidP="00200D5E">
      <w:pPr>
        <w:widowControl w:val="0"/>
        <w:autoSpaceDE w:val="0"/>
        <w:autoSpaceDN w:val="0"/>
        <w:adjustRightInd w:val="0"/>
        <w:spacing w:before="10" w:after="0"/>
        <w:ind w:left="360" w:right="180" w:firstLine="0"/>
        <w:jc w:val="both"/>
        <w:rPr>
          <w:rFonts w:ascii="Times New Roman" w:hAnsi="Times New Roman"/>
          <w:b/>
          <w:bCs/>
          <w:color w:val="262626" w:themeColor="text1" w:themeTint="D9"/>
          <w:sz w:val="20"/>
          <w:szCs w:val="20"/>
        </w:rPr>
      </w:pPr>
      <w:r w:rsidRPr="008D0470">
        <w:rPr>
          <w:rFonts w:ascii="Times New Roman" w:hAnsi="Times New Roman"/>
          <w:b/>
          <w:bCs/>
          <w:color w:val="262626" w:themeColor="text1" w:themeTint="D9"/>
          <w:sz w:val="20"/>
          <w:szCs w:val="20"/>
        </w:rPr>
        <w:t xml:space="preserve">Johnson, Joyce. </w:t>
      </w:r>
      <w:r w:rsidRPr="008D0470">
        <w:rPr>
          <w:rFonts w:ascii="Times New Roman" w:hAnsi="Times New Roman"/>
          <w:bCs/>
          <w:color w:val="262626" w:themeColor="text1" w:themeTint="D9"/>
          <w:sz w:val="20"/>
          <w:szCs w:val="20"/>
        </w:rPr>
        <w:t>Dean of the College of Sciences and Health Professions</w:t>
      </w:r>
    </w:p>
    <w:p w:rsidR="00200D5E" w:rsidRPr="008D0470" w:rsidRDefault="00200D5E" w:rsidP="00200D5E">
      <w:pPr>
        <w:widowControl w:val="0"/>
        <w:autoSpaceDE w:val="0"/>
        <w:autoSpaceDN w:val="0"/>
        <w:adjustRightInd w:val="0"/>
        <w:spacing w:before="10" w:after="0"/>
        <w:ind w:left="360" w:right="180" w:firstLine="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t>Jones, LaTasha.</w:t>
      </w:r>
      <w:r w:rsidRPr="008D0470">
        <w:rPr>
          <w:rFonts w:ascii="Times New Roman" w:hAnsi="Times New Roman"/>
          <w:color w:val="262626" w:themeColor="text1" w:themeTint="D9"/>
          <w:sz w:val="20"/>
          <w:szCs w:val="20"/>
        </w:rPr>
        <w:t xml:space="preserve"> </w:t>
      </w:r>
      <w:r w:rsidRPr="008D0470">
        <w:rPr>
          <w:rFonts w:ascii="Times New Roman" w:hAnsi="Times New Roman"/>
          <w:i/>
          <w:color w:val="262626" w:themeColor="text1" w:themeTint="D9"/>
          <w:sz w:val="20"/>
          <w:szCs w:val="20"/>
        </w:rPr>
        <w:t>Specialty: Middle Grades Education</w:t>
      </w:r>
    </w:p>
    <w:p w:rsidR="00200D5E" w:rsidRPr="008D0470" w:rsidRDefault="00200D5E" w:rsidP="00200D5E">
      <w:pPr>
        <w:widowControl w:val="0"/>
        <w:autoSpaceDE w:val="0"/>
        <w:autoSpaceDN w:val="0"/>
        <w:adjustRightInd w:val="0"/>
        <w:spacing w:before="10" w:after="0"/>
        <w:ind w:left="360" w:right="180" w:firstLine="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t>King-Jupiter, Kimbrly, Ph.D.</w:t>
      </w:r>
      <w:r w:rsidRPr="008D0470">
        <w:rPr>
          <w:rFonts w:ascii="Times New Roman" w:hAnsi="Times New Roman"/>
          <w:color w:val="262626" w:themeColor="text1" w:themeTint="D9"/>
          <w:sz w:val="20"/>
          <w:szCs w:val="20"/>
        </w:rPr>
        <w:t xml:space="preserve"> Dean of the College of Education</w:t>
      </w:r>
    </w:p>
    <w:p w:rsidR="00200D5E" w:rsidRPr="008D0470" w:rsidRDefault="00200D5E" w:rsidP="00200D5E">
      <w:pPr>
        <w:widowControl w:val="0"/>
        <w:autoSpaceDE w:val="0"/>
        <w:autoSpaceDN w:val="0"/>
        <w:adjustRightInd w:val="0"/>
        <w:spacing w:before="10" w:after="0" w:line="250" w:lineRule="auto"/>
        <w:ind w:left="360" w:right="180" w:firstLine="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t>Lupinski, Kirsten, Ph.D.</w:t>
      </w:r>
      <w:r w:rsidRPr="008D0470">
        <w:rPr>
          <w:rFonts w:ascii="Times New Roman" w:hAnsi="Times New Roman"/>
          <w:color w:val="262626" w:themeColor="text1" w:themeTint="D9"/>
          <w:sz w:val="20"/>
          <w:szCs w:val="20"/>
        </w:rPr>
        <w:t xml:space="preserve">, University of Cincinnati. </w:t>
      </w:r>
      <w:r w:rsidRPr="008D0470">
        <w:rPr>
          <w:rFonts w:ascii="Times New Roman" w:hAnsi="Times New Roman"/>
          <w:i/>
          <w:iCs/>
          <w:color w:val="262626" w:themeColor="text1" w:themeTint="D9"/>
          <w:sz w:val="20"/>
          <w:szCs w:val="20"/>
        </w:rPr>
        <w:t>Specialty: Education Foundations and Health P</w:t>
      </w:r>
      <w:r w:rsidRPr="008D0470">
        <w:rPr>
          <w:rFonts w:ascii="Times New Roman" w:hAnsi="Times New Roman"/>
          <w:i/>
          <w:iCs/>
          <w:color w:val="262626" w:themeColor="text1" w:themeTint="D9"/>
          <w:spacing w:val="-7"/>
          <w:sz w:val="20"/>
          <w:szCs w:val="20"/>
        </w:rPr>
        <w:t>r</w:t>
      </w:r>
      <w:r w:rsidRPr="008D0470">
        <w:rPr>
          <w:rFonts w:ascii="Times New Roman" w:hAnsi="Times New Roman"/>
          <w:i/>
          <w:iCs/>
          <w:color w:val="262626" w:themeColor="text1" w:themeTint="D9"/>
          <w:sz w:val="20"/>
          <w:szCs w:val="20"/>
        </w:rPr>
        <w:t>omotion Education</w:t>
      </w:r>
    </w:p>
    <w:p w:rsidR="00200D5E" w:rsidRPr="008D0470" w:rsidRDefault="00200D5E" w:rsidP="00200D5E">
      <w:pPr>
        <w:widowControl w:val="0"/>
        <w:autoSpaceDE w:val="0"/>
        <w:autoSpaceDN w:val="0"/>
        <w:adjustRightInd w:val="0"/>
        <w:spacing w:before="10" w:after="0"/>
        <w:ind w:left="360" w:right="180" w:firstLine="0"/>
        <w:jc w:val="both"/>
        <w:rPr>
          <w:rFonts w:ascii="Times New Roman" w:hAnsi="Times New Roman"/>
          <w:b/>
          <w:bCs/>
          <w:color w:val="262626" w:themeColor="text1" w:themeTint="D9"/>
          <w:sz w:val="20"/>
          <w:szCs w:val="20"/>
        </w:rPr>
      </w:pPr>
      <w:r w:rsidRPr="008D0470">
        <w:rPr>
          <w:rFonts w:ascii="Times New Roman" w:hAnsi="Times New Roman"/>
          <w:b/>
          <w:bCs/>
          <w:color w:val="262626" w:themeColor="text1" w:themeTint="D9"/>
          <w:sz w:val="20"/>
          <w:szCs w:val="20"/>
        </w:rPr>
        <w:t xml:space="preserve">Medlin, Dorene. </w:t>
      </w:r>
      <w:r w:rsidRPr="008D0470">
        <w:rPr>
          <w:rFonts w:ascii="Times New Roman" w:hAnsi="Times New Roman"/>
          <w:bCs/>
          <w:i/>
          <w:color w:val="262626" w:themeColor="text1" w:themeTint="D9"/>
          <w:sz w:val="20"/>
          <w:szCs w:val="20"/>
        </w:rPr>
        <w:t>Specialty: Science Education</w:t>
      </w:r>
    </w:p>
    <w:p w:rsidR="00200D5E" w:rsidRPr="008D0470" w:rsidRDefault="00200D5E" w:rsidP="00200D5E">
      <w:pPr>
        <w:widowControl w:val="0"/>
        <w:autoSpaceDE w:val="0"/>
        <w:autoSpaceDN w:val="0"/>
        <w:adjustRightInd w:val="0"/>
        <w:spacing w:before="10" w:after="0"/>
        <w:ind w:left="360" w:right="180" w:firstLine="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t>Oladunjoye, Ganiyu, Ph.D.</w:t>
      </w:r>
      <w:r w:rsidRPr="008D0470">
        <w:rPr>
          <w:rFonts w:ascii="Times New Roman" w:hAnsi="Times New Roman"/>
          <w:color w:val="262626" w:themeColor="text1" w:themeTint="D9"/>
          <w:sz w:val="20"/>
          <w:szCs w:val="20"/>
        </w:rPr>
        <w:t>, Bowling Green State Universit</w:t>
      </w:r>
      <w:r w:rsidRPr="008D0470">
        <w:rPr>
          <w:rFonts w:ascii="Times New Roman" w:hAnsi="Times New Roman"/>
          <w:color w:val="262626" w:themeColor="text1" w:themeTint="D9"/>
          <w:spacing w:val="-13"/>
          <w:sz w:val="20"/>
          <w:szCs w:val="20"/>
        </w:rPr>
        <w:t>y</w:t>
      </w:r>
      <w:r w:rsidRPr="008D0470">
        <w:rPr>
          <w:rFonts w:ascii="Times New Roman" w:hAnsi="Times New Roman"/>
          <w:color w:val="262626" w:themeColor="text1" w:themeTint="D9"/>
          <w:sz w:val="20"/>
          <w:szCs w:val="20"/>
        </w:rPr>
        <w:t xml:space="preserve">. </w:t>
      </w:r>
      <w:r w:rsidRPr="008D0470">
        <w:rPr>
          <w:rFonts w:ascii="Times New Roman" w:hAnsi="Times New Roman"/>
          <w:i/>
          <w:iCs/>
          <w:color w:val="262626" w:themeColor="text1" w:themeTint="D9"/>
          <w:sz w:val="20"/>
          <w:szCs w:val="20"/>
        </w:rPr>
        <w:t>Specialty: Educational Leadership</w:t>
      </w:r>
    </w:p>
    <w:p w:rsidR="00200D5E" w:rsidRPr="008D0470" w:rsidRDefault="00200D5E" w:rsidP="00200D5E">
      <w:pPr>
        <w:widowControl w:val="0"/>
        <w:autoSpaceDE w:val="0"/>
        <w:autoSpaceDN w:val="0"/>
        <w:adjustRightInd w:val="0"/>
        <w:spacing w:before="10" w:after="0"/>
        <w:ind w:left="360" w:right="180" w:firstLine="0"/>
        <w:jc w:val="both"/>
        <w:rPr>
          <w:rFonts w:ascii="Times New Roman" w:hAnsi="Times New Roman"/>
          <w:b/>
          <w:bCs/>
          <w:color w:val="262626" w:themeColor="text1" w:themeTint="D9"/>
          <w:sz w:val="20"/>
          <w:szCs w:val="20"/>
        </w:rPr>
      </w:pPr>
      <w:r w:rsidRPr="008D0470">
        <w:rPr>
          <w:rFonts w:ascii="Times New Roman" w:hAnsi="Times New Roman"/>
          <w:b/>
          <w:bCs/>
          <w:color w:val="262626" w:themeColor="text1" w:themeTint="D9"/>
          <w:sz w:val="20"/>
          <w:szCs w:val="20"/>
        </w:rPr>
        <w:t xml:space="preserve">Porter, Rhonda. </w:t>
      </w:r>
      <w:r w:rsidRPr="008D0470">
        <w:rPr>
          <w:rFonts w:ascii="Times New Roman" w:hAnsi="Times New Roman"/>
          <w:bCs/>
          <w:i/>
          <w:color w:val="262626" w:themeColor="text1" w:themeTint="D9"/>
          <w:sz w:val="20"/>
          <w:szCs w:val="20"/>
        </w:rPr>
        <w:t>Specialty: Mathematics Education</w:t>
      </w:r>
    </w:p>
    <w:p w:rsidR="00200D5E" w:rsidRPr="008D0470" w:rsidRDefault="00200D5E" w:rsidP="00200D5E">
      <w:pPr>
        <w:widowControl w:val="0"/>
        <w:autoSpaceDE w:val="0"/>
        <w:autoSpaceDN w:val="0"/>
        <w:adjustRightInd w:val="0"/>
        <w:spacing w:before="10" w:after="0"/>
        <w:ind w:left="360" w:right="180" w:firstLine="0"/>
        <w:jc w:val="both"/>
        <w:rPr>
          <w:rFonts w:ascii="Times New Roman" w:hAnsi="Times New Roman"/>
          <w:bCs/>
          <w:i/>
          <w:color w:val="262626" w:themeColor="text1" w:themeTint="D9"/>
          <w:sz w:val="20"/>
          <w:szCs w:val="20"/>
        </w:rPr>
      </w:pPr>
      <w:r w:rsidRPr="008D0470">
        <w:rPr>
          <w:rFonts w:ascii="Times New Roman" w:hAnsi="Times New Roman"/>
          <w:b/>
          <w:bCs/>
          <w:color w:val="262626" w:themeColor="text1" w:themeTint="D9"/>
          <w:sz w:val="20"/>
          <w:szCs w:val="20"/>
        </w:rPr>
        <w:t xml:space="preserve">Puller,  Shawn. </w:t>
      </w:r>
      <w:r w:rsidRPr="008D0470">
        <w:rPr>
          <w:rFonts w:ascii="Times New Roman" w:hAnsi="Times New Roman"/>
          <w:bCs/>
          <w:i/>
          <w:color w:val="262626" w:themeColor="text1" w:themeTint="D9"/>
          <w:sz w:val="20"/>
          <w:szCs w:val="20"/>
        </w:rPr>
        <w:t>Specialty: Music Education</w:t>
      </w:r>
    </w:p>
    <w:p w:rsidR="00200D5E" w:rsidRPr="008D0470" w:rsidRDefault="00200D5E" w:rsidP="00200D5E">
      <w:pPr>
        <w:widowControl w:val="0"/>
        <w:autoSpaceDE w:val="0"/>
        <w:autoSpaceDN w:val="0"/>
        <w:adjustRightInd w:val="0"/>
        <w:spacing w:before="10" w:after="0"/>
        <w:ind w:left="360" w:right="180" w:firstLine="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z w:val="20"/>
          <w:szCs w:val="20"/>
        </w:rPr>
        <w:t>Rollins, Ca</w:t>
      </w:r>
      <w:r w:rsidRPr="008D0470">
        <w:rPr>
          <w:rFonts w:ascii="Times New Roman" w:hAnsi="Times New Roman"/>
          <w:b/>
          <w:bCs/>
          <w:color w:val="262626" w:themeColor="text1" w:themeTint="D9"/>
          <w:spacing w:val="-4"/>
          <w:sz w:val="20"/>
          <w:szCs w:val="20"/>
        </w:rPr>
        <w:t>r</w:t>
      </w:r>
      <w:r w:rsidRPr="008D0470">
        <w:rPr>
          <w:rFonts w:ascii="Times New Roman" w:hAnsi="Times New Roman"/>
          <w:b/>
          <w:bCs/>
          <w:color w:val="262626" w:themeColor="text1" w:themeTint="D9"/>
          <w:sz w:val="20"/>
          <w:szCs w:val="20"/>
        </w:rPr>
        <w:t>olyn</w:t>
      </w:r>
      <w:r w:rsidRPr="008D0470">
        <w:rPr>
          <w:rFonts w:ascii="Times New Roman" w:hAnsi="Times New Roman"/>
          <w:b/>
          <w:bCs/>
          <w:color w:val="262626" w:themeColor="text1" w:themeTint="D9"/>
          <w:spacing w:val="-4"/>
          <w:sz w:val="20"/>
          <w:szCs w:val="20"/>
        </w:rPr>
        <w:t xml:space="preserve"> </w:t>
      </w:r>
      <w:r w:rsidRPr="008D0470">
        <w:rPr>
          <w:rFonts w:ascii="Times New Roman" w:hAnsi="Times New Roman"/>
          <w:b/>
          <w:bCs/>
          <w:color w:val="262626" w:themeColor="text1" w:themeTint="D9"/>
          <w:spacing w:val="-18"/>
          <w:sz w:val="20"/>
          <w:szCs w:val="20"/>
        </w:rPr>
        <w:t>W</w:t>
      </w:r>
      <w:r w:rsidRPr="008D0470">
        <w:rPr>
          <w:rFonts w:ascii="Times New Roman" w:hAnsi="Times New Roman"/>
          <w:b/>
          <w:bCs/>
          <w:color w:val="262626" w:themeColor="text1" w:themeTint="D9"/>
          <w:sz w:val="20"/>
          <w:szCs w:val="20"/>
        </w:rPr>
        <w:t>., Rh.D.</w:t>
      </w:r>
      <w:r w:rsidRPr="008D0470">
        <w:rPr>
          <w:rFonts w:ascii="Times New Roman" w:hAnsi="Times New Roman"/>
          <w:color w:val="262626" w:themeColor="text1" w:themeTint="D9"/>
          <w:sz w:val="20"/>
          <w:szCs w:val="20"/>
        </w:rPr>
        <w:t xml:space="preserve">, Southern Illinois University-Carbondale. </w:t>
      </w:r>
      <w:r w:rsidRPr="008D0470">
        <w:rPr>
          <w:rFonts w:ascii="Times New Roman" w:hAnsi="Times New Roman"/>
          <w:i/>
          <w:iCs/>
          <w:color w:val="262626" w:themeColor="text1" w:themeTint="D9"/>
          <w:sz w:val="20"/>
          <w:szCs w:val="20"/>
        </w:rPr>
        <w:t>Specialty: Counseling</w:t>
      </w:r>
    </w:p>
    <w:p w:rsidR="00200D5E" w:rsidRPr="008D0470" w:rsidRDefault="00200D5E" w:rsidP="00200D5E">
      <w:pPr>
        <w:widowControl w:val="0"/>
        <w:autoSpaceDE w:val="0"/>
        <w:autoSpaceDN w:val="0"/>
        <w:adjustRightInd w:val="0"/>
        <w:spacing w:before="10" w:after="0" w:line="250" w:lineRule="auto"/>
        <w:ind w:left="360" w:right="180" w:firstLine="0"/>
        <w:jc w:val="both"/>
        <w:rPr>
          <w:rFonts w:ascii="Times New Roman" w:hAnsi="Times New Roman"/>
          <w:b/>
          <w:bCs/>
          <w:color w:val="262626" w:themeColor="text1" w:themeTint="D9"/>
          <w:spacing w:val="-4"/>
          <w:sz w:val="20"/>
          <w:szCs w:val="20"/>
        </w:rPr>
      </w:pPr>
      <w:r w:rsidRPr="008D0470">
        <w:rPr>
          <w:rFonts w:ascii="Times New Roman" w:hAnsi="Times New Roman"/>
          <w:b/>
          <w:bCs/>
          <w:color w:val="262626" w:themeColor="text1" w:themeTint="D9"/>
          <w:spacing w:val="-4"/>
          <w:sz w:val="20"/>
          <w:szCs w:val="20"/>
        </w:rPr>
        <w:t xml:space="preserve">Roosta,  Seyed. </w:t>
      </w:r>
      <w:r w:rsidRPr="008D0470">
        <w:rPr>
          <w:rFonts w:ascii="Times New Roman" w:hAnsi="Times New Roman"/>
          <w:bCs/>
          <w:color w:val="262626" w:themeColor="text1" w:themeTint="D9"/>
          <w:sz w:val="20"/>
          <w:szCs w:val="20"/>
        </w:rPr>
        <w:t>Chair, Department of Mathematics and Computer Science</w:t>
      </w:r>
    </w:p>
    <w:p w:rsidR="00200D5E" w:rsidRPr="008D0470" w:rsidRDefault="00200D5E" w:rsidP="00200D5E">
      <w:pPr>
        <w:widowControl w:val="0"/>
        <w:autoSpaceDE w:val="0"/>
        <w:autoSpaceDN w:val="0"/>
        <w:adjustRightInd w:val="0"/>
        <w:spacing w:before="10" w:after="0" w:line="250" w:lineRule="auto"/>
        <w:ind w:left="360" w:right="180" w:firstLine="0"/>
        <w:jc w:val="both"/>
        <w:rPr>
          <w:rFonts w:ascii="Times New Roman" w:hAnsi="Times New Roman"/>
          <w:b/>
          <w:bCs/>
          <w:color w:val="262626" w:themeColor="text1" w:themeTint="D9"/>
          <w:spacing w:val="-4"/>
          <w:sz w:val="20"/>
          <w:szCs w:val="20"/>
        </w:rPr>
      </w:pPr>
      <w:r w:rsidRPr="008D0470">
        <w:rPr>
          <w:rFonts w:ascii="Times New Roman" w:hAnsi="Times New Roman"/>
          <w:b/>
          <w:bCs/>
          <w:color w:val="262626" w:themeColor="text1" w:themeTint="D9"/>
          <w:spacing w:val="-4"/>
          <w:sz w:val="20"/>
          <w:szCs w:val="20"/>
        </w:rPr>
        <w:t xml:space="preserve">Saleem, Daa’iyah. </w:t>
      </w:r>
      <w:r w:rsidRPr="008D0470">
        <w:rPr>
          <w:rFonts w:ascii="Times New Roman" w:hAnsi="Times New Roman"/>
          <w:bCs/>
          <w:i/>
          <w:color w:val="262626" w:themeColor="text1" w:themeTint="D9"/>
          <w:spacing w:val="-4"/>
          <w:sz w:val="20"/>
          <w:szCs w:val="20"/>
        </w:rPr>
        <w:t>Specialty: Early Childhood Education</w:t>
      </w:r>
    </w:p>
    <w:p w:rsidR="00200D5E" w:rsidRPr="008D0470" w:rsidRDefault="00200D5E" w:rsidP="00200D5E">
      <w:pPr>
        <w:widowControl w:val="0"/>
        <w:autoSpaceDE w:val="0"/>
        <w:autoSpaceDN w:val="0"/>
        <w:adjustRightInd w:val="0"/>
        <w:spacing w:before="10" w:after="0" w:line="250" w:lineRule="auto"/>
        <w:ind w:left="360" w:right="180" w:firstLine="0"/>
        <w:jc w:val="both"/>
        <w:rPr>
          <w:rFonts w:ascii="Times New Roman" w:hAnsi="Times New Roman"/>
          <w:b/>
          <w:bCs/>
          <w:color w:val="262626" w:themeColor="text1" w:themeTint="D9"/>
          <w:spacing w:val="-4"/>
          <w:sz w:val="20"/>
          <w:szCs w:val="20"/>
        </w:rPr>
      </w:pPr>
      <w:r w:rsidRPr="008D0470">
        <w:rPr>
          <w:rFonts w:ascii="Times New Roman" w:hAnsi="Times New Roman"/>
          <w:b/>
          <w:bCs/>
          <w:color w:val="262626" w:themeColor="text1" w:themeTint="D9"/>
          <w:spacing w:val="-4"/>
          <w:sz w:val="20"/>
          <w:szCs w:val="20"/>
        </w:rPr>
        <w:t xml:space="preserve">Scott, Kevin. </w:t>
      </w:r>
      <w:r w:rsidRPr="008D0470">
        <w:rPr>
          <w:rFonts w:ascii="Times New Roman" w:hAnsi="Times New Roman"/>
          <w:b/>
          <w:bCs/>
          <w:i/>
          <w:color w:val="262626" w:themeColor="text1" w:themeTint="D9"/>
          <w:spacing w:val="-4"/>
          <w:sz w:val="20"/>
          <w:szCs w:val="20"/>
        </w:rPr>
        <w:t>Specialty: English Education</w:t>
      </w:r>
    </w:p>
    <w:p w:rsidR="00200D5E" w:rsidRPr="008D0470" w:rsidRDefault="00200D5E" w:rsidP="00200D5E">
      <w:pPr>
        <w:widowControl w:val="0"/>
        <w:autoSpaceDE w:val="0"/>
        <w:autoSpaceDN w:val="0"/>
        <w:adjustRightInd w:val="0"/>
        <w:spacing w:before="10" w:after="0" w:line="250" w:lineRule="auto"/>
        <w:ind w:left="360" w:right="180" w:firstLine="0"/>
        <w:jc w:val="both"/>
        <w:rPr>
          <w:rFonts w:ascii="Times New Roman" w:hAnsi="Times New Roman"/>
          <w:b/>
          <w:bCs/>
          <w:color w:val="262626" w:themeColor="text1" w:themeTint="D9"/>
          <w:spacing w:val="-4"/>
          <w:sz w:val="20"/>
          <w:szCs w:val="20"/>
        </w:rPr>
      </w:pPr>
      <w:r w:rsidRPr="008D0470">
        <w:rPr>
          <w:rFonts w:ascii="Times New Roman" w:hAnsi="Times New Roman"/>
          <w:b/>
          <w:bCs/>
          <w:color w:val="262626" w:themeColor="text1" w:themeTint="D9"/>
          <w:spacing w:val="-4"/>
          <w:sz w:val="20"/>
          <w:szCs w:val="20"/>
        </w:rPr>
        <w:t>Trujillo, Juan Walker</w:t>
      </w:r>
    </w:p>
    <w:p w:rsidR="00200D5E" w:rsidRPr="008D0470" w:rsidRDefault="00200D5E" w:rsidP="00200D5E">
      <w:pPr>
        <w:widowControl w:val="0"/>
        <w:autoSpaceDE w:val="0"/>
        <w:autoSpaceDN w:val="0"/>
        <w:adjustRightInd w:val="0"/>
        <w:spacing w:before="10" w:after="0" w:line="250" w:lineRule="auto"/>
        <w:ind w:left="360" w:right="180" w:firstLine="0"/>
        <w:jc w:val="both"/>
        <w:rPr>
          <w:rFonts w:ascii="Times New Roman" w:hAnsi="Times New Roman"/>
          <w:color w:val="262626" w:themeColor="text1" w:themeTint="D9"/>
          <w:sz w:val="20"/>
          <w:szCs w:val="20"/>
        </w:rPr>
      </w:pPr>
      <w:r w:rsidRPr="008D0470">
        <w:rPr>
          <w:rFonts w:ascii="Times New Roman" w:hAnsi="Times New Roman"/>
          <w:b/>
          <w:bCs/>
          <w:color w:val="262626" w:themeColor="text1" w:themeTint="D9"/>
          <w:spacing w:val="-4"/>
          <w:sz w:val="20"/>
          <w:szCs w:val="20"/>
        </w:rPr>
        <w:t>W</w:t>
      </w:r>
      <w:r w:rsidRPr="008D0470">
        <w:rPr>
          <w:rFonts w:ascii="Times New Roman" w:hAnsi="Times New Roman"/>
          <w:b/>
          <w:bCs/>
          <w:color w:val="262626" w:themeColor="text1" w:themeTint="D9"/>
          <w:sz w:val="20"/>
          <w:szCs w:val="20"/>
        </w:rPr>
        <w:t>illiams, Richard, Ed.D.</w:t>
      </w:r>
      <w:r w:rsidRPr="008D0470">
        <w:rPr>
          <w:rFonts w:ascii="Times New Roman" w:hAnsi="Times New Roman"/>
          <w:color w:val="262626" w:themeColor="text1" w:themeTint="D9"/>
          <w:sz w:val="20"/>
          <w:szCs w:val="20"/>
        </w:rPr>
        <w:t>, University of Geo</w:t>
      </w:r>
      <w:r w:rsidRPr="008D0470">
        <w:rPr>
          <w:rFonts w:ascii="Times New Roman" w:hAnsi="Times New Roman"/>
          <w:color w:val="262626" w:themeColor="text1" w:themeTint="D9"/>
          <w:spacing w:val="-4"/>
          <w:sz w:val="20"/>
          <w:szCs w:val="20"/>
        </w:rPr>
        <w:t>r</w:t>
      </w:r>
      <w:r w:rsidRPr="008D0470">
        <w:rPr>
          <w:rFonts w:ascii="Times New Roman" w:hAnsi="Times New Roman"/>
          <w:color w:val="262626" w:themeColor="text1" w:themeTint="D9"/>
          <w:sz w:val="20"/>
          <w:szCs w:val="20"/>
        </w:rPr>
        <w:t>gia. Chai</w:t>
      </w:r>
      <w:r w:rsidRPr="008D0470">
        <w:rPr>
          <w:rFonts w:ascii="Times New Roman" w:hAnsi="Times New Roman"/>
          <w:color w:val="262626" w:themeColor="text1" w:themeTint="D9"/>
          <w:spacing w:val="-8"/>
          <w:sz w:val="20"/>
          <w:szCs w:val="20"/>
        </w:rPr>
        <w:t>r</w:t>
      </w:r>
      <w:r w:rsidRPr="008D0470">
        <w:rPr>
          <w:rFonts w:ascii="Times New Roman" w:hAnsi="Times New Roman"/>
          <w:color w:val="262626" w:themeColor="text1" w:themeTint="D9"/>
          <w:sz w:val="20"/>
          <w:szCs w:val="20"/>
        </w:rPr>
        <w:t xml:space="preserve">, Health and Physical Education. </w:t>
      </w:r>
      <w:r w:rsidRPr="008D0470">
        <w:rPr>
          <w:rFonts w:ascii="Times New Roman" w:hAnsi="Times New Roman"/>
          <w:i/>
          <w:iCs/>
          <w:color w:val="262626" w:themeColor="text1" w:themeTint="D9"/>
          <w:sz w:val="20"/>
          <w:szCs w:val="20"/>
        </w:rPr>
        <w:t>Specialty: Exe</w:t>
      </w:r>
      <w:r w:rsidRPr="008D0470">
        <w:rPr>
          <w:rFonts w:ascii="Times New Roman" w:hAnsi="Times New Roman"/>
          <w:i/>
          <w:iCs/>
          <w:color w:val="262626" w:themeColor="text1" w:themeTint="D9"/>
          <w:spacing w:val="-4"/>
          <w:sz w:val="20"/>
          <w:szCs w:val="20"/>
        </w:rPr>
        <w:t>r</w:t>
      </w:r>
      <w:r w:rsidRPr="008D0470">
        <w:rPr>
          <w:rFonts w:ascii="Times New Roman" w:hAnsi="Times New Roman"/>
          <w:i/>
          <w:iCs/>
          <w:color w:val="262626" w:themeColor="text1" w:themeTint="D9"/>
          <w:sz w:val="20"/>
          <w:szCs w:val="20"/>
        </w:rPr>
        <w:t>cise and Sport Science.</w:t>
      </w:r>
    </w:p>
    <w:p w:rsidR="00200D5E" w:rsidRDefault="00200D5E" w:rsidP="00200D5E">
      <w:pPr>
        <w:widowControl w:val="0"/>
        <w:autoSpaceDE w:val="0"/>
        <w:autoSpaceDN w:val="0"/>
        <w:adjustRightInd w:val="0"/>
        <w:spacing w:after="0"/>
        <w:ind w:left="360" w:right="180" w:firstLine="0"/>
        <w:jc w:val="both"/>
        <w:rPr>
          <w:rFonts w:ascii="Times New Roman" w:hAnsi="Times New Roman"/>
          <w:i/>
          <w:iCs/>
          <w:color w:val="262626" w:themeColor="text1" w:themeTint="D9"/>
          <w:sz w:val="20"/>
          <w:szCs w:val="20"/>
        </w:rPr>
      </w:pPr>
      <w:del w:id="285" w:author=" " w:date="2011-04-06T09:44:00Z">
        <w:r w:rsidRPr="008D0470" w:rsidDel="00064AA8">
          <w:rPr>
            <w:rFonts w:ascii="Times New Roman" w:hAnsi="Times New Roman"/>
            <w:b/>
            <w:bCs/>
            <w:color w:val="262626" w:themeColor="text1" w:themeTint="D9"/>
            <w:spacing w:val="-4"/>
            <w:sz w:val="20"/>
            <w:szCs w:val="20"/>
          </w:rPr>
          <w:delText>Wr</w:delText>
        </w:r>
        <w:r w:rsidRPr="008D0470" w:rsidDel="00064AA8">
          <w:rPr>
            <w:rFonts w:ascii="Times New Roman" w:hAnsi="Times New Roman"/>
            <w:b/>
            <w:bCs/>
            <w:color w:val="262626" w:themeColor="text1" w:themeTint="D9"/>
            <w:sz w:val="20"/>
            <w:szCs w:val="20"/>
          </w:rPr>
          <w:delText>ensford, Granville, Ph.D.</w:delText>
        </w:r>
        <w:r w:rsidRPr="008D0470" w:rsidDel="00064AA8">
          <w:rPr>
            <w:rFonts w:ascii="Times New Roman" w:hAnsi="Times New Roman"/>
            <w:color w:val="262626" w:themeColor="text1" w:themeTint="D9"/>
            <w:sz w:val="20"/>
            <w:szCs w:val="20"/>
          </w:rPr>
          <w:delText>, Brown Universit</w:delText>
        </w:r>
        <w:r w:rsidRPr="008D0470" w:rsidDel="00064AA8">
          <w:rPr>
            <w:rFonts w:ascii="Times New Roman" w:hAnsi="Times New Roman"/>
            <w:color w:val="262626" w:themeColor="text1" w:themeTint="D9"/>
            <w:spacing w:val="-13"/>
            <w:sz w:val="20"/>
            <w:szCs w:val="20"/>
          </w:rPr>
          <w:delText>y</w:delText>
        </w:r>
        <w:r w:rsidRPr="008D0470" w:rsidDel="00064AA8">
          <w:rPr>
            <w:rFonts w:ascii="Times New Roman" w:hAnsi="Times New Roman"/>
            <w:color w:val="262626" w:themeColor="text1" w:themeTint="D9"/>
            <w:sz w:val="20"/>
            <w:szCs w:val="20"/>
          </w:rPr>
          <w:delText xml:space="preserve">. </w:delText>
        </w:r>
        <w:r w:rsidRPr="008D0470" w:rsidDel="00064AA8">
          <w:rPr>
            <w:rFonts w:ascii="Times New Roman" w:hAnsi="Times New Roman"/>
            <w:i/>
            <w:iCs/>
            <w:color w:val="262626" w:themeColor="text1" w:themeTint="D9"/>
            <w:sz w:val="20"/>
            <w:szCs w:val="20"/>
          </w:rPr>
          <w:delText>Specialty: Chemistr</w:delText>
        </w:r>
        <w:r w:rsidRPr="008D0470" w:rsidDel="00064AA8">
          <w:rPr>
            <w:rFonts w:ascii="Times New Roman" w:hAnsi="Times New Roman"/>
            <w:i/>
            <w:iCs/>
            <w:color w:val="262626" w:themeColor="text1" w:themeTint="D9"/>
            <w:spacing w:val="-11"/>
            <w:sz w:val="20"/>
            <w:szCs w:val="20"/>
          </w:rPr>
          <w:delText>y</w:delText>
        </w:r>
        <w:r w:rsidRPr="008D0470" w:rsidDel="00064AA8">
          <w:rPr>
            <w:rFonts w:ascii="Times New Roman" w:hAnsi="Times New Roman"/>
            <w:i/>
            <w:iCs/>
            <w:color w:val="262626" w:themeColor="text1" w:themeTint="D9"/>
            <w:sz w:val="20"/>
            <w:szCs w:val="20"/>
          </w:rPr>
          <w:delText>.</w:delText>
        </w:r>
        <w:r w:rsidRPr="008D0470" w:rsidDel="00064AA8">
          <w:rPr>
            <w:rFonts w:ascii="Times New Roman" w:hAnsi="Times New Roman"/>
            <w:i/>
            <w:iCs/>
            <w:color w:val="262626" w:themeColor="text1" w:themeTint="D9"/>
            <w:spacing w:val="-11"/>
            <w:sz w:val="20"/>
            <w:szCs w:val="20"/>
          </w:rPr>
          <w:delText xml:space="preserve"> </w:delText>
        </w:r>
        <w:r w:rsidRPr="008D0470" w:rsidDel="00064AA8">
          <w:rPr>
            <w:rFonts w:ascii="Times New Roman" w:hAnsi="Times New Roman"/>
            <w:color w:val="262626" w:themeColor="text1" w:themeTint="D9"/>
            <w:sz w:val="20"/>
            <w:szCs w:val="20"/>
          </w:rPr>
          <w:delText>Associate</w:delText>
        </w:r>
        <w:r w:rsidRPr="008D0470" w:rsidDel="00064AA8">
          <w:rPr>
            <w:rFonts w:ascii="Times New Roman" w:hAnsi="Times New Roman"/>
            <w:color w:val="262626" w:themeColor="text1" w:themeTint="D9"/>
            <w:spacing w:val="-4"/>
            <w:sz w:val="20"/>
            <w:szCs w:val="20"/>
          </w:rPr>
          <w:delText xml:space="preserve"> </w:delText>
        </w:r>
        <w:r w:rsidRPr="008D0470" w:rsidDel="00064AA8">
          <w:rPr>
            <w:rFonts w:ascii="Times New Roman" w:hAnsi="Times New Roman"/>
            <w:color w:val="262626" w:themeColor="text1" w:themeTint="D9"/>
            <w:spacing w:val="-12"/>
            <w:sz w:val="20"/>
            <w:szCs w:val="20"/>
          </w:rPr>
          <w:delText>V</w:delText>
        </w:r>
        <w:r w:rsidRPr="008D0470" w:rsidDel="00064AA8">
          <w:rPr>
            <w:rFonts w:ascii="Times New Roman" w:hAnsi="Times New Roman"/>
            <w:color w:val="262626" w:themeColor="text1" w:themeTint="D9"/>
            <w:sz w:val="20"/>
            <w:szCs w:val="20"/>
          </w:rPr>
          <w:delText>ice</w:delText>
        </w:r>
      </w:del>
      <w:del w:id="286" w:author=" " w:date="2011-04-06T09:43:00Z">
        <w:r w:rsidRPr="008D0470" w:rsidDel="00064AA8">
          <w:rPr>
            <w:rFonts w:ascii="Times New Roman" w:hAnsi="Times New Roman"/>
            <w:color w:val="262626" w:themeColor="text1" w:themeTint="D9"/>
            <w:sz w:val="20"/>
            <w:szCs w:val="20"/>
          </w:rPr>
          <w:delText xml:space="preserve"> President for Re- search and Sponsored Programs</w:delText>
        </w:r>
      </w:del>
      <w:r w:rsidRPr="008D0470">
        <w:rPr>
          <w:rFonts w:ascii="Times New Roman" w:hAnsi="Times New Roman"/>
          <w:b/>
          <w:bCs/>
          <w:color w:val="262626" w:themeColor="text1" w:themeTint="D9"/>
          <w:spacing w:val="-4"/>
          <w:sz w:val="20"/>
          <w:szCs w:val="20"/>
        </w:rPr>
        <w:t>Wr</w:t>
      </w:r>
      <w:r w:rsidRPr="008D0470">
        <w:rPr>
          <w:rFonts w:ascii="Times New Roman" w:hAnsi="Times New Roman"/>
          <w:b/>
          <w:bCs/>
          <w:color w:val="262626" w:themeColor="text1" w:themeTint="D9"/>
          <w:sz w:val="20"/>
          <w:szCs w:val="20"/>
        </w:rPr>
        <w:t>ensford, Louise, Ph.D.</w:t>
      </w:r>
      <w:r w:rsidRPr="008D0470">
        <w:rPr>
          <w:rFonts w:ascii="Times New Roman" w:hAnsi="Times New Roman"/>
          <w:color w:val="262626" w:themeColor="text1" w:themeTint="D9"/>
          <w:sz w:val="20"/>
          <w:szCs w:val="20"/>
        </w:rPr>
        <w:t>, Brown Universit</w:t>
      </w:r>
      <w:r w:rsidRPr="008D0470">
        <w:rPr>
          <w:rFonts w:ascii="Times New Roman" w:hAnsi="Times New Roman"/>
          <w:color w:val="262626" w:themeColor="text1" w:themeTint="D9"/>
          <w:spacing w:val="-13"/>
          <w:sz w:val="20"/>
          <w:szCs w:val="20"/>
        </w:rPr>
        <w:t>y</w:t>
      </w:r>
      <w:r w:rsidRPr="008D0470">
        <w:rPr>
          <w:rFonts w:ascii="Times New Roman" w:hAnsi="Times New Roman"/>
          <w:color w:val="262626" w:themeColor="text1" w:themeTint="D9"/>
          <w:sz w:val="20"/>
          <w:szCs w:val="20"/>
        </w:rPr>
        <w:t xml:space="preserve">. </w:t>
      </w:r>
      <w:r w:rsidRPr="008D0470">
        <w:rPr>
          <w:rFonts w:ascii="Times New Roman" w:hAnsi="Times New Roman"/>
          <w:i/>
          <w:iCs/>
          <w:color w:val="262626" w:themeColor="text1" w:themeTint="D9"/>
          <w:sz w:val="20"/>
          <w:szCs w:val="20"/>
        </w:rPr>
        <w:t>Specialty: Chemistry</w:t>
      </w:r>
    </w:p>
    <w:p w:rsidR="00114BDE" w:rsidRDefault="00114BDE" w:rsidP="00200D5E">
      <w:pPr>
        <w:widowControl w:val="0"/>
        <w:autoSpaceDE w:val="0"/>
        <w:autoSpaceDN w:val="0"/>
        <w:adjustRightInd w:val="0"/>
        <w:spacing w:after="0"/>
        <w:ind w:left="360" w:right="180" w:firstLine="0"/>
        <w:jc w:val="both"/>
        <w:rPr>
          <w:rFonts w:ascii="Times New Roman" w:hAnsi="Times New Roman"/>
          <w:sz w:val="20"/>
          <w:szCs w:val="20"/>
        </w:rPr>
      </w:pPr>
    </w:p>
    <w:p w:rsidR="00114BDE" w:rsidRDefault="00C43359" w:rsidP="00200D5E">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noProof/>
          <w:sz w:val="20"/>
          <w:szCs w:val="20"/>
        </w:rPr>
        <w:drawing>
          <wp:inline distT="0" distB="0" distL="0" distR="0">
            <wp:extent cx="5905500" cy="3924300"/>
            <wp:effectExtent l="19050" t="0" r="0" b="0"/>
            <wp:docPr id="19374" name="Picture 19373"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8" cstate="print"/>
                    <a:stretch>
                      <a:fillRect/>
                    </a:stretch>
                  </pic:blipFill>
                  <pic:spPr>
                    <a:xfrm>
                      <a:off x="0" y="0"/>
                      <a:ext cx="5905500" cy="3924300"/>
                    </a:xfrm>
                    <a:prstGeom prst="rect">
                      <a:avLst/>
                    </a:prstGeom>
                  </pic:spPr>
                </pic:pic>
              </a:graphicData>
            </a:graphic>
          </wp:inline>
        </w:drawing>
      </w:r>
    </w:p>
    <w:p w:rsidR="00114BDE" w:rsidRDefault="00114BDE" w:rsidP="00200D5E">
      <w:pPr>
        <w:widowControl w:val="0"/>
        <w:autoSpaceDE w:val="0"/>
        <w:autoSpaceDN w:val="0"/>
        <w:adjustRightInd w:val="0"/>
        <w:spacing w:after="0"/>
        <w:ind w:left="360" w:right="180" w:firstLine="0"/>
        <w:jc w:val="both"/>
        <w:rPr>
          <w:rFonts w:ascii="Times New Roman" w:hAnsi="Times New Roman"/>
          <w:sz w:val="20"/>
          <w:szCs w:val="20"/>
        </w:rPr>
      </w:pPr>
    </w:p>
    <w:p w:rsidR="00114BDE" w:rsidRDefault="00114BDE" w:rsidP="00200D5E">
      <w:pPr>
        <w:widowControl w:val="0"/>
        <w:autoSpaceDE w:val="0"/>
        <w:autoSpaceDN w:val="0"/>
        <w:adjustRightInd w:val="0"/>
        <w:spacing w:after="0"/>
        <w:ind w:left="360" w:right="180" w:firstLine="0"/>
        <w:jc w:val="both"/>
        <w:rPr>
          <w:rFonts w:ascii="Times New Roman" w:hAnsi="Times New Roman"/>
          <w:sz w:val="20"/>
          <w:szCs w:val="20"/>
        </w:rPr>
      </w:pPr>
    </w:p>
    <w:p w:rsidR="00C43359" w:rsidRDefault="00C43359">
      <w:pPr>
        <w:rPr>
          <w:rFonts w:ascii="Times New Roman" w:hAnsi="Times New Roman"/>
          <w:sz w:val="20"/>
          <w:szCs w:val="20"/>
        </w:rPr>
      </w:pPr>
      <w:r>
        <w:rPr>
          <w:rFonts w:ascii="Times New Roman" w:hAnsi="Times New Roman"/>
          <w:sz w:val="20"/>
          <w:szCs w:val="20"/>
        </w:rPr>
        <w:br w:type="page"/>
      </w:r>
    </w:p>
    <w:p w:rsidR="00872727" w:rsidRDefault="00872727" w:rsidP="00200D5E">
      <w:pPr>
        <w:widowControl w:val="0"/>
        <w:autoSpaceDE w:val="0"/>
        <w:autoSpaceDN w:val="0"/>
        <w:adjustRightInd w:val="0"/>
        <w:spacing w:after="0"/>
        <w:ind w:left="360" w:right="180" w:firstLine="0"/>
        <w:jc w:val="both"/>
        <w:rPr>
          <w:rFonts w:ascii="Times New Roman" w:hAnsi="Times New Roman"/>
          <w:sz w:val="20"/>
          <w:szCs w:val="20"/>
        </w:rPr>
        <w:sectPr w:rsidR="00872727" w:rsidSect="00572BC6">
          <w:headerReference w:type="default" r:id="rId49"/>
          <w:pgSz w:w="12240" w:h="15840" w:code="1"/>
          <w:pgMar w:top="720" w:right="720" w:bottom="288" w:left="1440" w:header="720" w:footer="288" w:gutter="0"/>
          <w:cols w:space="720"/>
          <w:docGrid w:linePitch="360"/>
        </w:sectPr>
      </w:pPr>
    </w:p>
    <w:p w:rsidR="00114BDE" w:rsidRDefault="00114BDE" w:rsidP="00200D5E">
      <w:pPr>
        <w:widowControl w:val="0"/>
        <w:autoSpaceDE w:val="0"/>
        <w:autoSpaceDN w:val="0"/>
        <w:adjustRightInd w:val="0"/>
        <w:spacing w:after="0"/>
        <w:ind w:left="360" w:right="180" w:firstLine="0"/>
        <w:jc w:val="both"/>
        <w:rPr>
          <w:rFonts w:ascii="Times New Roman" w:hAnsi="Times New Roman"/>
          <w:sz w:val="20"/>
          <w:szCs w:val="20"/>
        </w:rPr>
      </w:pPr>
    </w:p>
    <w:p w:rsidR="00114BDE" w:rsidRPr="004D76C4" w:rsidRDefault="00114BDE" w:rsidP="00114BDE">
      <w:pPr>
        <w:pStyle w:val="Heading1"/>
        <w:spacing w:before="0"/>
        <w:ind w:left="360" w:right="180" w:firstLine="0"/>
        <w:rPr>
          <w:rFonts w:ascii="Impact" w:hAnsi="Impact" w:cs="Impact"/>
          <w:color w:val="808080" w:themeColor="background1" w:themeShade="80"/>
          <w:sz w:val="40"/>
          <w:szCs w:val="40"/>
        </w:rPr>
      </w:pPr>
      <w:bookmarkStart w:id="287" w:name="_Toc294969748"/>
      <w:bookmarkStart w:id="288" w:name="_Toc295508310"/>
      <w:r w:rsidRPr="004D76C4">
        <w:rPr>
          <w:rFonts w:ascii="Impact" w:hAnsi="Impact" w:cs="Impact"/>
          <w:color w:val="808080" w:themeColor="background1" w:themeShade="80"/>
          <w:position w:val="-1"/>
          <w:sz w:val="40"/>
          <w:szCs w:val="40"/>
        </w:rPr>
        <w:t>EAR</w:t>
      </w:r>
      <w:r w:rsidRPr="004D76C4">
        <w:rPr>
          <w:rFonts w:ascii="Impact" w:hAnsi="Impact" w:cs="Impact"/>
          <w:color w:val="808080" w:themeColor="background1" w:themeShade="80"/>
          <w:spacing w:val="-26"/>
          <w:position w:val="-1"/>
          <w:sz w:val="40"/>
          <w:szCs w:val="40"/>
        </w:rPr>
        <w:t>L</w:t>
      </w:r>
      <w:r w:rsidRPr="004D76C4">
        <w:rPr>
          <w:rFonts w:ascii="Impact" w:hAnsi="Impact" w:cs="Impact"/>
          <w:color w:val="808080" w:themeColor="background1" w:themeShade="80"/>
          <w:position w:val="-1"/>
          <w:sz w:val="40"/>
          <w:szCs w:val="40"/>
        </w:rPr>
        <w:t>Y CHILDHOOD EDUC</w:t>
      </w:r>
      <w:r w:rsidRPr="004D76C4">
        <w:rPr>
          <w:rFonts w:ascii="Impact" w:hAnsi="Impact" w:cs="Impact"/>
          <w:color w:val="808080" w:themeColor="background1" w:themeShade="80"/>
          <w:spacing w:val="-22"/>
          <w:position w:val="-1"/>
          <w:sz w:val="40"/>
          <w:szCs w:val="40"/>
        </w:rPr>
        <w:t>A</w:t>
      </w:r>
      <w:r w:rsidRPr="004D76C4">
        <w:rPr>
          <w:rFonts w:ascii="Impact" w:hAnsi="Impact" w:cs="Impact"/>
          <w:color w:val="808080" w:themeColor="background1" w:themeShade="80"/>
          <w:position w:val="-1"/>
          <w:sz w:val="40"/>
          <w:szCs w:val="40"/>
        </w:rPr>
        <w:t>TION</w:t>
      </w:r>
      <w:bookmarkEnd w:id="287"/>
      <w:bookmarkEnd w:id="288"/>
    </w:p>
    <w:p w:rsidR="00114BDE" w:rsidRPr="004D76C4" w:rsidRDefault="00114BDE" w:rsidP="00114BDE">
      <w:pPr>
        <w:pStyle w:val="Heading2"/>
        <w:spacing w:before="0"/>
        <w:ind w:left="360" w:right="180" w:firstLine="0"/>
        <w:rPr>
          <w:rFonts w:ascii="Times New Roman" w:hAnsi="Times New Roman"/>
          <w:color w:val="808080" w:themeColor="background1" w:themeShade="80"/>
          <w:sz w:val="28"/>
          <w:szCs w:val="28"/>
        </w:rPr>
      </w:pPr>
      <w:bookmarkStart w:id="289" w:name="_Toc294969749"/>
      <w:bookmarkStart w:id="290" w:name="_Toc295508311"/>
      <w:r w:rsidRPr="004D76C4">
        <w:rPr>
          <w:rFonts w:ascii="Times New Roman" w:hAnsi="Times New Roman"/>
          <w:bCs w:val="0"/>
          <w:color w:val="808080" w:themeColor="background1" w:themeShade="80"/>
          <w:sz w:val="28"/>
          <w:szCs w:val="28"/>
        </w:rPr>
        <w:t>Deg</w:t>
      </w:r>
      <w:r w:rsidRPr="004D76C4">
        <w:rPr>
          <w:rFonts w:ascii="Times New Roman" w:hAnsi="Times New Roman"/>
          <w:bCs w:val="0"/>
          <w:color w:val="808080" w:themeColor="background1" w:themeShade="80"/>
          <w:spacing w:val="-5"/>
          <w:sz w:val="28"/>
          <w:szCs w:val="28"/>
        </w:rPr>
        <w:t>r</w:t>
      </w:r>
      <w:r w:rsidRPr="004D76C4">
        <w:rPr>
          <w:rFonts w:ascii="Times New Roman" w:hAnsi="Times New Roman"/>
          <w:bCs w:val="0"/>
          <w:color w:val="808080" w:themeColor="background1" w:themeShade="80"/>
          <w:sz w:val="28"/>
          <w:szCs w:val="28"/>
        </w:rPr>
        <w:t>ee P</w:t>
      </w:r>
      <w:r w:rsidRPr="004D76C4">
        <w:rPr>
          <w:rFonts w:ascii="Times New Roman" w:hAnsi="Times New Roman"/>
          <w:bCs w:val="0"/>
          <w:color w:val="808080" w:themeColor="background1" w:themeShade="80"/>
          <w:spacing w:val="-5"/>
          <w:sz w:val="28"/>
          <w:szCs w:val="28"/>
        </w:rPr>
        <w:t>r</w:t>
      </w:r>
      <w:r w:rsidRPr="004D76C4">
        <w:rPr>
          <w:rFonts w:ascii="Times New Roman" w:hAnsi="Times New Roman"/>
          <w:bCs w:val="0"/>
          <w:color w:val="808080" w:themeColor="background1" w:themeShade="80"/>
          <w:sz w:val="28"/>
          <w:szCs w:val="28"/>
        </w:rPr>
        <w:t>ogram</w:t>
      </w:r>
      <w:bookmarkEnd w:id="289"/>
      <w:bookmarkEnd w:id="290"/>
    </w:p>
    <w:p w:rsidR="00114BDE" w:rsidRDefault="00114BDE" w:rsidP="00114BDE">
      <w:pPr>
        <w:widowControl w:val="0"/>
        <w:autoSpaceDE w:val="0"/>
        <w:autoSpaceDN w:val="0"/>
        <w:adjustRightInd w:val="0"/>
        <w:spacing w:before="37" w:after="0" w:line="250" w:lineRule="auto"/>
        <w:ind w:left="360" w:right="180" w:firstLine="360"/>
        <w:jc w:val="both"/>
        <w:rPr>
          <w:rFonts w:ascii="Times New Roman" w:hAnsi="Times New Roman"/>
          <w:color w:val="000000"/>
          <w:sz w:val="20"/>
          <w:szCs w:val="20"/>
        </w:rPr>
      </w:pPr>
      <w:r>
        <w:rPr>
          <w:rFonts w:ascii="Times New Roman" w:hAnsi="Times New Roman"/>
          <w:color w:val="000000"/>
          <w:sz w:val="20"/>
          <w:szCs w:val="20"/>
        </w:rPr>
        <w:t>This</w:t>
      </w:r>
      <w:r>
        <w:rPr>
          <w:rFonts w:ascii="Times New Roman" w:hAnsi="Times New Roman"/>
          <w:color w:val="000000"/>
          <w:spacing w:val="-8"/>
          <w:sz w:val="20"/>
          <w:szCs w:val="20"/>
        </w:rPr>
        <w:t xml:space="preserve"> </w:t>
      </w:r>
      <w:r>
        <w:rPr>
          <w:rFonts w:ascii="Times New Roman" w:hAnsi="Times New Roman"/>
          <w:color w:val="000000"/>
          <w:sz w:val="20"/>
          <w:szCs w:val="20"/>
        </w:rPr>
        <w:t>program</w:t>
      </w:r>
      <w:r>
        <w:rPr>
          <w:rFonts w:ascii="Times New Roman" w:hAnsi="Times New Roman"/>
          <w:color w:val="000000"/>
          <w:spacing w:val="-8"/>
          <w:sz w:val="20"/>
          <w:szCs w:val="20"/>
        </w:rPr>
        <w:t xml:space="preserve"> </w:t>
      </w:r>
      <w:r>
        <w:rPr>
          <w:rFonts w:ascii="Times New Roman" w:hAnsi="Times New Roman"/>
          <w:color w:val="000000"/>
          <w:sz w:val="20"/>
          <w:szCs w:val="20"/>
        </w:rPr>
        <w:t>leads</w:t>
      </w:r>
      <w:r>
        <w:rPr>
          <w:rFonts w:ascii="Times New Roman" w:hAnsi="Times New Roman"/>
          <w:color w:val="000000"/>
          <w:spacing w:val="-8"/>
          <w:sz w:val="20"/>
          <w:szCs w:val="20"/>
        </w:rPr>
        <w:t xml:space="preserve"> </w:t>
      </w:r>
      <w:r>
        <w:rPr>
          <w:rFonts w:ascii="Times New Roman" w:hAnsi="Times New Roman"/>
          <w:color w:val="000000"/>
          <w:sz w:val="20"/>
          <w:szCs w:val="20"/>
        </w:rPr>
        <w:t>to</w:t>
      </w:r>
      <w:r>
        <w:rPr>
          <w:rFonts w:ascii="Times New Roman" w:hAnsi="Times New Roman"/>
          <w:color w:val="000000"/>
          <w:spacing w:val="-8"/>
          <w:sz w:val="20"/>
          <w:szCs w:val="20"/>
        </w:rPr>
        <w:t xml:space="preserve"> </w:t>
      </w:r>
      <w:r>
        <w:rPr>
          <w:rFonts w:ascii="Times New Roman" w:hAnsi="Times New Roman"/>
          <w:color w:val="000000"/>
          <w:sz w:val="20"/>
          <w:szCs w:val="20"/>
        </w:rPr>
        <w:t>the</w:t>
      </w:r>
      <w:r>
        <w:rPr>
          <w:rFonts w:ascii="Times New Roman" w:hAnsi="Times New Roman"/>
          <w:color w:val="000000"/>
          <w:spacing w:val="-11"/>
          <w:sz w:val="20"/>
          <w:szCs w:val="20"/>
        </w:rPr>
        <w:t xml:space="preserve"> </w:t>
      </w:r>
      <w:r>
        <w:rPr>
          <w:rFonts w:ascii="Times New Roman" w:hAnsi="Times New Roman"/>
          <w:color w:val="000000"/>
          <w:spacing w:val="-19"/>
          <w:sz w:val="20"/>
          <w:szCs w:val="20"/>
        </w:rPr>
        <w:t>T</w:t>
      </w:r>
      <w:r>
        <w:rPr>
          <w:rFonts w:ascii="Times New Roman" w:hAnsi="Times New Roman"/>
          <w:color w:val="000000"/>
          <w:sz w:val="20"/>
          <w:szCs w:val="20"/>
        </w:rPr>
        <w:t>-5</w:t>
      </w:r>
      <w:r>
        <w:rPr>
          <w:rFonts w:ascii="Times New Roman" w:hAnsi="Times New Roman"/>
          <w:color w:val="000000"/>
          <w:spacing w:val="-8"/>
          <w:sz w:val="20"/>
          <w:szCs w:val="20"/>
        </w:rPr>
        <w:t xml:space="preserve"> </w:t>
      </w:r>
      <w:r>
        <w:rPr>
          <w:rFonts w:ascii="Times New Roman" w:hAnsi="Times New Roman"/>
          <w:color w:val="000000"/>
          <w:sz w:val="20"/>
          <w:szCs w:val="20"/>
        </w:rPr>
        <w:t>certification</w:t>
      </w:r>
      <w:r>
        <w:rPr>
          <w:rFonts w:ascii="Times New Roman" w:hAnsi="Times New Roman"/>
          <w:color w:val="000000"/>
          <w:spacing w:val="-8"/>
          <w:sz w:val="20"/>
          <w:szCs w:val="20"/>
        </w:rPr>
        <w:t xml:space="preserve"> </w:t>
      </w:r>
      <w:r>
        <w:rPr>
          <w:rFonts w:ascii="Times New Roman" w:hAnsi="Times New Roman"/>
          <w:color w:val="000000"/>
          <w:sz w:val="20"/>
          <w:szCs w:val="20"/>
        </w:rPr>
        <w:t>in</w:t>
      </w:r>
      <w:r>
        <w:rPr>
          <w:rFonts w:ascii="Times New Roman" w:hAnsi="Times New Roman"/>
          <w:color w:val="000000"/>
          <w:spacing w:val="-8"/>
          <w:sz w:val="20"/>
          <w:szCs w:val="20"/>
        </w:rPr>
        <w:t xml:space="preserve"> </w:t>
      </w:r>
      <w:r>
        <w:rPr>
          <w:rFonts w:ascii="Times New Roman" w:hAnsi="Times New Roman"/>
          <w:color w:val="000000"/>
          <w:sz w:val="20"/>
          <w:szCs w:val="20"/>
        </w:rPr>
        <w:t>Early</w:t>
      </w:r>
      <w:r>
        <w:rPr>
          <w:rFonts w:ascii="Times New Roman" w:hAnsi="Times New Roman"/>
          <w:color w:val="000000"/>
          <w:spacing w:val="-8"/>
          <w:sz w:val="20"/>
          <w:szCs w:val="20"/>
        </w:rPr>
        <w:t xml:space="preserve"> </w:t>
      </w:r>
      <w:r>
        <w:rPr>
          <w:rFonts w:ascii="Times New Roman" w:hAnsi="Times New Roman"/>
          <w:color w:val="000000"/>
          <w:sz w:val="20"/>
          <w:szCs w:val="20"/>
        </w:rPr>
        <w:t>Childhood</w:t>
      </w:r>
      <w:r>
        <w:rPr>
          <w:rFonts w:ascii="Times New Roman" w:hAnsi="Times New Roman"/>
          <w:color w:val="000000"/>
          <w:spacing w:val="-8"/>
          <w:sz w:val="20"/>
          <w:szCs w:val="20"/>
        </w:rPr>
        <w:t xml:space="preserve"> </w:t>
      </w:r>
      <w:r>
        <w:rPr>
          <w:rFonts w:ascii="Times New Roman" w:hAnsi="Times New Roman"/>
          <w:color w:val="000000"/>
          <w:sz w:val="20"/>
          <w:szCs w:val="20"/>
        </w:rPr>
        <w:t>Education</w:t>
      </w:r>
      <w:r>
        <w:rPr>
          <w:rFonts w:ascii="Times New Roman" w:hAnsi="Times New Roman"/>
          <w:color w:val="000000"/>
          <w:spacing w:val="-8"/>
          <w:sz w:val="20"/>
          <w:szCs w:val="20"/>
        </w:rPr>
        <w:t xml:space="preserve"> </w:t>
      </w:r>
      <w:r>
        <w:rPr>
          <w:rFonts w:ascii="Times New Roman" w:hAnsi="Times New Roman"/>
          <w:color w:val="000000"/>
          <w:sz w:val="20"/>
          <w:szCs w:val="20"/>
        </w:rPr>
        <w:t>and</w:t>
      </w:r>
      <w:r>
        <w:rPr>
          <w:rFonts w:ascii="Times New Roman" w:hAnsi="Times New Roman"/>
          <w:color w:val="000000"/>
          <w:spacing w:val="-8"/>
          <w:sz w:val="20"/>
          <w:szCs w:val="20"/>
        </w:rPr>
        <w:t xml:space="preserve"> </w:t>
      </w:r>
      <w:r>
        <w:rPr>
          <w:rFonts w:ascii="Times New Roman" w:hAnsi="Times New Roman"/>
          <w:color w:val="000000"/>
          <w:sz w:val="20"/>
          <w:szCs w:val="20"/>
        </w:rPr>
        <w:t>is</w:t>
      </w:r>
      <w:r>
        <w:rPr>
          <w:rFonts w:ascii="Times New Roman" w:hAnsi="Times New Roman"/>
          <w:color w:val="000000"/>
          <w:spacing w:val="-8"/>
          <w:sz w:val="20"/>
          <w:szCs w:val="20"/>
        </w:rPr>
        <w:t xml:space="preserve"> </w:t>
      </w:r>
      <w:r>
        <w:rPr>
          <w:rFonts w:ascii="Times New Roman" w:hAnsi="Times New Roman"/>
          <w:color w:val="000000"/>
          <w:sz w:val="20"/>
          <w:szCs w:val="20"/>
        </w:rPr>
        <w:t>designed</w:t>
      </w:r>
      <w:r>
        <w:rPr>
          <w:rFonts w:ascii="Times New Roman" w:hAnsi="Times New Roman"/>
          <w:color w:val="000000"/>
          <w:spacing w:val="-8"/>
          <w:sz w:val="20"/>
          <w:szCs w:val="20"/>
        </w:rPr>
        <w:t xml:space="preserve"> </w:t>
      </w:r>
      <w:r>
        <w:rPr>
          <w:rFonts w:ascii="Times New Roman" w:hAnsi="Times New Roman"/>
          <w:color w:val="000000"/>
          <w:sz w:val="20"/>
          <w:szCs w:val="20"/>
        </w:rPr>
        <w:t>to</w:t>
      </w:r>
      <w:r>
        <w:rPr>
          <w:rFonts w:ascii="Times New Roman" w:hAnsi="Times New Roman"/>
          <w:color w:val="000000"/>
          <w:spacing w:val="-8"/>
          <w:sz w:val="20"/>
          <w:szCs w:val="20"/>
        </w:rPr>
        <w:t xml:space="preserve"> </w:t>
      </w:r>
      <w:r>
        <w:rPr>
          <w:rFonts w:ascii="Times New Roman" w:hAnsi="Times New Roman"/>
          <w:color w:val="000000"/>
          <w:sz w:val="20"/>
          <w:szCs w:val="20"/>
        </w:rPr>
        <w:t>prepare</w:t>
      </w:r>
      <w:r>
        <w:rPr>
          <w:rFonts w:ascii="Times New Roman" w:hAnsi="Times New Roman"/>
          <w:color w:val="000000"/>
          <w:spacing w:val="4"/>
          <w:sz w:val="20"/>
          <w:szCs w:val="20"/>
        </w:rPr>
        <w:t xml:space="preserve"> </w:t>
      </w:r>
      <w:r>
        <w:rPr>
          <w:rFonts w:ascii="Times New Roman" w:hAnsi="Times New Roman"/>
          <w:color w:val="000000"/>
          <w:sz w:val="20"/>
          <w:szCs w:val="20"/>
        </w:rPr>
        <w:t>master</w:t>
      </w:r>
      <w:r>
        <w:rPr>
          <w:rFonts w:ascii="Times New Roman" w:hAnsi="Times New Roman"/>
          <w:color w:val="000000"/>
          <w:spacing w:val="4"/>
          <w:sz w:val="20"/>
          <w:szCs w:val="20"/>
        </w:rPr>
        <w:t xml:space="preserve"> </w:t>
      </w:r>
      <w:r>
        <w:rPr>
          <w:rFonts w:ascii="Times New Roman" w:hAnsi="Times New Roman"/>
          <w:color w:val="000000"/>
          <w:sz w:val="20"/>
          <w:szCs w:val="20"/>
        </w:rPr>
        <w:t>teachers</w:t>
      </w:r>
      <w:r>
        <w:rPr>
          <w:rFonts w:ascii="Times New Roman" w:hAnsi="Times New Roman"/>
          <w:color w:val="000000"/>
          <w:spacing w:val="4"/>
          <w:sz w:val="20"/>
          <w:szCs w:val="20"/>
        </w:rPr>
        <w:t xml:space="preserve"> </w:t>
      </w:r>
      <w:r>
        <w:rPr>
          <w:rFonts w:ascii="Times New Roman" w:hAnsi="Times New Roman"/>
          <w:color w:val="000000"/>
          <w:sz w:val="20"/>
          <w:szCs w:val="20"/>
        </w:rPr>
        <w:t>to</w:t>
      </w:r>
      <w:r>
        <w:rPr>
          <w:rFonts w:ascii="Times New Roman" w:hAnsi="Times New Roman"/>
          <w:color w:val="000000"/>
          <w:spacing w:val="4"/>
          <w:sz w:val="20"/>
          <w:szCs w:val="20"/>
        </w:rPr>
        <w:t xml:space="preserve"> </w:t>
      </w:r>
      <w:r>
        <w:rPr>
          <w:rFonts w:ascii="Times New Roman" w:hAnsi="Times New Roman"/>
          <w:color w:val="000000"/>
          <w:sz w:val="20"/>
          <w:szCs w:val="20"/>
        </w:rPr>
        <w:t>work</w:t>
      </w:r>
      <w:r>
        <w:rPr>
          <w:rFonts w:ascii="Times New Roman" w:hAnsi="Times New Roman"/>
          <w:color w:val="000000"/>
          <w:spacing w:val="4"/>
          <w:sz w:val="20"/>
          <w:szCs w:val="20"/>
        </w:rPr>
        <w:t xml:space="preserve"> </w:t>
      </w:r>
      <w:r>
        <w:rPr>
          <w:rFonts w:ascii="Times New Roman" w:hAnsi="Times New Roman"/>
          <w:color w:val="000000"/>
          <w:sz w:val="20"/>
          <w:szCs w:val="20"/>
        </w:rPr>
        <w:t>with</w:t>
      </w:r>
      <w:r>
        <w:rPr>
          <w:rFonts w:ascii="Times New Roman" w:hAnsi="Times New Roman"/>
          <w:color w:val="000000"/>
          <w:spacing w:val="4"/>
          <w:sz w:val="20"/>
          <w:szCs w:val="20"/>
        </w:rPr>
        <w:t xml:space="preserve"> </w:t>
      </w:r>
      <w:r>
        <w:rPr>
          <w:rFonts w:ascii="Times New Roman" w:hAnsi="Times New Roman"/>
          <w:color w:val="000000"/>
          <w:sz w:val="20"/>
          <w:szCs w:val="20"/>
        </w:rPr>
        <w:t>children</w:t>
      </w:r>
      <w:r>
        <w:rPr>
          <w:rFonts w:ascii="Times New Roman" w:hAnsi="Times New Roman"/>
          <w:color w:val="000000"/>
          <w:spacing w:val="4"/>
          <w:sz w:val="20"/>
          <w:szCs w:val="20"/>
        </w:rPr>
        <w:t xml:space="preserve"> </w:t>
      </w:r>
      <w:r>
        <w:rPr>
          <w:rFonts w:ascii="Times New Roman" w:hAnsi="Times New Roman"/>
          <w:color w:val="000000"/>
          <w:sz w:val="20"/>
          <w:szCs w:val="20"/>
        </w:rPr>
        <w:t>in</w:t>
      </w:r>
      <w:r>
        <w:rPr>
          <w:rFonts w:ascii="Times New Roman" w:hAnsi="Times New Roman"/>
          <w:color w:val="000000"/>
          <w:spacing w:val="4"/>
          <w:sz w:val="20"/>
          <w:szCs w:val="20"/>
        </w:rPr>
        <w:t xml:space="preserve"> </w:t>
      </w:r>
      <w:r>
        <w:rPr>
          <w:rFonts w:ascii="Times New Roman" w:hAnsi="Times New Roman"/>
          <w:color w:val="000000"/>
          <w:sz w:val="20"/>
          <w:szCs w:val="20"/>
        </w:rPr>
        <w:t>PreK-5. This</w:t>
      </w:r>
      <w:r>
        <w:rPr>
          <w:rFonts w:ascii="Times New Roman" w:hAnsi="Times New Roman"/>
          <w:color w:val="000000"/>
          <w:spacing w:val="4"/>
          <w:sz w:val="20"/>
          <w:szCs w:val="20"/>
        </w:rPr>
        <w:t xml:space="preserve"> </w:t>
      </w:r>
      <w:r>
        <w:rPr>
          <w:rFonts w:ascii="Times New Roman" w:hAnsi="Times New Roman"/>
          <w:color w:val="000000"/>
          <w:sz w:val="20"/>
          <w:szCs w:val="20"/>
        </w:rPr>
        <w:t>program</w:t>
      </w:r>
      <w:r>
        <w:rPr>
          <w:rFonts w:ascii="Times New Roman" w:hAnsi="Times New Roman"/>
          <w:color w:val="000000"/>
          <w:spacing w:val="4"/>
          <w:sz w:val="20"/>
          <w:szCs w:val="20"/>
        </w:rPr>
        <w:t xml:space="preserve"> </w:t>
      </w:r>
      <w:r>
        <w:rPr>
          <w:rFonts w:ascii="Times New Roman" w:hAnsi="Times New Roman"/>
          <w:color w:val="000000"/>
          <w:sz w:val="20"/>
          <w:szCs w:val="20"/>
        </w:rPr>
        <w:t>also</w:t>
      </w:r>
      <w:r>
        <w:rPr>
          <w:rFonts w:ascii="Times New Roman" w:hAnsi="Times New Roman"/>
          <w:color w:val="000000"/>
          <w:spacing w:val="4"/>
          <w:sz w:val="20"/>
          <w:szCs w:val="20"/>
        </w:rPr>
        <w:t xml:space="preserve"> </w:t>
      </w:r>
      <w:r>
        <w:rPr>
          <w:rFonts w:ascii="Times New Roman" w:hAnsi="Times New Roman"/>
          <w:color w:val="000000"/>
          <w:sz w:val="20"/>
          <w:szCs w:val="20"/>
        </w:rPr>
        <w:t>provides</w:t>
      </w:r>
      <w:r>
        <w:rPr>
          <w:rFonts w:ascii="Times New Roman" w:hAnsi="Times New Roman"/>
          <w:color w:val="000000"/>
          <w:spacing w:val="4"/>
          <w:sz w:val="20"/>
          <w:szCs w:val="20"/>
        </w:rPr>
        <w:t xml:space="preserve"> </w:t>
      </w:r>
      <w:r>
        <w:rPr>
          <w:rFonts w:ascii="Times New Roman" w:hAnsi="Times New Roman"/>
          <w:color w:val="000000"/>
          <w:sz w:val="20"/>
          <w:szCs w:val="20"/>
        </w:rPr>
        <w:t>knowledge</w:t>
      </w:r>
      <w:r>
        <w:rPr>
          <w:rFonts w:ascii="Times New Roman" w:hAnsi="Times New Roman"/>
          <w:color w:val="000000"/>
          <w:spacing w:val="4"/>
          <w:sz w:val="20"/>
          <w:szCs w:val="20"/>
        </w:rPr>
        <w:t xml:space="preserve"> </w:t>
      </w:r>
      <w:r>
        <w:rPr>
          <w:rFonts w:ascii="Times New Roman" w:hAnsi="Times New Roman"/>
          <w:color w:val="000000"/>
          <w:sz w:val="20"/>
          <w:szCs w:val="20"/>
        </w:rPr>
        <w:t>and skills for teachers to serve in leadership roles in curriculum development supervision and research in the field of Early Childhood Education.</w:t>
      </w:r>
    </w:p>
    <w:p w:rsidR="00114BDE" w:rsidRDefault="00114BDE" w:rsidP="00114BDE">
      <w:pPr>
        <w:widowControl w:val="0"/>
        <w:autoSpaceDE w:val="0"/>
        <w:autoSpaceDN w:val="0"/>
        <w:adjustRightInd w:val="0"/>
        <w:spacing w:before="37" w:after="0" w:line="250" w:lineRule="auto"/>
        <w:ind w:left="360" w:right="180" w:firstLine="360"/>
        <w:jc w:val="both"/>
        <w:rPr>
          <w:rFonts w:ascii="Times New Roman" w:hAnsi="Times New Roman"/>
          <w:color w:val="000000"/>
          <w:sz w:val="20"/>
          <w:szCs w:val="20"/>
        </w:rPr>
      </w:pPr>
    </w:p>
    <w:p w:rsidR="00114BDE" w:rsidRPr="004D76C4" w:rsidRDefault="00114BDE" w:rsidP="00114BDE">
      <w:pPr>
        <w:widowControl w:val="0"/>
        <w:tabs>
          <w:tab w:val="left" w:pos="8220"/>
        </w:tabs>
        <w:autoSpaceDE w:val="0"/>
        <w:autoSpaceDN w:val="0"/>
        <w:adjustRightInd w:val="0"/>
        <w:spacing w:after="0" w:line="299" w:lineRule="exact"/>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A</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ea</w:t>
      </w:r>
      <w:r w:rsidRPr="004D76C4">
        <w:rPr>
          <w:rFonts w:ascii="Times New Roman" w:hAnsi="Times New Roman"/>
          <w:b/>
          <w:bCs/>
          <w:color w:val="808080" w:themeColor="background1" w:themeShade="80"/>
          <w:spacing w:val="-15"/>
          <w:sz w:val="28"/>
          <w:szCs w:val="28"/>
        </w:rPr>
        <w:t xml:space="preserve"> </w:t>
      </w:r>
      <w:r w:rsidRPr="004D76C4">
        <w:rPr>
          <w:rFonts w:ascii="Times New Roman" w:hAnsi="Times New Roman"/>
          <w:b/>
          <w:bCs/>
          <w:color w:val="808080" w:themeColor="background1" w:themeShade="80"/>
          <w:sz w:val="28"/>
          <w:szCs w:val="28"/>
        </w:rPr>
        <w:t>A</w:t>
      </w:r>
      <w:r w:rsidRPr="004D76C4">
        <w:rPr>
          <w:rFonts w:ascii="Times New Roman" w:hAnsi="Times New Roman"/>
          <w:b/>
          <w:bCs/>
          <w:color w:val="808080" w:themeColor="background1" w:themeShade="80"/>
          <w:spacing w:val="-16"/>
          <w:sz w:val="28"/>
          <w:szCs w:val="28"/>
        </w:rPr>
        <w:t xml:space="preserve"> </w:t>
      </w:r>
      <w:r w:rsidRPr="004D76C4">
        <w:rPr>
          <w:rFonts w:ascii="Times New Roman" w:hAnsi="Times New Roman"/>
          <w:b/>
          <w:bCs/>
          <w:color w:val="808080" w:themeColor="background1" w:themeShade="80"/>
          <w:sz w:val="28"/>
          <w:szCs w:val="28"/>
        </w:rPr>
        <w:t>- Natu</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 of Learners and Learning P</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oblems</w:t>
      </w:r>
      <w:r w:rsidRPr="004D76C4">
        <w:rPr>
          <w:rFonts w:ascii="Times New Roman" w:hAnsi="Times New Roman"/>
          <w:b/>
          <w:bCs/>
          <w:color w:val="808080" w:themeColor="background1" w:themeShade="80"/>
          <w:sz w:val="28"/>
          <w:szCs w:val="28"/>
        </w:rPr>
        <w:tab/>
        <w:t>3hrs</w:t>
      </w:r>
    </w:p>
    <w:tbl>
      <w:tblPr>
        <w:tblW w:w="0" w:type="auto"/>
        <w:tblInd w:w="1181" w:type="dxa"/>
        <w:tblLayout w:type="fixed"/>
        <w:tblCellMar>
          <w:left w:w="0" w:type="dxa"/>
          <w:right w:w="0" w:type="dxa"/>
        </w:tblCellMar>
        <w:tblLook w:val="0000"/>
      </w:tblPr>
      <w:tblGrid>
        <w:gridCol w:w="979"/>
        <w:gridCol w:w="885"/>
        <w:gridCol w:w="4695"/>
      </w:tblGrid>
      <w:tr w:rsidR="00114BDE" w:rsidRPr="00FA7AC7" w:rsidTr="009263EC">
        <w:trPr>
          <w:trHeight w:hRule="exact" w:val="287"/>
        </w:trPr>
        <w:tc>
          <w:tcPr>
            <w:tcW w:w="979" w:type="dxa"/>
            <w:tcBorders>
              <w:top w:val="nil"/>
              <w:left w:val="nil"/>
              <w:bottom w:val="nil"/>
              <w:right w:val="nil"/>
            </w:tcBorders>
          </w:tcPr>
          <w:p w:rsidR="00114BDE" w:rsidRPr="00FA7AC7" w:rsidRDefault="00114BDE" w:rsidP="00114BDE">
            <w:pPr>
              <w:widowControl w:val="0"/>
              <w:autoSpaceDE w:val="0"/>
              <w:autoSpaceDN w:val="0"/>
              <w:adjustRightInd w:val="0"/>
              <w:spacing w:before="34" w:after="0"/>
              <w:ind w:left="79" w:right="180" w:firstLine="0"/>
              <w:jc w:val="both"/>
              <w:rPr>
                <w:rFonts w:ascii="Times New Roman" w:hAnsi="Times New Roman"/>
                <w:sz w:val="24"/>
                <w:szCs w:val="24"/>
              </w:rPr>
            </w:pPr>
            <w:r w:rsidRPr="00FA7AC7">
              <w:rPr>
                <w:rFonts w:ascii="Times New Roman" w:hAnsi="Times New Roman"/>
                <w:sz w:val="20"/>
                <w:szCs w:val="20"/>
              </w:rPr>
              <w:t>ECEC</w:t>
            </w:r>
          </w:p>
        </w:tc>
        <w:tc>
          <w:tcPr>
            <w:tcW w:w="885" w:type="dxa"/>
            <w:tcBorders>
              <w:top w:val="nil"/>
              <w:left w:val="nil"/>
              <w:bottom w:val="nil"/>
              <w:right w:val="nil"/>
            </w:tcBorders>
          </w:tcPr>
          <w:p w:rsidR="00114BDE" w:rsidRPr="00FA7AC7" w:rsidRDefault="00114BDE" w:rsidP="00114BDE">
            <w:pPr>
              <w:widowControl w:val="0"/>
              <w:autoSpaceDE w:val="0"/>
              <w:autoSpaceDN w:val="0"/>
              <w:adjustRightInd w:val="0"/>
              <w:spacing w:before="34" w:after="0"/>
              <w:ind w:left="79" w:right="180" w:firstLine="0"/>
              <w:jc w:val="both"/>
              <w:rPr>
                <w:rFonts w:ascii="Times New Roman" w:hAnsi="Times New Roman"/>
                <w:sz w:val="24"/>
                <w:szCs w:val="24"/>
              </w:rPr>
            </w:pPr>
            <w:r w:rsidRPr="00FA7AC7">
              <w:rPr>
                <w:rFonts w:ascii="Times New Roman" w:hAnsi="Times New Roman"/>
                <w:sz w:val="20"/>
                <w:szCs w:val="20"/>
              </w:rPr>
              <w:t>5500</w:t>
            </w:r>
          </w:p>
        </w:tc>
        <w:tc>
          <w:tcPr>
            <w:tcW w:w="4695" w:type="dxa"/>
            <w:tcBorders>
              <w:top w:val="nil"/>
              <w:left w:val="nil"/>
              <w:bottom w:val="nil"/>
              <w:right w:val="nil"/>
            </w:tcBorders>
          </w:tcPr>
          <w:p w:rsidR="00114BDE" w:rsidRPr="00FA7AC7" w:rsidRDefault="00114BDE" w:rsidP="00114BDE">
            <w:pPr>
              <w:widowControl w:val="0"/>
              <w:autoSpaceDE w:val="0"/>
              <w:autoSpaceDN w:val="0"/>
              <w:adjustRightInd w:val="0"/>
              <w:spacing w:before="34" w:after="0"/>
              <w:ind w:left="79" w:right="180" w:firstLine="0"/>
              <w:jc w:val="both"/>
              <w:rPr>
                <w:rFonts w:ascii="Times New Roman" w:hAnsi="Times New Roman"/>
                <w:sz w:val="24"/>
                <w:szCs w:val="24"/>
              </w:rPr>
            </w:pPr>
            <w:r w:rsidRPr="00FA7AC7">
              <w:rPr>
                <w:rFonts w:ascii="Times New Roman" w:hAnsi="Times New Roman"/>
                <w:sz w:val="20"/>
                <w:szCs w:val="20"/>
              </w:rPr>
              <w:t>Early Childhood Development</w:t>
            </w:r>
          </w:p>
        </w:tc>
      </w:tr>
      <w:tr w:rsidR="00114BDE" w:rsidRPr="00FA7AC7" w:rsidTr="009263EC">
        <w:trPr>
          <w:trHeight w:hRule="exact" w:val="240"/>
        </w:trPr>
        <w:tc>
          <w:tcPr>
            <w:tcW w:w="979"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EDUC</w:t>
            </w:r>
          </w:p>
        </w:tc>
        <w:tc>
          <w:tcPr>
            <w:tcW w:w="88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5554</w:t>
            </w:r>
          </w:p>
        </w:tc>
        <w:tc>
          <w:tcPr>
            <w:tcW w:w="46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Psychology of</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w:t>
            </w:r>
          </w:p>
        </w:tc>
      </w:tr>
      <w:tr w:rsidR="00114BDE" w:rsidRPr="00FA7AC7" w:rsidTr="009263EC">
        <w:trPr>
          <w:trHeight w:hRule="exact" w:val="240"/>
        </w:trPr>
        <w:tc>
          <w:tcPr>
            <w:tcW w:w="979"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EDUC</w:t>
            </w:r>
          </w:p>
        </w:tc>
        <w:tc>
          <w:tcPr>
            <w:tcW w:w="88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5563</w:t>
            </w:r>
          </w:p>
        </w:tc>
        <w:tc>
          <w:tcPr>
            <w:tcW w:w="46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Methods of Child Study</w:t>
            </w:r>
          </w:p>
        </w:tc>
      </w:tr>
      <w:tr w:rsidR="00114BDE" w:rsidRPr="00FA7AC7" w:rsidTr="009263EC">
        <w:trPr>
          <w:trHeight w:hRule="exact" w:val="240"/>
        </w:trPr>
        <w:tc>
          <w:tcPr>
            <w:tcW w:w="979"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PSYC</w:t>
            </w:r>
          </w:p>
        </w:tc>
        <w:tc>
          <w:tcPr>
            <w:tcW w:w="88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5515</w:t>
            </w:r>
          </w:p>
        </w:tc>
        <w:tc>
          <w:tcPr>
            <w:tcW w:w="46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Educational Psychology</w:t>
            </w:r>
          </w:p>
        </w:tc>
      </w:tr>
      <w:tr w:rsidR="00114BDE" w:rsidRPr="00FA7AC7" w:rsidTr="009263EC">
        <w:trPr>
          <w:trHeight w:hRule="exact" w:val="240"/>
        </w:trPr>
        <w:tc>
          <w:tcPr>
            <w:tcW w:w="979"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PSYC</w:t>
            </w:r>
          </w:p>
        </w:tc>
        <w:tc>
          <w:tcPr>
            <w:tcW w:w="88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5520</w:t>
            </w:r>
          </w:p>
        </w:tc>
        <w:tc>
          <w:tcPr>
            <w:tcW w:w="46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Developmental Psychology</w:t>
            </w:r>
          </w:p>
        </w:tc>
      </w:tr>
      <w:tr w:rsidR="00114BDE" w:rsidRPr="00FA7AC7" w:rsidTr="009263EC">
        <w:trPr>
          <w:trHeight w:hRule="exact" w:val="240"/>
        </w:trPr>
        <w:tc>
          <w:tcPr>
            <w:tcW w:w="979"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PSYC</w:t>
            </w:r>
          </w:p>
        </w:tc>
        <w:tc>
          <w:tcPr>
            <w:tcW w:w="88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5552</w:t>
            </w:r>
          </w:p>
        </w:tc>
        <w:tc>
          <w:tcPr>
            <w:tcW w:w="46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Conditions of Learning</w:t>
            </w:r>
          </w:p>
        </w:tc>
      </w:tr>
      <w:tr w:rsidR="00114BDE" w:rsidRPr="00FA7AC7" w:rsidTr="009263EC">
        <w:trPr>
          <w:trHeight w:hRule="exact" w:val="320"/>
        </w:trPr>
        <w:tc>
          <w:tcPr>
            <w:tcW w:w="979"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PSYC</w:t>
            </w:r>
          </w:p>
        </w:tc>
        <w:tc>
          <w:tcPr>
            <w:tcW w:w="88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5555</w:t>
            </w:r>
          </w:p>
        </w:tc>
        <w:tc>
          <w:tcPr>
            <w:tcW w:w="46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Theories of Learning</w:t>
            </w:r>
          </w:p>
        </w:tc>
      </w:tr>
    </w:tbl>
    <w:p w:rsidR="00114BDE"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sz w:val="11"/>
          <w:szCs w:val="11"/>
        </w:rPr>
      </w:pPr>
    </w:p>
    <w:p w:rsidR="00114BDE" w:rsidRPr="004D76C4" w:rsidRDefault="00114BDE" w:rsidP="00114BDE">
      <w:pPr>
        <w:widowControl w:val="0"/>
        <w:tabs>
          <w:tab w:val="left" w:pos="8140"/>
        </w:tabs>
        <w:autoSpaceDE w:val="0"/>
        <w:autoSpaceDN w:val="0"/>
        <w:adjustRightInd w:val="0"/>
        <w:spacing w:before="14"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A</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ea B - P</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ograms and P</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oblems of the School</w:t>
      </w:r>
      <w:r w:rsidRPr="004D76C4">
        <w:rPr>
          <w:rFonts w:ascii="Times New Roman" w:hAnsi="Times New Roman"/>
          <w:b/>
          <w:bCs/>
          <w:color w:val="808080" w:themeColor="background1" w:themeShade="80"/>
          <w:sz w:val="28"/>
          <w:szCs w:val="28"/>
        </w:rPr>
        <w:tab/>
        <w:t>3 hrs</w:t>
      </w:r>
    </w:p>
    <w:tbl>
      <w:tblPr>
        <w:tblW w:w="0" w:type="auto"/>
        <w:tblInd w:w="1181" w:type="dxa"/>
        <w:tblLayout w:type="fixed"/>
        <w:tblCellMar>
          <w:left w:w="0" w:type="dxa"/>
          <w:right w:w="0" w:type="dxa"/>
        </w:tblCellMar>
        <w:tblLook w:val="0000"/>
      </w:tblPr>
      <w:tblGrid>
        <w:gridCol w:w="989"/>
        <w:gridCol w:w="895"/>
        <w:gridCol w:w="4495"/>
      </w:tblGrid>
      <w:tr w:rsidR="00114BDE" w:rsidRPr="00FA7AC7" w:rsidTr="009263EC">
        <w:trPr>
          <w:trHeight w:hRule="exact" w:val="287"/>
        </w:trPr>
        <w:tc>
          <w:tcPr>
            <w:tcW w:w="989" w:type="dxa"/>
            <w:tcBorders>
              <w:top w:val="nil"/>
              <w:left w:val="nil"/>
              <w:bottom w:val="nil"/>
              <w:right w:val="nil"/>
            </w:tcBorders>
          </w:tcPr>
          <w:p w:rsidR="00114BDE" w:rsidRPr="00FA7AC7" w:rsidRDefault="00114BDE" w:rsidP="00114BDE">
            <w:pPr>
              <w:widowControl w:val="0"/>
              <w:autoSpaceDE w:val="0"/>
              <w:autoSpaceDN w:val="0"/>
              <w:adjustRightInd w:val="0"/>
              <w:spacing w:before="34" w:after="0"/>
              <w:ind w:left="79" w:right="180" w:firstLine="0"/>
              <w:jc w:val="both"/>
              <w:rPr>
                <w:rFonts w:ascii="Times New Roman" w:hAnsi="Times New Roman"/>
                <w:sz w:val="24"/>
                <w:szCs w:val="24"/>
              </w:rPr>
            </w:pPr>
            <w:r w:rsidRPr="00FA7AC7">
              <w:rPr>
                <w:rFonts w:ascii="Times New Roman" w:hAnsi="Times New Roman"/>
                <w:sz w:val="20"/>
                <w:szCs w:val="20"/>
              </w:rPr>
              <w:t>EDUC</w:t>
            </w:r>
          </w:p>
        </w:tc>
        <w:tc>
          <w:tcPr>
            <w:tcW w:w="895" w:type="dxa"/>
            <w:tcBorders>
              <w:top w:val="nil"/>
              <w:left w:val="nil"/>
              <w:bottom w:val="nil"/>
              <w:right w:val="nil"/>
            </w:tcBorders>
          </w:tcPr>
          <w:p w:rsidR="00114BDE" w:rsidRPr="00FA7AC7" w:rsidRDefault="00114BDE" w:rsidP="00114BDE">
            <w:pPr>
              <w:widowControl w:val="0"/>
              <w:autoSpaceDE w:val="0"/>
              <w:autoSpaceDN w:val="0"/>
              <w:adjustRightInd w:val="0"/>
              <w:spacing w:before="34" w:after="0"/>
              <w:ind w:left="79" w:right="180" w:firstLine="0"/>
              <w:jc w:val="both"/>
              <w:rPr>
                <w:rFonts w:ascii="Times New Roman" w:hAnsi="Times New Roman"/>
                <w:sz w:val="24"/>
                <w:szCs w:val="24"/>
              </w:rPr>
            </w:pPr>
            <w:r w:rsidRPr="00FA7AC7">
              <w:rPr>
                <w:rFonts w:ascii="Times New Roman" w:hAnsi="Times New Roman"/>
                <w:sz w:val="20"/>
                <w:szCs w:val="20"/>
              </w:rPr>
              <w:t>5504</w:t>
            </w:r>
          </w:p>
        </w:tc>
        <w:tc>
          <w:tcPr>
            <w:tcW w:w="4495" w:type="dxa"/>
            <w:tcBorders>
              <w:top w:val="nil"/>
              <w:left w:val="nil"/>
              <w:bottom w:val="nil"/>
              <w:right w:val="nil"/>
            </w:tcBorders>
          </w:tcPr>
          <w:p w:rsidR="00114BDE" w:rsidRPr="00FA7AC7" w:rsidRDefault="00114BDE" w:rsidP="00114BDE">
            <w:pPr>
              <w:widowControl w:val="0"/>
              <w:autoSpaceDE w:val="0"/>
              <w:autoSpaceDN w:val="0"/>
              <w:adjustRightInd w:val="0"/>
              <w:spacing w:before="34" w:after="0"/>
              <w:ind w:left="79" w:right="180" w:firstLine="0"/>
              <w:jc w:val="both"/>
              <w:rPr>
                <w:rFonts w:ascii="Times New Roman" w:hAnsi="Times New Roman"/>
                <w:sz w:val="24"/>
                <w:szCs w:val="24"/>
              </w:rPr>
            </w:pPr>
            <w:r w:rsidRPr="00FA7AC7">
              <w:rPr>
                <w:rFonts w:ascii="Times New Roman" w:hAnsi="Times New Roman"/>
                <w:sz w:val="20"/>
                <w:szCs w:val="20"/>
              </w:rPr>
              <w:t>History of</w:t>
            </w:r>
            <w:r w:rsidRPr="00FA7AC7">
              <w:rPr>
                <w:rFonts w:ascii="Times New Roman" w:hAnsi="Times New Roman"/>
                <w:spacing w:val="-11"/>
                <w:sz w:val="20"/>
                <w:szCs w:val="20"/>
              </w:rPr>
              <w:t xml:space="preserve"> </w:t>
            </w:r>
            <w:r w:rsidRPr="00FA7AC7">
              <w:rPr>
                <w:rFonts w:ascii="Times New Roman" w:hAnsi="Times New Roman"/>
                <w:sz w:val="20"/>
                <w:szCs w:val="20"/>
              </w:rPr>
              <w:t>American Education</w:t>
            </w:r>
          </w:p>
        </w:tc>
      </w:tr>
      <w:tr w:rsidR="00114BDE" w:rsidRPr="00FA7AC7" w:rsidTr="009263EC">
        <w:trPr>
          <w:trHeight w:hRule="exact" w:val="240"/>
        </w:trPr>
        <w:tc>
          <w:tcPr>
            <w:tcW w:w="989"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EDUC</w:t>
            </w:r>
          </w:p>
        </w:tc>
        <w:tc>
          <w:tcPr>
            <w:tcW w:w="8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5509</w:t>
            </w:r>
          </w:p>
        </w:tc>
        <w:tc>
          <w:tcPr>
            <w:tcW w:w="44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Philosophy of Education</w:t>
            </w:r>
          </w:p>
        </w:tc>
      </w:tr>
      <w:tr w:rsidR="00114BDE" w:rsidRPr="00FA7AC7" w:rsidTr="009263EC">
        <w:trPr>
          <w:trHeight w:hRule="exact" w:val="240"/>
        </w:trPr>
        <w:tc>
          <w:tcPr>
            <w:tcW w:w="989"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EDUC</w:t>
            </w:r>
          </w:p>
        </w:tc>
        <w:tc>
          <w:tcPr>
            <w:tcW w:w="8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5510</w:t>
            </w:r>
          </w:p>
        </w:tc>
        <w:tc>
          <w:tcPr>
            <w:tcW w:w="44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Sociology of Education</w:t>
            </w:r>
          </w:p>
        </w:tc>
      </w:tr>
      <w:tr w:rsidR="00114BDE" w:rsidRPr="00FA7AC7" w:rsidTr="009263EC">
        <w:trPr>
          <w:trHeight w:hRule="exact" w:val="240"/>
        </w:trPr>
        <w:tc>
          <w:tcPr>
            <w:tcW w:w="989"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EDUC</w:t>
            </w:r>
          </w:p>
        </w:tc>
        <w:tc>
          <w:tcPr>
            <w:tcW w:w="8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5555</w:t>
            </w:r>
          </w:p>
        </w:tc>
        <w:tc>
          <w:tcPr>
            <w:tcW w:w="44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Clinical</w:t>
            </w:r>
            <w:r w:rsidRPr="00FA7AC7">
              <w:rPr>
                <w:rFonts w:ascii="Times New Roman" w:hAnsi="Times New Roman"/>
                <w:spacing w:val="-11"/>
                <w:sz w:val="20"/>
                <w:szCs w:val="20"/>
              </w:rPr>
              <w:t xml:space="preserve"> </w:t>
            </w:r>
            <w:r w:rsidRPr="00FA7AC7">
              <w:rPr>
                <w:rFonts w:ascii="Times New Roman" w:hAnsi="Times New Roman"/>
                <w:sz w:val="20"/>
                <w:szCs w:val="20"/>
              </w:rPr>
              <w:t>Approach to Classroom</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114BDE" w:rsidRPr="00FA7AC7" w:rsidTr="009263EC">
        <w:trPr>
          <w:trHeight w:hRule="exact" w:val="240"/>
        </w:trPr>
        <w:tc>
          <w:tcPr>
            <w:tcW w:w="989"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ECEC</w:t>
            </w:r>
          </w:p>
        </w:tc>
        <w:tc>
          <w:tcPr>
            <w:tcW w:w="8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5518</w:t>
            </w:r>
          </w:p>
        </w:tc>
        <w:tc>
          <w:tcPr>
            <w:tcW w:w="44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Issues in Early Childhood Education</w:t>
            </w:r>
          </w:p>
        </w:tc>
      </w:tr>
      <w:tr w:rsidR="00114BDE" w:rsidRPr="00FA7AC7" w:rsidTr="009263EC">
        <w:trPr>
          <w:trHeight w:hRule="exact" w:val="320"/>
        </w:trPr>
        <w:tc>
          <w:tcPr>
            <w:tcW w:w="989"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EDAS</w:t>
            </w:r>
          </w:p>
        </w:tc>
        <w:tc>
          <w:tcPr>
            <w:tcW w:w="8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6648</w:t>
            </w:r>
          </w:p>
        </w:tc>
        <w:tc>
          <w:tcPr>
            <w:tcW w:w="4495"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79" w:right="180" w:firstLine="0"/>
              <w:jc w:val="both"/>
              <w:rPr>
                <w:rFonts w:ascii="Times New Roman" w:hAnsi="Times New Roman"/>
                <w:sz w:val="24"/>
                <w:szCs w:val="24"/>
              </w:rPr>
            </w:pPr>
            <w:r w:rsidRPr="00FA7AC7">
              <w:rPr>
                <w:rFonts w:ascii="Times New Roman" w:hAnsi="Times New Roman"/>
                <w:sz w:val="20"/>
                <w:szCs w:val="20"/>
              </w:rPr>
              <w:t>Economics in Education</w:t>
            </w:r>
          </w:p>
        </w:tc>
      </w:tr>
    </w:tbl>
    <w:p w:rsidR="00114BDE"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sz w:val="11"/>
          <w:szCs w:val="11"/>
        </w:rPr>
      </w:pPr>
    </w:p>
    <w:p w:rsidR="00114BDE" w:rsidRPr="004D76C4" w:rsidRDefault="00114BDE" w:rsidP="00114BDE">
      <w:pPr>
        <w:widowControl w:val="0"/>
        <w:tabs>
          <w:tab w:val="left" w:pos="8000"/>
        </w:tabs>
        <w:autoSpaceDE w:val="0"/>
        <w:autoSpaceDN w:val="0"/>
        <w:adjustRightInd w:val="0"/>
        <w:spacing w:before="14"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A</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ea C -</w:t>
      </w:r>
      <w:r w:rsidRPr="004D76C4">
        <w:rPr>
          <w:rFonts w:ascii="Times New Roman" w:hAnsi="Times New Roman"/>
          <w:b/>
          <w:bCs/>
          <w:color w:val="808080" w:themeColor="background1" w:themeShade="80"/>
          <w:spacing w:val="-5"/>
          <w:sz w:val="28"/>
          <w:szCs w:val="28"/>
        </w:rPr>
        <w:t xml:space="preserve"> </w:t>
      </w:r>
      <w:r w:rsidRPr="004D76C4">
        <w:rPr>
          <w:rFonts w:ascii="Times New Roman" w:hAnsi="Times New Roman"/>
          <w:b/>
          <w:bCs/>
          <w:color w:val="808080" w:themeColor="background1" w:themeShade="80"/>
          <w:spacing w:val="-26"/>
          <w:sz w:val="28"/>
          <w:szCs w:val="28"/>
        </w:rPr>
        <w:t>T</w:t>
      </w:r>
      <w:r w:rsidRPr="004D76C4">
        <w:rPr>
          <w:rFonts w:ascii="Times New Roman" w:hAnsi="Times New Roman"/>
          <w:b/>
          <w:bCs/>
          <w:color w:val="808080" w:themeColor="background1" w:themeShade="80"/>
          <w:sz w:val="28"/>
          <w:szCs w:val="28"/>
        </w:rPr>
        <w:t>eaching Field</w:t>
      </w:r>
      <w:r w:rsidRPr="004D76C4">
        <w:rPr>
          <w:rFonts w:ascii="Times New Roman" w:hAnsi="Times New Roman"/>
          <w:b/>
          <w:bCs/>
          <w:color w:val="808080" w:themeColor="background1" w:themeShade="80"/>
          <w:sz w:val="28"/>
          <w:szCs w:val="28"/>
        </w:rPr>
        <w:tab/>
        <w:t>18 hrs</w:t>
      </w:r>
    </w:p>
    <w:tbl>
      <w:tblPr>
        <w:tblW w:w="8989" w:type="dxa"/>
        <w:tblInd w:w="821" w:type="dxa"/>
        <w:tblLayout w:type="fixed"/>
        <w:tblCellMar>
          <w:left w:w="0" w:type="dxa"/>
          <w:right w:w="0" w:type="dxa"/>
        </w:tblCellMar>
        <w:tblLook w:val="0000"/>
      </w:tblPr>
      <w:tblGrid>
        <w:gridCol w:w="349"/>
        <w:gridCol w:w="990"/>
        <w:gridCol w:w="28"/>
        <w:gridCol w:w="880"/>
        <w:gridCol w:w="28"/>
        <w:gridCol w:w="6714"/>
      </w:tblGrid>
      <w:tr w:rsidR="00114BDE" w:rsidRPr="00FA7AC7" w:rsidTr="009263EC">
        <w:trPr>
          <w:trHeight w:hRule="exact" w:val="287"/>
        </w:trPr>
        <w:tc>
          <w:tcPr>
            <w:tcW w:w="1367" w:type="dxa"/>
            <w:gridSpan w:val="3"/>
            <w:tcBorders>
              <w:top w:val="nil"/>
              <w:left w:val="nil"/>
              <w:bottom w:val="nil"/>
              <w:right w:val="nil"/>
            </w:tcBorders>
          </w:tcPr>
          <w:p w:rsidR="00114BDE" w:rsidRPr="00FA7AC7" w:rsidRDefault="00114BDE" w:rsidP="00114BDE">
            <w:pPr>
              <w:widowControl w:val="0"/>
              <w:autoSpaceDE w:val="0"/>
              <w:autoSpaceDN w:val="0"/>
              <w:adjustRightInd w:val="0"/>
              <w:spacing w:before="34" w:after="0"/>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before="34" w:after="0"/>
              <w:ind w:left="90" w:right="180" w:firstLine="0"/>
              <w:jc w:val="both"/>
              <w:rPr>
                <w:rFonts w:ascii="Times New Roman" w:hAnsi="Times New Roman"/>
                <w:sz w:val="24"/>
                <w:szCs w:val="24"/>
              </w:rPr>
            </w:pPr>
            <w:r w:rsidRPr="00FA7AC7">
              <w:rPr>
                <w:rFonts w:ascii="Times New Roman" w:hAnsi="Times New Roman"/>
                <w:sz w:val="20"/>
                <w:szCs w:val="20"/>
              </w:rPr>
              <w:t>5509</w:t>
            </w:r>
          </w:p>
        </w:tc>
        <w:tc>
          <w:tcPr>
            <w:tcW w:w="6714" w:type="dxa"/>
            <w:tcBorders>
              <w:top w:val="nil"/>
              <w:left w:val="nil"/>
              <w:bottom w:val="nil"/>
              <w:right w:val="nil"/>
            </w:tcBorders>
          </w:tcPr>
          <w:p w:rsidR="00114BDE" w:rsidRPr="00FA7AC7" w:rsidRDefault="00114BDE" w:rsidP="00114BDE">
            <w:pPr>
              <w:widowControl w:val="0"/>
              <w:autoSpaceDE w:val="0"/>
              <w:autoSpaceDN w:val="0"/>
              <w:adjustRightInd w:val="0"/>
              <w:spacing w:before="34" w:after="0"/>
              <w:ind w:left="90" w:right="180" w:firstLine="0"/>
              <w:jc w:val="both"/>
              <w:rPr>
                <w:rFonts w:ascii="Times New Roman" w:hAnsi="Times New Roman"/>
                <w:sz w:val="24"/>
                <w:szCs w:val="24"/>
              </w:rPr>
            </w:pPr>
            <w:r w:rsidRPr="00FA7AC7">
              <w:rPr>
                <w:rFonts w:ascii="Times New Roman" w:hAnsi="Times New Roman"/>
                <w:sz w:val="20"/>
                <w:szCs w:val="20"/>
              </w:rPr>
              <w:t>Theories, Design and Program Development in Early</w:t>
            </w:r>
          </w:p>
        </w:tc>
      </w:tr>
      <w:tr w:rsidR="00114BDE" w:rsidRPr="00FA7AC7" w:rsidTr="009263EC">
        <w:trPr>
          <w:trHeight w:hRule="exact" w:val="240"/>
        </w:trPr>
        <w:tc>
          <w:tcPr>
            <w:tcW w:w="1367" w:type="dxa"/>
            <w:gridSpan w:val="3"/>
            <w:tcBorders>
              <w:top w:val="nil"/>
              <w:left w:val="nil"/>
              <w:bottom w:val="nil"/>
              <w:right w:val="nil"/>
            </w:tcBorders>
          </w:tcPr>
          <w:p w:rsidR="00114BDE" w:rsidRPr="00FA7AC7" w:rsidRDefault="00114BDE" w:rsidP="00114BDE">
            <w:pPr>
              <w:widowControl w:val="0"/>
              <w:autoSpaceDE w:val="0"/>
              <w:autoSpaceDN w:val="0"/>
              <w:adjustRightInd w:val="0"/>
              <w:spacing w:after="0"/>
              <w:ind w:left="90" w:right="180" w:firstLine="0"/>
              <w:jc w:val="both"/>
              <w:rPr>
                <w:rFonts w:ascii="Times New Roman" w:hAnsi="Times New Roman"/>
                <w:sz w:val="24"/>
                <w:szCs w:val="24"/>
              </w:rPr>
            </w:pP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ind w:left="90" w:right="180" w:firstLine="0"/>
              <w:jc w:val="both"/>
              <w:rPr>
                <w:rFonts w:ascii="Times New Roman" w:hAnsi="Times New Roman"/>
                <w:sz w:val="24"/>
                <w:szCs w:val="24"/>
              </w:rPr>
            </w:pPr>
          </w:p>
        </w:tc>
        <w:tc>
          <w:tcPr>
            <w:tcW w:w="6714"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Childhood Education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5512</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Cultural Diversity in Early Childhood Education*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5520</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Language Development for</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oung Children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5525</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Math Experiences for</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oung Children*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5527</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Science Experiences for</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oung Children*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5530</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Communicative</w:t>
            </w:r>
            <w:r w:rsidRPr="00FA7AC7">
              <w:rPr>
                <w:rFonts w:ascii="Times New Roman" w:hAnsi="Times New Roman"/>
                <w:spacing w:val="-11"/>
                <w:sz w:val="20"/>
                <w:szCs w:val="20"/>
              </w:rPr>
              <w:t xml:space="preserve"> </w:t>
            </w:r>
            <w:r w:rsidRPr="00FA7AC7">
              <w:rPr>
                <w:rFonts w:ascii="Times New Roman" w:hAnsi="Times New Roman"/>
                <w:sz w:val="20"/>
                <w:szCs w:val="20"/>
              </w:rPr>
              <w:t>Arts in Early Childhood Education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5535</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Reading in Early Childhood Education*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5545</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Infant Education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5550</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Social Studies in Early Childhood Education*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5555</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Creative Physical Experiences in Early Childhood Education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5560</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Counseling in Early Childhood Education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5565</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Diagnosis and Remediation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5570</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Theories of Play</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5575</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Parent Involvement in Early Childhood Education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5580</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ests and Measurements in Early Childhood Education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ECEC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5581</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Evaluation of Research in Early Childhood Education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EDUC</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5000</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Professional Development for</w:t>
            </w:r>
            <w:r w:rsidRPr="00FA7AC7">
              <w:rPr>
                <w:rFonts w:ascii="Times New Roman" w:hAnsi="Times New Roman"/>
                <w:spacing w:val="-11"/>
                <w:sz w:val="20"/>
                <w:szCs w:val="20"/>
              </w:rPr>
              <w:t xml:space="preserve"> </w:t>
            </w:r>
            <w:r w:rsidRPr="00FA7AC7">
              <w:rPr>
                <w:rFonts w:ascii="Times New Roman" w:hAnsi="Times New Roman"/>
                <w:sz w:val="20"/>
                <w:szCs w:val="20"/>
              </w:rPr>
              <w:t>Accomplished Educators</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5202</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echnology-Oriented Mathematics</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SPED</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5501</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Exceptional Children</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SPED</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5512</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Characteristics of Children and</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outh with Mild Learning,</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ind w:left="90" w:right="180" w:firstLine="0"/>
              <w:jc w:val="both"/>
              <w:rPr>
                <w:rFonts w:ascii="Times New Roman" w:hAnsi="Times New Roman"/>
                <w:sz w:val="24"/>
                <w:szCs w:val="24"/>
              </w:rPr>
            </w:pP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ind w:left="90" w:right="180" w:firstLine="0"/>
              <w:jc w:val="both"/>
              <w:rPr>
                <w:rFonts w:ascii="Times New Roman" w:hAnsi="Times New Roman"/>
                <w:sz w:val="24"/>
                <w:szCs w:val="24"/>
              </w:rPr>
            </w:pP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Intellectual, and or Behavioral Problems</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SPED</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5522</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eaching the Preschool Exceptional Child</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SPED</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5524</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Instructional Strategies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the Mildly Disabled</w:t>
            </w:r>
          </w:p>
        </w:tc>
      </w:tr>
      <w:tr w:rsidR="00114BDE" w:rsidRPr="00FA7AC7" w:rsidTr="009263EC">
        <w:trPr>
          <w:gridBefore w:val="1"/>
          <w:wBefore w:w="349" w:type="dxa"/>
          <w:trHeight w:hRule="exact" w:val="240"/>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SPED</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5530</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Parent Counseling</w:t>
            </w:r>
          </w:p>
        </w:tc>
      </w:tr>
      <w:tr w:rsidR="00114BDE" w:rsidRPr="00FA7AC7" w:rsidTr="009263EC">
        <w:trPr>
          <w:gridBefore w:val="1"/>
          <w:wBefore w:w="349" w:type="dxa"/>
          <w:trHeight w:hRule="exact" w:val="262"/>
        </w:trPr>
        <w:tc>
          <w:tcPr>
            <w:tcW w:w="990" w:type="dxa"/>
            <w:tcBorders>
              <w:top w:val="nil"/>
              <w:left w:val="nil"/>
              <w:bottom w:val="nil"/>
              <w:right w:val="nil"/>
            </w:tcBorders>
          </w:tcPr>
          <w:p w:rsidR="00114BDE" w:rsidRPr="00FA7AC7" w:rsidRDefault="00114BDE" w:rsidP="00114BDE">
            <w:pPr>
              <w:widowControl w:val="0"/>
              <w:autoSpaceDE w:val="0"/>
              <w:autoSpaceDN w:val="0"/>
              <w:adjustRightInd w:val="0"/>
              <w:spacing w:before="9" w:after="0"/>
              <w:ind w:left="90" w:right="180" w:firstLine="0"/>
              <w:jc w:val="both"/>
              <w:rPr>
                <w:rFonts w:ascii="Times New Roman" w:hAnsi="Times New Roman"/>
                <w:sz w:val="24"/>
                <w:szCs w:val="24"/>
              </w:rPr>
            </w:pPr>
            <w:r w:rsidRPr="00FA7AC7">
              <w:rPr>
                <w:rFonts w:ascii="Times New Roman" w:hAnsi="Times New Roman"/>
                <w:sz w:val="20"/>
                <w:szCs w:val="20"/>
              </w:rPr>
              <w:t>SECD</w:t>
            </w:r>
          </w:p>
        </w:tc>
        <w:tc>
          <w:tcPr>
            <w:tcW w:w="908"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5535</w:t>
            </w:r>
          </w:p>
        </w:tc>
        <w:tc>
          <w:tcPr>
            <w:tcW w:w="6742" w:type="dxa"/>
            <w:gridSpan w:val="2"/>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Strategic Developmental Counseling for School</w:t>
            </w:r>
            <w:r>
              <w:rPr>
                <w:rFonts w:ascii="Times New Roman" w:hAnsi="Times New Roman"/>
                <w:sz w:val="20"/>
                <w:szCs w:val="20"/>
              </w:rPr>
              <w:t xml:space="preserve"> </w:t>
            </w:r>
            <w:r w:rsidRPr="00FA7AC7">
              <w:rPr>
                <w:rFonts w:ascii="Times New Roman" w:hAnsi="Times New Roman"/>
                <w:sz w:val="20"/>
                <w:szCs w:val="20"/>
              </w:rPr>
              <w:t>Behavioral Problems</w:t>
            </w:r>
          </w:p>
        </w:tc>
      </w:tr>
      <w:tr w:rsidR="00114BDE" w:rsidRPr="00FA7AC7" w:rsidTr="009263EC">
        <w:trPr>
          <w:gridBefore w:val="1"/>
          <w:wBefore w:w="349" w:type="dxa"/>
          <w:trHeight w:hRule="exact" w:val="538"/>
        </w:trPr>
        <w:tc>
          <w:tcPr>
            <w:tcW w:w="990" w:type="dxa"/>
            <w:tcBorders>
              <w:top w:val="nil"/>
              <w:left w:val="nil"/>
              <w:bottom w:val="nil"/>
              <w:right w:val="nil"/>
            </w:tcBorders>
          </w:tcPr>
          <w:p w:rsidR="00114BDE" w:rsidRDefault="00114BDE" w:rsidP="00114BDE">
            <w:pPr>
              <w:widowControl w:val="0"/>
              <w:autoSpaceDE w:val="0"/>
              <w:autoSpaceDN w:val="0"/>
              <w:adjustRightInd w:val="0"/>
              <w:spacing w:after="0"/>
              <w:ind w:left="90" w:right="180" w:firstLine="0"/>
              <w:jc w:val="both"/>
              <w:rPr>
                <w:rFonts w:ascii="Times New Roman" w:hAnsi="Times New Roman"/>
                <w:sz w:val="20"/>
                <w:szCs w:val="20"/>
              </w:rPr>
            </w:pPr>
            <w:r w:rsidRPr="00FA7AC7">
              <w:rPr>
                <w:rFonts w:ascii="Times New Roman" w:hAnsi="Times New Roman"/>
                <w:sz w:val="20"/>
                <w:szCs w:val="20"/>
              </w:rPr>
              <w:t>EDUC</w:t>
            </w:r>
          </w:p>
          <w:p w:rsidR="00114BDE" w:rsidRPr="00FA7AC7" w:rsidRDefault="00114BDE" w:rsidP="00114BDE">
            <w:pPr>
              <w:widowControl w:val="0"/>
              <w:autoSpaceDE w:val="0"/>
              <w:autoSpaceDN w:val="0"/>
              <w:adjustRightInd w:val="0"/>
              <w:spacing w:after="0"/>
              <w:ind w:left="90" w:right="180" w:firstLine="0"/>
              <w:jc w:val="both"/>
              <w:rPr>
                <w:rFonts w:ascii="Times New Roman" w:hAnsi="Times New Roman"/>
                <w:sz w:val="24"/>
                <w:szCs w:val="24"/>
              </w:rPr>
            </w:pPr>
            <w:r>
              <w:rPr>
                <w:rFonts w:ascii="Times New Roman" w:hAnsi="Times New Roman"/>
                <w:sz w:val="20"/>
                <w:szCs w:val="20"/>
              </w:rPr>
              <w:t>EDUC</w:t>
            </w:r>
          </w:p>
        </w:tc>
        <w:tc>
          <w:tcPr>
            <w:tcW w:w="908" w:type="dxa"/>
            <w:gridSpan w:val="2"/>
            <w:tcBorders>
              <w:top w:val="nil"/>
              <w:left w:val="nil"/>
              <w:bottom w:val="nil"/>
              <w:right w:val="nil"/>
            </w:tcBorders>
          </w:tcPr>
          <w:p w:rsidR="00114BDE" w:rsidRDefault="00114BDE" w:rsidP="00114BDE">
            <w:pPr>
              <w:widowControl w:val="0"/>
              <w:autoSpaceDE w:val="0"/>
              <w:autoSpaceDN w:val="0"/>
              <w:adjustRightInd w:val="0"/>
              <w:spacing w:after="0"/>
              <w:ind w:left="90" w:right="180" w:firstLine="0"/>
              <w:jc w:val="both"/>
              <w:rPr>
                <w:rFonts w:ascii="Times New Roman" w:hAnsi="Times New Roman"/>
                <w:sz w:val="20"/>
                <w:szCs w:val="20"/>
              </w:rPr>
            </w:pPr>
            <w:r w:rsidRPr="00FA7AC7">
              <w:rPr>
                <w:rFonts w:ascii="Times New Roman" w:hAnsi="Times New Roman"/>
                <w:sz w:val="20"/>
                <w:szCs w:val="20"/>
              </w:rPr>
              <w:t>5590</w:t>
            </w:r>
          </w:p>
          <w:p w:rsidR="00114BDE" w:rsidRPr="00FA7AC7" w:rsidRDefault="00114BDE" w:rsidP="00114BDE">
            <w:pPr>
              <w:widowControl w:val="0"/>
              <w:autoSpaceDE w:val="0"/>
              <w:autoSpaceDN w:val="0"/>
              <w:adjustRightInd w:val="0"/>
              <w:spacing w:after="0"/>
              <w:ind w:left="90" w:right="180" w:firstLine="0"/>
              <w:jc w:val="both"/>
              <w:rPr>
                <w:rFonts w:ascii="Times New Roman" w:hAnsi="Times New Roman"/>
                <w:sz w:val="24"/>
                <w:szCs w:val="24"/>
              </w:rPr>
            </w:pPr>
            <w:r>
              <w:rPr>
                <w:rFonts w:ascii="Times New Roman" w:hAnsi="Times New Roman"/>
                <w:sz w:val="20"/>
                <w:szCs w:val="20"/>
              </w:rPr>
              <w:t>5591</w:t>
            </w:r>
          </w:p>
        </w:tc>
        <w:tc>
          <w:tcPr>
            <w:tcW w:w="6742" w:type="dxa"/>
            <w:gridSpan w:val="2"/>
            <w:tcBorders>
              <w:top w:val="nil"/>
              <w:left w:val="nil"/>
              <w:bottom w:val="nil"/>
              <w:right w:val="nil"/>
            </w:tcBorders>
          </w:tcPr>
          <w:p w:rsidR="00114BDE" w:rsidRDefault="00114BDE" w:rsidP="00114BDE">
            <w:pPr>
              <w:widowControl w:val="0"/>
              <w:autoSpaceDE w:val="0"/>
              <w:autoSpaceDN w:val="0"/>
              <w:adjustRightInd w:val="0"/>
              <w:spacing w:after="0" w:line="218" w:lineRule="exact"/>
              <w:ind w:left="90" w:right="180" w:firstLine="0"/>
              <w:jc w:val="both"/>
              <w:rPr>
                <w:rFonts w:ascii="Times New Roman" w:hAnsi="Times New Roman"/>
                <w:sz w:val="20"/>
                <w:szCs w:val="20"/>
              </w:rPr>
            </w:pPr>
            <w:r w:rsidRPr="00FA7AC7">
              <w:rPr>
                <w:rFonts w:ascii="Times New Roman" w:hAnsi="Times New Roman"/>
                <w:sz w:val="20"/>
                <w:szCs w:val="20"/>
              </w:rPr>
              <w:t>Practicum I: Internship in Early Childhood Education (Preschool)</w:t>
            </w:r>
          </w:p>
          <w:p w:rsidR="00114BDE" w:rsidRDefault="00114BDE" w:rsidP="00114BDE">
            <w:pPr>
              <w:widowControl w:val="0"/>
              <w:tabs>
                <w:tab w:val="left" w:pos="3720"/>
              </w:tabs>
              <w:autoSpaceDE w:val="0"/>
              <w:autoSpaceDN w:val="0"/>
              <w:adjustRightInd w:val="0"/>
              <w:spacing w:before="26" w:after="0"/>
              <w:ind w:left="90" w:right="180" w:hanging="8"/>
              <w:jc w:val="both"/>
              <w:rPr>
                <w:rFonts w:ascii="Times New Roman" w:hAnsi="Times New Roman"/>
                <w:sz w:val="20"/>
                <w:szCs w:val="20"/>
              </w:rPr>
            </w:pPr>
            <w:r>
              <w:rPr>
                <w:rFonts w:ascii="Times New Roman" w:hAnsi="Times New Roman"/>
                <w:sz w:val="20"/>
                <w:szCs w:val="20"/>
              </w:rPr>
              <w:t>Practicum II: Internship in Early Childhood Education (Primary)</w:t>
            </w:r>
          </w:p>
          <w:p w:rsidR="00114BDE" w:rsidRPr="00FA7AC7" w:rsidRDefault="00114BDE" w:rsidP="00114BDE">
            <w:pPr>
              <w:widowControl w:val="0"/>
              <w:autoSpaceDE w:val="0"/>
              <w:autoSpaceDN w:val="0"/>
              <w:adjustRightInd w:val="0"/>
              <w:spacing w:after="0" w:line="218" w:lineRule="exact"/>
              <w:ind w:left="90" w:right="180" w:firstLine="0"/>
              <w:jc w:val="both"/>
              <w:rPr>
                <w:rFonts w:ascii="Times New Roman" w:hAnsi="Times New Roman"/>
                <w:sz w:val="24"/>
                <w:szCs w:val="24"/>
              </w:rPr>
            </w:pPr>
          </w:p>
        </w:tc>
      </w:tr>
    </w:tbl>
    <w:p w:rsidR="00114BDE" w:rsidRDefault="00114BDE" w:rsidP="00114BDE">
      <w:pPr>
        <w:widowControl w:val="0"/>
        <w:autoSpaceDE w:val="0"/>
        <w:autoSpaceDN w:val="0"/>
        <w:adjustRightInd w:val="0"/>
        <w:spacing w:before="10" w:after="0"/>
        <w:ind w:left="1260" w:right="180" w:firstLine="0"/>
        <w:jc w:val="both"/>
        <w:rPr>
          <w:rFonts w:ascii="Times New Roman" w:hAnsi="Times New Roman"/>
          <w:sz w:val="20"/>
          <w:szCs w:val="20"/>
        </w:rPr>
      </w:pPr>
      <w:r>
        <w:rPr>
          <w:rFonts w:ascii="Times New Roman" w:hAnsi="Times New Roman"/>
          <w:sz w:val="20"/>
          <w:szCs w:val="20"/>
        </w:rPr>
        <w:t>* Reading endorsement available</w:t>
      </w:r>
    </w:p>
    <w:p w:rsidR="00114BDE" w:rsidRDefault="00114BDE" w:rsidP="00200D5E">
      <w:pPr>
        <w:widowControl w:val="0"/>
        <w:autoSpaceDE w:val="0"/>
        <w:autoSpaceDN w:val="0"/>
        <w:adjustRightInd w:val="0"/>
        <w:spacing w:after="0"/>
        <w:ind w:left="360" w:right="180" w:firstLine="0"/>
        <w:jc w:val="both"/>
        <w:rPr>
          <w:rFonts w:ascii="Times New Roman" w:hAnsi="Times New Roman"/>
          <w:sz w:val="20"/>
          <w:szCs w:val="20"/>
        </w:rPr>
      </w:pPr>
    </w:p>
    <w:p w:rsidR="00872727" w:rsidRDefault="00872727" w:rsidP="00200D5E">
      <w:pPr>
        <w:widowControl w:val="0"/>
        <w:autoSpaceDE w:val="0"/>
        <w:autoSpaceDN w:val="0"/>
        <w:adjustRightInd w:val="0"/>
        <w:spacing w:after="0"/>
        <w:ind w:left="360" w:right="180" w:firstLine="0"/>
        <w:jc w:val="both"/>
        <w:rPr>
          <w:rFonts w:ascii="Times New Roman" w:hAnsi="Times New Roman"/>
          <w:sz w:val="20"/>
          <w:szCs w:val="20"/>
        </w:rPr>
        <w:sectPr w:rsidR="00872727" w:rsidSect="00572BC6">
          <w:headerReference w:type="default" r:id="rId50"/>
          <w:pgSz w:w="12240" w:h="15840" w:code="1"/>
          <w:pgMar w:top="720" w:right="720" w:bottom="288" w:left="1440" w:header="720" w:footer="288" w:gutter="0"/>
          <w:cols w:space="720"/>
          <w:docGrid w:linePitch="360"/>
        </w:sectPr>
      </w:pPr>
    </w:p>
    <w:p w:rsidR="00114BDE" w:rsidRDefault="00114BDE" w:rsidP="00200D5E">
      <w:pPr>
        <w:widowControl w:val="0"/>
        <w:autoSpaceDE w:val="0"/>
        <w:autoSpaceDN w:val="0"/>
        <w:adjustRightInd w:val="0"/>
        <w:spacing w:after="0"/>
        <w:ind w:left="360" w:right="180" w:firstLine="0"/>
        <w:jc w:val="both"/>
        <w:rPr>
          <w:rFonts w:ascii="Times New Roman" w:hAnsi="Times New Roman"/>
          <w:sz w:val="20"/>
          <w:szCs w:val="20"/>
        </w:rPr>
      </w:pPr>
    </w:p>
    <w:p w:rsidR="00114BDE" w:rsidRDefault="00114BDE" w:rsidP="00200D5E">
      <w:pPr>
        <w:widowControl w:val="0"/>
        <w:autoSpaceDE w:val="0"/>
        <w:autoSpaceDN w:val="0"/>
        <w:adjustRightInd w:val="0"/>
        <w:spacing w:after="0"/>
        <w:ind w:left="360" w:right="180" w:firstLine="0"/>
        <w:jc w:val="both"/>
        <w:rPr>
          <w:rFonts w:ascii="Times New Roman" w:hAnsi="Times New Roman"/>
          <w:sz w:val="20"/>
          <w:szCs w:val="20"/>
        </w:rPr>
      </w:pPr>
    </w:p>
    <w:p w:rsidR="00114BDE" w:rsidRPr="004D76C4"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A</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ea D - Resea</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ch</w:t>
      </w:r>
      <w:r w:rsidRPr="004D76C4">
        <w:rPr>
          <w:rFonts w:ascii="Times New Roman" w:hAnsi="Times New Roman"/>
          <w:b/>
          <w:bCs/>
          <w:color w:val="808080" w:themeColor="background1" w:themeShade="80"/>
          <w:sz w:val="28"/>
          <w:szCs w:val="28"/>
        </w:rPr>
        <w:tab/>
        <w:t>3 hrs</w:t>
      </w:r>
    </w:p>
    <w:p w:rsidR="00114BDE" w:rsidRDefault="00114BDE" w:rsidP="00114BDE">
      <w:pPr>
        <w:widowControl w:val="0"/>
        <w:tabs>
          <w:tab w:val="left" w:pos="3720"/>
        </w:tabs>
        <w:autoSpaceDE w:val="0"/>
        <w:autoSpaceDN w:val="0"/>
        <w:adjustRightInd w:val="0"/>
        <w:spacing w:before="37" w:after="0"/>
        <w:ind w:left="360" w:right="180" w:firstLine="360"/>
        <w:jc w:val="both"/>
        <w:rPr>
          <w:rFonts w:ascii="Times New Roman" w:hAnsi="Times New Roman"/>
          <w:sz w:val="20"/>
          <w:szCs w:val="20"/>
        </w:rPr>
      </w:pPr>
      <w:r>
        <w:rPr>
          <w:rFonts w:ascii="Times New Roman" w:hAnsi="Times New Roman"/>
          <w:position w:val="2"/>
          <w:sz w:val="20"/>
          <w:szCs w:val="20"/>
        </w:rPr>
        <w:t>EDUC</w:t>
      </w:r>
      <w:r>
        <w:rPr>
          <w:rFonts w:ascii="Times New Roman" w:hAnsi="Times New Roman"/>
          <w:position w:val="2"/>
          <w:sz w:val="20"/>
          <w:szCs w:val="20"/>
        </w:rPr>
        <w:tab/>
        <w:t xml:space="preserve">5501  </w:t>
      </w:r>
      <w:r>
        <w:rPr>
          <w:rFonts w:ascii="Times New Roman" w:hAnsi="Times New Roman"/>
          <w:spacing w:val="21"/>
          <w:position w:val="2"/>
          <w:sz w:val="20"/>
          <w:szCs w:val="20"/>
        </w:rPr>
        <w:t xml:space="preserve"> </w:t>
      </w:r>
      <w:r>
        <w:rPr>
          <w:rFonts w:ascii="Times New Roman" w:hAnsi="Times New Roman"/>
          <w:sz w:val="20"/>
          <w:szCs w:val="20"/>
        </w:rPr>
        <w:t>Educational Research (Prerequisite: EDUC 5500)</w:t>
      </w:r>
    </w:p>
    <w:p w:rsidR="00114BDE" w:rsidRDefault="00114BDE" w:rsidP="00114BDE">
      <w:pPr>
        <w:widowControl w:val="0"/>
        <w:autoSpaceDE w:val="0"/>
        <w:autoSpaceDN w:val="0"/>
        <w:adjustRightInd w:val="0"/>
        <w:spacing w:before="6" w:after="0" w:line="200" w:lineRule="exact"/>
        <w:ind w:left="360" w:right="180" w:firstLine="360"/>
        <w:jc w:val="both"/>
        <w:rPr>
          <w:rFonts w:ascii="Times New Roman" w:hAnsi="Times New Roman"/>
          <w:sz w:val="20"/>
          <w:szCs w:val="20"/>
        </w:rPr>
      </w:pPr>
    </w:p>
    <w:p w:rsidR="00114BDE" w:rsidRPr="004D76C4"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4D76C4">
        <w:rPr>
          <w:rFonts w:ascii="Times New Roman" w:hAnsi="Times New Roman"/>
          <w:b/>
          <w:bCs/>
          <w:color w:val="808080" w:themeColor="background1" w:themeShade="80"/>
          <w:sz w:val="28"/>
          <w:szCs w:val="28"/>
        </w:rPr>
        <w:t>A</w:t>
      </w:r>
      <w:r w:rsidRPr="004D76C4">
        <w:rPr>
          <w:rFonts w:ascii="Times New Roman" w:hAnsi="Times New Roman"/>
          <w:b/>
          <w:bCs/>
          <w:color w:val="808080" w:themeColor="background1" w:themeShade="80"/>
          <w:spacing w:val="-5"/>
          <w:sz w:val="28"/>
          <w:szCs w:val="28"/>
        </w:rPr>
        <w:t>r</w:t>
      </w:r>
      <w:r w:rsidRPr="004D76C4">
        <w:rPr>
          <w:rFonts w:ascii="Times New Roman" w:hAnsi="Times New Roman"/>
          <w:b/>
          <w:bCs/>
          <w:color w:val="808080" w:themeColor="background1" w:themeShade="80"/>
          <w:sz w:val="28"/>
          <w:szCs w:val="28"/>
        </w:rPr>
        <w:t>ea E - Electives (to select with advisor)</w:t>
      </w:r>
      <w:r w:rsidRPr="004D76C4">
        <w:rPr>
          <w:rFonts w:ascii="Times New Roman" w:hAnsi="Times New Roman"/>
          <w:b/>
          <w:bCs/>
          <w:color w:val="808080" w:themeColor="background1" w:themeShade="80"/>
          <w:sz w:val="28"/>
          <w:szCs w:val="28"/>
        </w:rPr>
        <w:tab/>
        <w:t>9 hrs</w:t>
      </w:r>
    </w:p>
    <w:p w:rsidR="00114BDE" w:rsidRDefault="00114BDE" w:rsidP="00114BDE">
      <w:pPr>
        <w:widowControl w:val="0"/>
        <w:tabs>
          <w:tab w:val="left" w:pos="3720"/>
        </w:tabs>
        <w:autoSpaceDE w:val="0"/>
        <w:autoSpaceDN w:val="0"/>
        <w:adjustRightInd w:val="0"/>
        <w:spacing w:before="40" w:after="0"/>
        <w:ind w:left="360" w:right="180" w:firstLine="360"/>
        <w:jc w:val="both"/>
        <w:rPr>
          <w:rFonts w:ascii="Times New Roman" w:hAnsi="Times New Roman"/>
          <w:sz w:val="20"/>
          <w:szCs w:val="20"/>
        </w:rPr>
      </w:pPr>
      <w:r>
        <w:rPr>
          <w:rFonts w:ascii="Times New Roman" w:hAnsi="Times New Roman"/>
          <w:position w:val="2"/>
          <w:sz w:val="20"/>
          <w:szCs w:val="20"/>
        </w:rPr>
        <w:t>**EDUC</w:t>
      </w:r>
      <w:r>
        <w:rPr>
          <w:rFonts w:ascii="Times New Roman" w:hAnsi="Times New Roman"/>
          <w:position w:val="2"/>
          <w:sz w:val="20"/>
          <w:szCs w:val="20"/>
        </w:rPr>
        <w:tab/>
        <w:t xml:space="preserve">5500  </w:t>
      </w:r>
      <w:r>
        <w:rPr>
          <w:rFonts w:ascii="Times New Roman" w:hAnsi="Times New Roman"/>
          <w:spacing w:val="21"/>
          <w:position w:val="2"/>
          <w:sz w:val="20"/>
          <w:szCs w:val="20"/>
        </w:rPr>
        <w:t xml:space="preserve"> </w:t>
      </w:r>
      <w:r>
        <w:rPr>
          <w:rFonts w:ascii="Times New Roman" w:hAnsi="Times New Roman"/>
          <w:sz w:val="20"/>
          <w:szCs w:val="20"/>
        </w:rPr>
        <w:t>Educational Statistics</w:t>
      </w:r>
    </w:p>
    <w:p w:rsidR="00114BDE" w:rsidRDefault="00114BDE" w:rsidP="00114BDE">
      <w:pPr>
        <w:widowControl w:val="0"/>
        <w:autoSpaceDE w:val="0"/>
        <w:autoSpaceDN w:val="0"/>
        <w:adjustRightInd w:val="0"/>
        <w:spacing w:after="0" w:line="218" w:lineRule="exact"/>
        <w:ind w:left="360" w:right="180" w:firstLine="360"/>
        <w:jc w:val="both"/>
        <w:rPr>
          <w:rFonts w:ascii="Times New Roman" w:hAnsi="Times New Roman"/>
          <w:sz w:val="20"/>
          <w:szCs w:val="20"/>
        </w:rPr>
      </w:pPr>
      <w:r>
        <w:rPr>
          <w:rFonts w:ascii="Times New Roman" w:hAnsi="Times New Roman"/>
          <w:sz w:val="20"/>
          <w:szCs w:val="20"/>
        </w:rPr>
        <w:t>*Major courses (four of the five).</w:t>
      </w:r>
    </w:p>
    <w:p w:rsidR="00114BDE" w:rsidRDefault="00114BDE" w:rsidP="00114BDE">
      <w:pPr>
        <w:widowControl w:val="0"/>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***Pre-requisite</w:t>
      </w:r>
    </w:p>
    <w:p w:rsidR="00114BDE" w:rsidRDefault="00114BDE" w:rsidP="00114BDE">
      <w:pPr>
        <w:widowControl w:val="0"/>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III Required unless previously taken.</w:t>
      </w:r>
    </w:p>
    <w:p w:rsidR="00114BDE" w:rsidRDefault="00114BDE" w:rsidP="00114BDE">
      <w:pPr>
        <w:widowControl w:val="0"/>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z w:val="20"/>
          <w:szCs w:val="20"/>
        </w:rPr>
        <w:t>#Required for all majors.</w:t>
      </w:r>
    </w:p>
    <w:p w:rsidR="00114BDE" w:rsidRDefault="00114BDE" w:rsidP="00114BDE">
      <w:pPr>
        <w:widowControl w:val="0"/>
        <w:tabs>
          <w:tab w:val="right" w:leader="hyphen" w:pos="9720"/>
        </w:tabs>
        <w:autoSpaceDE w:val="0"/>
        <w:autoSpaceDN w:val="0"/>
        <w:adjustRightInd w:val="0"/>
        <w:spacing w:before="10" w:after="0"/>
        <w:ind w:left="360" w:right="180" w:firstLine="360"/>
        <w:jc w:val="both"/>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otal</w:t>
      </w:r>
      <w:r>
        <w:rPr>
          <w:rFonts w:ascii="Times New Roman" w:hAnsi="Times New Roman"/>
          <w:spacing w:val="7"/>
          <w:sz w:val="20"/>
          <w:szCs w:val="20"/>
        </w:rPr>
        <w:t xml:space="preserve"> </w:t>
      </w:r>
      <w:r>
        <w:rPr>
          <w:rFonts w:ascii="Times New Roman" w:hAnsi="Times New Roman"/>
          <w:sz w:val="20"/>
          <w:szCs w:val="20"/>
        </w:rPr>
        <w:t>Hours</w:t>
      </w:r>
      <w:r>
        <w:rPr>
          <w:rFonts w:ascii="Times New Roman" w:hAnsi="Times New Roman"/>
          <w:spacing w:val="7"/>
          <w:sz w:val="20"/>
          <w:szCs w:val="20"/>
        </w:rPr>
        <w:t xml:space="preserve"> </w:t>
      </w:r>
      <w:r>
        <w:rPr>
          <w:rFonts w:ascii="Times New Roman" w:hAnsi="Times New Roman"/>
          <w:sz w:val="20"/>
          <w:szCs w:val="20"/>
        </w:rPr>
        <w:t>Required</w:t>
      </w:r>
      <w:r>
        <w:rPr>
          <w:rFonts w:ascii="Times New Roman" w:hAnsi="Times New Roman"/>
          <w:sz w:val="20"/>
          <w:szCs w:val="20"/>
        </w:rPr>
        <w:tab/>
      </w:r>
      <w:r>
        <w:rPr>
          <w:rFonts w:ascii="Times New Roman" w:hAnsi="Times New Roman"/>
          <w:position w:val="-2"/>
          <w:sz w:val="20"/>
          <w:szCs w:val="20"/>
        </w:rPr>
        <w:t>36</w:t>
      </w:r>
      <w:r>
        <w:rPr>
          <w:rFonts w:ascii="Times New Roman" w:hAnsi="Times New Roman"/>
          <w:spacing w:val="7"/>
          <w:position w:val="-2"/>
          <w:sz w:val="20"/>
          <w:szCs w:val="20"/>
        </w:rPr>
        <w:t xml:space="preserve"> </w:t>
      </w:r>
      <w:r>
        <w:rPr>
          <w:rFonts w:ascii="Times New Roman" w:hAnsi="Times New Roman"/>
          <w:position w:val="-2"/>
          <w:sz w:val="20"/>
          <w:szCs w:val="20"/>
        </w:rPr>
        <w:t>hrs.</w:t>
      </w:r>
    </w:p>
    <w:p w:rsidR="00114BDE" w:rsidRDefault="00114BDE" w:rsidP="00114BDE">
      <w:pPr>
        <w:widowControl w:val="0"/>
        <w:autoSpaceDE w:val="0"/>
        <w:autoSpaceDN w:val="0"/>
        <w:adjustRightInd w:val="0"/>
        <w:spacing w:before="8" w:after="0" w:line="200" w:lineRule="exact"/>
        <w:ind w:left="1080" w:right="180" w:firstLine="0"/>
        <w:jc w:val="both"/>
        <w:rPr>
          <w:rFonts w:ascii="Times New Roman" w:hAnsi="Times New Roman"/>
          <w:sz w:val="20"/>
          <w:szCs w:val="20"/>
        </w:rPr>
      </w:pPr>
    </w:p>
    <w:p w:rsidR="00114BDE" w:rsidRDefault="00114BDE" w:rsidP="00114BDE">
      <w:pPr>
        <w:pStyle w:val="Heading2"/>
        <w:spacing w:before="0"/>
        <w:ind w:left="360" w:right="180" w:firstLine="0"/>
        <w:rPr>
          <w:rFonts w:ascii="Impact" w:hAnsi="Impact" w:cs="Impact"/>
          <w:color w:val="808080" w:themeColor="background1" w:themeShade="80"/>
          <w:sz w:val="32"/>
          <w:szCs w:val="32"/>
        </w:rPr>
      </w:pPr>
      <w:bookmarkStart w:id="291" w:name="_Toc294969750"/>
      <w:bookmarkStart w:id="292" w:name="_Toc295508312"/>
      <w:r w:rsidRPr="004D76C4">
        <w:rPr>
          <w:rFonts w:ascii="Impact" w:hAnsi="Impact" w:cs="Impact"/>
          <w:color w:val="808080" w:themeColor="background1" w:themeShade="80"/>
          <w:sz w:val="32"/>
          <w:szCs w:val="32"/>
        </w:rPr>
        <w:t>COURSE DESCRIPTIONS</w:t>
      </w:r>
      <w:bookmarkEnd w:id="291"/>
      <w:bookmarkEnd w:id="292"/>
    </w:p>
    <w:p w:rsidR="00114BDE" w:rsidRPr="00114BDE" w:rsidRDefault="00114BDE" w:rsidP="00114BDE">
      <w:pPr>
        <w:ind w:left="360" w:right="180" w:firstLine="0"/>
      </w:pPr>
    </w:p>
    <w:p w:rsidR="00114BDE" w:rsidRDefault="00114BDE" w:rsidP="00114BDE">
      <w:pPr>
        <w:widowControl w:val="0"/>
        <w:autoSpaceDE w:val="0"/>
        <w:autoSpaceDN w:val="0"/>
        <w:adjustRightInd w:val="0"/>
        <w:spacing w:before="37" w:after="0" w:line="251" w:lineRule="auto"/>
        <w:ind w:left="360" w:right="180" w:firstLine="0"/>
        <w:jc w:val="both"/>
        <w:rPr>
          <w:rFonts w:ascii="Times New Roman" w:hAnsi="Times New Roman"/>
          <w:b/>
          <w:bCs/>
          <w:color w:val="191919"/>
          <w:spacing w:val="-1"/>
          <w:sz w:val="20"/>
          <w:szCs w:val="20"/>
        </w:rPr>
      </w:pPr>
      <w:r>
        <w:rPr>
          <w:rFonts w:ascii="Times New Roman" w:hAnsi="Times New Roman"/>
          <w:b/>
          <w:bCs/>
          <w:color w:val="191919"/>
          <w:spacing w:val="-1"/>
          <w:sz w:val="20"/>
          <w:szCs w:val="20"/>
        </w:rPr>
        <w:t>ECE</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550</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Earl</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Childhoo</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 xml:space="preserve">Development...........................................................................3(3-2) </w:t>
      </w:r>
    </w:p>
    <w:p w:rsidR="00114BDE" w:rsidRDefault="00114BDE" w:rsidP="00114BDE">
      <w:pPr>
        <w:widowControl w:val="0"/>
        <w:autoSpaceDE w:val="0"/>
        <w:autoSpaceDN w:val="0"/>
        <w:adjustRightInd w:val="0"/>
        <w:spacing w:before="37" w:after="0" w:line="251"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Advanced</w:t>
      </w:r>
      <w:r>
        <w:rPr>
          <w:rFonts w:ascii="Times New Roman" w:hAnsi="Times New Roman"/>
          <w:color w:val="191919"/>
          <w:spacing w:val="-3"/>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physical,</w:t>
      </w:r>
      <w:r>
        <w:rPr>
          <w:rFonts w:ascii="Times New Roman" w:hAnsi="Times New Roman"/>
          <w:color w:val="191919"/>
          <w:spacing w:val="-3"/>
          <w:sz w:val="20"/>
          <w:szCs w:val="20"/>
        </w:rPr>
        <w:t xml:space="preserve"> </w:t>
      </w:r>
      <w:r>
        <w:rPr>
          <w:rFonts w:ascii="Times New Roman" w:hAnsi="Times New Roman"/>
          <w:color w:val="191919"/>
          <w:sz w:val="20"/>
          <w:szCs w:val="20"/>
        </w:rPr>
        <w:t>emotional,</w:t>
      </w:r>
      <w:r>
        <w:rPr>
          <w:rFonts w:ascii="Times New Roman" w:hAnsi="Times New Roman"/>
          <w:color w:val="191919"/>
          <w:spacing w:val="-3"/>
          <w:sz w:val="20"/>
          <w:szCs w:val="20"/>
        </w:rPr>
        <w:t xml:space="preserve"> </w:t>
      </w:r>
      <w:r>
        <w:rPr>
          <w:rFonts w:ascii="Times New Roman" w:hAnsi="Times New Roman"/>
          <w:color w:val="191919"/>
          <w:sz w:val="20"/>
          <w:szCs w:val="20"/>
        </w:rPr>
        <w:t>social</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intellectual</w:t>
      </w:r>
      <w:r>
        <w:rPr>
          <w:rFonts w:ascii="Times New Roman" w:hAnsi="Times New Roman"/>
          <w:color w:val="191919"/>
          <w:spacing w:val="-3"/>
          <w:sz w:val="20"/>
          <w:szCs w:val="20"/>
        </w:rPr>
        <w:t xml:space="preserve"> </w:t>
      </w:r>
      <w:r>
        <w:rPr>
          <w:rFonts w:ascii="Times New Roman" w:hAnsi="Times New Roman"/>
          <w:color w:val="191919"/>
          <w:sz w:val="20"/>
          <w:szCs w:val="20"/>
        </w:rPr>
        <w:t>development</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infants</w:t>
      </w:r>
      <w:r>
        <w:rPr>
          <w:rFonts w:ascii="Times New Roman" w:hAnsi="Times New Roman"/>
          <w:color w:val="191919"/>
          <w:spacing w:val="-3"/>
          <w:sz w:val="20"/>
          <w:szCs w:val="20"/>
        </w:rPr>
        <w:t xml:space="preserve"> </w:t>
      </w:r>
      <w:r>
        <w:rPr>
          <w:rFonts w:ascii="Times New Roman" w:hAnsi="Times New Roman"/>
          <w:color w:val="191919"/>
          <w:sz w:val="20"/>
          <w:szCs w:val="20"/>
        </w:rPr>
        <w:t>and young children through nine years of age and in observations of children in this age period for the</w:t>
      </w:r>
      <w:r>
        <w:rPr>
          <w:rFonts w:ascii="Times New Roman" w:hAnsi="Times New Roman"/>
          <w:color w:val="191919"/>
          <w:spacing w:val="-8"/>
          <w:sz w:val="20"/>
          <w:szCs w:val="20"/>
        </w:rPr>
        <w:t xml:space="preserve"> </w:t>
      </w:r>
      <w:r>
        <w:rPr>
          <w:rFonts w:ascii="Times New Roman" w:hAnsi="Times New Roman"/>
          <w:color w:val="191919"/>
          <w:sz w:val="20"/>
          <w:szCs w:val="20"/>
        </w:rPr>
        <w:t>purpose</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applying</w:t>
      </w:r>
      <w:r>
        <w:rPr>
          <w:rFonts w:ascii="Times New Roman" w:hAnsi="Times New Roman"/>
          <w:color w:val="191919"/>
          <w:spacing w:val="-8"/>
          <w:sz w:val="20"/>
          <w:szCs w:val="20"/>
        </w:rPr>
        <w:t xml:space="preserve"> </w:t>
      </w:r>
      <w:r>
        <w:rPr>
          <w:rFonts w:ascii="Times New Roman" w:hAnsi="Times New Roman"/>
          <w:color w:val="191919"/>
          <w:sz w:val="20"/>
          <w:szCs w:val="20"/>
        </w:rPr>
        <w:t>principles</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plotting</w:t>
      </w:r>
      <w:r>
        <w:rPr>
          <w:rFonts w:ascii="Times New Roman" w:hAnsi="Times New Roman"/>
          <w:color w:val="191919"/>
          <w:spacing w:val="-8"/>
          <w:sz w:val="20"/>
          <w:szCs w:val="20"/>
        </w:rPr>
        <w:t xml:space="preserve"> </w:t>
      </w:r>
      <w:r>
        <w:rPr>
          <w:rFonts w:ascii="Times New Roman" w:hAnsi="Times New Roman"/>
          <w:color w:val="191919"/>
          <w:sz w:val="20"/>
          <w:szCs w:val="20"/>
        </w:rPr>
        <w:t>developmental</w:t>
      </w:r>
      <w:r>
        <w:rPr>
          <w:rFonts w:ascii="Times New Roman" w:hAnsi="Times New Roman"/>
          <w:color w:val="191919"/>
          <w:spacing w:val="-8"/>
          <w:sz w:val="20"/>
          <w:szCs w:val="20"/>
        </w:rPr>
        <w:t xml:space="preserve"> </w:t>
      </w:r>
      <w:r>
        <w:rPr>
          <w:rFonts w:ascii="Times New Roman" w:hAnsi="Times New Roman"/>
          <w:color w:val="191919"/>
          <w:sz w:val="20"/>
          <w:szCs w:val="20"/>
        </w:rPr>
        <w:t>changes.</w:t>
      </w:r>
      <w:r>
        <w:rPr>
          <w:rFonts w:ascii="Times New Roman" w:hAnsi="Times New Roman"/>
          <w:color w:val="191919"/>
          <w:spacing w:val="-8"/>
          <w:sz w:val="20"/>
          <w:szCs w:val="20"/>
        </w:rPr>
        <w:t xml:space="preserve"> </w:t>
      </w:r>
      <w:r>
        <w:rPr>
          <w:rFonts w:ascii="Times New Roman" w:hAnsi="Times New Roman"/>
          <w:color w:val="191919"/>
          <w:sz w:val="20"/>
          <w:szCs w:val="20"/>
        </w:rPr>
        <w:t>Observation-laboratory experiences will be included to reflect on those observations.</w:t>
      </w:r>
    </w:p>
    <w:p w:rsidR="00114BDE" w:rsidRDefault="00114BDE" w:rsidP="00114BDE">
      <w:pPr>
        <w:widowControl w:val="0"/>
        <w:autoSpaceDE w:val="0"/>
        <w:autoSpaceDN w:val="0"/>
        <w:adjustRightInd w:val="0"/>
        <w:spacing w:after="0" w:line="226"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ECEC 5509 -</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Theories, Design and P</w:t>
      </w:r>
      <w:r>
        <w:rPr>
          <w:rFonts w:ascii="Times New Roman" w:hAnsi="Times New Roman"/>
          <w:b/>
          <w:bCs/>
          <w:color w:val="191919"/>
          <w:spacing w:val="-4"/>
          <w:sz w:val="20"/>
          <w:szCs w:val="20"/>
        </w:rPr>
        <w:t>r</w:t>
      </w:r>
      <w:r>
        <w:rPr>
          <w:rFonts w:ascii="Times New Roman" w:hAnsi="Times New Roman"/>
          <w:b/>
          <w:bCs/>
          <w:color w:val="191919"/>
          <w:sz w:val="20"/>
          <w:szCs w:val="20"/>
        </w:rPr>
        <w:t>ogram Development</w:t>
      </w:r>
    </w:p>
    <w:p w:rsidR="00114BDE" w:rsidRDefault="00114BDE" w:rsidP="00114BDE">
      <w:pPr>
        <w:widowControl w:val="0"/>
        <w:autoSpaceDE w:val="0"/>
        <w:autoSpaceDN w:val="0"/>
        <w:adjustRightInd w:val="0"/>
        <w:spacing w:before="10" w:after="0" w:line="251"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Education.................................................................................................3(3-0) </w:t>
      </w:r>
    </w:p>
    <w:p w:rsidR="00114BDE" w:rsidRDefault="00114BDE" w:rsidP="00114BDE">
      <w:pPr>
        <w:widowControl w:val="0"/>
        <w:autoSpaceDE w:val="0"/>
        <w:autoSpaceDN w:val="0"/>
        <w:adjustRightInd w:val="0"/>
        <w:spacing w:before="10" w:after="0" w:line="251"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Provides</w:t>
      </w:r>
      <w:r>
        <w:rPr>
          <w:rFonts w:ascii="Times New Roman" w:hAnsi="Times New Roman"/>
          <w:color w:val="191919"/>
          <w:spacing w:val="-2"/>
          <w:sz w:val="20"/>
          <w:szCs w:val="20"/>
        </w:rPr>
        <w:t xml:space="preserve"> </w:t>
      </w:r>
      <w:r>
        <w:rPr>
          <w:rFonts w:ascii="Times New Roman" w:hAnsi="Times New Roman"/>
          <w:color w:val="191919"/>
          <w:sz w:val="20"/>
          <w:szCs w:val="20"/>
        </w:rPr>
        <w:t>for</w:t>
      </w:r>
      <w:r>
        <w:rPr>
          <w:rFonts w:ascii="Times New Roman" w:hAnsi="Times New Roman"/>
          <w:color w:val="191919"/>
          <w:spacing w:val="-2"/>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analysis</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evaluation</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needs</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both</w:t>
      </w:r>
      <w:r>
        <w:rPr>
          <w:rFonts w:ascii="Times New Roman" w:hAnsi="Times New Roman"/>
          <w:color w:val="191919"/>
          <w:spacing w:val="-2"/>
          <w:sz w:val="20"/>
          <w:szCs w:val="20"/>
        </w:rPr>
        <w:t xml:space="preserve"> </w:t>
      </w:r>
      <w:r>
        <w:rPr>
          <w:rFonts w:ascii="Times New Roman" w:hAnsi="Times New Roman"/>
          <w:color w:val="191919"/>
          <w:sz w:val="20"/>
          <w:szCs w:val="20"/>
        </w:rPr>
        <w:t>student</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teacher</w:t>
      </w:r>
      <w:r>
        <w:rPr>
          <w:rFonts w:ascii="Times New Roman" w:hAnsi="Times New Roman"/>
          <w:color w:val="191919"/>
          <w:spacing w:val="-2"/>
          <w:sz w:val="20"/>
          <w:szCs w:val="20"/>
        </w:rPr>
        <w:t xml:space="preserve"> </w:t>
      </w:r>
      <w:r>
        <w:rPr>
          <w:rFonts w:ascii="Times New Roman" w:hAnsi="Times New Roman"/>
          <w:color w:val="191919"/>
          <w:sz w:val="20"/>
          <w:szCs w:val="20"/>
        </w:rPr>
        <w:t>in</w:t>
      </w:r>
      <w:r>
        <w:rPr>
          <w:rFonts w:ascii="Times New Roman" w:hAnsi="Times New Roman"/>
          <w:color w:val="191919"/>
          <w:spacing w:val="-2"/>
          <w:sz w:val="20"/>
          <w:szCs w:val="20"/>
        </w:rPr>
        <w:t xml:space="preserve"> </w:t>
      </w:r>
      <w:r>
        <w:rPr>
          <w:rFonts w:ascii="Times New Roman" w:hAnsi="Times New Roman"/>
          <w:color w:val="191919"/>
          <w:sz w:val="20"/>
          <w:szCs w:val="20"/>
        </w:rPr>
        <w:t>di</w:t>
      </w:r>
      <w:r>
        <w:rPr>
          <w:rFonts w:ascii="Times New Roman" w:hAnsi="Times New Roman"/>
          <w:color w:val="191919"/>
          <w:spacing w:val="-4"/>
          <w:sz w:val="20"/>
          <w:szCs w:val="20"/>
        </w:rPr>
        <w:t>f</w:t>
      </w:r>
      <w:r>
        <w:rPr>
          <w:rFonts w:ascii="Times New Roman" w:hAnsi="Times New Roman"/>
          <w:color w:val="191919"/>
          <w:sz w:val="20"/>
          <w:szCs w:val="20"/>
        </w:rPr>
        <w:t>ferential learning</w:t>
      </w:r>
      <w:r>
        <w:rPr>
          <w:rFonts w:ascii="Times New Roman" w:hAnsi="Times New Roman"/>
          <w:color w:val="191919"/>
          <w:spacing w:val="-3"/>
          <w:sz w:val="20"/>
          <w:szCs w:val="20"/>
        </w:rPr>
        <w:t xml:space="preserve"> </w:t>
      </w:r>
      <w:r>
        <w:rPr>
          <w:rFonts w:ascii="Times New Roman" w:hAnsi="Times New Roman"/>
          <w:color w:val="191919"/>
          <w:sz w:val="20"/>
          <w:szCs w:val="20"/>
        </w:rPr>
        <w:t>environments</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preschool</w:t>
      </w:r>
      <w:r>
        <w:rPr>
          <w:rFonts w:ascii="Times New Roman" w:hAnsi="Times New Roman"/>
          <w:color w:val="191919"/>
          <w:spacing w:val="-3"/>
          <w:sz w:val="20"/>
          <w:szCs w:val="20"/>
        </w:rPr>
        <w:t xml:space="preserve"> </w:t>
      </w:r>
      <w:r>
        <w:rPr>
          <w:rFonts w:ascii="Times New Roman" w:hAnsi="Times New Roman"/>
          <w:color w:val="191919"/>
          <w:sz w:val="20"/>
          <w:szCs w:val="20"/>
        </w:rPr>
        <w:t>primary</w:t>
      </w:r>
      <w:r>
        <w:rPr>
          <w:rFonts w:ascii="Times New Roman" w:hAnsi="Times New Roman"/>
          <w:color w:val="191919"/>
          <w:spacing w:val="-3"/>
          <w:sz w:val="20"/>
          <w:szCs w:val="20"/>
        </w:rPr>
        <w:t xml:space="preserve"> </w:t>
      </w:r>
      <w:r>
        <w:rPr>
          <w:rFonts w:ascii="Times New Roman" w:hAnsi="Times New Roman"/>
          <w:color w:val="191919"/>
          <w:sz w:val="20"/>
          <w:szCs w:val="20"/>
        </w:rPr>
        <w:t>grades</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early</w:t>
      </w:r>
      <w:r>
        <w:rPr>
          <w:rFonts w:ascii="Times New Roman" w:hAnsi="Times New Roman"/>
          <w:color w:val="191919"/>
          <w:spacing w:val="-3"/>
          <w:sz w:val="20"/>
          <w:szCs w:val="20"/>
        </w:rPr>
        <w:t xml:space="preserve"> </w:t>
      </w:r>
      <w:r>
        <w:rPr>
          <w:rFonts w:ascii="Times New Roman" w:hAnsi="Times New Roman"/>
          <w:color w:val="191919"/>
          <w:sz w:val="20"/>
          <w:szCs w:val="20"/>
        </w:rPr>
        <w:t>childhood</w:t>
      </w:r>
      <w:r>
        <w:rPr>
          <w:rFonts w:ascii="Times New Roman" w:hAnsi="Times New Roman"/>
          <w:color w:val="191919"/>
          <w:spacing w:val="-3"/>
          <w:sz w:val="20"/>
          <w:szCs w:val="20"/>
        </w:rPr>
        <w:t xml:space="preserve"> </w:t>
      </w:r>
      <w:r>
        <w:rPr>
          <w:rFonts w:ascii="Times New Roman" w:hAnsi="Times New Roman"/>
          <w:color w:val="191919"/>
          <w:sz w:val="20"/>
          <w:szCs w:val="20"/>
        </w:rPr>
        <w:t>education.</w:t>
      </w:r>
      <w:r>
        <w:rPr>
          <w:rFonts w:ascii="Times New Roman" w:hAnsi="Times New Roman"/>
          <w:color w:val="191919"/>
          <w:spacing w:val="-2"/>
          <w:sz w:val="20"/>
          <w:szCs w:val="20"/>
        </w:rPr>
        <w:t xml:space="preserve"> </w:t>
      </w:r>
      <w:r>
        <w:rPr>
          <w:rFonts w:ascii="Times New Roman" w:hAnsi="Times New Roman"/>
          <w:color w:val="191919"/>
          <w:sz w:val="20"/>
          <w:szCs w:val="20"/>
        </w:rPr>
        <w:t>Curricula design will address varied philosophies, theories and methods of teaching and supporting auxiliaries.</w:t>
      </w:r>
    </w:p>
    <w:p w:rsidR="00114BDE" w:rsidRDefault="00114BDE" w:rsidP="00114BDE">
      <w:pPr>
        <w:widowControl w:val="0"/>
        <w:autoSpaceDE w:val="0"/>
        <w:autoSpaceDN w:val="0"/>
        <w:adjustRightInd w:val="0"/>
        <w:spacing w:after="0" w:line="226"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5512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Cultural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Diversity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7"/>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Education..........................................3(3-2)</w:t>
      </w:r>
    </w:p>
    <w:p w:rsidR="00114BDE" w:rsidRDefault="00114BDE" w:rsidP="00114BDE">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Educational</w:t>
      </w:r>
      <w:r>
        <w:rPr>
          <w:rFonts w:ascii="Times New Roman" w:hAnsi="Times New Roman"/>
          <w:color w:val="191919"/>
          <w:spacing w:val="-7"/>
          <w:sz w:val="20"/>
          <w:szCs w:val="20"/>
        </w:rPr>
        <w:t xml:space="preserve"> </w:t>
      </w:r>
      <w:r>
        <w:rPr>
          <w:rFonts w:ascii="Times New Roman" w:hAnsi="Times New Roman"/>
          <w:color w:val="191919"/>
          <w:sz w:val="20"/>
          <w:szCs w:val="20"/>
        </w:rPr>
        <w:t>programs</w:t>
      </w:r>
      <w:r>
        <w:rPr>
          <w:rFonts w:ascii="Times New Roman" w:hAnsi="Times New Roman"/>
          <w:color w:val="191919"/>
          <w:spacing w:val="-8"/>
          <w:sz w:val="20"/>
          <w:szCs w:val="20"/>
        </w:rPr>
        <w:t xml:space="preserve"> </w:t>
      </w:r>
      <w:r>
        <w:rPr>
          <w:rFonts w:ascii="Times New Roman" w:hAnsi="Times New Roman"/>
          <w:color w:val="191919"/>
          <w:sz w:val="20"/>
          <w:szCs w:val="20"/>
        </w:rPr>
        <w:t>for</w:t>
      </w:r>
      <w:r>
        <w:rPr>
          <w:rFonts w:ascii="Times New Roman" w:hAnsi="Times New Roman"/>
          <w:color w:val="191919"/>
          <w:spacing w:val="-8"/>
          <w:sz w:val="20"/>
          <w:szCs w:val="20"/>
        </w:rPr>
        <w:t xml:space="preserve"> </w:t>
      </w:r>
      <w:r>
        <w:rPr>
          <w:rFonts w:ascii="Times New Roman" w:hAnsi="Times New Roman"/>
          <w:color w:val="191919"/>
          <w:sz w:val="20"/>
          <w:szCs w:val="20"/>
        </w:rPr>
        <w:t>young</w:t>
      </w:r>
      <w:r>
        <w:rPr>
          <w:rFonts w:ascii="Times New Roman" w:hAnsi="Times New Roman"/>
          <w:color w:val="191919"/>
          <w:spacing w:val="-8"/>
          <w:sz w:val="20"/>
          <w:szCs w:val="20"/>
        </w:rPr>
        <w:t xml:space="preserve"> </w:t>
      </w:r>
      <w:r>
        <w:rPr>
          <w:rFonts w:ascii="Times New Roman" w:hAnsi="Times New Roman"/>
          <w:color w:val="191919"/>
          <w:sz w:val="20"/>
          <w:szCs w:val="20"/>
        </w:rPr>
        <w:t>children</w:t>
      </w:r>
      <w:r>
        <w:rPr>
          <w:rFonts w:ascii="Times New Roman" w:hAnsi="Times New Roman"/>
          <w:color w:val="191919"/>
          <w:spacing w:val="-8"/>
          <w:sz w:val="20"/>
          <w:szCs w:val="20"/>
        </w:rPr>
        <w:t xml:space="preserve"> </w:t>
      </w:r>
      <w:r>
        <w:rPr>
          <w:rFonts w:ascii="Times New Roman" w:hAnsi="Times New Roman"/>
          <w:color w:val="191919"/>
          <w:sz w:val="20"/>
          <w:szCs w:val="20"/>
        </w:rPr>
        <w:t>with</w:t>
      </w:r>
      <w:r>
        <w:rPr>
          <w:rFonts w:ascii="Times New Roman" w:hAnsi="Times New Roman"/>
          <w:color w:val="191919"/>
          <w:spacing w:val="-8"/>
          <w:sz w:val="20"/>
          <w:szCs w:val="20"/>
        </w:rPr>
        <w:t xml:space="preserve"> </w:t>
      </w:r>
      <w:r>
        <w:rPr>
          <w:rFonts w:ascii="Times New Roman" w:hAnsi="Times New Roman"/>
          <w:color w:val="191919"/>
          <w:sz w:val="20"/>
          <w:szCs w:val="20"/>
        </w:rPr>
        <w:t>varied</w:t>
      </w:r>
      <w:r>
        <w:rPr>
          <w:rFonts w:ascii="Times New Roman" w:hAnsi="Times New Roman"/>
          <w:color w:val="191919"/>
          <w:spacing w:val="-8"/>
          <w:sz w:val="20"/>
          <w:szCs w:val="20"/>
        </w:rPr>
        <w:t xml:space="preserve"> </w:t>
      </w:r>
      <w:r>
        <w:rPr>
          <w:rFonts w:ascii="Times New Roman" w:hAnsi="Times New Roman"/>
          <w:color w:val="191919"/>
          <w:sz w:val="20"/>
          <w:szCs w:val="20"/>
        </w:rPr>
        <w:t>cultural</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socioeconomic</w:t>
      </w:r>
      <w:r>
        <w:rPr>
          <w:rFonts w:ascii="Times New Roman" w:hAnsi="Times New Roman"/>
          <w:color w:val="191919"/>
          <w:spacing w:val="-8"/>
          <w:sz w:val="20"/>
          <w:szCs w:val="20"/>
        </w:rPr>
        <w:t xml:space="preserve"> </w:t>
      </w:r>
      <w:r>
        <w:rPr>
          <w:rFonts w:ascii="Times New Roman" w:hAnsi="Times New Roman"/>
          <w:color w:val="191919"/>
          <w:sz w:val="20"/>
          <w:szCs w:val="20"/>
        </w:rPr>
        <w:t>backgrounds. Opportunities will be provided for analysis and evaluation of these programs through selected field experiences and action research.</w:t>
      </w:r>
    </w:p>
    <w:p w:rsidR="00114BDE" w:rsidRDefault="00114BDE" w:rsidP="00114BDE">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pacing w:val="-1"/>
          <w:sz w:val="20"/>
          <w:szCs w:val="20"/>
        </w:rPr>
        <w:t>ECE</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551</w:t>
      </w:r>
      <w:r>
        <w:rPr>
          <w:rFonts w:ascii="Times New Roman" w:hAnsi="Times New Roman"/>
          <w:b/>
          <w:bCs/>
          <w:color w:val="191919"/>
          <w:sz w:val="20"/>
          <w:szCs w:val="20"/>
        </w:rPr>
        <w:t>8</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Issue</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Earl</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Childhoo</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Education................................................................3(3-0)</w:t>
      </w:r>
    </w:p>
    <w:p w:rsidR="00114BDE" w:rsidRDefault="00114BDE" w:rsidP="00114BDE">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2"/>
          <w:sz w:val="20"/>
          <w:szCs w:val="20"/>
        </w:rPr>
        <w:t xml:space="preserve"> </w:t>
      </w:r>
      <w:r>
        <w:rPr>
          <w:rFonts w:ascii="Times New Roman" w:hAnsi="Times New Roman"/>
          <w:color w:val="191919"/>
          <w:sz w:val="20"/>
          <w:szCs w:val="20"/>
        </w:rPr>
        <w:t>course</w:t>
      </w:r>
      <w:r>
        <w:rPr>
          <w:rFonts w:ascii="Times New Roman" w:hAnsi="Times New Roman"/>
          <w:color w:val="191919"/>
          <w:spacing w:val="-2"/>
          <w:sz w:val="20"/>
          <w:szCs w:val="20"/>
        </w:rPr>
        <w:t xml:space="preserve"> </w:t>
      </w:r>
      <w:r>
        <w:rPr>
          <w:rFonts w:ascii="Times New Roman" w:hAnsi="Times New Roman"/>
          <w:color w:val="191919"/>
          <w:sz w:val="20"/>
          <w:szCs w:val="20"/>
        </w:rPr>
        <w:t>will</w:t>
      </w:r>
      <w:r>
        <w:rPr>
          <w:rFonts w:ascii="Times New Roman" w:hAnsi="Times New Roman"/>
          <w:color w:val="191919"/>
          <w:spacing w:val="-2"/>
          <w:sz w:val="20"/>
          <w:szCs w:val="20"/>
        </w:rPr>
        <w:t xml:space="preserve"> </w:t>
      </w:r>
      <w:r>
        <w:rPr>
          <w:rFonts w:ascii="Times New Roman" w:hAnsi="Times New Roman"/>
          <w:color w:val="191919"/>
          <w:sz w:val="20"/>
          <w:szCs w:val="20"/>
        </w:rPr>
        <w:t>focus</w:t>
      </w:r>
      <w:r>
        <w:rPr>
          <w:rFonts w:ascii="Times New Roman" w:hAnsi="Times New Roman"/>
          <w:color w:val="191919"/>
          <w:spacing w:val="-2"/>
          <w:sz w:val="20"/>
          <w:szCs w:val="20"/>
        </w:rPr>
        <w:t xml:space="preserve"> </w:t>
      </w:r>
      <w:r>
        <w:rPr>
          <w:rFonts w:ascii="Times New Roman" w:hAnsi="Times New Roman"/>
          <w:color w:val="191919"/>
          <w:sz w:val="20"/>
          <w:szCs w:val="20"/>
        </w:rPr>
        <w:t>on</w:t>
      </w:r>
      <w:r>
        <w:rPr>
          <w:rFonts w:ascii="Times New Roman" w:hAnsi="Times New Roman"/>
          <w:color w:val="191919"/>
          <w:spacing w:val="-2"/>
          <w:sz w:val="20"/>
          <w:szCs w:val="20"/>
        </w:rPr>
        <w:t xml:space="preserve"> </w:t>
      </w:r>
      <w:r>
        <w:rPr>
          <w:rFonts w:ascii="Times New Roman" w:hAnsi="Times New Roman"/>
          <w:color w:val="191919"/>
          <w:sz w:val="20"/>
          <w:szCs w:val="20"/>
        </w:rPr>
        <w:t>current</w:t>
      </w:r>
      <w:r>
        <w:rPr>
          <w:rFonts w:ascii="Times New Roman" w:hAnsi="Times New Roman"/>
          <w:color w:val="191919"/>
          <w:spacing w:val="-2"/>
          <w:sz w:val="20"/>
          <w:szCs w:val="20"/>
        </w:rPr>
        <w:t xml:space="preserve"> </w:t>
      </w:r>
      <w:r>
        <w:rPr>
          <w:rFonts w:ascii="Times New Roman" w:hAnsi="Times New Roman"/>
          <w:color w:val="191919"/>
          <w:sz w:val="20"/>
          <w:szCs w:val="20"/>
        </w:rPr>
        <w:t>research</w:t>
      </w:r>
      <w:r>
        <w:rPr>
          <w:rFonts w:ascii="Times New Roman" w:hAnsi="Times New Roman"/>
          <w:color w:val="191919"/>
          <w:spacing w:val="-2"/>
          <w:sz w:val="20"/>
          <w:szCs w:val="20"/>
        </w:rPr>
        <w:t xml:space="preserve"> </w:t>
      </w:r>
      <w:r>
        <w:rPr>
          <w:rFonts w:ascii="Times New Roman" w:hAnsi="Times New Roman"/>
          <w:color w:val="191919"/>
          <w:sz w:val="20"/>
          <w:szCs w:val="20"/>
        </w:rPr>
        <w:t>trends</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issues,</w:t>
      </w:r>
      <w:r>
        <w:rPr>
          <w:rFonts w:ascii="Times New Roman" w:hAnsi="Times New Roman"/>
          <w:color w:val="191919"/>
          <w:spacing w:val="-2"/>
          <w:sz w:val="20"/>
          <w:szCs w:val="20"/>
        </w:rPr>
        <w:t xml:space="preserve"> </w:t>
      </w:r>
      <w:r>
        <w:rPr>
          <w:rFonts w:ascii="Times New Roman" w:hAnsi="Times New Roman"/>
          <w:color w:val="191919"/>
          <w:sz w:val="20"/>
          <w:szCs w:val="20"/>
        </w:rPr>
        <w:t>historical,</w:t>
      </w:r>
      <w:r>
        <w:rPr>
          <w:rFonts w:ascii="Times New Roman" w:hAnsi="Times New Roman"/>
          <w:color w:val="191919"/>
          <w:spacing w:val="-2"/>
          <w:sz w:val="20"/>
          <w:szCs w:val="20"/>
        </w:rPr>
        <w:t xml:space="preserve"> </w:t>
      </w:r>
      <w:r>
        <w:rPr>
          <w:rFonts w:ascii="Times New Roman" w:hAnsi="Times New Roman"/>
          <w:color w:val="191919"/>
          <w:sz w:val="20"/>
          <w:szCs w:val="20"/>
        </w:rPr>
        <w:t>philosophical</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sociological</w:t>
      </w:r>
      <w:r>
        <w:rPr>
          <w:rFonts w:ascii="Times New Roman" w:hAnsi="Times New Roman"/>
          <w:color w:val="191919"/>
          <w:spacing w:val="-1"/>
          <w:sz w:val="20"/>
          <w:szCs w:val="20"/>
        </w:rPr>
        <w:t xml:space="preserve"> </w:t>
      </w:r>
      <w:r>
        <w:rPr>
          <w:rFonts w:ascii="Times New Roman" w:hAnsi="Times New Roman"/>
          <w:color w:val="191919"/>
          <w:sz w:val="20"/>
          <w:szCs w:val="20"/>
        </w:rPr>
        <w:t>influences</w:t>
      </w:r>
      <w:r>
        <w:rPr>
          <w:rFonts w:ascii="Times New Roman" w:hAnsi="Times New Roman"/>
          <w:color w:val="191919"/>
          <w:spacing w:val="-1"/>
          <w:sz w:val="20"/>
          <w:szCs w:val="20"/>
        </w:rPr>
        <w:t xml:space="preserve"> </w:t>
      </w:r>
      <w:r>
        <w:rPr>
          <w:rFonts w:ascii="Times New Roman" w:hAnsi="Times New Roman"/>
          <w:color w:val="191919"/>
          <w:sz w:val="20"/>
          <w:szCs w:val="20"/>
        </w:rPr>
        <w:t>that</w:t>
      </w:r>
      <w:r>
        <w:rPr>
          <w:rFonts w:ascii="Times New Roman" w:hAnsi="Times New Roman"/>
          <w:color w:val="191919"/>
          <w:spacing w:val="-2"/>
          <w:sz w:val="20"/>
          <w:szCs w:val="20"/>
        </w:rPr>
        <w:t xml:space="preserve"> </w:t>
      </w:r>
      <w:r>
        <w:rPr>
          <w:rFonts w:ascii="Times New Roman" w:hAnsi="Times New Roman"/>
          <w:color w:val="191919"/>
          <w:sz w:val="20"/>
          <w:szCs w:val="20"/>
        </w:rPr>
        <w:t>have</w:t>
      </w:r>
      <w:r>
        <w:rPr>
          <w:rFonts w:ascii="Times New Roman" w:hAnsi="Times New Roman"/>
          <w:color w:val="191919"/>
          <w:spacing w:val="-2"/>
          <w:sz w:val="20"/>
          <w:szCs w:val="20"/>
        </w:rPr>
        <w:t xml:space="preserve"> </w:t>
      </w:r>
      <w:r>
        <w:rPr>
          <w:rFonts w:ascii="Times New Roman" w:hAnsi="Times New Roman"/>
          <w:color w:val="191919"/>
          <w:sz w:val="20"/>
          <w:szCs w:val="20"/>
        </w:rPr>
        <w:t>shaped</w:t>
      </w:r>
      <w:r>
        <w:rPr>
          <w:rFonts w:ascii="Times New Roman" w:hAnsi="Times New Roman"/>
          <w:color w:val="191919"/>
          <w:spacing w:val="-2"/>
          <w:sz w:val="20"/>
          <w:szCs w:val="20"/>
        </w:rPr>
        <w:t xml:space="preserve"> </w:t>
      </w:r>
      <w:r>
        <w:rPr>
          <w:rFonts w:ascii="Times New Roman" w:hAnsi="Times New Roman"/>
          <w:color w:val="191919"/>
          <w:sz w:val="20"/>
          <w:szCs w:val="20"/>
        </w:rPr>
        <w:t>early</w:t>
      </w:r>
      <w:r>
        <w:rPr>
          <w:rFonts w:ascii="Times New Roman" w:hAnsi="Times New Roman"/>
          <w:color w:val="191919"/>
          <w:spacing w:val="-2"/>
          <w:sz w:val="20"/>
          <w:szCs w:val="20"/>
        </w:rPr>
        <w:t xml:space="preserve"> </w:t>
      </w:r>
      <w:r>
        <w:rPr>
          <w:rFonts w:ascii="Times New Roman" w:hAnsi="Times New Roman"/>
          <w:color w:val="191919"/>
          <w:sz w:val="20"/>
          <w:szCs w:val="20"/>
        </w:rPr>
        <w:t>childhood</w:t>
      </w:r>
      <w:r>
        <w:rPr>
          <w:rFonts w:ascii="Times New Roman" w:hAnsi="Times New Roman"/>
          <w:color w:val="191919"/>
          <w:spacing w:val="-2"/>
          <w:sz w:val="20"/>
          <w:szCs w:val="20"/>
        </w:rPr>
        <w:t xml:space="preserve"> </w:t>
      </w:r>
      <w:r>
        <w:rPr>
          <w:rFonts w:ascii="Times New Roman" w:hAnsi="Times New Roman"/>
          <w:color w:val="191919"/>
          <w:sz w:val="20"/>
          <w:szCs w:val="20"/>
        </w:rPr>
        <w:t>education.</w:t>
      </w:r>
      <w:r>
        <w:rPr>
          <w:rFonts w:ascii="Times New Roman" w:hAnsi="Times New Roman"/>
          <w:color w:val="191919"/>
          <w:spacing w:val="-1"/>
          <w:sz w:val="20"/>
          <w:szCs w:val="20"/>
        </w:rPr>
        <w:t xml:space="preserve"> </w:t>
      </w:r>
      <w:r>
        <w:rPr>
          <w:rFonts w:ascii="Times New Roman" w:hAnsi="Times New Roman"/>
          <w:color w:val="191919"/>
          <w:sz w:val="20"/>
          <w:szCs w:val="20"/>
        </w:rPr>
        <w:t>Controversial</w:t>
      </w:r>
      <w:r>
        <w:rPr>
          <w:rFonts w:ascii="Times New Roman" w:hAnsi="Times New Roman"/>
          <w:color w:val="191919"/>
          <w:spacing w:val="-1"/>
          <w:sz w:val="20"/>
          <w:szCs w:val="20"/>
        </w:rPr>
        <w:t xml:space="preserve"> </w:t>
      </w:r>
      <w:r>
        <w:rPr>
          <w:rFonts w:ascii="Times New Roman" w:hAnsi="Times New Roman"/>
          <w:color w:val="191919"/>
          <w:sz w:val="20"/>
          <w:szCs w:val="20"/>
        </w:rPr>
        <w:t>issues</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alte</w:t>
      </w:r>
      <w:r>
        <w:rPr>
          <w:rFonts w:ascii="Times New Roman" w:hAnsi="Times New Roman"/>
          <w:color w:val="191919"/>
          <w:spacing w:val="-4"/>
          <w:sz w:val="20"/>
          <w:szCs w:val="20"/>
        </w:rPr>
        <w:t>r</w:t>
      </w:r>
      <w:r>
        <w:rPr>
          <w:rFonts w:ascii="Times New Roman" w:hAnsi="Times New Roman"/>
          <w:color w:val="191919"/>
          <w:sz w:val="20"/>
          <w:szCs w:val="20"/>
        </w:rPr>
        <w:t>native approaches to solve problems will be investigated.</w:t>
      </w:r>
    </w:p>
    <w:p w:rsidR="00114BDE" w:rsidRDefault="00114BDE" w:rsidP="00114BDE">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pacing w:val="-1"/>
          <w:sz w:val="20"/>
          <w:szCs w:val="20"/>
        </w:rPr>
        <w:t>ECE</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552</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Languag</w:t>
      </w:r>
      <w:r>
        <w:rPr>
          <w:rFonts w:ascii="Times New Roman" w:hAnsi="Times New Roman"/>
          <w:b/>
          <w:bCs/>
          <w:color w:val="191919"/>
          <w:sz w:val="20"/>
          <w:szCs w:val="20"/>
        </w:rPr>
        <w:t>e</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Developmen</w:t>
      </w:r>
      <w:r>
        <w:rPr>
          <w:rFonts w:ascii="Times New Roman" w:hAnsi="Times New Roman"/>
          <w:b/>
          <w:bCs/>
          <w:color w:val="191919"/>
          <w:sz w:val="20"/>
          <w:szCs w:val="20"/>
        </w:rPr>
        <w:t>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16"/>
          <w:sz w:val="20"/>
          <w:szCs w:val="20"/>
        </w:rPr>
        <w:t xml:space="preserve"> </w:t>
      </w:r>
      <w:r>
        <w:rPr>
          <w:rFonts w:ascii="Times New Roman" w:hAnsi="Times New Roman"/>
          <w:b/>
          <w:bCs/>
          <w:color w:val="191919"/>
          <w:spacing w:val="-23"/>
          <w:sz w:val="20"/>
          <w:szCs w:val="20"/>
        </w:rPr>
        <w:t>Y</w:t>
      </w:r>
      <w:r>
        <w:rPr>
          <w:rFonts w:ascii="Times New Roman" w:hAnsi="Times New Roman"/>
          <w:b/>
          <w:bCs/>
          <w:color w:val="191919"/>
          <w:spacing w:val="-1"/>
          <w:sz w:val="20"/>
          <w:szCs w:val="20"/>
        </w:rPr>
        <w:t>oun</w:t>
      </w:r>
      <w:r>
        <w:rPr>
          <w:rFonts w:ascii="Times New Roman" w:hAnsi="Times New Roman"/>
          <w:b/>
          <w:bCs/>
          <w:color w:val="191919"/>
          <w:sz w:val="20"/>
          <w:szCs w:val="20"/>
        </w:rPr>
        <w:t>g</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Child</w:t>
      </w:r>
      <w:r>
        <w:rPr>
          <w:rFonts w:ascii="Times New Roman" w:hAnsi="Times New Roman"/>
          <w:b/>
          <w:bCs/>
          <w:color w:val="191919"/>
          <w:spacing w:val="-4"/>
          <w:sz w:val="20"/>
          <w:szCs w:val="20"/>
        </w:rPr>
        <w:t>r</w:t>
      </w:r>
      <w:r>
        <w:rPr>
          <w:rFonts w:ascii="Times New Roman" w:hAnsi="Times New Roman"/>
          <w:b/>
          <w:bCs/>
          <w:color w:val="191919"/>
          <w:spacing w:val="-1"/>
          <w:sz w:val="20"/>
          <w:szCs w:val="20"/>
        </w:rPr>
        <w:t>en......................................................3(3-0)</w:t>
      </w:r>
    </w:p>
    <w:p w:rsidR="00114BDE" w:rsidRDefault="00114BDE" w:rsidP="00114BDE">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Focuses on the study of the nature of language development and processing from infancy to nine.</w:t>
      </w:r>
      <w:r>
        <w:rPr>
          <w:rFonts w:ascii="Times New Roman" w:hAnsi="Times New Roman"/>
          <w:color w:val="191919"/>
          <w:spacing w:val="-8"/>
          <w:sz w:val="20"/>
          <w:szCs w:val="20"/>
        </w:rPr>
        <w:t xml:space="preserve"> </w:t>
      </w:r>
      <w:r>
        <w:rPr>
          <w:rFonts w:ascii="Times New Roman" w:hAnsi="Times New Roman"/>
          <w:color w:val="191919"/>
          <w:sz w:val="20"/>
          <w:szCs w:val="20"/>
        </w:rPr>
        <w:t>Attention</w:t>
      </w:r>
      <w:r>
        <w:rPr>
          <w:rFonts w:ascii="Times New Roman" w:hAnsi="Times New Roman"/>
          <w:color w:val="191919"/>
          <w:spacing w:val="3"/>
          <w:sz w:val="20"/>
          <w:szCs w:val="20"/>
        </w:rPr>
        <w:t xml:space="preserve"> </w:t>
      </w:r>
      <w:r>
        <w:rPr>
          <w:rFonts w:ascii="Times New Roman" w:hAnsi="Times New Roman"/>
          <w:color w:val="191919"/>
          <w:sz w:val="20"/>
          <w:szCs w:val="20"/>
        </w:rPr>
        <w:t>will</w:t>
      </w:r>
      <w:r>
        <w:rPr>
          <w:rFonts w:ascii="Times New Roman" w:hAnsi="Times New Roman"/>
          <w:color w:val="191919"/>
          <w:spacing w:val="3"/>
          <w:sz w:val="20"/>
          <w:szCs w:val="20"/>
        </w:rPr>
        <w:t xml:space="preserve"> </w:t>
      </w:r>
      <w:r>
        <w:rPr>
          <w:rFonts w:ascii="Times New Roman" w:hAnsi="Times New Roman"/>
          <w:color w:val="191919"/>
          <w:sz w:val="20"/>
          <w:szCs w:val="20"/>
        </w:rPr>
        <w:t>also</w:t>
      </w:r>
      <w:r>
        <w:rPr>
          <w:rFonts w:ascii="Times New Roman" w:hAnsi="Times New Roman"/>
          <w:color w:val="191919"/>
          <w:spacing w:val="3"/>
          <w:sz w:val="20"/>
          <w:szCs w:val="20"/>
        </w:rPr>
        <w:t xml:space="preserve"> </w:t>
      </w:r>
      <w:r>
        <w:rPr>
          <w:rFonts w:ascii="Times New Roman" w:hAnsi="Times New Roman"/>
          <w:color w:val="191919"/>
          <w:sz w:val="20"/>
          <w:szCs w:val="20"/>
        </w:rPr>
        <w:t>be</w:t>
      </w:r>
      <w:r>
        <w:rPr>
          <w:rFonts w:ascii="Times New Roman" w:hAnsi="Times New Roman"/>
          <w:color w:val="191919"/>
          <w:spacing w:val="3"/>
          <w:sz w:val="20"/>
          <w:szCs w:val="20"/>
        </w:rPr>
        <w:t xml:space="preserve"> </w:t>
      </w:r>
      <w:r>
        <w:rPr>
          <w:rFonts w:ascii="Times New Roman" w:hAnsi="Times New Roman"/>
          <w:color w:val="191919"/>
          <w:sz w:val="20"/>
          <w:szCs w:val="20"/>
        </w:rPr>
        <w:t>given</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relationship</w:t>
      </w:r>
      <w:r>
        <w:rPr>
          <w:rFonts w:ascii="Times New Roman" w:hAnsi="Times New Roman"/>
          <w:color w:val="191919"/>
          <w:spacing w:val="3"/>
          <w:sz w:val="20"/>
          <w:szCs w:val="20"/>
        </w:rPr>
        <w:t xml:space="preserve"> </w:t>
      </w:r>
      <w:r>
        <w:rPr>
          <w:rFonts w:ascii="Times New Roman" w:hAnsi="Times New Roman"/>
          <w:color w:val="191919"/>
          <w:sz w:val="20"/>
          <w:szCs w:val="20"/>
        </w:rPr>
        <w:t>between</w:t>
      </w:r>
      <w:r>
        <w:rPr>
          <w:rFonts w:ascii="Times New Roman" w:hAnsi="Times New Roman"/>
          <w:color w:val="191919"/>
          <w:spacing w:val="3"/>
          <w:sz w:val="20"/>
          <w:szCs w:val="20"/>
        </w:rPr>
        <w:t xml:space="preserve"> </w:t>
      </w:r>
      <w:r>
        <w:rPr>
          <w:rFonts w:ascii="Times New Roman" w:hAnsi="Times New Roman"/>
          <w:color w:val="191919"/>
          <w:sz w:val="20"/>
          <w:szCs w:val="20"/>
        </w:rPr>
        <w:t>stages</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cognitive</w:t>
      </w:r>
      <w:r>
        <w:rPr>
          <w:rFonts w:ascii="Times New Roman" w:hAnsi="Times New Roman"/>
          <w:color w:val="191919"/>
          <w:spacing w:val="3"/>
          <w:sz w:val="20"/>
          <w:szCs w:val="20"/>
        </w:rPr>
        <w:t xml:space="preserve"> </w:t>
      </w:r>
      <w:r>
        <w:rPr>
          <w:rFonts w:ascii="Times New Roman" w:hAnsi="Times New Roman"/>
          <w:color w:val="191919"/>
          <w:sz w:val="20"/>
          <w:szCs w:val="20"/>
        </w:rPr>
        <w:t>development and</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acquisition</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speech-sound</w:t>
      </w:r>
      <w:r>
        <w:rPr>
          <w:rFonts w:ascii="Times New Roman" w:hAnsi="Times New Roman"/>
          <w:color w:val="191919"/>
          <w:spacing w:val="-6"/>
          <w:sz w:val="20"/>
          <w:szCs w:val="20"/>
        </w:rPr>
        <w:t xml:space="preserve"> </w:t>
      </w:r>
      <w:r>
        <w:rPr>
          <w:rFonts w:ascii="Times New Roman" w:hAnsi="Times New Roman"/>
          <w:color w:val="191919"/>
          <w:sz w:val="20"/>
          <w:szCs w:val="20"/>
        </w:rPr>
        <w:t>categorization</w:t>
      </w:r>
      <w:r>
        <w:rPr>
          <w:rFonts w:ascii="Times New Roman" w:hAnsi="Times New Roman"/>
          <w:color w:val="191919"/>
          <w:spacing w:val="-6"/>
          <w:sz w:val="20"/>
          <w:szCs w:val="20"/>
        </w:rPr>
        <w:t xml:space="preserve"> </w:t>
      </w:r>
      <w:r>
        <w:rPr>
          <w:rFonts w:ascii="Times New Roman" w:hAnsi="Times New Roman"/>
          <w:color w:val="191919"/>
          <w:sz w:val="20"/>
          <w:szCs w:val="20"/>
        </w:rPr>
        <w:t>with</w:t>
      </w:r>
      <w:r>
        <w:rPr>
          <w:rFonts w:ascii="Times New Roman" w:hAnsi="Times New Roman"/>
          <w:color w:val="191919"/>
          <w:spacing w:val="-6"/>
          <w:sz w:val="20"/>
          <w:szCs w:val="20"/>
        </w:rPr>
        <w:t xml:space="preserve"> </w:t>
      </w:r>
      <w:r>
        <w:rPr>
          <w:rFonts w:ascii="Times New Roman" w:hAnsi="Times New Roman"/>
          <w:color w:val="191919"/>
          <w:sz w:val="20"/>
          <w:szCs w:val="20"/>
        </w:rPr>
        <w:t>emphasis</w:t>
      </w:r>
      <w:r>
        <w:rPr>
          <w:rFonts w:ascii="Times New Roman" w:hAnsi="Times New Roman"/>
          <w:color w:val="191919"/>
          <w:spacing w:val="-6"/>
          <w:sz w:val="20"/>
          <w:szCs w:val="20"/>
        </w:rPr>
        <w:t xml:space="preserve"> </w:t>
      </w:r>
      <w:r>
        <w:rPr>
          <w:rFonts w:ascii="Times New Roman" w:hAnsi="Times New Roman"/>
          <w:color w:val="191919"/>
          <w:sz w:val="20"/>
          <w:szCs w:val="20"/>
        </w:rPr>
        <w:t>on</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environmental</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individual factors acting to influence that language.</w:t>
      </w:r>
    </w:p>
    <w:p w:rsidR="00114BDE" w:rsidRDefault="00114BDE" w:rsidP="00114BDE">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Mathematical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Experiences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9"/>
          <w:sz w:val="20"/>
          <w:szCs w:val="20"/>
        </w:rPr>
        <w:t xml:space="preserve"> </w:t>
      </w:r>
      <w:r>
        <w:rPr>
          <w:rFonts w:ascii="Times New Roman" w:hAnsi="Times New Roman"/>
          <w:b/>
          <w:bCs/>
          <w:color w:val="191919"/>
          <w:spacing w:val="-23"/>
          <w:sz w:val="20"/>
          <w:szCs w:val="20"/>
        </w:rPr>
        <w:t>Y</w:t>
      </w:r>
      <w:r>
        <w:rPr>
          <w:rFonts w:ascii="Times New Roman" w:hAnsi="Times New Roman"/>
          <w:b/>
          <w:bCs/>
          <w:color w:val="191919"/>
          <w:sz w:val="20"/>
          <w:szCs w:val="20"/>
        </w:rPr>
        <w:t>oung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en...............................................3(3-0)</w:t>
      </w:r>
    </w:p>
    <w:p w:rsidR="00114BDE" w:rsidRDefault="00114BDE" w:rsidP="00114BDE">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Theoretical viewpoints which have a</w:t>
      </w:r>
      <w:r>
        <w:rPr>
          <w:rFonts w:ascii="Times New Roman" w:hAnsi="Times New Roman"/>
          <w:color w:val="191919"/>
          <w:spacing w:val="-3"/>
          <w:sz w:val="20"/>
          <w:szCs w:val="20"/>
        </w:rPr>
        <w:t>f</w:t>
      </w:r>
      <w:r>
        <w:rPr>
          <w:rFonts w:ascii="Times New Roman" w:hAnsi="Times New Roman"/>
          <w:color w:val="191919"/>
          <w:sz w:val="20"/>
          <w:szCs w:val="20"/>
        </w:rPr>
        <w:t>fected the teaching of pre-mathematical and math con- cepts will be</w:t>
      </w:r>
      <w:r>
        <w:rPr>
          <w:rFonts w:ascii="Times New Roman" w:hAnsi="Times New Roman"/>
          <w:color w:val="191919"/>
          <w:spacing w:val="-1"/>
          <w:sz w:val="20"/>
          <w:szCs w:val="20"/>
        </w:rPr>
        <w:t xml:space="preserve"> </w:t>
      </w:r>
      <w:r>
        <w:rPr>
          <w:rFonts w:ascii="Times New Roman" w:hAnsi="Times New Roman"/>
          <w:color w:val="191919"/>
          <w:sz w:val="20"/>
          <w:szCs w:val="20"/>
        </w:rPr>
        <w:t>examined. Innovative mathematics projects and</w:t>
      </w:r>
      <w:r>
        <w:rPr>
          <w:rFonts w:ascii="Times New Roman" w:hAnsi="Times New Roman"/>
          <w:color w:val="191919"/>
          <w:spacing w:val="-1"/>
          <w:sz w:val="20"/>
          <w:szCs w:val="20"/>
        </w:rPr>
        <w:t xml:space="preserve"> </w:t>
      </w:r>
      <w:r>
        <w:rPr>
          <w:rFonts w:ascii="Times New Roman" w:hAnsi="Times New Roman"/>
          <w:color w:val="191919"/>
          <w:sz w:val="20"/>
          <w:szCs w:val="20"/>
        </w:rPr>
        <w:t>programs</w:t>
      </w:r>
      <w:r>
        <w:rPr>
          <w:rFonts w:ascii="Times New Roman" w:hAnsi="Times New Roman"/>
          <w:color w:val="191919"/>
          <w:spacing w:val="-1"/>
          <w:sz w:val="20"/>
          <w:szCs w:val="20"/>
        </w:rPr>
        <w:t xml:space="preserve"> </w:t>
      </w:r>
      <w:r>
        <w:rPr>
          <w:rFonts w:ascii="Times New Roman" w:hAnsi="Times New Roman"/>
          <w:color w:val="191919"/>
          <w:sz w:val="20"/>
          <w:szCs w:val="20"/>
        </w:rPr>
        <w:t>will be</w:t>
      </w:r>
      <w:r>
        <w:rPr>
          <w:rFonts w:ascii="Times New Roman" w:hAnsi="Times New Roman"/>
          <w:color w:val="191919"/>
          <w:spacing w:val="-1"/>
          <w:sz w:val="20"/>
          <w:szCs w:val="20"/>
        </w:rPr>
        <w:t xml:space="preserve"> </w:t>
      </w:r>
      <w:r>
        <w:rPr>
          <w:rFonts w:ascii="Times New Roman" w:hAnsi="Times New Roman"/>
          <w:color w:val="191919"/>
          <w:sz w:val="20"/>
          <w:szCs w:val="20"/>
        </w:rPr>
        <w:t>reviewed. Lab- oratory experiences to be arranged.</w:t>
      </w:r>
    </w:p>
    <w:p w:rsidR="00114BDE" w:rsidRDefault="00114BDE" w:rsidP="00114BDE">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Science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Experiences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9"/>
          <w:sz w:val="20"/>
          <w:szCs w:val="20"/>
        </w:rPr>
        <w:t xml:space="preserve"> </w:t>
      </w:r>
      <w:r>
        <w:rPr>
          <w:rFonts w:ascii="Times New Roman" w:hAnsi="Times New Roman"/>
          <w:b/>
          <w:bCs/>
          <w:color w:val="191919"/>
          <w:spacing w:val="-23"/>
          <w:sz w:val="20"/>
          <w:szCs w:val="20"/>
        </w:rPr>
        <w:t>Y</w:t>
      </w:r>
      <w:r>
        <w:rPr>
          <w:rFonts w:ascii="Times New Roman" w:hAnsi="Times New Roman"/>
          <w:b/>
          <w:bCs/>
          <w:color w:val="191919"/>
          <w:sz w:val="20"/>
          <w:szCs w:val="20"/>
        </w:rPr>
        <w:t>oung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en...........................................................3(3-0)</w:t>
      </w:r>
    </w:p>
    <w:p w:rsidR="00114BDE" w:rsidRDefault="00114BDE" w:rsidP="00114BDE">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Theoretical</w:t>
      </w:r>
      <w:r>
        <w:rPr>
          <w:rFonts w:ascii="Times New Roman" w:hAnsi="Times New Roman"/>
          <w:color w:val="191919"/>
          <w:spacing w:val="-8"/>
          <w:sz w:val="20"/>
          <w:szCs w:val="20"/>
        </w:rPr>
        <w:t xml:space="preserve"> </w:t>
      </w:r>
      <w:r>
        <w:rPr>
          <w:rFonts w:ascii="Times New Roman" w:hAnsi="Times New Roman"/>
          <w:color w:val="191919"/>
          <w:sz w:val="20"/>
          <w:szCs w:val="20"/>
        </w:rPr>
        <w:t>viewpoints,</w:t>
      </w:r>
      <w:r>
        <w:rPr>
          <w:rFonts w:ascii="Times New Roman" w:hAnsi="Times New Roman"/>
          <w:color w:val="191919"/>
          <w:spacing w:val="-8"/>
          <w:sz w:val="20"/>
          <w:szCs w:val="20"/>
        </w:rPr>
        <w:t xml:space="preserve"> </w:t>
      </w:r>
      <w:r>
        <w:rPr>
          <w:rFonts w:ascii="Times New Roman" w:hAnsi="Times New Roman"/>
          <w:color w:val="191919"/>
          <w:sz w:val="20"/>
          <w:szCs w:val="20"/>
        </w:rPr>
        <w:t>which</w:t>
      </w:r>
      <w:r>
        <w:rPr>
          <w:rFonts w:ascii="Times New Roman" w:hAnsi="Times New Roman"/>
          <w:color w:val="191919"/>
          <w:spacing w:val="-8"/>
          <w:sz w:val="20"/>
          <w:szCs w:val="20"/>
        </w:rPr>
        <w:t xml:space="preserve"> </w:t>
      </w:r>
      <w:r>
        <w:rPr>
          <w:rFonts w:ascii="Times New Roman" w:hAnsi="Times New Roman"/>
          <w:color w:val="191919"/>
          <w:sz w:val="20"/>
          <w:szCs w:val="20"/>
        </w:rPr>
        <w:t>have</w:t>
      </w:r>
      <w:r>
        <w:rPr>
          <w:rFonts w:ascii="Times New Roman" w:hAnsi="Times New Roman"/>
          <w:color w:val="191919"/>
          <w:spacing w:val="-8"/>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fected</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teaching</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science</w:t>
      </w:r>
      <w:r>
        <w:rPr>
          <w:rFonts w:ascii="Times New Roman" w:hAnsi="Times New Roman"/>
          <w:color w:val="191919"/>
          <w:spacing w:val="-8"/>
          <w:sz w:val="20"/>
          <w:szCs w:val="20"/>
        </w:rPr>
        <w:t xml:space="preserve"> </w:t>
      </w:r>
      <w:r>
        <w:rPr>
          <w:rFonts w:ascii="Times New Roman" w:hAnsi="Times New Roman"/>
          <w:color w:val="191919"/>
          <w:sz w:val="20"/>
          <w:szCs w:val="20"/>
        </w:rPr>
        <w:t>concepts,</w:t>
      </w:r>
      <w:r>
        <w:rPr>
          <w:rFonts w:ascii="Times New Roman" w:hAnsi="Times New Roman"/>
          <w:color w:val="191919"/>
          <w:spacing w:val="-8"/>
          <w:sz w:val="20"/>
          <w:szCs w:val="20"/>
        </w:rPr>
        <w:t xml:space="preserve"> </w:t>
      </w:r>
      <w:r>
        <w:rPr>
          <w:rFonts w:ascii="Times New Roman" w:hAnsi="Times New Roman"/>
          <w:color w:val="191919"/>
          <w:sz w:val="20"/>
          <w:szCs w:val="20"/>
        </w:rPr>
        <w:t>will</w:t>
      </w:r>
      <w:r>
        <w:rPr>
          <w:rFonts w:ascii="Times New Roman" w:hAnsi="Times New Roman"/>
          <w:color w:val="191919"/>
          <w:spacing w:val="-8"/>
          <w:sz w:val="20"/>
          <w:szCs w:val="20"/>
        </w:rPr>
        <w:t xml:space="preserve"> </w:t>
      </w:r>
      <w:r>
        <w:rPr>
          <w:rFonts w:ascii="Times New Roman" w:hAnsi="Times New Roman"/>
          <w:color w:val="191919"/>
          <w:sz w:val="20"/>
          <w:szCs w:val="20"/>
        </w:rPr>
        <w:t>be</w:t>
      </w:r>
      <w:r>
        <w:rPr>
          <w:rFonts w:ascii="Times New Roman" w:hAnsi="Times New Roman"/>
          <w:color w:val="191919"/>
          <w:spacing w:val="-8"/>
          <w:sz w:val="20"/>
          <w:szCs w:val="20"/>
        </w:rPr>
        <w:t xml:space="preserve"> </w:t>
      </w:r>
      <w:r>
        <w:rPr>
          <w:rFonts w:ascii="Times New Roman" w:hAnsi="Times New Roman"/>
          <w:color w:val="191919"/>
          <w:sz w:val="20"/>
          <w:szCs w:val="20"/>
        </w:rPr>
        <w:t>reviewed. Curriculum,</w:t>
      </w:r>
      <w:r>
        <w:rPr>
          <w:rFonts w:ascii="Times New Roman" w:hAnsi="Times New Roman"/>
          <w:color w:val="191919"/>
          <w:spacing w:val="-5"/>
          <w:sz w:val="20"/>
          <w:szCs w:val="20"/>
        </w:rPr>
        <w:t xml:space="preserve"> </w:t>
      </w:r>
      <w:r>
        <w:rPr>
          <w:rFonts w:ascii="Times New Roman" w:hAnsi="Times New Roman"/>
          <w:color w:val="191919"/>
          <w:sz w:val="20"/>
          <w:szCs w:val="20"/>
        </w:rPr>
        <w:t>method,</w:t>
      </w:r>
      <w:r>
        <w:rPr>
          <w:rFonts w:ascii="Times New Roman" w:hAnsi="Times New Roman"/>
          <w:color w:val="191919"/>
          <w:spacing w:val="-5"/>
          <w:sz w:val="20"/>
          <w:szCs w:val="20"/>
        </w:rPr>
        <w:t xml:space="preserve"> </w:t>
      </w:r>
      <w:r>
        <w:rPr>
          <w:rFonts w:ascii="Times New Roman" w:hAnsi="Times New Roman"/>
          <w:color w:val="191919"/>
          <w:sz w:val="20"/>
          <w:szCs w:val="20"/>
        </w:rPr>
        <w:t>materials</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technologies</w:t>
      </w:r>
      <w:r>
        <w:rPr>
          <w:rFonts w:ascii="Times New Roman" w:hAnsi="Times New Roman"/>
          <w:color w:val="191919"/>
          <w:spacing w:val="-5"/>
          <w:sz w:val="20"/>
          <w:szCs w:val="20"/>
        </w:rPr>
        <w:t xml:space="preserve"> </w:t>
      </w:r>
      <w:r>
        <w:rPr>
          <w:rFonts w:ascii="Times New Roman" w:hAnsi="Times New Roman"/>
          <w:color w:val="191919"/>
          <w:sz w:val="20"/>
          <w:szCs w:val="20"/>
        </w:rPr>
        <w:t>will</w:t>
      </w:r>
      <w:r>
        <w:rPr>
          <w:rFonts w:ascii="Times New Roman" w:hAnsi="Times New Roman"/>
          <w:color w:val="191919"/>
          <w:spacing w:val="-5"/>
          <w:sz w:val="20"/>
          <w:szCs w:val="20"/>
        </w:rPr>
        <w:t xml:space="preserve"> </w:t>
      </w:r>
      <w:r>
        <w:rPr>
          <w:rFonts w:ascii="Times New Roman" w:hAnsi="Times New Roman"/>
          <w:color w:val="191919"/>
          <w:sz w:val="20"/>
          <w:szCs w:val="20"/>
        </w:rPr>
        <w:t>be</w:t>
      </w:r>
      <w:r>
        <w:rPr>
          <w:rFonts w:ascii="Times New Roman" w:hAnsi="Times New Roman"/>
          <w:color w:val="191919"/>
          <w:spacing w:val="-5"/>
          <w:sz w:val="20"/>
          <w:szCs w:val="20"/>
        </w:rPr>
        <w:t xml:space="preserve"> </w:t>
      </w:r>
      <w:r>
        <w:rPr>
          <w:rFonts w:ascii="Times New Roman" w:hAnsi="Times New Roman"/>
          <w:color w:val="191919"/>
          <w:sz w:val="20"/>
          <w:szCs w:val="20"/>
        </w:rPr>
        <w:t>analyzed</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evaluated</w:t>
      </w:r>
      <w:r>
        <w:rPr>
          <w:rFonts w:ascii="Times New Roman" w:hAnsi="Times New Roman"/>
          <w:color w:val="191919"/>
          <w:spacing w:val="-5"/>
          <w:sz w:val="20"/>
          <w:szCs w:val="20"/>
        </w:rPr>
        <w:t xml:space="preserve"> </w:t>
      </w:r>
      <w:r>
        <w:rPr>
          <w:rFonts w:ascii="Times New Roman" w:hAnsi="Times New Roman"/>
          <w:color w:val="191919"/>
          <w:sz w:val="20"/>
          <w:szCs w:val="20"/>
        </w:rPr>
        <w:t>in</w:t>
      </w:r>
      <w:r>
        <w:rPr>
          <w:rFonts w:ascii="Times New Roman" w:hAnsi="Times New Roman"/>
          <w:color w:val="191919"/>
          <w:spacing w:val="-5"/>
          <w:sz w:val="20"/>
          <w:szCs w:val="20"/>
        </w:rPr>
        <w:t xml:space="preserve"> </w:t>
      </w:r>
      <w:r>
        <w:rPr>
          <w:rFonts w:ascii="Times New Roman" w:hAnsi="Times New Roman"/>
          <w:color w:val="191919"/>
          <w:sz w:val="20"/>
          <w:szCs w:val="20"/>
        </w:rPr>
        <w:t>view</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cu</w:t>
      </w:r>
      <w:r>
        <w:rPr>
          <w:rFonts w:ascii="Times New Roman" w:hAnsi="Times New Roman"/>
          <w:color w:val="191919"/>
          <w:spacing w:val="-4"/>
          <w:sz w:val="20"/>
          <w:szCs w:val="20"/>
        </w:rPr>
        <w:t>r</w:t>
      </w:r>
      <w:r>
        <w:rPr>
          <w:rFonts w:ascii="Times New Roman" w:hAnsi="Times New Roman"/>
          <w:color w:val="191919"/>
          <w:sz w:val="20"/>
          <w:szCs w:val="20"/>
        </w:rPr>
        <w:t>rent research and practices.</w:t>
      </w:r>
    </w:p>
    <w:p w:rsidR="00114BDE" w:rsidRDefault="00114BDE" w:rsidP="00114BDE">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5530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Communicative</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Arts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114BDE" w:rsidRDefault="00114BDE" w:rsidP="00114BDE">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Considers</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role</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oral</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written</w:t>
      </w:r>
      <w:r>
        <w:rPr>
          <w:rFonts w:ascii="Times New Roman" w:hAnsi="Times New Roman"/>
          <w:color w:val="191919"/>
          <w:spacing w:val="-4"/>
          <w:sz w:val="20"/>
          <w:szCs w:val="20"/>
        </w:rPr>
        <w:t xml:space="preserve"> </w:t>
      </w:r>
      <w:r>
        <w:rPr>
          <w:rFonts w:ascii="Times New Roman" w:hAnsi="Times New Roman"/>
          <w:color w:val="191919"/>
          <w:sz w:val="20"/>
          <w:szCs w:val="20"/>
        </w:rPr>
        <w:t>language</w:t>
      </w:r>
      <w:r>
        <w:rPr>
          <w:rFonts w:ascii="Times New Roman" w:hAnsi="Times New Roman"/>
          <w:color w:val="191919"/>
          <w:spacing w:val="-4"/>
          <w:sz w:val="20"/>
          <w:szCs w:val="20"/>
        </w:rPr>
        <w:t xml:space="preserve"> </w:t>
      </w:r>
      <w:r>
        <w:rPr>
          <w:rFonts w:ascii="Times New Roman" w:hAnsi="Times New Roman"/>
          <w:color w:val="191919"/>
          <w:sz w:val="20"/>
          <w:szCs w:val="20"/>
        </w:rPr>
        <w:t>in</w:t>
      </w:r>
      <w:r>
        <w:rPr>
          <w:rFonts w:ascii="Times New Roman" w:hAnsi="Times New Roman"/>
          <w:color w:val="191919"/>
          <w:spacing w:val="-4"/>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 xml:space="preserve"> </w:t>
      </w:r>
      <w:r>
        <w:rPr>
          <w:rFonts w:ascii="Times New Roman" w:hAnsi="Times New Roman"/>
          <w:color w:val="191919"/>
          <w:sz w:val="20"/>
          <w:szCs w:val="20"/>
        </w:rPr>
        <w:t>child</w:t>
      </w:r>
      <w:r>
        <w:rPr>
          <w:rFonts w:ascii="Times New Roman" w:hAnsi="Times New Roman"/>
          <w:color w:val="191919"/>
          <w:spacing w:val="-11"/>
          <w:sz w:val="20"/>
          <w:szCs w:val="20"/>
        </w:rPr>
        <w:t>’</w:t>
      </w:r>
      <w:r>
        <w:rPr>
          <w:rFonts w:ascii="Times New Roman" w:hAnsi="Times New Roman"/>
          <w:color w:val="191919"/>
          <w:sz w:val="20"/>
          <w:szCs w:val="20"/>
        </w:rPr>
        <w:t>s</w:t>
      </w:r>
      <w:r>
        <w:rPr>
          <w:rFonts w:ascii="Times New Roman" w:hAnsi="Times New Roman"/>
          <w:color w:val="191919"/>
          <w:spacing w:val="-4"/>
          <w:sz w:val="20"/>
          <w:szCs w:val="20"/>
        </w:rPr>
        <w:t xml:space="preserve"> </w:t>
      </w:r>
      <w:r>
        <w:rPr>
          <w:rFonts w:ascii="Times New Roman" w:hAnsi="Times New Roman"/>
          <w:color w:val="191919"/>
          <w:sz w:val="20"/>
          <w:szCs w:val="20"/>
        </w:rPr>
        <w:t>life</w:t>
      </w:r>
      <w:r>
        <w:rPr>
          <w:rFonts w:ascii="Times New Roman" w:hAnsi="Times New Roman"/>
          <w:color w:val="191919"/>
          <w:spacing w:val="-4"/>
          <w:sz w:val="20"/>
          <w:szCs w:val="20"/>
        </w:rPr>
        <w:t xml:space="preserve"> </w:t>
      </w:r>
      <w:r>
        <w:rPr>
          <w:rFonts w:ascii="Times New Roman" w:hAnsi="Times New Roman"/>
          <w:color w:val="191919"/>
          <w:sz w:val="20"/>
          <w:szCs w:val="20"/>
        </w:rPr>
        <w:t>(birth-nine).</w:t>
      </w:r>
      <w:r>
        <w:rPr>
          <w:rFonts w:ascii="Times New Roman" w:hAnsi="Times New Roman"/>
          <w:color w:val="191919"/>
          <w:spacing w:val="-15"/>
          <w:sz w:val="20"/>
          <w:szCs w:val="20"/>
        </w:rPr>
        <w:t xml:space="preserve"> </w:t>
      </w:r>
      <w:r>
        <w:rPr>
          <w:rFonts w:ascii="Times New Roman" w:hAnsi="Times New Roman"/>
          <w:color w:val="191919"/>
          <w:sz w:val="20"/>
          <w:szCs w:val="20"/>
        </w:rPr>
        <w:t>A</w:t>
      </w:r>
      <w:r>
        <w:rPr>
          <w:rFonts w:ascii="Times New Roman" w:hAnsi="Times New Roman"/>
          <w:color w:val="191919"/>
          <w:spacing w:val="-15"/>
          <w:sz w:val="20"/>
          <w:szCs w:val="20"/>
        </w:rPr>
        <w:t xml:space="preserve"> </w:t>
      </w:r>
      <w:r>
        <w:rPr>
          <w:rFonts w:ascii="Times New Roman" w:hAnsi="Times New Roman"/>
          <w:color w:val="191919"/>
          <w:sz w:val="20"/>
          <w:szCs w:val="20"/>
        </w:rPr>
        <w:t>critical</w:t>
      </w:r>
      <w:r>
        <w:rPr>
          <w:rFonts w:ascii="Times New Roman" w:hAnsi="Times New Roman"/>
          <w:color w:val="191919"/>
          <w:spacing w:val="-4"/>
          <w:sz w:val="20"/>
          <w:szCs w:val="20"/>
        </w:rPr>
        <w:t xml:space="preserve"> </w:t>
      </w:r>
      <w:r>
        <w:rPr>
          <w:rFonts w:ascii="Times New Roman" w:hAnsi="Times New Roman"/>
          <w:color w:val="191919"/>
          <w:sz w:val="20"/>
          <w:szCs w:val="20"/>
        </w:rPr>
        <w:t>examination</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be</w:t>
      </w:r>
      <w:r>
        <w:rPr>
          <w:rFonts w:ascii="Times New Roman" w:hAnsi="Times New Roman"/>
          <w:color w:val="191919"/>
          <w:spacing w:val="-4"/>
          <w:sz w:val="20"/>
          <w:szCs w:val="20"/>
        </w:rPr>
        <w:t xml:space="preserve"> </w:t>
      </w:r>
      <w:r>
        <w:rPr>
          <w:rFonts w:ascii="Times New Roman" w:hAnsi="Times New Roman"/>
          <w:color w:val="191919"/>
          <w:sz w:val="20"/>
          <w:szCs w:val="20"/>
        </w:rPr>
        <w:t>made</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inte</w:t>
      </w:r>
      <w:r>
        <w:rPr>
          <w:rFonts w:ascii="Times New Roman" w:hAnsi="Times New Roman"/>
          <w:color w:val="191919"/>
          <w:spacing w:val="-4"/>
          <w:sz w:val="20"/>
          <w:szCs w:val="20"/>
        </w:rPr>
        <w:t>r</w:t>
      </w:r>
      <w:r>
        <w:rPr>
          <w:rFonts w:ascii="Times New Roman" w:hAnsi="Times New Roman"/>
          <w:color w:val="191919"/>
          <w:sz w:val="20"/>
          <w:szCs w:val="20"/>
        </w:rPr>
        <w:t>-relatedness</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speaking,</w:t>
      </w:r>
      <w:r>
        <w:rPr>
          <w:rFonts w:ascii="Times New Roman" w:hAnsi="Times New Roman"/>
          <w:color w:val="191919"/>
          <w:spacing w:val="-4"/>
          <w:sz w:val="20"/>
          <w:szCs w:val="20"/>
        </w:rPr>
        <w:t xml:space="preserve"> </w:t>
      </w:r>
      <w:r>
        <w:rPr>
          <w:rFonts w:ascii="Times New Roman" w:hAnsi="Times New Roman"/>
          <w:color w:val="191919"/>
          <w:sz w:val="20"/>
          <w:szCs w:val="20"/>
        </w:rPr>
        <w:t>listening,</w:t>
      </w:r>
      <w:r>
        <w:rPr>
          <w:rFonts w:ascii="Times New Roman" w:hAnsi="Times New Roman"/>
          <w:color w:val="191919"/>
          <w:spacing w:val="-4"/>
          <w:sz w:val="20"/>
          <w:szCs w:val="20"/>
        </w:rPr>
        <w:t xml:space="preserve"> </w:t>
      </w:r>
      <w:r>
        <w:rPr>
          <w:rFonts w:ascii="Times New Roman" w:hAnsi="Times New Roman"/>
          <w:color w:val="191919"/>
          <w:sz w:val="20"/>
          <w:szCs w:val="20"/>
        </w:rPr>
        <w:t>reading</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writing</w:t>
      </w:r>
      <w:r>
        <w:rPr>
          <w:rFonts w:ascii="Times New Roman" w:hAnsi="Times New Roman"/>
          <w:color w:val="191919"/>
          <w:spacing w:val="-4"/>
          <w:sz w:val="20"/>
          <w:szCs w:val="20"/>
        </w:rPr>
        <w:t xml:space="preserve"> </w:t>
      </w:r>
      <w:r>
        <w:rPr>
          <w:rFonts w:ascii="Times New Roman" w:hAnsi="Times New Roman"/>
          <w:color w:val="191919"/>
          <w:sz w:val="20"/>
          <w:szCs w:val="20"/>
        </w:rPr>
        <w:t>behaviors of children.</w:t>
      </w:r>
    </w:p>
    <w:p w:rsidR="00114BDE" w:rsidRDefault="00114BDE" w:rsidP="00114BDE">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5535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114BDE" w:rsidRDefault="00114BDE" w:rsidP="00114BDE">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pacing w:val="-2"/>
          <w:sz w:val="20"/>
          <w:szCs w:val="20"/>
        </w:rPr>
        <w:t>Focuse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teache</w:t>
      </w:r>
      <w:r>
        <w:rPr>
          <w:rFonts w:ascii="Times New Roman" w:hAnsi="Times New Roman"/>
          <w:color w:val="191919"/>
          <w:spacing w:val="6"/>
          <w:sz w:val="20"/>
          <w:szCs w:val="20"/>
        </w:rPr>
        <w:t>r</w:t>
      </w:r>
      <w:r>
        <w:rPr>
          <w:rFonts w:ascii="Times New Roman" w:hAnsi="Times New Roman"/>
          <w:color w:val="191919"/>
          <w:spacing w:val="-13"/>
          <w:sz w:val="20"/>
          <w:szCs w:val="20"/>
        </w:rPr>
        <w:t>’</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tas</w:t>
      </w:r>
      <w:r>
        <w:rPr>
          <w:rFonts w:ascii="Times New Roman" w:hAnsi="Times New Roman"/>
          <w:color w:val="191919"/>
          <w:sz w:val="20"/>
          <w:szCs w:val="20"/>
        </w:rPr>
        <w:t>k</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earl</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2"/>
          <w:sz w:val="20"/>
          <w:szCs w:val="20"/>
        </w:rPr>
        <w:t>childhood</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Specia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attentio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t</w:t>
      </w:r>
      <w:r>
        <w:rPr>
          <w:rFonts w:ascii="Times New Roman" w:hAnsi="Times New Roman"/>
          <w:color w:val="191919"/>
          <w:sz w:val="20"/>
          <w:szCs w:val="20"/>
        </w:rPr>
        <w:t>o</w:t>
      </w:r>
      <w:r>
        <w:rPr>
          <w:rFonts w:ascii="Times New Roman" w:hAnsi="Times New Roman"/>
          <w:color w:val="191919"/>
          <w:spacing w:val="-9"/>
          <w:sz w:val="20"/>
          <w:szCs w:val="20"/>
        </w:rPr>
        <w:t xml:space="preserve"> </w:t>
      </w:r>
      <w:r>
        <w:rPr>
          <w:rFonts w:ascii="Times New Roman" w:hAnsi="Times New Roman"/>
          <w:color w:val="191919"/>
          <w:spacing w:val="-2"/>
          <w:sz w:val="20"/>
          <w:szCs w:val="20"/>
        </w:rPr>
        <w:t>curren</w:t>
      </w:r>
      <w:r>
        <w:rPr>
          <w:rFonts w:ascii="Times New Roman" w:hAnsi="Times New Roman"/>
          <w:color w:val="191919"/>
          <w:sz w:val="20"/>
          <w:szCs w:val="20"/>
        </w:rPr>
        <w:t>t</w:t>
      </w:r>
      <w:r>
        <w:rPr>
          <w:rFonts w:ascii="Times New Roman" w:hAnsi="Times New Roman"/>
          <w:color w:val="191919"/>
          <w:spacing w:val="-9"/>
          <w:sz w:val="20"/>
          <w:szCs w:val="20"/>
        </w:rPr>
        <w:t xml:space="preserve"> </w:t>
      </w:r>
      <w:r>
        <w:rPr>
          <w:rFonts w:ascii="Times New Roman" w:hAnsi="Times New Roman"/>
          <w:color w:val="191919"/>
          <w:spacing w:val="-2"/>
          <w:sz w:val="20"/>
          <w:szCs w:val="20"/>
        </w:rPr>
        <w:t>approache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such </w:t>
      </w:r>
      <w:r>
        <w:rPr>
          <w:rFonts w:ascii="Times New Roman" w:hAnsi="Times New Roman"/>
          <w:color w:val="191919"/>
          <w:sz w:val="20"/>
          <w:szCs w:val="20"/>
        </w:rPr>
        <w:t>aspects</w:t>
      </w:r>
      <w:r>
        <w:rPr>
          <w:rFonts w:ascii="Times New Roman" w:hAnsi="Times New Roman"/>
          <w:color w:val="191919"/>
          <w:spacing w:val="-8"/>
          <w:sz w:val="20"/>
          <w:szCs w:val="20"/>
        </w:rPr>
        <w:t xml:space="preserve"> </w:t>
      </w:r>
      <w:r>
        <w:rPr>
          <w:rFonts w:ascii="Times New Roman" w:hAnsi="Times New Roman"/>
          <w:color w:val="191919"/>
          <w:sz w:val="20"/>
          <w:szCs w:val="20"/>
        </w:rPr>
        <w:t>as</w:t>
      </w:r>
      <w:r>
        <w:rPr>
          <w:rFonts w:ascii="Times New Roman" w:hAnsi="Times New Roman"/>
          <w:color w:val="191919"/>
          <w:spacing w:val="-8"/>
          <w:sz w:val="20"/>
          <w:szCs w:val="20"/>
        </w:rPr>
        <w:t xml:space="preserve"> </w:t>
      </w:r>
      <w:r>
        <w:rPr>
          <w:rFonts w:ascii="Times New Roman" w:hAnsi="Times New Roman"/>
          <w:color w:val="191919"/>
          <w:sz w:val="20"/>
          <w:szCs w:val="20"/>
        </w:rPr>
        <w:t>introduction</w:t>
      </w:r>
      <w:r>
        <w:rPr>
          <w:rFonts w:ascii="Times New Roman" w:hAnsi="Times New Roman"/>
          <w:color w:val="191919"/>
          <w:spacing w:val="-8"/>
          <w:sz w:val="20"/>
          <w:szCs w:val="20"/>
        </w:rPr>
        <w:t xml:space="preserve"> </w:t>
      </w:r>
      <w:r>
        <w:rPr>
          <w:rFonts w:ascii="Times New Roman" w:hAnsi="Times New Roman"/>
          <w:color w:val="191919"/>
          <w:sz w:val="20"/>
          <w:szCs w:val="20"/>
        </w:rPr>
        <w:t>to</w:t>
      </w:r>
      <w:r>
        <w:rPr>
          <w:rFonts w:ascii="Times New Roman" w:hAnsi="Times New Roman"/>
          <w:color w:val="191919"/>
          <w:spacing w:val="-8"/>
          <w:sz w:val="20"/>
          <w:szCs w:val="20"/>
        </w:rPr>
        <w:t xml:space="preserve"> </w:t>
      </w:r>
      <w:r>
        <w:rPr>
          <w:rFonts w:ascii="Times New Roman" w:hAnsi="Times New Roman"/>
          <w:color w:val="191919"/>
          <w:sz w:val="20"/>
          <w:szCs w:val="20"/>
        </w:rPr>
        <w:t>language</w:t>
      </w:r>
      <w:r>
        <w:rPr>
          <w:rFonts w:ascii="Times New Roman" w:hAnsi="Times New Roman"/>
          <w:color w:val="191919"/>
          <w:spacing w:val="-8"/>
          <w:sz w:val="20"/>
          <w:szCs w:val="20"/>
        </w:rPr>
        <w:t xml:space="preserve"> </w:t>
      </w:r>
      <w:r>
        <w:rPr>
          <w:rFonts w:ascii="Times New Roman" w:hAnsi="Times New Roman"/>
          <w:color w:val="191919"/>
          <w:sz w:val="20"/>
          <w:szCs w:val="20"/>
        </w:rPr>
        <w:t>symbols</w:t>
      </w:r>
      <w:r>
        <w:rPr>
          <w:rFonts w:ascii="Times New Roman" w:hAnsi="Times New Roman"/>
          <w:color w:val="191919"/>
          <w:spacing w:val="-8"/>
          <w:sz w:val="20"/>
          <w:szCs w:val="20"/>
        </w:rPr>
        <w:t xml:space="preserve"> </w:t>
      </w:r>
      <w:r>
        <w:rPr>
          <w:rFonts w:ascii="Times New Roman" w:hAnsi="Times New Roman"/>
          <w:color w:val="191919"/>
          <w:sz w:val="20"/>
          <w:szCs w:val="20"/>
        </w:rPr>
        <w:t>in</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pre-school</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first</w:t>
      </w:r>
      <w:r>
        <w:rPr>
          <w:rFonts w:ascii="Times New Roman" w:hAnsi="Times New Roman"/>
          <w:color w:val="191919"/>
          <w:spacing w:val="-8"/>
          <w:sz w:val="20"/>
          <w:szCs w:val="20"/>
        </w:rPr>
        <w:t xml:space="preserve"> </w:t>
      </w:r>
      <w:r>
        <w:rPr>
          <w:rFonts w:ascii="Times New Roman" w:hAnsi="Times New Roman"/>
          <w:color w:val="191919"/>
          <w:sz w:val="20"/>
          <w:szCs w:val="20"/>
        </w:rPr>
        <w:t>grade,</w:t>
      </w:r>
      <w:r>
        <w:rPr>
          <w:rFonts w:ascii="Times New Roman" w:hAnsi="Times New Roman"/>
          <w:color w:val="191919"/>
          <w:spacing w:val="-8"/>
          <w:sz w:val="20"/>
          <w:szCs w:val="20"/>
        </w:rPr>
        <w:t xml:space="preserve"> </w:t>
      </w:r>
      <w:r>
        <w:rPr>
          <w:rFonts w:ascii="Times New Roman" w:hAnsi="Times New Roman"/>
          <w:color w:val="191919"/>
          <w:sz w:val="20"/>
          <w:szCs w:val="20"/>
        </w:rPr>
        <w:t>readiness,</w:t>
      </w:r>
      <w:r>
        <w:rPr>
          <w:rFonts w:ascii="Times New Roman" w:hAnsi="Times New Roman"/>
          <w:color w:val="191919"/>
          <w:spacing w:val="-8"/>
          <w:sz w:val="20"/>
          <w:szCs w:val="20"/>
        </w:rPr>
        <w:t xml:space="preserve"> </w:t>
      </w:r>
      <w:r>
        <w:rPr>
          <w:rFonts w:ascii="Times New Roman" w:hAnsi="Times New Roman"/>
          <w:color w:val="191919"/>
          <w:sz w:val="20"/>
          <w:szCs w:val="20"/>
        </w:rPr>
        <w:t>motivation</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individual</w:t>
      </w:r>
      <w:r>
        <w:rPr>
          <w:rFonts w:ascii="Times New Roman" w:hAnsi="Times New Roman"/>
          <w:color w:val="191919"/>
          <w:spacing w:val="3"/>
          <w:sz w:val="20"/>
          <w:szCs w:val="20"/>
        </w:rPr>
        <w:t xml:space="preserve"> </w:t>
      </w:r>
      <w:r>
        <w:rPr>
          <w:rFonts w:ascii="Times New Roman" w:hAnsi="Times New Roman"/>
          <w:color w:val="191919"/>
          <w:sz w:val="20"/>
          <w:szCs w:val="20"/>
        </w:rPr>
        <w:t>di</w:t>
      </w:r>
      <w:r>
        <w:rPr>
          <w:rFonts w:ascii="Times New Roman" w:hAnsi="Times New Roman"/>
          <w:color w:val="191919"/>
          <w:spacing w:val="-4"/>
          <w:sz w:val="20"/>
          <w:szCs w:val="20"/>
        </w:rPr>
        <w:t>f</w:t>
      </w:r>
      <w:r>
        <w:rPr>
          <w:rFonts w:ascii="Times New Roman" w:hAnsi="Times New Roman"/>
          <w:color w:val="191919"/>
          <w:sz w:val="20"/>
          <w:szCs w:val="20"/>
        </w:rPr>
        <w:t>ferences. The</w:t>
      </w:r>
      <w:r>
        <w:rPr>
          <w:rFonts w:ascii="Times New Roman" w:hAnsi="Times New Roman"/>
          <w:color w:val="191919"/>
          <w:spacing w:val="3"/>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includes</w:t>
      </w:r>
      <w:r>
        <w:rPr>
          <w:rFonts w:ascii="Times New Roman" w:hAnsi="Times New Roman"/>
          <w:color w:val="191919"/>
          <w:spacing w:val="3"/>
          <w:sz w:val="20"/>
          <w:szCs w:val="20"/>
        </w:rPr>
        <w:t xml:space="preserve"> </w:t>
      </w:r>
      <w:r>
        <w:rPr>
          <w:rFonts w:ascii="Times New Roman" w:hAnsi="Times New Roman"/>
          <w:color w:val="191919"/>
          <w:sz w:val="20"/>
          <w:szCs w:val="20"/>
        </w:rPr>
        <w:t>relevant</w:t>
      </w:r>
      <w:r>
        <w:rPr>
          <w:rFonts w:ascii="Times New Roman" w:hAnsi="Times New Roman"/>
          <w:color w:val="191919"/>
          <w:spacing w:val="3"/>
          <w:sz w:val="20"/>
          <w:szCs w:val="20"/>
        </w:rPr>
        <w:t xml:space="preserve"> </w:t>
      </w:r>
      <w:r>
        <w:rPr>
          <w:rFonts w:ascii="Times New Roman" w:hAnsi="Times New Roman"/>
          <w:color w:val="191919"/>
          <w:sz w:val="20"/>
          <w:szCs w:val="20"/>
        </w:rPr>
        <w:t>theory</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practical</w:t>
      </w:r>
      <w:r>
        <w:rPr>
          <w:rFonts w:ascii="Times New Roman" w:hAnsi="Times New Roman"/>
          <w:color w:val="191919"/>
          <w:spacing w:val="3"/>
          <w:sz w:val="20"/>
          <w:szCs w:val="20"/>
        </w:rPr>
        <w:t xml:space="preserve"> </w:t>
      </w:r>
      <w:r>
        <w:rPr>
          <w:rFonts w:ascii="Times New Roman" w:hAnsi="Times New Roman"/>
          <w:color w:val="191919"/>
          <w:sz w:val="20"/>
          <w:szCs w:val="20"/>
        </w:rPr>
        <w:t>applications of basic skills. Students will work with materials and techniques on various levels.</w:t>
      </w:r>
    </w:p>
    <w:p w:rsidR="00114BDE" w:rsidRDefault="00114BDE" w:rsidP="00114BDE">
      <w:pPr>
        <w:widowControl w:val="0"/>
        <w:autoSpaceDE w:val="0"/>
        <w:autoSpaceDN w:val="0"/>
        <w:adjustRightInd w:val="0"/>
        <w:spacing w:after="0" w:line="227" w:lineRule="exact"/>
        <w:ind w:left="360" w:right="180" w:firstLine="0"/>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5545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Infant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w:t>
      </w:r>
      <w:r>
        <w:rPr>
          <w:rFonts w:ascii="Times New Roman" w:hAnsi="Times New Roman"/>
          <w:b/>
          <w:bCs/>
          <w:color w:val="191919"/>
          <w:spacing w:val="-1"/>
          <w:sz w:val="20"/>
          <w:szCs w:val="20"/>
        </w:rPr>
        <w:t>3</w:t>
      </w:r>
      <w:r>
        <w:rPr>
          <w:rFonts w:ascii="Times New Roman" w:hAnsi="Times New Roman"/>
          <w:b/>
          <w:bCs/>
          <w:color w:val="191919"/>
          <w:sz w:val="20"/>
          <w:szCs w:val="20"/>
        </w:rPr>
        <w:t>-0)</w:t>
      </w:r>
    </w:p>
    <w:p w:rsidR="00114BDE" w:rsidRDefault="00114BDE" w:rsidP="00114BDE">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Theories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research</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infant</w:t>
      </w:r>
      <w:r>
        <w:rPr>
          <w:rFonts w:ascii="Times New Roman" w:hAnsi="Times New Roman"/>
          <w:color w:val="191919"/>
          <w:spacing w:val="-1"/>
          <w:sz w:val="20"/>
          <w:szCs w:val="20"/>
        </w:rPr>
        <w:t xml:space="preserve"> </w:t>
      </w:r>
      <w:r>
        <w:rPr>
          <w:rFonts w:ascii="Times New Roman" w:hAnsi="Times New Roman"/>
          <w:color w:val="191919"/>
          <w:sz w:val="20"/>
          <w:szCs w:val="20"/>
        </w:rPr>
        <w:t>education.</w:t>
      </w:r>
      <w:r>
        <w:rPr>
          <w:rFonts w:ascii="Times New Roman" w:hAnsi="Times New Roman"/>
          <w:color w:val="191919"/>
          <w:spacing w:val="-1"/>
          <w:sz w:val="20"/>
          <w:szCs w:val="20"/>
        </w:rPr>
        <w:t xml:space="preserve"> </w:t>
      </w:r>
      <w:r>
        <w:rPr>
          <w:rFonts w:ascii="Times New Roman" w:hAnsi="Times New Roman"/>
          <w:color w:val="191919"/>
          <w:sz w:val="20"/>
          <w:szCs w:val="20"/>
        </w:rPr>
        <w:t>Emphasis</w:t>
      </w:r>
      <w:r>
        <w:rPr>
          <w:rFonts w:ascii="Times New Roman" w:hAnsi="Times New Roman"/>
          <w:color w:val="191919"/>
          <w:spacing w:val="-1"/>
          <w:sz w:val="20"/>
          <w:szCs w:val="20"/>
        </w:rPr>
        <w:t xml:space="preserve"> </w:t>
      </w:r>
      <w:r>
        <w:rPr>
          <w:rFonts w:ascii="Times New Roman" w:hAnsi="Times New Roman"/>
          <w:color w:val="191919"/>
          <w:sz w:val="20"/>
          <w:szCs w:val="20"/>
        </w:rPr>
        <w:t>will</w:t>
      </w:r>
      <w:r>
        <w:rPr>
          <w:rFonts w:ascii="Times New Roman" w:hAnsi="Times New Roman"/>
          <w:color w:val="191919"/>
          <w:spacing w:val="-1"/>
          <w:sz w:val="20"/>
          <w:szCs w:val="20"/>
        </w:rPr>
        <w:t xml:space="preserve"> </w:t>
      </w:r>
      <w:r>
        <w:rPr>
          <w:rFonts w:ascii="Times New Roman" w:hAnsi="Times New Roman"/>
          <w:color w:val="191919"/>
          <w:sz w:val="20"/>
          <w:szCs w:val="20"/>
        </w:rPr>
        <w:t>be</w:t>
      </w:r>
      <w:r>
        <w:rPr>
          <w:rFonts w:ascii="Times New Roman" w:hAnsi="Times New Roman"/>
          <w:color w:val="191919"/>
          <w:spacing w:val="-1"/>
          <w:sz w:val="20"/>
          <w:szCs w:val="20"/>
        </w:rPr>
        <w:t xml:space="preserve"> </w:t>
      </w:r>
      <w:r>
        <w:rPr>
          <w:rFonts w:ascii="Times New Roman" w:hAnsi="Times New Roman"/>
          <w:color w:val="191919"/>
          <w:sz w:val="20"/>
          <w:szCs w:val="20"/>
        </w:rPr>
        <w:t>placed</w:t>
      </w:r>
      <w:r>
        <w:rPr>
          <w:rFonts w:ascii="Times New Roman" w:hAnsi="Times New Roman"/>
          <w:color w:val="191919"/>
          <w:spacing w:val="-1"/>
          <w:sz w:val="20"/>
          <w:szCs w:val="20"/>
        </w:rPr>
        <w:t xml:space="preserve"> </w:t>
      </w:r>
      <w:r>
        <w:rPr>
          <w:rFonts w:ascii="Times New Roman" w:hAnsi="Times New Roman"/>
          <w:color w:val="191919"/>
          <w:sz w:val="20"/>
          <w:szCs w:val="20"/>
        </w:rPr>
        <w:t>on</w:t>
      </w:r>
      <w:r>
        <w:rPr>
          <w:rFonts w:ascii="Times New Roman" w:hAnsi="Times New Roman"/>
          <w:color w:val="191919"/>
          <w:spacing w:val="-1"/>
          <w:sz w:val="20"/>
          <w:szCs w:val="20"/>
        </w:rPr>
        <w:t xml:space="preserve"> </w:t>
      </w:r>
      <w:r>
        <w:rPr>
          <w:rFonts w:ascii="Times New Roman" w:hAnsi="Times New Roman"/>
          <w:color w:val="191919"/>
          <w:sz w:val="20"/>
          <w:szCs w:val="20"/>
        </w:rPr>
        <w:t>development</w:t>
      </w:r>
      <w:r>
        <w:rPr>
          <w:rFonts w:ascii="Times New Roman" w:hAnsi="Times New Roman"/>
          <w:color w:val="191919"/>
          <w:spacing w:val="-1"/>
          <w:sz w:val="20"/>
          <w:szCs w:val="20"/>
        </w:rPr>
        <w:t xml:space="preserve"> </w:t>
      </w:r>
      <w:r>
        <w:rPr>
          <w:rFonts w:ascii="Times New Roman" w:hAnsi="Times New Roman"/>
          <w:color w:val="191919"/>
          <w:sz w:val="20"/>
          <w:szCs w:val="20"/>
        </w:rPr>
        <w:t>during</w:t>
      </w:r>
      <w:r>
        <w:rPr>
          <w:rFonts w:ascii="Times New Roman" w:hAnsi="Times New Roman"/>
          <w:color w:val="191919"/>
          <w:spacing w:val="-1"/>
          <w:sz w:val="20"/>
          <w:szCs w:val="20"/>
        </w:rPr>
        <w:t xml:space="preserve"> </w:t>
      </w:r>
      <w:r>
        <w:rPr>
          <w:rFonts w:ascii="Times New Roman" w:hAnsi="Times New Roman"/>
          <w:color w:val="191919"/>
          <w:sz w:val="20"/>
          <w:szCs w:val="20"/>
        </w:rPr>
        <w:t>the first</w:t>
      </w:r>
      <w:r>
        <w:rPr>
          <w:rFonts w:ascii="Times New Roman" w:hAnsi="Times New Roman"/>
          <w:color w:val="191919"/>
          <w:spacing w:val="-5"/>
          <w:sz w:val="20"/>
          <w:szCs w:val="20"/>
        </w:rPr>
        <w:t xml:space="preserve"> </w:t>
      </w:r>
      <w:r>
        <w:rPr>
          <w:rFonts w:ascii="Times New Roman" w:hAnsi="Times New Roman"/>
          <w:color w:val="191919"/>
          <w:sz w:val="20"/>
          <w:szCs w:val="20"/>
        </w:rPr>
        <w:t>three</w:t>
      </w:r>
      <w:r>
        <w:rPr>
          <w:rFonts w:ascii="Times New Roman" w:hAnsi="Times New Roman"/>
          <w:color w:val="191919"/>
          <w:spacing w:val="-5"/>
          <w:sz w:val="20"/>
          <w:szCs w:val="20"/>
        </w:rPr>
        <w:t xml:space="preserve"> </w:t>
      </w:r>
      <w:r>
        <w:rPr>
          <w:rFonts w:ascii="Times New Roman" w:hAnsi="Times New Roman"/>
          <w:color w:val="191919"/>
          <w:sz w:val="20"/>
          <w:szCs w:val="20"/>
        </w:rPr>
        <w:t>years</w:t>
      </w:r>
      <w:r>
        <w:rPr>
          <w:rFonts w:ascii="Times New Roman" w:hAnsi="Times New Roman"/>
          <w:color w:val="191919"/>
          <w:spacing w:val="-5"/>
          <w:sz w:val="20"/>
          <w:szCs w:val="20"/>
        </w:rPr>
        <w:t xml:space="preserve"> </w:t>
      </w:r>
      <w:r>
        <w:rPr>
          <w:rFonts w:ascii="Times New Roman" w:hAnsi="Times New Roman"/>
          <w:color w:val="191919"/>
          <w:sz w:val="20"/>
          <w:szCs w:val="20"/>
        </w:rPr>
        <w:t>with</w:t>
      </w:r>
      <w:r>
        <w:rPr>
          <w:rFonts w:ascii="Times New Roman" w:hAnsi="Times New Roman"/>
          <w:color w:val="191919"/>
          <w:spacing w:val="-5"/>
          <w:sz w:val="20"/>
          <w:szCs w:val="20"/>
        </w:rPr>
        <w:t xml:space="preserve"> </w:t>
      </w:r>
      <w:r>
        <w:rPr>
          <w:rFonts w:ascii="Times New Roman" w:hAnsi="Times New Roman"/>
          <w:color w:val="191919"/>
          <w:sz w:val="20"/>
          <w:szCs w:val="20"/>
        </w:rPr>
        <w:t>intensive</w:t>
      </w:r>
      <w:r>
        <w:rPr>
          <w:rFonts w:ascii="Times New Roman" w:hAnsi="Times New Roman"/>
          <w:color w:val="191919"/>
          <w:spacing w:val="-5"/>
          <w:sz w:val="20"/>
          <w:szCs w:val="20"/>
        </w:rPr>
        <w:t xml:space="preserve"> </w:t>
      </w:r>
      <w:r>
        <w:rPr>
          <w:rFonts w:ascii="Times New Roman" w:hAnsi="Times New Roman"/>
          <w:color w:val="191919"/>
          <w:sz w:val="20"/>
          <w:szCs w:val="20"/>
        </w:rPr>
        <w:t>observation</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prenatal</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postnatal</w:t>
      </w:r>
      <w:r>
        <w:rPr>
          <w:rFonts w:ascii="Times New Roman" w:hAnsi="Times New Roman"/>
          <w:color w:val="191919"/>
          <w:spacing w:val="-5"/>
          <w:sz w:val="20"/>
          <w:szCs w:val="20"/>
        </w:rPr>
        <w:t xml:space="preserve"> </w:t>
      </w:r>
      <w:r>
        <w:rPr>
          <w:rFonts w:ascii="Times New Roman" w:hAnsi="Times New Roman"/>
          <w:color w:val="191919"/>
          <w:sz w:val="20"/>
          <w:szCs w:val="20"/>
        </w:rPr>
        <w:t>development.</w:t>
      </w:r>
      <w:r>
        <w:rPr>
          <w:rFonts w:ascii="Times New Roman" w:hAnsi="Times New Roman"/>
          <w:color w:val="191919"/>
          <w:spacing w:val="-4"/>
          <w:sz w:val="20"/>
          <w:szCs w:val="20"/>
        </w:rPr>
        <w:t xml:space="preserve"> </w:t>
      </w:r>
      <w:r>
        <w:rPr>
          <w:rFonts w:ascii="Times New Roman" w:hAnsi="Times New Roman"/>
          <w:color w:val="191919"/>
          <w:sz w:val="20"/>
          <w:szCs w:val="20"/>
        </w:rPr>
        <w:t>Observation and</w:t>
      </w:r>
      <w:r>
        <w:rPr>
          <w:rFonts w:ascii="Times New Roman" w:hAnsi="Times New Roman"/>
          <w:color w:val="191919"/>
          <w:spacing w:val="-8"/>
          <w:sz w:val="20"/>
          <w:szCs w:val="20"/>
        </w:rPr>
        <w:t xml:space="preserve"> </w:t>
      </w:r>
      <w:r>
        <w:rPr>
          <w:rFonts w:ascii="Times New Roman" w:hAnsi="Times New Roman"/>
          <w:color w:val="191919"/>
          <w:sz w:val="20"/>
          <w:szCs w:val="20"/>
        </w:rPr>
        <w:t>participation</w:t>
      </w:r>
      <w:r>
        <w:rPr>
          <w:rFonts w:ascii="Times New Roman" w:hAnsi="Times New Roman"/>
          <w:color w:val="191919"/>
          <w:spacing w:val="-8"/>
          <w:sz w:val="20"/>
          <w:szCs w:val="20"/>
        </w:rPr>
        <w:t xml:space="preserve"> </w:t>
      </w:r>
      <w:r>
        <w:rPr>
          <w:rFonts w:ascii="Times New Roman" w:hAnsi="Times New Roman"/>
          <w:color w:val="191919"/>
          <w:sz w:val="20"/>
          <w:szCs w:val="20"/>
        </w:rPr>
        <w:t>with</w:t>
      </w:r>
      <w:r>
        <w:rPr>
          <w:rFonts w:ascii="Times New Roman" w:hAnsi="Times New Roman"/>
          <w:color w:val="191919"/>
          <w:spacing w:val="-8"/>
          <w:sz w:val="20"/>
          <w:szCs w:val="20"/>
        </w:rPr>
        <w:t xml:space="preserve"> </w:t>
      </w:r>
      <w:r>
        <w:rPr>
          <w:rFonts w:ascii="Times New Roman" w:hAnsi="Times New Roman"/>
          <w:color w:val="191919"/>
          <w:sz w:val="20"/>
          <w:szCs w:val="20"/>
        </w:rPr>
        <w:t>infants</w:t>
      </w:r>
      <w:r>
        <w:rPr>
          <w:rFonts w:ascii="Times New Roman" w:hAnsi="Times New Roman"/>
          <w:color w:val="191919"/>
          <w:spacing w:val="-8"/>
          <w:sz w:val="20"/>
          <w:szCs w:val="20"/>
        </w:rPr>
        <w:t xml:space="preserve"> </w:t>
      </w:r>
      <w:r>
        <w:rPr>
          <w:rFonts w:ascii="Times New Roman" w:hAnsi="Times New Roman"/>
          <w:color w:val="191919"/>
          <w:sz w:val="20"/>
          <w:szCs w:val="20"/>
        </w:rPr>
        <w:t>required.</w:t>
      </w:r>
      <w:r>
        <w:rPr>
          <w:rFonts w:ascii="Times New Roman" w:hAnsi="Times New Roman"/>
          <w:color w:val="191919"/>
          <w:spacing w:val="-8"/>
          <w:sz w:val="20"/>
          <w:szCs w:val="20"/>
        </w:rPr>
        <w:t xml:space="preserve"> </w:t>
      </w:r>
      <w:r>
        <w:rPr>
          <w:rFonts w:ascii="Times New Roman" w:hAnsi="Times New Roman"/>
          <w:color w:val="191919"/>
          <w:sz w:val="20"/>
          <w:szCs w:val="20"/>
        </w:rPr>
        <w:t>Prerequisites:</w:t>
      </w:r>
      <w:r>
        <w:rPr>
          <w:rFonts w:ascii="Times New Roman" w:hAnsi="Times New Roman"/>
          <w:color w:val="191919"/>
          <w:spacing w:val="-19"/>
          <w:sz w:val="20"/>
          <w:szCs w:val="20"/>
        </w:rPr>
        <w:t xml:space="preserve"> </w:t>
      </w:r>
      <w:r>
        <w:rPr>
          <w:rFonts w:ascii="Times New Roman" w:hAnsi="Times New Roman"/>
          <w:color w:val="191919"/>
          <w:sz w:val="20"/>
          <w:szCs w:val="20"/>
        </w:rPr>
        <w:t>Advanced</w:t>
      </w:r>
      <w:r>
        <w:rPr>
          <w:rFonts w:ascii="Times New Roman" w:hAnsi="Times New Roman"/>
          <w:color w:val="191919"/>
          <w:spacing w:val="-8"/>
          <w:sz w:val="20"/>
          <w:szCs w:val="20"/>
        </w:rPr>
        <w:t xml:space="preserve"> </w:t>
      </w:r>
      <w:r>
        <w:rPr>
          <w:rFonts w:ascii="Times New Roman" w:hAnsi="Times New Roman"/>
          <w:color w:val="191919"/>
          <w:sz w:val="20"/>
          <w:szCs w:val="20"/>
        </w:rPr>
        <w:t>child</w:t>
      </w:r>
      <w:r>
        <w:rPr>
          <w:rFonts w:ascii="Times New Roman" w:hAnsi="Times New Roman"/>
          <w:color w:val="191919"/>
          <w:spacing w:val="-8"/>
          <w:sz w:val="20"/>
          <w:szCs w:val="20"/>
        </w:rPr>
        <w:t xml:space="preserve"> </w:t>
      </w:r>
      <w:r>
        <w:rPr>
          <w:rFonts w:ascii="Times New Roman" w:hAnsi="Times New Roman"/>
          <w:color w:val="191919"/>
          <w:sz w:val="20"/>
          <w:szCs w:val="20"/>
        </w:rPr>
        <w:t>growth</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development.</w:t>
      </w:r>
    </w:p>
    <w:p w:rsidR="00114BDE" w:rsidRDefault="00114BDE" w:rsidP="00114BDE">
      <w:pPr>
        <w:widowControl w:val="0"/>
        <w:autoSpaceDE w:val="0"/>
        <w:autoSpaceDN w:val="0"/>
        <w:adjustRightInd w:val="0"/>
        <w:spacing w:after="0" w:line="227" w:lineRule="exact"/>
        <w:ind w:left="360" w:right="180" w:firstLine="0"/>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5550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Social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Studies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Education..................................................3(3-2)</w:t>
      </w:r>
    </w:p>
    <w:p w:rsidR="00872727" w:rsidRDefault="00114BDE" w:rsidP="00114BDE">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sectPr w:rsidR="00872727" w:rsidSect="00572BC6">
          <w:headerReference w:type="even" r:id="rId51"/>
          <w:pgSz w:w="12240" w:h="15840" w:code="1"/>
          <w:pgMar w:top="720" w:right="720" w:bottom="288" w:left="1440" w:header="720" w:footer="288" w:gutter="0"/>
          <w:cols w:space="720"/>
          <w:docGrid w:linePitch="360"/>
        </w:sectPr>
      </w:pPr>
      <w:r>
        <w:rPr>
          <w:rFonts w:ascii="Times New Roman" w:hAnsi="Times New Roman"/>
          <w:color w:val="191919"/>
          <w:spacing w:val="-2"/>
          <w:sz w:val="20"/>
          <w:szCs w:val="20"/>
        </w:rPr>
        <w:t>Thi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cours</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wil</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examin</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innovativ</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technique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2"/>
          <w:sz w:val="20"/>
          <w:szCs w:val="20"/>
        </w:rPr>
        <w:t>teachin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socia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studies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Curriculum</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meth</w:t>
      </w:r>
      <w:r>
        <w:rPr>
          <w:rFonts w:ascii="Times New Roman" w:hAnsi="Times New Roman"/>
          <w:color w:val="191919"/>
          <w:sz w:val="20"/>
          <w:szCs w:val="20"/>
        </w:rPr>
        <w:t xml:space="preserve">ods and techniques will be analyzed and evaluated in view of current research and practices. Field experiences to include field-testing social </w:t>
      </w:r>
    </w:p>
    <w:p w:rsidR="00114BDE" w:rsidRDefault="00114BDE" w:rsidP="00114BDE">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lastRenderedPageBreak/>
        <w:t>studies projects will be required.</w:t>
      </w:r>
    </w:p>
    <w:p w:rsidR="00114BDE" w:rsidRDefault="00114BDE" w:rsidP="00114BDE">
      <w:pPr>
        <w:widowControl w:val="0"/>
        <w:autoSpaceDE w:val="0"/>
        <w:autoSpaceDN w:val="0"/>
        <w:adjustRightInd w:val="0"/>
        <w:spacing w:after="0" w:line="227" w:lineRule="exact"/>
        <w:ind w:left="360" w:right="180" w:firstLine="0"/>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5555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w:t>
      </w:r>
      <w:r>
        <w:rPr>
          <w:rFonts w:ascii="Times New Roman" w:hAnsi="Times New Roman"/>
          <w:b/>
          <w:bCs/>
          <w:color w:val="191919"/>
          <w:spacing w:val="-4"/>
          <w:sz w:val="20"/>
          <w:szCs w:val="20"/>
        </w:rPr>
        <w:t>r</w:t>
      </w:r>
      <w:r>
        <w:rPr>
          <w:rFonts w:ascii="Times New Roman" w:hAnsi="Times New Roman"/>
          <w:b/>
          <w:bCs/>
          <w:color w:val="191919"/>
          <w:sz w:val="20"/>
          <w:szCs w:val="20"/>
        </w:rPr>
        <w:t>eative</w:t>
      </w:r>
      <w:r>
        <w:rPr>
          <w:rFonts w:ascii="Times New Roman" w:hAnsi="Times New Roman"/>
          <w:b/>
          <w:bCs/>
          <w:color w:val="191919"/>
          <w:spacing w:val="-7"/>
          <w:sz w:val="20"/>
          <w:szCs w:val="20"/>
        </w:rPr>
        <w:t xml:space="preserve"> </w:t>
      </w:r>
      <w:r>
        <w:rPr>
          <w:rFonts w:ascii="Times New Roman" w:hAnsi="Times New Roman"/>
          <w:b/>
          <w:bCs/>
          <w:color w:val="191919"/>
          <w:sz w:val="20"/>
          <w:szCs w:val="20"/>
        </w:rPr>
        <w:t>Experiences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Education.....................................3(3-2)</w:t>
      </w:r>
    </w:p>
    <w:p w:rsidR="00114BDE" w:rsidRDefault="00114BDE" w:rsidP="00114BDE">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Emphasizes</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1"/>
          <w:sz w:val="20"/>
          <w:szCs w:val="20"/>
        </w:rPr>
        <w:t xml:space="preserve"> </w:t>
      </w:r>
      <w:r>
        <w:rPr>
          <w:rFonts w:ascii="Times New Roman" w:hAnsi="Times New Roman"/>
          <w:color w:val="191919"/>
          <w:sz w:val="20"/>
          <w:szCs w:val="20"/>
        </w:rPr>
        <w:t>team</w:t>
      </w:r>
      <w:r>
        <w:rPr>
          <w:rFonts w:ascii="Times New Roman" w:hAnsi="Times New Roman"/>
          <w:color w:val="191919"/>
          <w:spacing w:val="1"/>
          <w:sz w:val="20"/>
          <w:szCs w:val="20"/>
        </w:rPr>
        <w:t xml:space="preserve"> </w:t>
      </w:r>
      <w:r>
        <w:rPr>
          <w:rFonts w:ascii="Times New Roman" w:hAnsi="Times New Roman"/>
          <w:color w:val="191919"/>
          <w:sz w:val="20"/>
          <w:szCs w:val="20"/>
        </w:rPr>
        <w:t>teaching</w:t>
      </w:r>
      <w:r>
        <w:rPr>
          <w:rFonts w:ascii="Times New Roman" w:hAnsi="Times New Roman"/>
          <w:color w:val="191919"/>
          <w:spacing w:val="1"/>
          <w:sz w:val="20"/>
          <w:szCs w:val="20"/>
        </w:rPr>
        <w:t xml:space="preserve"> </w:t>
      </w:r>
      <w:r>
        <w:rPr>
          <w:rFonts w:ascii="Times New Roman" w:hAnsi="Times New Roman"/>
          <w:color w:val="191919"/>
          <w:sz w:val="20"/>
          <w:szCs w:val="20"/>
        </w:rPr>
        <w:t>approach</w:t>
      </w:r>
      <w:r>
        <w:rPr>
          <w:rFonts w:ascii="Times New Roman" w:hAnsi="Times New Roman"/>
          <w:color w:val="191919"/>
          <w:spacing w:val="1"/>
          <w:sz w:val="20"/>
          <w:szCs w:val="20"/>
        </w:rPr>
        <w:t xml:space="preserve"> </w:t>
      </w:r>
      <w:r>
        <w:rPr>
          <w:rFonts w:ascii="Times New Roman" w:hAnsi="Times New Roman"/>
          <w:color w:val="191919"/>
          <w:sz w:val="20"/>
          <w:szCs w:val="20"/>
        </w:rPr>
        <w:t>to</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 the</w:t>
      </w:r>
      <w:r>
        <w:rPr>
          <w:rFonts w:ascii="Times New Roman" w:hAnsi="Times New Roman"/>
          <w:color w:val="191919"/>
          <w:spacing w:val="1"/>
          <w:sz w:val="20"/>
          <w:szCs w:val="20"/>
        </w:rPr>
        <w:t xml:space="preserve"> </w:t>
      </w:r>
      <w:r>
        <w:rPr>
          <w:rFonts w:ascii="Times New Roman" w:hAnsi="Times New Roman"/>
          <w:color w:val="191919"/>
          <w:sz w:val="20"/>
          <w:szCs w:val="20"/>
        </w:rPr>
        <w:t>creative</w:t>
      </w:r>
      <w:r>
        <w:rPr>
          <w:rFonts w:ascii="Times New Roman" w:hAnsi="Times New Roman"/>
          <w:color w:val="191919"/>
          <w:spacing w:val="1"/>
          <w:sz w:val="20"/>
          <w:szCs w:val="20"/>
        </w:rPr>
        <w:t xml:space="preserve"> </w:t>
      </w:r>
      <w:r>
        <w:rPr>
          <w:rFonts w:ascii="Times New Roman" w:hAnsi="Times New Roman"/>
          <w:color w:val="191919"/>
          <w:sz w:val="20"/>
          <w:szCs w:val="20"/>
        </w:rPr>
        <w:t>process by</w:t>
      </w:r>
      <w:r>
        <w:rPr>
          <w:rFonts w:ascii="Times New Roman" w:hAnsi="Times New Roman"/>
          <w:color w:val="191919"/>
          <w:spacing w:val="1"/>
          <w:sz w:val="20"/>
          <w:szCs w:val="20"/>
        </w:rPr>
        <w:t xml:space="preserve"> </w:t>
      </w:r>
      <w:r>
        <w:rPr>
          <w:rFonts w:ascii="Times New Roman" w:hAnsi="Times New Roman"/>
          <w:color w:val="191919"/>
          <w:sz w:val="20"/>
          <w:szCs w:val="20"/>
        </w:rPr>
        <w:t xml:space="preserve">use of selected topics of creative experiences in the living and learning of children. Emphasis is also on the </w:t>
      </w:r>
      <w:r>
        <w:rPr>
          <w:rFonts w:ascii="Times New Roman" w:hAnsi="Times New Roman"/>
          <w:color w:val="191919"/>
          <w:spacing w:val="-1"/>
          <w:sz w:val="20"/>
          <w:szCs w:val="20"/>
        </w:rPr>
        <w:t>philosoph</w:t>
      </w:r>
      <w:r>
        <w:rPr>
          <w:rFonts w:ascii="Times New Roman" w:hAnsi="Times New Roman"/>
          <w:color w:val="191919"/>
          <w:spacing w:val="-14"/>
          <w:sz w:val="20"/>
          <w:szCs w:val="20"/>
        </w:rPr>
        <w:t>y</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technique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problem</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providin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creativ</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experience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youn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children</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Field </w:t>
      </w:r>
      <w:r>
        <w:rPr>
          <w:rFonts w:ascii="Times New Roman" w:hAnsi="Times New Roman"/>
          <w:color w:val="191919"/>
          <w:sz w:val="20"/>
          <w:szCs w:val="20"/>
        </w:rPr>
        <w:t>laboratory experiences will be provided.</w:t>
      </w:r>
    </w:p>
    <w:p w:rsidR="00114BDE" w:rsidRDefault="00114BDE" w:rsidP="00114BDE">
      <w:pPr>
        <w:widowControl w:val="0"/>
        <w:autoSpaceDE w:val="0"/>
        <w:autoSpaceDN w:val="0"/>
        <w:adjustRightInd w:val="0"/>
        <w:spacing w:after="0" w:line="227" w:lineRule="exact"/>
        <w:ind w:left="360" w:right="180" w:firstLine="0"/>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5560</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Counseling</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Education.....................................................3(3-2)</w:t>
      </w:r>
    </w:p>
    <w:p w:rsidR="00114BDE" w:rsidRDefault="00114BDE" w:rsidP="00114BDE">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Addresses a dual emphasis on understanding the theoretical basis of counseling and on learning</w:t>
      </w:r>
      <w:r>
        <w:rPr>
          <w:rFonts w:ascii="Times New Roman" w:hAnsi="Times New Roman"/>
          <w:color w:val="191919"/>
          <w:spacing w:val="-7"/>
          <w:sz w:val="20"/>
          <w:szCs w:val="20"/>
        </w:rPr>
        <w:t xml:space="preserve"> </w:t>
      </w:r>
      <w:r>
        <w:rPr>
          <w:rFonts w:ascii="Times New Roman" w:hAnsi="Times New Roman"/>
          <w:color w:val="191919"/>
          <w:sz w:val="20"/>
          <w:szCs w:val="20"/>
        </w:rPr>
        <w:t>skills</w:t>
      </w:r>
      <w:r>
        <w:rPr>
          <w:rFonts w:ascii="Times New Roman" w:hAnsi="Times New Roman"/>
          <w:color w:val="191919"/>
          <w:spacing w:val="-7"/>
          <w:sz w:val="20"/>
          <w:szCs w:val="20"/>
        </w:rPr>
        <w:t xml:space="preserve"> </w:t>
      </w:r>
      <w:r>
        <w:rPr>
          <w:rFonts w:ascii="Times New Roman" w:hAnsi="Times New Roman"/>
          <w:color w:val="191919"/>
          <w:sz w:val="20"/>
          <w:szCs w:val="20"/>
        </w:rPr>
        <w:t>involved</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helping</w:t>
      </w:r>
      <w:r>
        <w:rPr>
          <w:rFonts w:ascii="Times New Roman" w:hAnsi="Times New Roman"/>
          <w:color w:val="191919"/>
          <w:spacing w:val="-7"/>
          <w:sz w:val="20"/>
          <w:szCs w:val="20"/>
        </w:rPr>
        <w:t xml:space="preserve"> </w:t>
      </w:r>
      <w:r>
        <w:rPr>
          <w:rFonts w:ascii="Times New Roman" w:hAnsi="Times New Roman"/>
          <w:color w:val="191919"/>
          <w:sz w:val="20"/>
          <w:szCs w:val="20"/>
        </w:rPr>
        <w:t>relationships</w:t>
      </w:r>
      <w:r>
        <w:rPr>
          <w:rFonts w:ascii="Times New Roman" w:hAnsi="Times New Roman"/>
          <w:color w:val="191919"/>
          <w:spacing w:val="-7"/>
          <w:sz w:val="20"/>
          <w:szCs w:val="20"/>
        </w:rPr>
        <w:t xml:space="preserve"> </w:t>
      </w:r>
      <w:r>
        <w:rPr>
          <w:rFonts w:ascii="Times New Roman" w:hAnsi="Times New Roman"/>
          <w:color w:val="191919"/>
          <w:sz w:val="20"/>
          <w:szCs w:val="20"/>
        </w:rPr>
        <w:t>with</w:t>
      </w:r>
      <w:r>
        <w:rPr>
          <w:rFonts w:ascii="Times New Roman" w:hAnsi="Times New Roman"/>
          <w:color w:val="191919"/>
          <w:spacing w:val="-7"/>
          <w:sz w:val="20"/>
          <w:szCs w:val="20"/>
        </w:rPr>
        <w:t xml:space="preserve"> </w:t>
      </w:r>
      <w:r>
        <w:rPr>
          <w:rFonts w:ascii="Times New Roman" w:hAnsi="Times New Roman"/>
          <w:color w:val="191919"/>
          <w:sz w:val="20"/>
          <w:szCs w:val="20"/>
        </w:rPr>
        <w:t>young</w:t>
      </w:r>
      <w:r>
        <w:rPr>
          <w:rFonts w:ascii="Times New Roman" w:hAnsi="Times New Roman"/>
          <w:color w:val="191919"/>
          <w:spacing w:val="-7"/>
          <w:sz w:val="20"/>
          <w:szCs w:val="20"/>
        </w:rPr>
        <w:t xml:space="preserve"> </w:t>
      </w:r>
      <w:r>
        <w:rPr>
          <w:rFonts w:ascii="Times New Roman" w:hAnsi="Times New Roman"/>
          <w:color w:val="191919"/>
          <w:sz w:val="20"/>
          <w:szCs w:val="20"/>
        </w:rPr>
        <w:t>children.</w:t>
      </w:r>
      <w:r>
        <w:rPr>
          <w:rFonts w:ascii="Times New Roman" w:hAnsi="Times New Roman"/>
          <w:color w:val="191919"/>
          <w:spacing w:val="-7"/>
          <w:sz w:val="20"/>
          <w:szCs w:val="20"/>
        </w:rPr>
        <w:t xml:space="preserve"> </w:t>
      </w:r>
      <w:r>
        <w:rPr>
          <w:rFonts w:ascii="Times New Roman" w:hAnsi="Times New Roman"/>
          <w:color w:val="191919"/>
          <w:sz w:val="20"/>
          <w:szCs w:val="20"/>
        </w:rPr>
        <w:t>Selected</w:t>
      </w:r>
      <w:r>
        <w:rPr>
          <w:rFonts w:ascii="Times New Roman" w:hAnsi="Times New Roman"/>
          <w:color w:val="191919"/>
          <w:spacing w:val="-7"/>
          <w:sz w:val="20"/>
          <w:szCs w:val="20"/>
        </w:rPr>
        <w:t xml:space="preserve"> </w:t>
      </w:r>
      <w:r>
        <w:rPr>
          <w:rFonts w:ascii="Times New Roman" w:hAnsi="Times New Roman"/>
          <w:color w:val="191919"/>
          <w:sz w:val="20"/>
          <w:szCs w:val="20"/>
        </w:rPr>
        <w:t>reading</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counseling theory</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practices</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3"/>
          <w:sz w:val="20"/>
          <w:szCs w:val="20"/>
        </w:rPr>
        <w:t xml:space="preserve"> </w:t>
      </w:r>
      <w:r>
        <w:rPr>
          <w:rFonts w:ascii="Times New Roman" w:hAnsi="Times New Roman"/>
          <w:color w:val="191919"/>
          <w:sz w:val="20"/>
          <w:szCs w:val="20"/>
        </w:rPr>
        <w:t>be</w:t>
      </w:r>
      <w:r>
        <w:rPr>
          <w:rFonts w:ascii="Times New Roman" w:hAnsi="Times New Roman"/>
          <w:color w:val="191919"/>
          <w:spacing w:val="3"/>
          <w:sz w:val="20"/>
          <w:szCs w:val="20"/>
        </w:rPr>
        <w:t xml:space="preserve"> </w:t>
      </w:r>
      <w:r>
        <w:rPr>
          <w:rFonts w:ascii="Times New Roman" w:hAnsi="Times New Roman"/>
          <w:color w:val="191919"/>
          <w:sz w:val="20"/>
          <w:szCs w:val="20"/>
        </w:rPr>
        <w:t>discussed.</w:t>
      </w:r>
      <w:r>
        <w:rPr>
          <w:rFonts w:ascii="Times New Roman" w:hAnsi="Times New Roman"/>
          <w:color w:val="191919"/>
          <w:spacing w:val="-8"/>
          <w:sz w:val="20"/>
          <w:szCs w:val="20"/>
        </w:rPr>
        <w:t xml:space="preserve"> </w:t>
      </w:r>
      <w:r>
        <w:rPr>
          <w:rFonts w:ascii="Times New Roman" w:hAnsi="Times New Roman"/>
          <w:color w:val="191919"/>
          <w:sz w:val="20"/>
          <w:szCs w:val="20"/>
        </w:rPr>
        <w:t>As</w:t>
      </w:r>
      <w:r>
        <w:rPr>
          <w:rFonts w:ascii="Times New Roman" w:hAnsi="Times New Roman"/>
          <w:color w:val="191919"/>
          <w:spacing w:val="3"/>
          <w:sz w:val="20"/>
          <w:szCs w:val="20"/>
        </w:rPr>
        <w:t xml:space="preserve"> </w:t>
      </w:r>
      <w:r>
        <w:rPr>
          <w:rFonts w:ascii="Times New Roman" w:hAnsi="Times New Roman"/>
          <w:color w:val="191919"/>
          <w:sz w:val="20"/>
          <w:szCs w:val="20"/>
        </w:rPr>
        <w:t>part</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skill-building</w:t>
      </w:r>
      <w:r>
        <w:rPr>
          <w:rFonts w:ascii="Times New Roman" w:hAnsi="Times New Roman"/>
          <w:color w:val="191919"/>
          <w:spacing w:val="4"/>
          <w:sz w:val="20"/>
          <w:szCs w:val="20"/>
        </w:rPr>
        <w:t xml:space="preserve"> </w:t>
      </w:r>
      <w:r>
        <w:rPr>
          <w:rFonts w:ascii="Times New Roman" w:hAnsi="Times New Roman"/>
          <w:color w:val="191919"/>
          <w:sz w:val="20"/>
          <w:szCs w:val="20"/>
        </w:rPr>
        <w:t>process,</w:t>
      </w:r>
      <w:r>
        <w:rPr>
          <w:rFonts w:ascii="Times New Roman" w:hAnsi="Times New Roman"/>
          <w:color w:val="191919"/>
          <w:spacing w:val="3"/>
          <w:sz w:val="20"/>
          <w:szCs w:val="20"/>
        </w:rPr>
        <w:t xml:space="preserve"> </w:t>
      </w:r>
      <w:r>
        <w:rPr>
          <w:rFonts w:ascii="Times New Roman" w:hAnsi="Times New Roman"/>
          <w:color w:val="191919"/>
          <w:sz w:val="20"/>
          <w:szCs w:val="20"/>
        </w:rPr>
        <w:t>students</w:t>
      </w:r>
      <w:r>
        <w:rPr>
          <w:rFonts w:ascii="Times New Roman" w:hAnsi="Times New Roman"/>
          <w:color w:val="191919"/>
          <w:spacing w:val="3"/>
          <w:sz w:val="20"/>
          <w:szCs w:val="20"/>
        </w:rPr>
        <w:t xml:space="preserve"> </w:t>
      </w:r>
      <w:r>
        <w:rPr>
          <w:rFonts w:ascii="Times New Roman" w:hAnsi="Times New Roman"/>
          <w:color w:val="191919"/>
          <w:sz w:val="20"/>
          <w:szCs w:val="20"/>
        </w:rPr>
        <w:t>will</w:t>
      </w:r>
      <w:r>
        <w:rPr>
          <w:rFonts w:ascii="Times New Roman" w:hAnsi="Times New Roman"/>
          <w:color w:val="191919"/>
          <w:spacing w:val="3"/>
          <w:sz w:val="20"/>
          <w:szCs w:val="20"/>
        </w:rPr>
        <w:t xml:space="preserve"> </w:t>
      </w:r>
      <w:r>
        <w:rPr>
          <w:rFonts w:ascii="Times New Roman" w:hAnsi="Times New Roman"/>
          <w:color w:val="191919"/>
          <w:sz w:val="20"/>
          <w:szCs w:val="20"/>
        </w:rPr>
        <w:t>tape counseling sessions for presentation in class.</w:t>
      </w:r>
    </w:p>
    <w:p w:rsidR="00114BDE" w:rsidRDefault="00114BDE" w:rsidP="00114BDE">
      <w:pPr>
        <w:widowControl w:val="0"/>
        <w:autoSpaceDE w:val="0"/>
        <w:autoSpaceDN w:val="0"/>
        <w:adjustRightInd w:val="0"/>
        <w:spacing w:after="0" w:line="227" w:lineRule="exact"/>
        <w:ind w:left="360" w:right="180" w:firstLine="0"/>
        <w:rPr>
          <w:rFonts w:ascii="Times New Roman" w:hAnsi="Times New Roman"/>
          <w:color w:val="000000"/>
          <w:sz w:val="20"/>
          <w:szCs w:val="20"/>
        </w:rPr>
      </w:pPr>
      <w:r>
        <w:rPr>
          <w:rFonts w:ascii="Times New Roman" w:hAnsi="Times New Roman"/>
          <w:b/>
          <w:bCs/>
          <w:color w:val="191919"/>
          <w:spacing w:val="-1"/>
          <w:sz w:val="20"/>
          <w:szCs w:val="20"/>
        </w:rPr>
        <w:t>ECE</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556</w:t>
      </w:r>
      <w:r>
        <w:rPr>
          <w:rFonts w:ascii="Times New Roman" w:hAnsi="Times New Roman"/>
          <w:b/>
          <w:bCs/>
          <w:color w:val="191919"/>
          <w:sz w:val="20"/>
          <w:szCs w:val="20"/>
        </w:rPr>
        <w:t>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Diagnosi</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an</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Remediation................................................................................3(3-2)</w:t>
      </w:r>
    </w:p>
    <w:p w:rsidR="00114BDE" w:rsidRDefault="00114BDE" w:rsidP="00114BDE">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Focuses</w:t>
      </w:r>
      <w:r>
        <w:rPr>
          <w:rFonts w:ascii="Times New Roman" w:hAnsi="Times New Roman"/>
          <w:color w:val="191919"/>
          <w:spacing w:val="-5"/>
          <w:sz w:val="20"/>
          <w:szCs w:val="20"/>
        </w:rPr>
        <w:t xml:space="preserve"> </w:t>
      </w:r>
      <w:r>
        <w:rPr>
          <w:rFonts w:ascii="Times New Roman" w:hAnsi="Times New Roman"/>
          <w:color w:val="191919"/>
          <w:sz w:val="20"/>
          <w:szCs w:val="20"/>
        </w:rPr>
        <w:t>on</w:t>
      </w:r>
      <w:r>
        <w:rPr>
          <w:rFonts w:ascii="Times New Roman" w:hAnsi="Times New Roman"/>
          <w:color w:val="191919"/>
          <w:spacing w:val="-5"/>
          <w:sz w:val="20"/>
          <w:szCs w:val="20"/>
        </w:rPr>
        <w:t xml:space="preserve"> </w:t>
      </w:r>
      <w:r>
        <w:rPr>
          <w:rFonts w:ascii="Times New Roman" w:hAnsi="Times New Roman"/>
          <w:color w:val="191919"/>
          <w:sz w:val="20"/>
          <w:szCs w:val="20"/>
        </w:rPr>
        <w:t>basic</w:t>
      </w:r>
      <w:r>
        <w:rPr>
          <w:rFonts w:ascii="Times New Roman" w:hAnsi="Times New Roman"/>
          <w:color w:val="191919"/>
          <w:spacing w:val="-5"/>
          <w:sz w:val="20"/>
          <w:szCs w:val="20"/>
        </w:rPr>
        <w:t xml:space="preserve"> </w:t>
      </w:r>
      <w:r>
        <w:rPr>
          <w:rFonts w:ascii="Times New Roman" w:hAnsi="Times New Roman"/>
          <w:color w:val="191919"/>
          <w:sz w:val="20"/>
          <w:szCs w:val="20"/>
        </w:rPr>
        <w:t>concepts</w:t>
      </w:r>
      <w:r>
        <w:rPr>
          <w:rFonts w:ascii="Times New Roman" w:hAnsi="Times New Roman"/>
          <w:color w:val="191919"/>
          <w:spacing w:val="-5"/>
          <w:sz w:val="20"/>
          <w:szCs w:val="20"/>
        </w:rPr>
        <w:t xml:space="preserve"> </w:t>
      </w:r>
      <w:r>
        <w:rPr>
          <w:rFonts w:ascii="Times New Roman" w:hAnsi="Times New Roman"/>
          <w:color w:val="191919"/>
          <w:sz w:val="20"/>
          <w:szCs w:val="20"/>
        </w:rPr>
        <w:t>in</w:t>
      </w:r>
      <w:r>
        <w:rPr>
          <w:rFonts w:ascii="Times New Roman" w:hAnsi="Times New Roman"/>
          <w:color w:val="191919"/>
          <w:spacing w:val="-5"/>
          <w:sz w:val="20"/>
          <w:szCs w:val="20"/>
        </w:rPr>
        <w:t xml:space="preserve"> </w:t>
      </w:r>
      <w:r>
        <w:rPr>
          <w:rFonts w:ascii="Times New Roman" w:hAnsi="Times New Roman"/>
          <w:color w:val="191919"/>
          <w:sz w:val="20"/>
          <w:szCs w:val="20"/>
        </w:rPr>
        <w:t>identifying</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correcting</w:t>
      </w:r>
      <w:r>
        <w:rPr>
          <w:rFonts w:ascii="Times New Roman" w:hAnsi="Times New Roman"/>
          <w:color w:val="191919"/>
          <w:spacing w:val="-5"/>
          <w:sz w:val="20"/>
          <w:szCs w:val="20"/>
        </w:rPr>
        <w:t xml:space="preserve"> </w:t>
      </w:r>
      <w:r>
        <w:rPr>
          <w:rFonts w:ascii="Times New Roman" w:hAnsi="Times New Roman"/>
          <w:color w:val="191919"/>
          <w:sz w:val="20"/>
          <w:szCs w:val="20"/>
        </w:rPr>
        <w:t>student</w:t>
      </w:r>
      <w:r>
        <w:rPr>
          <w:rFonts w:ascii="Times New Roman" w:hAnsi="Times New Roman"/>
          <w:color w:val="191919"/>
          <w:spacing w:val="-5"/>
          <w:sz w:val="20"/>
          <w:szCs w:val="20"/>
        </w:rPr>
        <w:t xml:space="preserve"> </w:t>
      </w:r>
      <w:r>
        <w:rPr>
          <w:rFonts w:ascii="Times New Roman" w:hAnsi="Times New Roman"/>
          <w:color w:val="191919"/>
          <w:sz w:val="20"/>
          <w:szCs w:val="20"/>
        </w:rPr>
        <w:t>di</w:t>
      </w:r>
      <w:r>
        <w:rPr>
          <w:rFonts w:ascii="Times New Roman" w:hAnsi="Times New Roman"/>
          <w:color w:val="191919"/>
          <w:spacing w:val="-4"/>
          <w:sz w:val="20"/>
          <w:szCs w:val="20"/>
        </w:rPr>
        <w:t>f</w:t>
      </w:r>
      <w:r>
        <w:rPr>
          <w:rFonts w:ascii="Times New Roman" w:hAnsi="Times New Roman"/>
          <w:color w:val="191919"/>
          <w:sz w:val="20"/>
          <w:szCs w:val="20"/>
        </w:rPr>
        <w:t>ficulties</w:t>
      </w:r>
      <w:r>
        <w:rPr>
          <w:rFonts w:ascii="Times New Roman" w:hAnsi="Times New Roman"/>
          <w:color w:val="191919"/>
          <w:spacing w:val="-5"/>
          <w:sz w:val="20"/>
          <w:szCs w:val="20"/>
        </w:rPr>
        <w:t xml:space="preserve"> </w:t>
      </w:r>
      <w:r>
        <w:rPr>
          <w:rFonts w:ascii="Times New Roman" w:hAnsi="Times New Roman"/>
          <w:color w:val="191919"/>
          <w:sz w:val="20"/>
          <w:szCs w:val="20"/>
        </w:rPr>
        <w:t>in</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areas</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math and</w:t>
      </w:r>
      <w:r>
        <w:rPr>
          <w:rFonts w:ascii="Times New Roman" w:hAnsi="Times New Roman"/>
          <w:color w:val="191919"/>
          <w:spacing w:val="-8"/>
          <w:sz w:val="20"/>
          <w:szCs w:val="20"/>
        </w:rPr>
        <w:t xml:space="preserve"> </w:t>
      </w:r>
      <w:r>
        <w:rPr>
          <w:rFonts w:ascii="Times New Roman" w:hAnsi="Times New Roman"/>
          <w:color w:val="191919"/>
          <w:sz w:val="20"/>
          <w:szCs w:val="20"/>
        </w:rPr>
        <w:t>reading.</w:t>
      </w:r>
      <w:r>
        <w:rPr>
          <w:rFonts w:ascii="Times New Roman" w:hAnsi="Times New Roman"/>
          <w:color w:val="191919"/>
          <w:spacing w:val="-11"/>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echniques</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procedures</w:t>
      </w:r>
      <w:r>
        <w:rPr>
          <w:rFonts w:ascii="Times New Roman" w:hAnsi="Times New Roman"/>
          <w:color w:val="191919"/>
          <w:spacing w:val="-8"/>
          <w:sz w:val="20"/>
          <w:szCs w:val="20"/>
        </w:rPr>
        <w:t xml:space="preserve"> </w:t>
      </w:r>
      <w:r>
        <w:rPr>
          <w:rFonts w:ascii="Times New Roman" w:hAnsi="Times New Roman"/>
          <w:color w:val="191919"/>
          <w:sz w:val="20"/>
          <w:szCs w:val="20"/>
        </w:rPr>
        <w:t>will</w:t>
      </w:r>
      <w:r>
        <w:rPr>
          <w:rFonts w:ascii="Times New Roman" w:hAnsi="Times New Roman"/>
          <w:color w:val="191919"/>
          <w:spacing w:val="-7"/>
          <w:sz w:val="20"/>
          <w:szCs w:val="20"/>
        </w:rPr>
        <w:t xml:space="preserve"> </w:t>
      </w:r>
      <w:r>
        <w:rPr>
          <w:rFonts w:ascii="Times New Roman" w:hAnsi="Times New Roman"/>
          <w:color w:val="191919"/>
          <w:sz w:val="20"/>
          <w:szCs w:val="20"/>
        </w:rPr>
        <w:t>be</w:t>
      </w:r>
      <w:r>
        <w:rPr>
          <w:rFonts w:ascii="Times New Roman" w:hAnsi="Times New Roman"/>
          <w:color w:val="191919"/>
          <w:spacing w:val="-8"/>
          <w:sz w:val="20"/>
          <w:szCs w:val="20"/>
        </w:rPr>
        <w:t xml:space="preserve"> </w:t>
      </w:r>
      <w:r>
        <w:rPr>
          <w:rFonts w:ascii="Times New Roman" w:hAnsi="Times New Roman"/>
          <w:color w:val="191919"/>
          <w:sz w:val="20"/>
          <w:szCs w:val="20"/>
        </w:rPr>
        <w:t>presented</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practiced</w:t>
      </w:r>
      <w:r>
        <w:rPr>
          <w:rFonts w:ascii="Times New Roman" w:hAnsi="Times New Roman"/>
          <w:color w:val="191919"/>
          <w:spacing w:val="-7"/>
          <w:sz w:val="20"/>
          <w:szCs w:val="20"/>
        </w:rPr>
        <w:t xml:space="preserve"> </w:t>
      </w:r>
      <w:r>
        <w:rPr>
          <w:rFonts w:ascii="Times New Roman" w:hAnsi="Times New Roman"/>
          <w:color w:val="191919"/>
          <w:sz w:val="20"/>
          <w:szCs w:val="20"/>
        </w:rPr>
        <w:t>through</w:t>
      </w:r>
      <w:r>
        <w:rPr>
          <w:rFonts w:ascii="Times New Roman" w:hAnsi="Times New Roman"/>
          <w:color w:val="191919"/>
          <w:spacing w:val="-8"/>
          <w:sz w:val="20"/>
          <w:szCs w:val="20"/>
        </w:rPr>
        <w:t xml:space="preserve"> </w:t>
      </w:r>
      <w:r>
        <w:rPr>
          <w:rFonts w:ascii="Times New Roman" w:hAnsi="Times New Roman"/>
          <w:color w:val="191919"/>
          <w:sz w:val="20"/>
          <w:szCs w:val="20"/>
        </w:rPr>
        <w:t>actual</w:t>
      </w:r>
      <w:r>
        <w:rPr>
          <w:rFonts w:ascii="Times New Roman" w:hAnsi="Times New Roman"/>
          <w:color w:val="191919"/>
          <w:spacing w:val="-7"/>
          <w:sz w:val="20"/>
          <w:szCs w:val="20"/>
        </w:rPr>
        <w:t xml:space="preserve"> </w:t>
      </w:r>
      <w:r>
        <w:rPr>
          <w:rFonts w:ascii="Times New Roman" w:hAnsi="Times New Roman"/>
          <w:color w:val="191919"/>
          <w:sz w:val="20"/>
          <w:szCs w:val="20"/>
        </w:rPr>
        <w:t>tutoring of young children.</w:t>
      </w:r>
    </w:p>
    <w:p w:rsidR="00114BDE" w:rsidRDefault="00114BDE" w:rsidP="00114BDE">
      <w:pPr>
        <w:widowControl w:val="0"/>
        <w:autoSpaceDE w:val="0"/>
        <w:autoSpaceDN w:val="0"/>
        <w:adjustRightInd w:val="0"/>
        <w:spacing w:after="0" w:line="227" w:lineRule="exact"/>
        <w:ind w:left="360" w:right="180" w:firstLine="0"/>
        <w:rPr>
          <w:rFonts w:ascii="Times New Roman" w:hAnsi="Times New Roman"/>
          <w:color w:val="000000"/>
          <w:sz w:val="20"/>
          <w:szCs w:val="20"/>
        </w:rPr>
      </w:pPr>
      <w:r>
        <w:rPr>
          <w:rFonts w:ascii="Times New Roman" w:hAnsi="Times New Roman"/>
          <w:b/>
          <w:bCs/>
          <w:color w:val="191919"/>
          <w:sz w:val="20"/>
          <w:szCs w:val="20"/>
        </w:rPr>
        <w:t>Laboratory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experiences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8"/>
          <w:sz w:val="20"/>
          <w:szCs w:val="20"/>
        </w:rPr>
        <w:t xml:space="preserve"> </w:t>
      </w:r>
      <w:r>
        <w:rPr>
          <w:rFonts w:ascii="Times New Roman" w:hAnsi="Times New Roman"/>
          <w:b/>
          <w:bCs/>
          <w:color w:val="191919"/>
          <w:spacing w:val="-4"/>
          <w:sz w:val="20"/>
          <w:szCs w:val="20"/>
        </w:rPr>
        <w:t>r</w:t>
      </w:r>
      <w:r>
        <w:rPr>
          <w:rFonts w:ascii="Times New Roman" w:hAnsi="Times New Roman"/>
          <w:b/>
          <w:bCs/>
          <w:color w:val="191919"/>
          <w:sz w:val="20"/>
          <w:szCs w:val="20"/>
        </w:rPr>
        <w:t>equi</w:t>
      </w:r>
      <w:r>
        <w:rPr>
          <w:rFonts w:ascii="Times New Roman" w:hAnsi="Times New Roman"/>
          <w:b/>
          <w:bCs/>
          <w:color w:val="191919"/>
          <w:spacing w:val="-4"/>
          <w:sz w:val="20"/>
          <w:szCs w:val="20"/>
        </w:rPr>
        <w:t>r</w:t>
      </w:r>
      <w:r>
        <w:rPr>
          <w:rFonts w:ascii="Times New Roman" w:hAnsi="Times New Roman"/>
          <w:b/>
          <w:bCs/>
          <w:color w:val="191919"/>
          <w:sz w:val="20"/>
          <w:szCs w:val="20"/>
        </w:rPr>
        <w:t>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will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be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arranged..................................................3(3-2)</w:t>
      </w:r>
    </w:p>
    <w:p w:rsidR="00114BDE" w:rsidRDefault="00114BDE" w:rsidP="00114BDE">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Analyzes the role of play in the cognitive,</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fective</w:t>
      </w:r>
      <w:r>
        <w:rPr>
          <w:rFonts w:ascii="Times New Roman" w:hAnsi="Times New Roman"/>
          <w:color w:val="191919"/>
          <w:spacing w:val="1"/>
          <w:sz w:val="20"/>
          <w:szCs w:val="20"/>
        </w:rPr>
        <w:t xml:space="preserve"> </w:t>
      </w:r>
      <w:r>
        <w:rPr>
          <w:rFonts w:ascii="Times New Roman" w:hAnsi="Times New Roman"/>
          <w:color w:val="191919"/>
          <w:sz w:val="20"/>
          <w:szCs w:val="20"/>
        </w:rPr>
        <w:t>and social development</w:t>
      </w:r>
      <w:r>
        <w:rPr>
          <w:rFonts w:ascii="Times New Roman" w:hAnsi="Times New Roman"/>
          <w:color w:val="191919"/>
          <w:spacing w:val="1"/>
          <w:sz w:val="20"/>
          <w:szCs w:val="20"/>
        </w:rPr>
        <w:t xml:space="preserve"> </w:t>
      </w:r>
      <w:r>
        <w:rPr>
          <w:rFonts w:ascii="Times New Roman" w:hAnsi="Times New Roman"/>
          <w:color w:val="191919"/>
          <w:sz w:val="20"/>
          <w:szCs w:val="20"/>
        </w:rPr>
        <w:t>of children</w:t>
      </w:r>
      <w:r>
        <w:rPr>
          <w:rFonts w:ascii="Times New Roman" w:hAnsi="Times New Roman"/>
          <w:color w:val="191919"/>
          <w:spacing w:val="-11"/>
          <w:sz w:val="20"/>
          <w:szCs w:val="20"/>
        </w:rPr>
        <w:t>’</w:t>
      </w:r>
      <w:r>
        <w:rPr>
          <w:rFonts w:ascii="Times New Roman" w:hAnsi="Times New Roman"/>
          <w:color w:val="191919"/>
          <w:sz w:val="20"/>
          <w:szCs w:val="20"/>
        </w:rPr>
        <w:t>s play and</w:t>
      </w:r>
      <w:r>
        <w:rPr>
          <w:rFonts w:ascii="Times New Roman" w:hAnsi="Times New Roman"/>
          <w:color w:val="191919"/>
          <w:spacing w:val="-3"/>
          <w:sz w:val="20"/>
          <w:szCs w:val="20"/>
        </w:rPr>
        <w:t xml:space="preserve"> </w:t>
      </w:r>
      <w:r>
        <w:rPr>
          <w:rFonts w:ascii="Times New Roman" w:hAnsi="Times New Roman"/>
          <w:color w:val="191919"/>
          <w:sz w:val="20"/>
          <w:szCs w:val="20"/>
        </w:rPr>
        <w:t>creativit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3"/>
          <w:sz w:val="20"/>
          <w:szCs w:val="20"/>
        </w:rPr>
        <w:t xml:space="preserve"> </w:t>
      </w:r>
      <w:r>
        <w:rPr>
          <w:rFonts w:ascii="Times New Roman" w:hAnsi="Times New Roman"/>
          <w:color w:val="191919"/>
          <w:sz w:val="20"/>
          <w:szCs w:val="20"/>
        </w:rPr>
        <w:t>Emphasis</w:t>
      </w:r>
      <w:r>
        <w:rPr>
          <w:rFonts w:ascii="Times New Roman" w:hAnsi="Times New Roman"/>
          <w:color w:val="191919"/>
          <w:spacing w:val="-3"/>
          <w:sz w:val="20"/>
          <w:szCs w:val="20"/>
        </w:rPr>
        <w:t xml:space="preserve"> </w:t>
      </w:r>
      <w:r>
        <w:rPr>
          <w:rFonts w:ascii="Times New Roman" w:hAnsi="Times New Roman"/>
          <w:color w:val="191919"/>
          <w:sz w:val="20"/>
          <w:szCs w:val="20"/>
        </w:rPr>
        <w:t>is</w:t>
      </w:r>
      <w:r>
        <w:rPr>
          <w:rFonts w:ascii="Times New Roman" w:hAnsi="Times New Roman"/>
          <w:color w:val="191919"/>
          <w:spacing w:val="-3"/>
          <w:sz w:val="20"/>
          <w:szCs w:val="20"/>
        </w:rPr>
        <w:t xml:space="preserve"> </w:t>
      </w:r>
      <w:r>
        <w:rPr>
          <w:rFonts w:ascii="Times New Roman" w:hAnsi="Times New Roman"/>
          <w:color w:val="191919"/>
          <w:sz w:val="20"/>
          <w:szCs w:val="20"/>
        </w:rPr>
        <w:t>on</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increased</w:t>
      </w:r>
      <w:r>
        <w:rPr>
          <w:rFonts w:ascii="Times New Roman" w:hAnsi="Times New Roman"/>
          <w:color w:val="191919"/>
          <w:spacing w:val="-3"/>
          <w:sz w:val="20"/>
          <w:szCs w:val="20"/>
        </w:rPr>
        <w:t xml:space="preserve"> </w:t>
      </w:r>
      <w:r>
        <w:rPr>
          <w:rFonts w:ascii="Times New Roman" w:hAnsi="Times New Roman"/>
          <w:color w:val="191919"/>
          <w:sz w:val="20"/>
          <w:szCs w:val="20"/>
        </w:rPr>
        <w:t>understanding</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personal</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educational</w:t>
      </w:r>
      <w:r>
        <w:rPr>
          <w:rFonts w:ascii="Times New Roman" w:hAnsi="Times New Roman"/>
          <w:color w:val="191919"/>
          <w:spacing w:val="-3"/>
          <w:sz w:val="20"/>
          <w:szCs w:val="20"/>
        </w:rPr>
        <w:t xml:space="preserve"> </w:t>
      </w:r>
      <w:r>
        <w:rPr>
          <w:rFonts w:ascii="Times New Roman" w:hAnsi="Times New Roman"/>
          <w:color w:val="191919"/>
          <w:sz w:val="20"/>
          <w:szCs w:val="20"/>
        </w:rPr>
        <w:t>significance of children</w:t>
      </w:r>
      <w:r>
        <w:rPr>
          <w:rFonts w:ascii="Times New Roman" w:hAnsi="Times New Roman"/>
          <w:color w:val="191919"/>
          <w:spacing w:val="-11"/>
          <w:sz w:val="20"/>
          <w:szCs w:val="20"/>
        </w:rPr>
        <w:t>’</w:t>
      </w:r>
      <w:r>
        <w:rPr>
          <w:rFonts w:ascii="Times New Roman" w:hAnsi="Times New Roman"/>
          <w:color w:val="191919"/>
          <w:sz w:val="20"/>
          <w:szCs w:val="20"/>
        </w:rPr>
        <w:t>s behavior at pla</w:t>
      </w:r>
      <w:r>
        <w:rPr>
          <w:rFonts w:ascii="Times New Roman" w:hAnsi="Times New Roman"/>
          <w:color w:val="191919"/>
          <w:spacing w:val="-13"/>
          <w:sz w:val="20"/>
          <w:szCs w:val="20"/>
        </w:rPr>
        <w:t>y</w:t>
      </w:r>
      <w:r>
        <w:rPr>
          <w:rFonts w:ascii="Times New Roman" w:hAnsi="Times New Roman"/>
          <w:color w:val="191919"/>
          <w:sz w:val="20"/>
          <w:szCs w:val="20"/>
        </w:rPr>
        <w:t>. Field observation and analysis are required.</w:t>
      </w:r>
    </w:p>
    <w:p w:rsidR="00114BDE" w:rsidRDefault="00114BDE" w:rsidP="00114BDE">
      <w:pPr>
        <w:widowControl w:val="0"/>
        <w:autoSpaceDE w:val="0"/>
        <w:autoSpaceDN w:val="0"/>
        <w:adjustRightInd w:val="0"/>
        <w:spacing w:after="0" w:line="227" w:lineRule="exact"/>
        <w:ind w:left="360" w:right="180" w:firstLine="0"/>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5575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Pa</w:t>
      </w:r>
      <w:r>
        <w:rPr>
          <w:rFonts w:ascii="Times New Roman" w:hAnsi="Times New Roman"/>
          <w:b/>
          <w:bCs/>
          <w:color w:val="191919"/>
          <w:spacing w:val="-4"/>
          <w:sz w:val="20"/>
          <w:szCs w:val="20"/>
        </w:rPr>
        <w:t>r</w:t>
      </w:r>
      <w:r>
        <w:rPr>
          <w:rFonts w:ascii="Times New Roman" w:hAnsi="Times New Roman"/>
          <w:b/>
          <w:bCs/>
          <w:color w:val="191919"/>
          <w:sz w:val="20"/>
          <w:szCs w:val="20"/>
        </w:rPr>
        <w:t>ent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Involvement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15"/>
          <w:sz w:val="20"/>
          <w:szCs w:val="20"/>
        </w:rPr>
        <w:t xml:space="preserve"> </w:t>
      </w:r>
      <w:r>
        <w:rPr>
          <w:rFonts w:ascii="Times New Roman" w:hAnsi="Times New Roman"/>
          <w:b/>
          <w:bCs/>
          <w:color w:val="191919"/>
          <w:spacing w:val="-22"/>
          <w:sz w:val="20"/>
          <w:szCs w:val="20"/>
        </w:rPr>
        <w:t>Y</w:t>
      </w:r>
      <w:r>
        <w:rPr>
          <w:rFonts w:ascii="Times New Roman" w:hAnsi="Times New Roman"/>
          <w:b/>
          <w:bCs/>
          <w:color w:val="191919"/>
          <w:sz w:val="20"/>
          <w:szCs w:val="20"/>
        </w:rPr>
        <w:t>ears............................................................3(3-0)</w:t>
      </w:r>
    </w:p>
    <w:p w:rsidR="00114BDE" w:rsidRDefault="00114BDE" w:rsidP="00114BDE">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8"/>
          <w:sz w:val="20"/>
          <w:szCs w:val="20"/>
        </w:rPr>
        <w:t xml:space="preserve"> </w:t>
      </w:r>
      <w:r>
        <w:rPr>
          <w:rFonts w:ascii="Times New Roman" w:hAnsi="Times New Roman"/>
          <w:color w:val="191919"/>
          <w:sz w:val="20"/>
          <w:szCs w:val="20"/>
        </w:rPr>
        <w:t>careful</w:t>
      </w:r>
      <w:r>
        <w:rPr>
          <w:rFonts w:ascii="Times New Roman" w:hAnsi="Times New Roman"/>
          <w:color w:val="191919"/>
          <w:spacing w:val="-7"/>
          <w:sz w:val="20"/>
          <w:szCs w:val="20"/>
        </w:rPr>
        <w:t xml:space="preserve"> </w:t>
      </w:r>
      <w:r>
        <w:rPr>
          <w:rFonts w:ascii="Times New Roman" w:hAnsi="Times New Roman"/>
          <w:color w:val="191919"/>
          <w:sz w:val="20"/>
          <w:szCs w:val="20"/>
        </w:rPr>
        <w:t>investigation</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strategies</w:t>
      </w:r>
      <w:r>
        <w:rPr>
          <w:rFonts w:ascii="Times New Roman" w:hAnsi="Times New Roman"/>
          <w:color w:val="191919"/>
          <w:spacing w:val="-7"/>
          <w:sz w:val="20"/>
          <w:szCs w:val="20"/>
        </w:rPr>
        <w:t xml:space="preserve"> </w:t>
      </w:r>
      <w:r>
        <w:rPr>
          <w:rFonts w:ascii="Times New Roman" w:hAnsi="Times New Roman"/>
          <w:color w:val="191919"/>
          <w:sz w:val="20"/>
          <w:szCs w:val="20"/>
        </w:rPr>
        <w:t>to</w:t>
      </w:r>
      <w:r>
        <w:rPr>
          <w:rFonts w:ascii="Times New Roman" w:hAnsi="Times New Roman"/>
          <w:color w:val="191919"/>
          <w:spacing w:val="-7"/>
          <w:sz w:val="20"/>
          <w:szCs w:val="20"/>
        </w:rPr>
        <w:t xml:space="preserve"> </w:t>
      </w:r>
      <w:r>
        <w:rPr>
          <w:rFonts w:ascii="Times New Roman" w:hAnsi="Times New Roman"/>
          <w:color w:val="191919"/>
          <w:sz w:val="20"/>
          <w:szCs w:val="20"/>
        </w:rPr>
        <w:t>involve</w:t>
      </w:r>
      <w:r>
        <w:rPr>
          <w:rFonts w:ascii="Times New Roman" w:hAnsi="Times New Roman"/>
          <w:color w:val="191919"/>
          <w:spacing w:val="-7"/>
          <w:sz w:val="20"/>
          <w:szCs w:val="20"/>
        </w:rPr>
        <w:t xml:space="preserve"> </w:t>
      </w:r>
      <w:r>
        <w:rPr>
          <w:rFonts w:ascii="Times New Roman" w:hAnsi="Times New Roman"/>
          <w:color w:val="191919"/>
          <w:sz w:val="20"/>
          <w:szCs w:val="20"/>
        </w:rPr>
        <w:t>parents</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varied</w:t>
      </w:r>
      <w:r>
        <w:rPr>
          <w:rFonts w:ascii="Times New Roman" w:hAnsi="Times New Roman"/>
          <w:color w:val="191919"/>
          <w:spacing w:val="-7"/>
          <w:sz w:val="20"/>
          <w:szCs w:val="20"/>
        </w:rPr>
        <w:t xml:space="preserve"> </w:t>
      </w:r>
      <w:r>
        <w:rPr>
          <w:rFonts w:ascii="Times New Roman" w:hAnsi="Times New Roman"/>
          <w:color w:val="191919"/>
          <w:sz w:val="20"/>
          <w:szCs w:val="20"/>
        </w:rPr>
        <w:t>early</w:t>
      </w:r>
      <w:r>
        <w:rPr>
          <w:rFonts w:ascii="Times New Roman" w:hAnsi="Times New Roman"/>
          <w:color w:val="191919"/>
          <w:spacing w:val="-7"/>
          <w:sz w:val="20"/>
          <w:szCs w:val="20"/>
        </w:rPr>
        <w:t xml:space="preserve"> </w:t>
      </w:r>
      <w:r>
        <w:rPr>
          <w:rFonts w:ascii="Times New Roman" w:hAnsi="Times New Roman"/>
          <w:color w:val="191919"/>
          <w:sz w:val="20"/>
          <w:szCs w:val="20"/>
        </w:rPr>
        <w:t>childhood</w:t>
      </w:r>
      <w:r>
        <w:rPr>
          <w:rFonts w:ascii="Times New Roman" w:hAnsi="Times New Roman"/>
          <w:color w:val="191919"/>
          <w:spacing w:val="-7"/>
          <w:sz w:val="20"/>
          <w:szCs w:val="20"/>
        </w:rPr>
        <w:t xml:space="preserve"> </w:t>
      </w:r>
      <w:r>
        <w:rPr>
          <w:rFonts w:ascii="Times New Roman" w:hAnsi="Times New Roman"/>
          <w:color w:val="191919"/>
          <w:sz w:val="20"/>
          <w:szCs w:val="20"/>
        </w:rPr>
        <w:t>programs.</w:t>
      </w:r>
      <w:r>
        <w:rPr>
          <w:rFonts w:ascii="Times New Roman" w:hAnsi="Times New Roman"/>
          <w:color w:val="191919"/>
          <w:spacing w:val="-7"/>
          <w:sz w:val="20"/>
          <w:szCs w:val="20"/>
        </w:rPr>
        <w:t xml:space="preserve"> </w:t>
      </w:r>
      <w:r>
        <w:rPr>
          <w:rFonts w:ascii="Times New Roman" w:hAnsi="Times New Roman"/>
          <w:color w:val="191919"/>
          <w:sz w:val="20"/>
          <w:szCs w:val="20"/>
        </w:rPr>
        <w:t>Emphasizes exploring the theoretical and practical issues associated with parental participation in early childhood education.</w:t>
      </w:r>
    </w:p>
    <w:p w:rsidR="00114BDE" w:rsidRDefault="00114BDE" w:rsidP="00114BDE">
      <w:pPr>
        <w:widowControl w:val="0"/>
        <w:autoSpaceDE w:val="0"/>
        <w:autoSpaceDN w:val="0"/>
        <w:adjustRightInd w:val="0"/>
        <w:spacing w:after="0" w:line="227" w:lineRule="exact"/>
        <w:ind w:left="360" w:right="180" w:firstLine="0"/>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1"/>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ests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Measu</w:t>
      </w:r>
      <w:r>
        <w:rPr>
          <w:rFonts w:ascii="Times New Roman" w:hAnsi="Times New Roman"/>
          <w:b/>
          <w:bCs/>
          <w:color w:val="191919"/>
          <w:spacing w:val="-4"/>
          <w:sz w:val="20"/>
          <w:szCs w:val="20"/>
        </w:rPr>
        <w:t>r</w:t>
      </w:r>
      <w:r>
        <w:rPr>
          <w:rFonts w:ascii="Times New Roman" w:hAnsi="Times New Roman"/>
          <w:b/>
          <w:bCs/>
          <w:color w:val="191919"/>
          <w:sz w:val="20"/>
          <w:szCs w:val="20"/>
        </w:rPr>
        <w:t>ements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114BDE" w:rsidRDefault="00114BDE" w:rsidP="00114BDE">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Provides an introduction and analysis of major assessment instruments in the early childhood curriculum.</w:t>
      </w:r>
      <w:r>
        <w:rPr>
          <w:rFonts w:ascii="Times New Roman" w:hAnsi="Times New Roman"/>
          <w:color w:val="191919"/>
          <w:spacing w:val="-19"/>
          <w:sz w:val="20"/>
          <w:szCs w:val="20"/>
        </w:rPr>
        <w:t xml:space="preserve"> </w:t>
      </w:r>
      <w:r>
        <w:rPr>
          <w:rFonts w:ascii="Times New Roman" w:hAnsi="Times New Roman"/>
          <w:color w:val="191919"/>
          <w:sz w:val="20"/>
          <w:szCs w:val="20"/>
        </w:rPr>
        <w:t>Active</w:t>
      </w:r>
      <w:r>
        <w:rPr>
          <w:rFonts w:ascii="Times New Roman" w:hAnsi="Times New Roman"/>
          <w:color w:val="191919"/>
          <w:spacing w:val="-8"/>
          <w:sz w:val="20"/>
          <w:szCs w:val="20"/>
        </w:rPr>
        <w:t xml:space="preserve"> </w:t>
      </w:r>
      <w:r>
        <w:rPr>
          <w:rFonts w:ascii="Times New Roman" w:hAnsi="Times New Roman"/>
          <w:color w:val="191919"/>
          <w:sz w:val="20"/>
          <w:szCs w:val="20"/>
        </w:rPr>
        <w:t>involvement</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8"/>
          <w:sz w:val="20"/>
          <w:szCs w:val="20"/>
        </w:rPr>
        <w:t xml:space="preserve"> </w:t>
      </w:r>
      <w:r>
        <w:rPr>
          <w:rFonts w:ascii="Times New Roman" w:hAnsi="Times New Roman"/>
          <w:color w:val="191919"/>
          <w:sz w:val="20"/>
          <w:szCs w:val="20"/>
        </w:rPr>
        <w:t>constructing</w:t>
      </w:r>
      <w:r>
        <w:rPr>
          <w:rFonts w:ascii="Times New Roman" w:hAnsi="Times New Roman"/>
          <w:color w:val="191919"/>
          <w:spacing w:val="-8"/>
          <w:sz w:val="20"/>
          <w:szCs w:val="20"/>
        </w:rPr>
        <w:t xml:space="preserve"> </w:t>
      </w:r>
      <w:r>
        <w:rPr>
          <w:rFonts w:ascii="Times New Roman" w:hAnsi="Times New Roman"/>
          <w:color w:val="191919"/>
          <w:sz w:val="20"/>
          <w:szCs w:val="20"/>
        </w:rPr>
        <w:t>valid</w:t>
      </w:r>
      <w:r>
        <w:rPr>
          <w:rFonts w:ascii="Times New Roman" w:hAnsi="Times New Roman"/>
          <w:color w:val="191919"/>
          <w:spacing w:val="-8"/>
          <w:sz w:val="20"/>
          <w:szCs w:val="20"/>
        </w:rPr>
        <w:t xml:space="preserve"> </w:t>
      </w:r>
      <w:r>
        <w:rPr>
          <w:rFonts w:ascii="Times New Roman" w:hAnsi="Times New Roman"/>
          <w:color w:val="191919"/>
          <w:sz w:val="20"/>
          <w:szCs w:val="20"/>
        </w:rPr>
        <w:t>diagnostic</w:t>
      </w:r>
      <w:r>
        <w:rPr>
          <w:rFonts w:ascii="Times New Roman" w:hAnsi="Times New Roman"/>
          <w:color w:val="191919"/>
          <w:spacing w:val="-8"/>
          <w:sz w:val="20"/>
          <w:szCs w:val="20"/>
        </w:rPr>
        <w:t xml:space="preserve"> </w:t>
      </w:r>
      <w:r>
        <w:rPr>
          <w:rFonts w:ascii="Times New Roman" w:hAnsi="Times New Roman"/>
          <w:color w:val="191919"/>
          <w:sz w:val="20"/>
          <w:szCs w:val="20"/>
        </w:rPr>
        <w:t>teache</w:t>
      </w:r>
      <w:r>
        <w:rPr>
          <w:rFonts w:ascii="Times New Roman" w:hAnsi="Times New Roman"/>
          <w:color w:val="191919"/>
          <w:spacing w:val="-4"/>
          <w:sz w:val="20"/>
          <w:szCs w:val="20"/>
        </w:rPr>
        <w:t>r</w:t>
      </w:r>
      <w:r>
        <w:rPr>
          <w:rFonts w:ascii="Times New Roman" w:hAnsi="Times New Roman"/>
          <w:color w:val="191919"/>
          <w:sz w:val="20"/>
          <w:szCs w:val="20"/>
        </w:rPr>
        <w:t>-made</w:t>
      </w:r>
      <w:r>
        <w:rPr>
          <w:rFonts w:ascii="Times New Roman" w:hAnsi="Times New Roman"/>
          <w:color w:val="191919"/>
          <w:spacing w:val="-8"/>
          <w:sz w:val="20"/>
          <w:szCs w:val="20"/>
        </w:rPr>
        <w:t xml:space="preserve"> </w:t>
      </w:r>
      <w:r>
        <w:rPr>
          <w:rFonts w:ascii="Times New Roman" w:hAnsi="Times New Roman"/>
          <w:color w:val="191919"/>
          <w:sz w:val="20"/>
          <w:szCs w:val="20"/>
        </w:rPr>
        <w:t>assessment</w:t>
      </w:r>
      <w:r>
        <w:rPr>
          <w:rFonts w:ascii="Times New Roman" w:hAnsi="Times New Roman"/>
          <w:color w:val="191919"/>
          <w:spacing w:val="-8"/>
          <w:sz w:val="20"/>
          <w:szCs w:val="20"/>
        </w:rPr>
        <w:t xml:space="preserve"> </w:t>
      </w:r>
      <w:r>
        <w:rPr>
          <w:rFonts w:ascii="Times New Roman" w:hAnsi="Times New Roman"/>
          <w:color w:val="191919"/>
          <w:sz w:val="20"/>
          <w:szCs w:val="20"/>
        </w:rPr>
        <w:t>tools will be required.</w:t>
      </w:r>
    </w:p>
    <w:p w:rsidR="00114BDE" w:rsidRDefault="00114BDE" w:rsidP="00114BDE">
      <w:pPr>
        <w:widowControl w:val="0"/>
        <w:autoSpaceDE w:val="0"/>
        <w:autoSpaceDN w:val="0"/>
        <w:adjustRightInd w:val="0"/>
        <w:spacing w:after="0" w:line="227" w:lineRule="exact"/>
        <w:ind w:left="360" w:right="180" w:firstLine="0"/>
        <w:rPr>
          <w:rFonts w:ascii="Times New Roman" w:hAnsi="Times New Roman"/>
          <w:color w:val="000000"/>
          <w:sz w:val="20"/>
          <w:szCs w:val="20"/>
        </w:rPr>
      </w:pPr>
      <w:r>
        <w:rPr>
          <w:rFonts w:ascii="Times New Roman" w:hAnsi="Times New Roman"/>
          <w:b/>
          <w:bCs/>
          <w:color w:val="191919"/>
          <w:sz w:val="20"/>
          <w:szCs w:val="20"/>
        </w:rPr>
        <w:t>ECEC</w:t>
      </w:r>
      <w:r>
        <w:rPr>
          <w:rFonts w:ascii="Times New Roman" w:hAnsi="Times New Roman"/>
          <w:b/>
          <w:bCs/>
          <w:color w:val="191919"/>
          <w:spacing w:val="-6"/>
          <w:sz w:val="20"/>
          <w:szCs w:val="20"/>
        </w:rPr>
        <w:t xml:space="preserve"> </w:t>
      </w:r>
      <w:r>
        <w:rPr>
          <w:rFonts w:ascii="Times New Roman" w:hAnsi="Times New Roman"/>
          <w:b/>
          <w:bCs/>
          <w:color w:val="191919"/>
          <w:sz w:val="20"/>
          <w:szCs w:val="20"/>
        </w:rPr>
        <w:t>5581</w:t>
      </w:r>
      <w:r>
        <w:rPr>
          <w:rFonts w:ascii="Times New Roman" w:hAnsi="Times New Roman"/>
          <w:b/>
          <w:bCs/>
          <w:color w:val="191919"/>
          <w:spacing w:val="-6"/>
          <w:sz w:val="20"/>
          <w:szCs w:val="20"/>
        </w:rPr>
        <w:t xml:space="preserve"> </w:t>
      </w:r>
      <w:r>
        <w:rPr>
          <w:rFonts w:ascii="Times New Roman" w:hAnsi="Times New Roman"/>
          <w:b/>
          <w:bCs/>
          <w:color w:val="191919"/>
          <w:sz w:val="20"/>
          <w:szCs w:val="20"/>
        </w:rPr>
        <w:t>-</w:t>
      </w:r>
      <w:r>
        <w:rPr>
          <w:rFonts w:ascii="Times New Roman" w:hAnsi="Times New Roman"/>
          <w:b/>
          <w:bCs/>
          <w:color w:val="191919"/>
          <w:spacing w:val="-6"/>
          <w:sz w:val="20"/>
          <w:szCs w:val="20"/>
        </w:rPr>
        <w:t xml:space="preserve"> </w:t>
      </w:r>
      <w:r>
        <w:rPr>
          <w:rFonts w:ascii="Times New Roman" w:hAnsi="Times New Roman"/>
          <w:b/>
          <w:bCs/>
          <w:color w:val="191919"/>
          <w:sz w:val="20"/>
          <w:szCs w:val="20"/>
        </w:rPr>
        <w:t>Evaluation</w:t>
      </w:r>
      <w:r>
        <w:rPr>
          <w:rFonts w:ascii="Times New Roman" w:hAnsi="Times New Roman"/>
          <w:b/>
          <w:bCs/>
          <w:color w:val="191919"/>
          <w:spacing w:val="-6"/>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6"/>
          <w:sz w:val="20"/>
          <w:szCs w:val="20"/>
        </w:rPr>
        <w:t xml:space="preserve"> </w:t>
      </w:r>
      <w:r>
        <w:rPr>
          <w:rFonts w:ascii="Times New Roman" w:hAnsi="Times New Roman"/>
          <w:b/>
          <w:bCs/>
          <w:color w:val="191919"/>
          <w:sz w:val="20"/>
          <w:szCs w:val="20"/>
        </w:rPr>
        <w:t>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6"/>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6"/>
          <w:sz w:val="20"/>
          <w:szCs w:val="20"/>
        </w:rPr>
        <w:t xml:space="preserve"> </w:t>
      </w:r>
      <w:r>
        <w:rPr>
          <w:rFonts w:ascii="Times New Roman" w:hAnsi="Times New Roman"/>
          <w:b/>
          <w:bCs/>
          <w:color w:val="191919"/>
          <w:sz w:val="20"/>
          <w:szCs w:val="20"/>
        </w:rPr>
        <w:t>Early</w:t>
      </w:r>
      <w:r>
        <w:rPr>
          <w:rFonts w:ascii="Times New Roman" w:hAnsi="Times New Roman"/>
          <w:b/>
          <w:bCs/>
          <w:color w:val="191919"/>
          <w:spacing w:val="-6"/>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6"/>
          <w:sz w:val="20"/>
          <w:szCs w:val="20"/>
        </w:rPr>
        <w:t xml:space="preserve"> </w:t>
      </w:r>
      <w:r>
        <w:rPr>
          <w:rFonts w:ascii="Times New Roman" w:hAnsi="Times New Roman"/>
          <w:b/>
          <w:bCs/>
          <w:color w:val="191919"/>
          <w:sz w:val="20"/>
          <w:szCs w:val="20"/>
        </w:rPr>
        <w:t>Education.................................3(3-0)</w:t>
      </w:r>
    </w:p>
    <w:p w:rsidR="00114BDE" w:rsidRDefault="00114BDE" w:rsidP="00114BDE">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Examines significant recent research in early childhood to enable students to gain an unde</w:t>
      </w:r>
      <w:r>
        <w:rPr>
          <w:rFonts w:ascii="Times New Roman" w:hAnsi="Times New Roman"/>
          <w:color w:val="000000"/>
          <w:spacing w:val="-4"/>
          <w:sz w:val="20"/>
          <w:szCs w:val="20"/>
        </w:rPr>
        <w:t>r</w:t>
      </w:r>
      <w:r>
        <w:rPr>
          <w:rFonts w:ascii="Times New Roman" w:hAnsi="Times New Roman"/>
          <w:color w:val="000000"/>
          <w:sz w:val="20"/>
          <w:szCs w:val="20"/>
        </w:rPr>
        <w:t>standing of the conceptual and methodological basis of research. Students will be expected to gain competence in the analysis and interpretation of research.</w:t>
      </w:r>
      <w:r>
        <w:rPr>
          <w:rFonts w:ascii="Times New Roman" w:hAnsi="Times New Roman"/>
          <w:color w:val="000000"/>
          <w:spacing w:val="-1"/>
          <w:sz w:val="20"/>
          <w:szCs w:val="20"/>
        </w:rPr>
        <w:t xml:space="preserve"> </w:t>
      </w:r>
      <w:r>
        <w:rPr>
          <w:rFonts w:ascii="Times New Roman" w:hAnsi="Times New Roman"/>
          <w:i/>
          <w:iCs/>
          <w:color w:val="000000"/>
          <w:sz w:val="20"/>
          <w:szCs w:val="20"/>
        </w:rPr>
        <w:t>P</w:t>
      </w:r>
      <w:r>
        <w:rPr>
          <w:rFonts w:ascii="Times New Roman" w:hAnsi="Times New Roman"/>
          <w:i/>
          <w:iCs/>
          <w:color w:val="000000"/>
          <w:spacing w:val="-7"/>
          <w:sz w:val="20"/>
          <w:szCs w:val="20"/>
        </w:rPr>
        <w:t>r</w:t>
      </w:r>
      <w:r>
        <w:rPr>
          <w:rFonts w:ascii="Times New Roman" w:hAnsi="Times New Roman"/>
          <w:i/>
          <w:iCs/>
          <w:color w:val="000000"/>
          <w:sz w:val="20"/>
          <w:szCs w:val="20"/>
        </w:rPr>
        <w:t>e</w:t>
      </w:r>
      <w:r>
        <w:rPr>
          <w:rFonts w:ascii="Times New Roman" w:hAnsi="Times New Roman"/>
          <w:i/>
          <w:iCs/>
          <w:color w:val="000000"/>
          <w:spacing w:val="-7"/>
          <w:sz w:val="20"/>
          <w:szCs w:val="20"/>
        </w:rPr>
        <w:t>r</w:t>
      </w:r>
      <w:r>
        <w:rPr>
          <w:rFonts w:ascii="Times New Roman" w:hAnsi="Times New Roman"/>
          <w:i/>
          <w:iCs/>
          <w:color w:val="000000"/>
          <w:sz w:val="20"/>
          <w:szCs w:val="20"/>
        </w:rPr>
        <w:t>equisite: ECEC 5580.</w:t>
      </w:r>
    </w:p>
    <w:p w:rsidR="00114BDE" w:rsidRDefault="00114BDE" w:rsidP="00114BDE">
      <w:pPr>
        <w:widowControl w:val="0"/>
        <w:autoSpaceDE w:val="0"/>
        <w:autoSpaceDN w:val="0"/>
        <w:adjustRightInd w:val="0"/>
        <w:spacing w:after="0"/>
        <w:ind w:left="360" w:right="180" w:firstLine="0"/>
        <w:jc w:val="both"/>
        <w:rPr>
          <w:rFonts w:ascii="Times New Roman" w:hAnsi="Times New Roman"/>
          <w:color w:val="191919"/>
          <w:sz w:val="20"/>
          <w:szCs w:val="20"/>
        </w:rPr>
      </w:pPr>
      <w:r>
        <w:rPr>
          <w:rFonts w:ascii="Times New Roman" w:hAnsi="Times New Roman"/>
          <w:b/>
          <w:bCs/>
          <w:color w:val="191919"/>
          <w:spacing w:val="-1"/>
          <w:sz w:val="20"/>
          <w:szCs w:val="20"/>
        </w:rPr>
        <w:t>EDU</w:t>
      </w:r>
      <w:r>
        <w:rPr>
          <w:rFonts w:ascii="Times New Roman" w:hAnsi="Times New Roman"/>
          <w:b/>
          <w:bCs/>
          <w:color w:val="191919"/>
          <w:sz w:val="20"/>
          <w:szCs w:val="20"/>
        </w:rPr>
        <w:t>C</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500</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w:t>
      </w:r>
      <w:r>
        <w:rPr>
          <w:rFonts w:ascii="Times New Roman" w:hAnsi="Times New Roman"/>
          <w:b/>
          <w:bCs/>
          <w:color w:val="191919"/>
          <w:spacing w:val="-4"/>
          <w:sz w:val="20"/>
          <w:szCs w:val="20"/>
        </w:rPr>
        <w:t>r</w:t>
      </w:r>
      <w:r>
        <w:rPr>
          <w:rFonts w:ascii="Times New Roman" w:hAnsi="Times New Roman"/>
          <w:b/>
          <w:bCs/>
          <w:color w:val="191919"/>
          <w:spacing w:val="-1"/>
          <w:sz w:val="20"/>
          <w:szCs w:val="20"/>
        </w:rPr>
        <w:t>ofessiona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Developmen</w:t>
      </w:r>
      <w:r>
        <w:rPr>
          <w:rFonts w:ascii="Times New Roman" w:hAnsi="Times New Roman"/>
          <w:b/>
          <w:bCs/>
          <w:color w:val="191919"/>
          <w:sz w:val="20"/>
          <w:szCs w:val="20"/>
        </w:rPr>
        <w:t>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fo</w:t>
      </w:r>
      <w:r>
        <w:rPr>
          <w:rFonts w:ascii="Times New Roman" w:hAnsi="Times New Roman"/>
          <w:b/>
          <w:bCs/>
          <w:color w:val="191919"/>
          <w:sz w:val="20"/>
          <w:szCs w:val="20"/>
        </w:rPr>
        <w:t>r</w:t>
      </w:r>
      <w:r>
        <w:rPr>
          <w:rFonts w:ascii="Times New Roman" w:hAnsi="Times New Roman"/>
          <w:b/>
          <w:bCs/>
          <w:color w:val="191919"/>
          <w:spacing w:val="-23"/>
          <w:sz w:val="20"/>
          <w:szCs w:val="20"/>
        </w:rPr>
        <w:t xml:space="preserve"> </w:t>
      </w:r>
      <w:r>
        <w:rPr>
          <w:rFonts w:ascii="Times New Roman" w:hAnsi="Times New Roman"/>
          <w:b/>
          <w:bCs/>
          <w:color w:val="191919"/>
          <w:spacing w:val="-1"/>
          <w:sz w:val="20"/>
          <w:szCs w:val="20"/>
        </w:rPr>
        <w:t>Accomplishe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 xml:space="preserve">Educators...................................3(3-0) </w:t>
      </w:r>
      <w:r>
        <w:rPr>
          <w:rFonts w:ascii="Times New Roman" w:hAnsi="Times New Roman"/>
          <w:color w:val="191919"/>
          <w:sz w:val="20"/>
          <w:szCs w:val="20"/>
        </w:rPr>
        <w:t>This</w:t>
      </w:r>
      <w:r>
        <w:rPr>
          <w:rFonts w:ascii="Times New Roman" w:hAnsi="Times New Roman"/>
          <w:color w:val="191919"/>
          <w:spacing w:val="-8"/>
          <w:sz w:val="20"/>
          <w:szCs w:val="20"/>
        </w:rPr>
        <w:t xml:space="preserve"> </w:t>
      </w:r>
      <w:r>
        <w:rPr>
          <w:rFonts w:ascii="Times New Roman" w:hAnsi="Times New Roman"/>
          <w:color w:val="191919"/>
          <w:sz w:val="20"/>
          <w:szCs w:val="20"/>
        </w:rPr>
        <w:t>course</w:t>
      </w:r>
      <w:r>
        <w:rPr>
          <w:rFonts w:ascii="Times New Roman" w:hAnsi="Times New Roman"/>
          <w:color w:val="191919"/>
          <w:spacing w:val="-8"/>
          <w:sz w:val="20"/>
          <w:szCs w:val="20"/>
        </w:rPr>
        <w:t xml:space="preserve"> </w:t>
      </w:r>
      <w:r>
        <w:rPr>
          <w:rFonts w:ascii="Times New Roman" w:hAnsi="Times New Roman"/>
          <w:color w:val="191919"/>
          <w:sz w:val="20"/>
          <w:szCs w:val="20"/>
        </w:rPr>
        <w:t>focuses</w:t>
      </w:r>
      <w:r>
        <w:rPr>
          <w:rFonts w:ascii="Times New Roman" w:hAnsi="Times New Roman"/>
          <w:color w:val="191919"/>
          <w:spacing w:val="-8"/>
          <w:sz w:val="20"/>
          <w:szCs w:val="20"/>
        </w:rPr>
        <w:t xml:space="preserve"> </w:t>
      </w:r>
      <w:r>
        <w:rPr>
          <w:rFonts w:ascii="Times New Roman" w:hAnsi="Times New Roman"/>
          <w:color w:val="191919"/>
          <w:sz w:val="20"/>
          <w:szCs w:val="20"/>
        </w:rPr>
        <w:t>on</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self-assessment</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individual</w:t>
      </w:r>
      <w:r>
        <w:rPr>
          <w:rFonts w:ascii="Times New Roman" w:hAnsi="Times New Roman"/>
          <w:color w:val="191919"/>
          <w:spacing w:val="-8"/>
          <w:sz w:val="20"/>
          <w:szCs w:val="20"/>
        </w:rPr>
        <w:t xml:space="preserve"> </w:t>
      </w:r>
      <w:r>
        <w:rPr>
          <w:rFonts w:ascii="Times New Roman" w:hAnsi="Times New Roman"/>
          <w:color w:val="191919"/>
          <w:sz w:val="20"/>
          <w:szCs w:val="20"/>
        </w:rPr>
        <w:t>student</w:t>
      </w:r>
      <w:r>
        <w:rPr>
          <w:rFonts w:ascii="Times New Roman" w:hAnsi="Times New Roman"/>
          <w:color w:val="191919"/>
          <w:spacing w:val="-8"/>
          <w:sz w:val="20"/>
          <w:szCs w:val="20"/>
        </w:rPr>
        <w:t xml:space="preserve"> </w:t>
      </w:r>
      <w:r>
        <w:rPr>
          <w:rFonts w:ascii="Times New Roman" w:hAnsi="Times New Roman"/>
          <w:color w:val="191919"/>
          <w:sz w:val="20"/>
          <w:szCs w:val="20"/>
        </w:rPr>
        <w:t>understanding</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application of</w:t>
      </w:r>
      <w:r>
        <w:rPr>
          <w:rFonts w:ascii="Times New Roman" w:hAnsi="Times New Roman"/>
          <w:color w:val="191919"/>
          <w:spacing w:val="2"/>
          <w:sz w:val="20"/>
          <w:szCs w:val="20"/>
        </w:rPr>
        <w:t xml:space="preserve"> </w:t>
      </w:r>
      <w:r>
        <w:rPr>
          <w:rFonts w:ascii="Times New Roman" w:hAnsi="Times New Roman"/>
          <w:color w:val="191919"/>
          <w:sz w:val="20"/>
          <w:szCs w:val="20"/>
        </w:rPr>
        <w:t>mastery</w:t>
      </w:r>
      <w:r>
        <w:rPr>
          <w:rFonts w:ascii="Times New Roman" w:hAnsi="Times New Roman"/>
          <w:color w:val="191919"/>
          <w:spacing w:val="2"/>
          <w:sz w:val="20"/>
          <w:szCs w:val="20"/>
        </w:rPr>
        <w:t xml:space="preserve"> </w:t>
      </w:r>
      <w:r>
        <w:rPr>
          <w:rFonts w:ascii="Times New Roman" w:hAnsi="Times New Roman"/>
          <w:color w:val="191919"/>
          <w:sz w:val="20"/>
          <w:szCs w:val="20"/>
        </w:rPr>
        <w:t>outcomes</w:t>
      </w:r>
      <w:r>
        <w:rPr>
          <w:rFonts w:ascii="Times New Roman" w:hAnsi="Times New Roman"/>
          <w:color w:val="191919"/>
          <w:spacing w:val="2"/>
          <w:sz w:val="20"/>
          <w:szCs w:val="20"/>
        </w:rPr>
        <w:t xml:space="preserve"> </w:t>
      </w:r>
      <w:r>
        <w:rPr>
          <w:rFonts w:ascii="Times New Roman" w:hAnsi="Times New Roman"/>
          <w:color w:val="191919"/>
          <w:sz w:val="20"/>
          <w:szCs w:val="20"/>
        </w:rPr>
        <w:t>based</w:t>
      </w:r>
      <w:r>
        <w:rPr>
          <w:rFonts w:ascii="Times New Roman" w:hAnsi="Times New Roman"/>
          <w:color w:val="191919"/>
          <w:spacing w:val="2"/>
          <w:sz w:val="20"/>
          <w:szCs w:val="20"/>
        </w:rPr>
        <w:t xml:space="preserve"> </w:t>
      </w:r>
      <w:r>
        <w:rPr>
          <w:rFonts w:ascii="Times New Roman" w:hAnsi="Times New Roman"/>
          <w:color w:val="191919"/>
          <w:sz w:val="20"/>
          <w:szCs w:val="20"/>
        </w:rPr>
        <w:t>on</w:t>
      </w:r>
      <w:r>
        <w:rPr>
          <w:rFonts w:ascii="Times New Roman" w:hAnsi="Times New Roman"/>
          <w:color w:val="191919"/>
          <w:spacing w:val="2"/>
          <w:sz w:val="20"/>
          <w:szCs w:val="20"/>
        </w:rPr>
        <w:t xml:space="preserve"> </w:t>
      </w:r>
      <w:r>
        <w:rPr>
          <w:rFonts w:ascii="Times New Roman" w:hAnsi="Times New Roman"/>
          <w:color w:val="191919"/>
          <w:sz w:val="20"/>
          <w:szCs w:val="20"/>
        </w:rPr>
        <w:t>National</w:t>
      </w:r>
      <w:r>
        <w:rPr>
          <w:rFonts w:ascii="Times New Roman" w:hAnsi="Times New Roman"/>
          <w:color w:val="191919"/>
          <w:spacing w:val="2"/>
          <w:sz w:val="20"/>
          <w:szCs w:val="20"/>
        </w:rPr>
        <w:t xml:space="preserve"> </w:t>
      </w:r>
      <w:r>
        <w:rPr>
          <w:rFonts w:ascii="Times New Roman" w:hAnsi="Times New Roman"/>
          <w:color w:val="191919"/>
          <w:sz w:val="20"/>
          <w:szCs w:val="20"/>
        </w:rPr>
        <w:t>Board</w:t>
      </w:r>
      <w:r>
        <w:rPr>
          <w:rFonts w:ascii="Times New Roman" w:hAnsi="Times New Roman"/>
          <w:color w:val="191919"/>
          <w:spacing w:val="2"/>
          <w:sz w:val="20"/>
          <w:szCs w:val="20"/>
        </w:rPr>
        <w:t xml:space="preserve"> </w:t>
      </w:r>
      <w:r>
        <w:rPr>
          <w:rFonts w:ascii="Times New Roman" w:hAnsi="Times New Roman"/>
          <w:color w:val="191919"/>
          <w:sz w:val="20"/>
          <w:szCs w:val="20"/>
        </w:rPr>
        <w:t>for</w:t>
      </w:r>
      <w:r>
        <w:rPr>
          <w:rFonts w:ascii="Times New Roman" w:hAnsi="Times New Roman"/>
          <w:color w:val="191919"/>
          <w:spacing w:val="2"/>
          <w:sz w:val="20"/>
          <w:szCs w:val="20"/>
        </w:rPr>
        <w:t xml:space="preserve"> </w:t>
      </w:r>
      <w:r>
        <w:rPr>
          <w:rFonts w:ascii="Times New Roman" w:hAnsi="Times New Roman"/>
          <w:color w:val="191919"/>
          <w:sz w:val="20"/>
          <w:szCs w:val="20"/>
        </w:rPr>
        <w:t>Professional</w:t>
      </w:r>
      <w:r>
        <w:rPr>
          <w:rFonts w:ascii="Times New Roman" w:hAnsi="Times New Roman"/>
          <w:color w:val="191919"/>
          <w:spacing w:val="-2"/>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eaching</w:t>
      </w:r>
      <w:r>
        <w:rPr>
          <w:rFonts w:ascii="Times New Roman" w:hAnsi="Times New Roman"/>
          <w:color w:val="191919"/>
          <w:spacing w:val="2"/>
          <w:sz w:val="20"/>
          <w:szCs w:val="20"/>
        </w:rPr>
        <w:t xml:space="preserve"> </w:t>
      </w:r>
      <w:r>
        <w:rPr>
          <w:rFonts w:ascii="Times New Roman" w:hAnsi="Times New Roman"/>
          <w:color w:val="191919"/>
          <w:sz w:val="20"/>
          <w:szCs w:val="20"/>
        </w:rPr>
        <w:t>Standards.</w:t>
      </w:r>
      <w:r>
        <w:rPr>
          <w:rFonts w:ascii="Times New Roman" w:hAnsi="Times New Roman"/>
          <w:color w:val="191919"/>
          <w:spacing w:val="2"/>
          <w:sz w:val="20"/>
          <w:szCs w:val="20"/>
        </w:rPr>
        <w:t xml:space="preserve"> </w:t>
      </w:r>
      <w:r>
        <w:rPr>
          <w:rFonts w:ascii="Times New Roman" w:hAnsi="Times New Roman"/>
          <w:color w:val="191919"/>
          <w:sz w:val="20"/>
          <w:szCs w:val="20"/>
        </w:rPr>
        <w:t>Emphasis will be upon preparing educators to assess their practice using the rigorous guidelines for the NBTS process.</w:t>
      </w:r>
    </w:p>
    <w:p w:rsidR="00114BDE" w:rsidRDefault="00114BDE" w:rsidP="00114BDE">
      <w:pPr>
        <w:widowControl w:val="0"/>
        <w:autoSpaceDE w:val="0"/>
        <w:autoSpaceDN w:val="0"/>
        <w:adjustRightInd w:val="0"/>
        <w:spacing w:after="0"/>
        <w:ind w:left="360" w:right="180" w:firstLine="0"/>
        <w:jc w:val="both"/>
        <w:rPr>
          <w:rFonts w:ascii="Times New Roman" w:hAnsi="Times New Roman"/>
          <w:sz w:val="20"/>
          <w:szCs w:val="20"/>
        </w:rPr>
      </w:pPr>
    </w:p>
    <w:p w:rsidR="00114BDE" w:rsidRDefault="00114BDE" w:rsidP="00114BDE">
      <w:pPr>
        <w:pStyle w:val="Heading1"/>
        <w:spacing w:before="0"/>
        <w:ind w:left="360" w:right="180" w:firstLine="0"/>
        <w:rPr>
          <w:rFonts w:ascii="Impact" w:hAnsi="Impact" w:cs="Impact"/>
          <w:color w:val="000000"/>
          <w:sz w:val="36"/>
          <w:szCs w:val="36"/>
        </w:rPr>
      </w:pPr>
      <w:bookmarkStart w:id="293" w:name="_Toc294969751"/>
      <w:bookmarkStart w:id="294" w:name="_Toc295508313"/>
      <w:r>
        <w:rPr>
          <w:rFonts w:ascii="Impact" w:hAnsi="Impact" w:cs="Impact"/>
          <w:color w:val="666666"/>
          <w:sz w:val="36"/>
          <w:szCs w:val="36"/>
        </w:rPr>
        <w:t>MASTER’S DEGREE</w:t>
      </w:r>
      <w:r>
        <w:rPr>
          <w:rFonts w:ascii="Impact" w:hAnsi="Impact" w:cs="Impact"/>
          <w:color w:val="666666"/>
          <w:spacing w:val="1"/>
          <w:sz w:val="36"/>
          <w:szCs w:val="36"/>
        </w:rPr>
        <w:t xml:space="preserve"> </w:t>
      </w:r>
      <w:r>
        <w:rPr>
          <w:rFonts w:ascii="Impact" w:hAnsi="Impact" w:cs="Impact"/>
          <w:color w:val="666666"/>
          <w:sz w:val="36"/>
          <w:szCs w:val="36"/>
        </w:rPr>
        <w:t xml:space="preserve">IN </w:t>
      </w:r>
      <w:r w:rsidRPr="004D76C4">
        <w:rPr>
          <w:rFonts w:ascii="Impact" w:hAnsi="Impact" w:cs="Impact"/>
          <w:color w:val="808080" w:themeColor="background1" w:themeShade="80"/>
          <w:sz w:val="36"/>
          <w:szCs w:val="36"/>
        </w:rPr>
        <w:t>EDUC</w:t>
      </w:r>
      <w:r w:rsidRPr="004D76C4">
        <w:rPr>
          <w:rFonts w:ascii="Impact" w:hAnsi="Impact" w:cs="Impact"/>
          <w:color w:val="808080" w:themeColor="background1" w:themeShade="80"/>
          <w:spacing w:val="-19"/>
          <w:sz w:val="36"/>
          <w:szCs w:val="36"/>
        </w:rPr>
        <w:t>A</w:t>
      </w:r>
      <w:r w:rsidRPr="004D76C4">
        <w:rPr>
          <w:rFonts w:ascii="Impact" w:hAnsi="Impact" w:cs="Impact"/>
          <w:color w:val="808080" w:themeColor="background1" w:themeShade="80"/>
          <w:sz w:val="36"/>
          <w:szCs w:val="36"/>
        </w:rPr>
        <w:t>TIONAL LEADERSHIP</w:t>
      </w:r>
      <w:bookmarkEnd w:id="293"/>
      <w:bookmarkEnd w:id="294"/>
    </w:p>
    <w:p w:rsidR="00114BDE" w:rsidRDefault="00114BDE" w:rsidP="00114BDE">
      <w:pPr>
        <w:widowControl w:val="0"/>
        <w:autoSpaceDE w:val="0"/>
        <w:autoSpaceDN w:val="0"/>
        <w:adjustRightInd w:val="0"/>
        <w:spacing w:after="0" w:line="140" w:lineRule="exact"/>
        <w:ind w:left="360" w:right="180" w:firstLine="0"/>
        <w:jc w:val="both"/>
        <w:rPr>
          <w:rFonts w:ascii="Impact" w:hAnsi="Impact" w:cs="Impact"/>
          <w:color w:val="000000"/>
          <w:sz w:val="14"/>
          <w:szCs w:val="14"/>
        </w:rPr>
      </w:pPr>
    </w:p>
    <w:p w:rsidR="00114BDE" w:rsidRPr="004D76C4" w:rsidRDefault="00114BDE" w:rsidP="00114BDE">
      <w:pPr>
        <w:pStyle w:val="Heading2"/>
        <w:spacing w:before="0"/>
        <w:ind w:left="360" w:right="180" w:firstLine="0"/>
        <w:rPr>
          <w:rFonts w:ascii="Times New Roman" w:hAnsi="Times New Roman"/>
          <w:color w:val="808080" w:themeColor="background1" w:themeShade="80"/>
          <w:sz w:val="32"/>
          <w:szCs w:val="32"/>
        </w:rPr>
      </w:pPr>
      <w:bookmarkStart w:id="295" w:name="_Toc294969752"/>
      <w:bookmarkStart w:id="296" w:name="_Toc295508314"/>
      <w:r w:rsidRPr="004D76C4">
        <w:rPr>
          <w:rFonts w:ascii="Times New Roman" w:hAnsi="Times New Roman"/>
          <w:bCs w:val="0"/>
          <w:color w:val="808080" w:themeColor="background1" w:themeShade="80"/>
          <w:sz w:val="32"/>
          <w:szCs w:val="32"/>
        </w:rPr>
        <w:t>Deg</w:t>
      </w:r>
      <w:r w:rsidRPr="004D76C4">
        <w:rPr>
          <w:rFonts w:ascii="Times New Roman" w:hAnsi="Times New Roman"/>
          <w:bCs w:val="0"/>
          <w:color w:val="808080" w:themeColor="background1" w:themeShade="80"/>
          <w:spacing w:val="-4"/>
          <w:sz w:val="32"/>
          <w:szCs w:val="32"/>
        </w:rPr>
        <w:t>r</w:t>
      </w:r>
      <w:r w:rsidRPr="004D76C4">
        <w:rPr>
          <w:rFonts w:ascii="Times New Roman" w:hAnsi="Times New Roman"/>
          <w:bCs w:val="0"/>
          <w:color w:val="808080" w:themeColor="background1" w:themeShade="80"/>
          <w:sz w:val="32"/>
          <w:szCs w:val="32"/>
        </w:rPr>
        <w:t>ee P</w:t>
      </w:r>
      <w:r w:rsidRPr="004D76C4">
        <w:rPr>
          <w:rFonts w:ascii="Times New Roman" w:hAnsi="Times New Roman"/>
          <w:bCs w:val="0"/>
          <w:color w:val="808080" w:themeColor="background1" w:themeShade="80"/>
          <w:spacing w:val="-4"/>
          <w:sz w:val="32"/>
          <w:szCs w:val="32"/>
        </w:rPr>
        <w:t>r</w:t>
      </w:r>
      <w:r w:rsidRPr="004D76C4">
        <w:rPr>
          <w:rFonts w:ascii="Times New Roman" w:hAnsi="Times New Roman"/>
          <w:bCs w:val="0"/>
          <w:color w:val="808080" w:themeColor="background1" w:themeShade="80"/>
          <w:sz w:val="32"/>
          <w:szCs w:val="32"/>
        </w:rPr>
        <w:t>ogram</w:t>
      </w:r>
      <w:bookmarkEnd w:id="295"/>
      <w:bookmarkEnd w:id="296"/>
    </w:p>
    <w:p w:rsidR="00114BDE" w:rsidDel="00064AA8" w:rsidRDefault="00114BDE" w:rsidP="00114BDE">
      <w:pPr>
        <w:widowControl w:val="0"/>
        <w:autoSpaceDE w:val="0"/>
        <w:autoSpaceDN w:val="0"/>
        <w:adjustRightInd w:val="0"/>
        <w:spacing w:before="62" w:after="0"/>
        <w:ind w:left="360" w:right="180" w:firstLine="0"/>
        <w:jc w:val="both"/>
        <w:rPr>
          <w:del w:id="297" w:author=" " w:date="2011-04-06T09:44:00Z"/>
          <w:rFonts w:ascii="Times New Roman" w:hAnsi="Times New Roman"/>
          <w:color w:val="000000"/>
          <w:sz w:val="20"/>
          <w:szCs w:val="20"/>
        </w:rPr>
      </w:pPr>
      <w:r>
        <w:rPr>
          <w:rFonts w:ascii="Times New Roman" w:hAnsi="Times New Roman"/>
          <w:color w:val="191919"/>
          <w:sz w:val="20"/>
          <w:szCs w:val="20"/>
        </w:rPr>
        <w:t>The graduate program in Educational Leadership leads to a Maste</w:t>
      </w:r>
      <w:r>
        <w:rPr>
          <w:rFonts w:ascii="Times New Roman" w:hAnsi="Times New Roman"/>
          <w:color w:val="191919"/>
          <w:spacing w:val="7"/>
          <w:sz w:val="20"/>
          <w:szCs w:val="20"/>
        </w:rPr>
        <w:t>r</w:t>
      </w:r>
      <w:r>
        <w:rPr>
          <w:rFonts w:ascii="Times New Roman" w:hAnsi="Times New Roman"/>
          <w:color w:val="191919"/>
          <w:spacing w:val="-11"/>
          <w:sz w:val="20"/>
          <w:szCs w:val="20"/>
        </w:rPr>
        <w:t>’</w:t>
      </w:r>
      <w:r>
        <w:rPr>
          <w:rFonts w:ascii="Times New Roman" w:hAnsi="Times New Roman"/>
          <w:color w:val="191919"/>
          <w:sz w:val="20"/>
          <w:szCs w:val="20"/>
        </w:rPr>
        <w:t xml:space="preserve">s degree in Education </w:t>
      </w:r>
      <w:ins w:id="298" w:author=" " w:date="2011-04-06T09:44:00Z">
        <w:r>
          <w:rPr>
            <w:rFonts w:ascii="Times New Roman" w:hAnsi="Times New Roman"/>
            <w:color w:val="191919"/>
            <w:sz w:val="20"/>
            <w:szCs w:val="20"/>
          </w:rPr>
          <w:t>Administration and Supervison.</w:t>
        </w:r>
      </w:ins>
      <w:del w:id="299" w:author=" " w:date="2011-04-06T09:44:00Z">
        <w:r w:rsidDel="00064AA8">
          <w:rPr>
            <w:rFonts w:ascii="Times New Roman" w:hAnsi="Times New Roman"/>
            <w:color w:val="191919"/>
            <w:sz w:val="20"/>
            <w:szCs w:val="20"/>
          </w:rPr>
          <w:delText>and a</w:delText>
        </w:r>
      </w:del>
    </w:p>
    <w:p w:rsidR="00114BDE" w:rsidDel="00064AA8" w:rsidRDefault="00114BDE" w:rsidP="00114BDE">
      <w:pPr>
        <w:widowControl w:val="0"/>
        <w:autoSpaceDE w:val="0"/>
        <w:autoSpaceDN w:val="0"/>
        <w:adjustRightInd w:val="0"/>
        <w:spacing w:before="62" w:after="0"/>
        <w:ind w:left="360" w:right="180" w:firstLine="0"/>
        <w:jc w:val="both"/>
        <w:rPr>
          <w:del w:id="300" w:author=" " w:date="2011-04-06T09:45:00Z"/>
          <w:rFonts w:ascii="Times New Roman" w:hAnsi="Times New Roman"/>
          <w:color w:val="000000"/>
          <w:sz w:val="20"/>
          <w:szCs w:val="20"/>
        </w:rPr>
        <w:sectPr w:rsidR="00114BDE" w:rsidDel="00064AA8" w:rsidSect="00572BC6">
          <w:pgSz w:w="12240" w:h="15840"/>
          <w:pgMar w:top="300" w:right="240" w:bottom="280" w:left="1240" w:header="720" w:footer="782" w:gutter="0"/>
          <w:cols w:space="720" w:equalWidth="0">
            <w:col w:w="10760"/>
          </w:cols>
          <w:noEndnote/>
        </w:sectPr>
      </w:pPr>
    </w:p>
    <w:p w:rsidR="00114BDE" w:rsidRDefault="00114BDE" w:rsidP="00114BDE">
      <w:pPr>
        <w:widowControl w:val="0"/>
        <w:autoSpaceDE w:val="0"/>
        <w:autoSpaceDN w:val="0"/>
        <w:adjustRightInd w:val="0"/>
        <w:spacing w:after="0" w:line="200" w:lineRule="exact"/>
        <w:ind w:left="360" w:right="180" w:firstLine="0"/>
        <w:jc w:val="both"/>
        <w:rPr>
          <w:rFonts w:ascii="Times New Roman" w:hAnsi="Times New Roman"/>
          <w:sz w:val="20"/>
          <w:szCs w:val="20"/>
        </w:rPr>
      </w:pPr>
    </w:p>
    <w:p w:rsidR="00114BDE" w:rsidRDefault="00114BDE" w:rsidP="00114BDE">
      <w:pPr>
        <w:widowControl w:val="0"/>
        <w:autoSpaceDE w:val="0"/>
        <w:autoSpaceDN w:val="0"/>
        <w:adjustRightInd w:val="0"/>
        <w:spacing w:after="0" w:line="200" w:lineRule="exact"/>
        <w:ind w:left="360" w:right="180" w:firstLine="0"/>
        <w:jc w:val="both"/>
        <w:rPr>
          <w:rFonts w:ascii="Times New Roman" w:hAnsi="Times New Roman"/>
          <w:sz w:val="20"/>
          <w:szCs w:val="20"/>
        </w:rPr>
      </w:pPr>
    </w:p>
    <w:p w:rsidR="00114BDE" w:rsidRDefault="00114BDE" w:rsidP="00114BDE">
      <w:pPr>
        <w:widowControl w:val="0"/>
        <w:autoSpaceDE w:val="0"/>
        <w:autoSpaceDN w:val="0"/>
        <w:adjustRightInd w:val="0"/>
        <w:spacing w:before="27" w:after="0" w:line="250" w:lineRule="auto"/>
        <w:ind w:left="360" w:right="180" w:firstLine="0"/>
        <w:jc w:val="both"/>
        <w:rPr>
          <w:rFonts w:ascii="Times New Roman" w:hAnsi="Times New Roman"/>
          <w:color w:val="000000"/>
          <w:sz w:val="20"/>
          <w:szCs w:val="20"/>
        </w:rPr>
      </w:pPr>
      <w:del w:id="301" w:author=" " w:date="2011-04-06T09:45:00Z">
        <w:r w:rsidDel="00064AA8">
          <w:rPr>
            <w:rFonts w:ascii="Times New Roman" w:hAnsi="Times New Roman"/>
            <w:i/>
            <w:iCs/>
            <w:color w:val="191919"/>
            <w:sz w:val="20"/>
            <w:szCs w:val="20"/>
          </w:rPr>
          <w:delText>non</w:delText>
        </w:r>
        <w:r w:rsidDel="00064AA8">
          <w:rPr>
            <w:rFonts w:ascii="Times New Roman" w:hAnsi="Times New Roman"/>
            <w:i/>
            <w:iCs/>
            <w:color w:val="191919"/>
            <w:spacing w:val="-7"/>
            <w:sz w:val="20"/>
            <w:szCs w:val="20"/>
          </w:rPr>
          <w:delText>r</w:delText>
        </w:r>
        <w:r w:rsidDel="00064AA8">
          <w:rPr>
            <w:rFonts w:ascii="Times New Roman" w:hAnsi="Times New Roman"/>
            <w:i/>
            <w:iCs/>
            <w:color w:val="191919"/>
            <w:sz w:val="20"/>
            <w:szCs w:val="20"/>
          </w:rPr>
          <w:delText xml:space="preserve">enewable level 5 (NL-5) </w:delText>
        </w:r>
        <w:r w:rsidDel="00064AA8">
          <w:rPr>
            <w:rFonts w:ascii="Times New Roman" w:hAnsi="Times New Roman"/>
            <w:color w:val="191919"/>
            <w:sz w:val="20"/>
            <w:szCs w:val="20"/>
          </w:rPr>
          <w:delText>certification in the State of Geo</w:delText>
        </w:r>
        <w:r w:rsidDel="00064AA8">
          <w:rPr>
            <w:rFonts w:ascii="Times New Roman" w:hAnsi="Times New Roman"/>
            <w:color w:val="191919"/>
            <w:spacing w:val="-4"/>
            <w:sz w:val="20"/>
            <w:szCs w:val="20"/>
          </w:rPr>
          <w:delText>r</w:delText>
        </w:r>
        <w:r w:rsidDel="00064AA8">
          <w:rPr>
            <w:rFonts w:ascii="Times New Roman" w:hAnsi="Times New Roman"/>
            <w:color w:val="191919"/>
            <w:sz w:val="20"/>
            <w:szCs w:val="20"/>
          </w:rPr>
          <w:delText>gia</w:delText>
        </w:r>
      </w:del>
      <w:r>
        <w:rPr>
          <w:rFonts w:ascii="Times New Roman" w:hAnsi="Times New Roman"/>
          <w:color w:val="191919"/>
          <w:sz w:val="20"/>
          <w:szCs w:val="20"/>
        </w:rPr>
        <w:t>The M.Ed. planned degree program lists a minimum of 36 semester hours of coursework to be completed within six years from the date of enrollment.</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maximum of nine semester hours may be earned as transfer credits. These credits must be indicated on the student</w:t>
      </w:r>
      <w:r>
        <w:rPr>
          <w:rFonts w:ascii="Times New Roman" w:hAnsi="Times New Roman"/>
          <w:color w:val="191919"/>
          <w:spacing w:val="-11"/>
          <w:sz w:val="20"/>
          <w:szCs w:val="20"/>
        </w:rPr>
        <w:t>’</w:t>
      </w:r>
      <w:r>
        <w:rPr>
          <w:rFonts w:ascii="Times New Roman" w:hAnsi="Times New Roman"/>
          <w:color w:val="191919"/>
          <w:sz w:val="20"/>
          <w:szCs w:val="20"/>
        </w:rPr>
        <w:t>s planned program during the first semester of enrollment as a graduate student admitted in full status. Students are expected to confer with their advisor each semeste</w:t>
      </w:r>
      <w:r>
        <w:rPr>
          <w:rFonts w:ascii="Times New Roman" w:hAnsi="Times New Roman"/>
          <w:color w:val="191919"/>
          <w:spacing w:val="-11"/>
          <w:sz w:val="20"/>
          <w:szCs w:val="20"/>
        </w:rPr>
        <w:t>r</w:t>
      </w:r>
      <w:r>
        <w:rPr>
          <w:rFonts w:ascii="Times New Roman" w:hAnsi="Times New Roman"/>
          <w:color w:val="191919"/>
          <w:sz w:val="20"/>
          <w:szCs w:val="20"/>
        </w:rPr>
        <w:t>.</w:t>
      </w:r>
      <w:r>
        <w:rPr>
          <w:rFonts w:ascii="Times New Roman" w:hAnsi="Times New Roman"/>
          <w:color w:val="191919"/>
          <w:spacing w:val="-4"/>
          <w:sz w:val="20"/>
          <w:szCs w:val="20"/>
        </w:rPr>
        <w:t xml:space="preserve"> </w:t>
      </w:r>
      <w:r>
        <w:rPr>
          <w:rFonts w:ascii="Times New Roman" w:hAnsi="Times New Roman"/>
          <w:color w:val="191919"/>
          <w:sz w:val="20"/>
          <w:szCs w:val="20"/>
        </w:rPr>
        <w:t>They should complete and sign the planned program with their adviso</w:t>
      </w:r>
      <w:r>
        <w:rPr>
          <w:rFonts w:ascii="Times New Roman" w:hAnsi="Times New Roman"/>
          <w:color w:val="191919"/>
          <w:spacing w:val="-11"/>
          <w:sz w:val="20"/>
          <w:szCs w:val="20"/>
        </w:rPr>
        <w:t>r</w:t>
      </w:r>
      <w:r>
        <w:rPr>
          <w:rFonts w:ascii="Times New Roman" w:hAnsi="Times New Roman"/>
          <w:color w:val="191919"/>
          <w:sz w:val="20"/>
          <w:szCs w:val="20"/>
        </w:rPr>
        <w:t>. The advisor is required to file a copy of this planned program with the graduate coordinator for the College of Education and with the Graduate School.  In advance of the expected date of graduation, the student is expected to apply for graduation with the Registra</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O</w:t>
      </w:r>
      <w:r>
        <w:rPr>
          <w:rFonts w:ascii="Times New Roman" w:hAnsi="Times New Roman"/>
          <w:color w:val="191919"/>
          <w:spacing w:val="-4"/>
          <w:sz w:val="20"/>
          <w:szCs w:val="20"/>
        </w:rPr>
        <w:t>f</w:t>
      </w:r>
      <w:r>
        <w:rPr>
          <w:rFonts w:ascii="Times New Roman" w:hAnsi="Times New Roman"/>
          <w:color w:val="191919"/>
          <w:sz w:val="20"/>
          <w:szCs w:val="20"/>
        </w:rPr>
        <w:t>fice.</w:t>
      </w:r>
    </w:p>
    <w:p w:rsidR="00114BDE" w:rsidRDefault="00114BDE" w:rsidP="00114BDE">
      <w:pPr>
        <w:widowControl w:val="0"/>
        <w:autoSpaceDE w:val="0"/>
        <w:autoSpaceDN w:val="0"/>
        <w:adjustRightInd w:val="0"/>
        <w:spacing w:before="7" w:after="0" w:line="220" w:lineRule="exact"/>
        <w:ind w:left="360" w:right="180" w:firstLine="0"/>
        <w:jc w:val="both"/>
        <w:rPr>
          <w:rFonts w:ascii="Times New Roman" w:hAnsi="Times New Roman"/>
          <w:color w:val="000000"/>
        </w:rPr>
      </w:pPr>
    </w:p>
    <w:p w:rsidR="00114BDE" w:rsidRPr="004D76C4" w:rsidRDefault="00114BDE" w:rsidP="00114BDE">
      <w:pPr>
        <w:pStyle w:val="Heading2"/>
        <w:spacing w:before="0"/>
        <w:ind w:left="360" w:right="180" w:firstLine="0"/>
        <w:rPr>
          <w:rFonts w:ascii="Times New Roman" w:hAnsi="Times New Roman"/>
          <w:color w:val="808080" w:themeColor="background1" w:themeShade="80"/>
          <w:sz w:val="32"/>
          <w:szCs w:val="32"/>
        </w:rPr>
      </w:pPr>
      <w:bookmarkStart w:id="302" w:name="_Toc294969753"/>
      <w:bookmarkStart w:id="303" w:name="_Toc295508315"/>
      <w:r w:rsidRPr="004D76C4">
        <w:rPr>
          <w:rFonts w:ascii="Times New Roman" w:hAnsi="Times New Roman"/>
          <w:bCs w:val="0"/>
          <w:color w:val="808080" w:themeColor="background1" w:themeShade="80"/>
          <w:sz w:val="32"/>
          <w:szCs w:val="32"/>
        </w:rPr>
        <w:t>Admission Requi</w:t>
      </w:r>
      <w:r w:rsidRPr="004D76C4">
        <w:rPr>
          <w:rFonts w:ascii="Times New Roman" w:hAnsi="Times New Roman"/>
          <w:bCs w:val="0"/>
          <w:color w:val="808080" w:themeColor="background1" w:themeShade="80"/>
          <w:spacing w:val="-4"/>
          <w:sz w:val="32"/>
          <w:szCs w:val="32"/>
        </w:rPr>
        <w:t>r</w:t>
      </w:r>
      <w:r w:rsidRPr="004D76C4">
        <w:rPr>
          <w:rFonts w:ascii="Times New Roman" w:hAnsi="Times New Roman"/>
          <w:bCs w:val="0"/>
          <w:color w:val="808080" w:themeColor="background1" w:themeShade="80"/>
          <w:sz w:val="32"/>
          <w:szCs w:val="32"/>
        </w:rPr>
        <w:t>ements</w:t>
      </w:r>
      <w:bookmarkEnd w:id="302"/>
      <w:bookmarkEnd w:id="303"/>
    </w:p>
    <w:p w:rsidR="00114BDE" w:rsidRDefault="00114BDE" w:rsidP="00114BDE">
      <w:pPr>
        <w:widowControl w:val="0"/>
        <w:autoSpaceDE w:val="0"/>
        <w:autoSpaceDN w:val="0"/>
        <w:adjustRightInd w:val="0"/>
        <w:spacing w:before="25"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The student must have a 2.5 minimum overall unde</w:t>
      </w:r>
      <w:r>
        <w:rPr>
          <w:rFonts w:ascii="Times New Roman" w:hAnsi="Times New Roman"/>
          <w:color w:val="191919"/>
          <w:spacing w:val="-4"/>
          <w:sz w:val="20"/>
          <w:szCs w:val="20"/>
        </w:rPr>
        <w:t>r</w:t>
      </w:r>
      <w:r>
        <w:rPr>
          <w:rFonts w:ascii="Times New Roman" w:hAnsi="Times New Roman"/>
          <w:color w:val="191919"/>
          <w:sz w:val="20"/>
          <w:szCs w:val="20"/>
        </w:rPr>
        <w:t>graduate grade point average G</w:t>
      </w:r>
      <w:r>
        <w:rPr>
          <w:rFonts w:ascii="Times New Roman" w:hAnsi="Times New Roman"/>
          <w:color w:val="191919"/>
          <w:spacing w:val="-18"/>
          <w:sz w:val="20"/>
          <w:szCs w:val="20"/>
        </w:rPr>
        <w:t>P</w:t>
      </w:r>
      <w:r>
        <w:rPr>
          <w:rFonts w:ascii="Times New Roman" w:hAnsi="Times New Roman"/>
          <w:color w:val="191919"/>
          <w:sz w:val="20"/>
          <w:szCs w:val="20"/>
        </w:rPr>
        <w:t>A) and initial teaching certification (for e.g.,</w:t>
      </w:r>
      <w:r>
        <w:rPr>
          <w:rFonts w:ascii="Times New Roman" w:hAnsi="Times New Roman"/>
          <w:color w:val="191919"/>
          <w:spacing w:val="-4"/>
          <w:sz w:val="20"/>
          <w:szCs w:val="20"/>
        </w:rPr>
        <w:t xml:space="preserve"> </w:t>
      </w:r>
      <w:r>
        <w:rPr>
          <w:rFonts w:ascii="Times New Roman" w:hAnsi="Times New Roman"/>
          <w:color w:val="191919"/>
          <w:spacing w:val="-18"/>
          <w:sz w:val="20"/>
          <w:szCs w:val="20"/>
        </w:rPr>
        <w:t>T</w:t>
      </w:r>
      <w:r>
        <w:rPr>
          <w:rFonts w:ascii="Times New Roman" w:hAnsi="Times New Roman"/>
          <w:color w:val="191919"/>
          <w:sz w:val="20"/>
          <w:szCs w:val="20"/>
        </w:rPr>
        <w:t>-4).</w:t>
      </w:r>
      <w:r>
        <w:rPr>
          <w:rFonts w:ascii="Times New Roman" w:hAnsi="Times New Roman"/>
          <w:color w:val="191919"/>
          <w:spacing w:val="-4"/>
          <w:sz w:val="20"/>
          <w:szCs w:val="20"/>
        </w:rPr>
        <w:t xml:space="preserve"> </w:t>
      </w:r>
      <w:r>
        <w:rPr>
          <w:rFonts w:ascii="Times New Roman" w:hAnsi="Times New Roman"/>
          <w:color w:val="191919"/>
          <w:sz w:val="20"/>
          <w:szCs w:val="20"/>
        </w:rPr>
        <w:t>The student should also provide three letters of reference from individuals in the school or school system (one reference must be from the immediate supe</w:t>
      </w:r>
      <w:r>
        <w:rPr>
          <w:rFonts w:ascii="Times New Roman" w:hAnsi="Times New Roman"/>
          <w:color w:val="191919"/>
          <w:spacing w:val="-4"/>
          <w:sz w:val="20"/>
          <w:szCs w:val="20"/>
        </w:rPr>
        <w:t>r</w:t>
      </w:r>
      <w:r>
        <w:rPr>
          <w:rFonts w:ascii="Times New Roman" w:hAnsi="Times New Roman"/>
          <w:color w:val="191919"/>
          <w:sz w:val="20"/>
          <w:szCs w:val="20"/>
        </w:rPr>
        <w:t>visor or another school administrator).</w:t>
      </w:r>
      <w:r>
        <w:rPr>
          <w:rFonts w:ascii="Times New Roman" w:hAnsi="Times New Roman"/>
          <w:color w:val="191919"/>
          <w:spacing w:val="-11"/>
          <w:sz w:val="20"/>
          <w:szCs w:val="20"/>
        </w:rPr>
        <w:t xml:space="preserve"> </w:t>
      </w:r>
      <w:r>
        <w:rPr>
          <w:rFonts w:ascii="Times New Roman" w:hAnsi="Times New Roman"/>
          <w:color w:val="191919"/>
          <w:sz w:val="20"/>
          <w:szCs w:val="20"/>
        </w:rPr>
        <w:t>Admission to this M.Ed. program requires a minimum of two years’</w:t>
      </w:r>
      <w:r>
        <w:rPr>
          <w:rFonts w:ascii="Times New Roman" w:hAnsi="Times New Roman"/>
          <w:color w:val="191919"/>
          <w:spacing w:val="-15"/>
          <w:sz w:val="20"/>
          <w:szCs w:val="20"/>
        </w:rPr>
        <w:t xml:space="preserve"> </w:t>
      </w:r>
      <w:r>
        <w:rPr>
          <w:rFonts w:ascii="Times New Roman" w:hAnsi="Times New Roman"/>
          <w:color w:val="191919"/>
          <w:sz w:val="20"/>
          <w:szCs w:val="20"/>
        </w:rPr>
        <w:t>experience in professional education.</w:t>
      </w:r>
    </w:p>
    <w:p w:rsidR="00114BDE" w:rsidRDefault="00114BDE" w:rsidP="00114BDE">
      <w:pPr>
        <w:widowControl w:val="0"/>
        <w:autoSpaceDE w:val="0"/>
        <w:autoSpaceDN w:val="0"/>
        <w:adjustRightInd w:val="0"/>
        <w:spacing w:before="7" w:after="0" w:line="220" w:lineRule="exact"/>
        <w:ind w:left="360" w:right="180" w:firstLine="0"/>
        <w:jc w:val="both"/>
        <w:rPr>
          <w:rFonts w:ascii="Times New Roman" w:hAnsi="Times New Roman"/>
          <w:color w:val="000000"/>
        </w:rPr>
      </w:pPr>
    </w:p>
    <w:p w:rsidR="00114BDE"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w:t>
      </w:r>
      <w:r>
        <w:rPr>
          <w:rFonts w:ascii="Times New Roman" w:hAnsi="Times New Roman"/>
          <w:b/>
          <w:bCs/>
          <w:color w:val="191919"/>
          <w:spacing w:val="-13"/>
          <w:sz w:val="24"/>
          <w:szCs w:val="24"/>
        </w:rPr>
        <w:t xml:space="preserve"> </w:t>
      </w:r>
      <w:r>
        <w:rPr>
          <w:rFonts w:ascii="Times New Roman" w:hAnsi="Times New Roman"/>
          <w:b/>
          <w:bCs/>
          <w:color w:val="191919"/>
          <w:sz w:val="24"/>
          <w:szCs w:val="24"/>
        </w:rPr>
        <w:t>A:  Natu</w:t>
      </w:r>
      <w:r>
        <w:rPr>
          <w:rFonts w:ascii="Times New Roman" w:hAnsi="Times New Roman"/>
          <w:b/>
          <w:bCs/>
          <w:color w:val="191919"/>
          <w:spacing w:val="-4"/>
          <w:sz w:val="24"/>
          <w:szCs w:val="24"/>
        </w:rPr>
        <w:t>r</w:t>
      </w:r>
      <w:r>
        <w:rPr>
          <w:rFonts w:ascii="Times New Roman" w:hAnsi="Times New Roman"/>
          <w:b/>
          <w:bCs/>
          <w:color w:val="191919"/>
          <w:sz w:val="24"/>
          <w:szCs w:val="24"/>
        </w:rPr>
        <w:t>e of Learner</w:t>
      </w:r>
      <w:r>
        <w:rPr>
          <w:rFonts w:ascii="Times New Roman" w:hAnsi="Times New Roman"/>
          <w:b/>
          <w:bCs/>
          <w:color w:val="191919"/>
          <w:sz w:val="24"/>
          <w:szCs w:val="24"/>
        </w:rPr>
        <w:tab/>
        <w:t>3 hrs.</w:t>
      </w:r>
    </w:p>
    <w:p w:rsidR="00114BDE" w:rsidRDefault="00114BDE" w:rsidP="00114BDE">
      <w:pPr>
        <w:widowControl w:val="0"/>
        <w:tabs>
          <w:tab w:val="left" w:pos="2610"/>
        </w:tabs>
        <w:autoSpaceDE w:val="0"/>
        <w:autoSpaceDN w:val="0"/>
        <w:adjustRightInd w:val="0"/>
        <w:spacing w:before="25" w:after="0"/>
        <w:ind w:left="360" w:right="180" w:firstLine="0"/>
        <w:jc w:val="both"/>
        <w:rPr>
          <w:rFonts w:ascii="Times New Roman" w:hAnsi="Times New Roman"/>
          <w:color w:val="000000"/>
          <w:sz w:val="20"/>
          <w:szCs w:val="20"/>
        </w:rPr>
      </w:pPr>
      <w:r>
        <w:rPr>
          <w:rFonts w:ascii="Times New Roman" w:hAnsi="Times New Roman"/>
          <w:color w:val="191919"/>
          <w:sz w:val="20"/>
          <w:szCs w:val="20"/>
        </w:rPr>
        <w:tab/>
        <w:t xml:space="preserve">EDAS  </w:t>
      </w:r>
      <w:r>
        <w:rPr>
          <w:rFonts w:ascii="Times New Roman" w:hAnsi="Times New Roman"/>
          <w:color w:val="191919"/>
          <w:spacing w:val="48"/>
          <w:sz w:val="20"/>
          <w:szCs w:val="20"/>
        </w:rPr>
        <w:t xml:space="preserve"> </w:t>
      </w:r>
      <w:r>
        <w:rPr>
          <w:rFonts w:ascii="Times New Roman" w:hAnsi="Times New Roman"/>
          <w:color w:val="191919"/>
          <w:sz w:val="20"/>
          <w:szCs w:val="20"/>
        </w:rPr>
        <w:t>5580</w:t>
      </w:r>
      <w:r>
        <w:rPr>
          <w:rFonts w:ascii="Times New Roman" w:hAnsi="Times New Roman"/>
          <w:color w:val="191919"/>
          <w:sz w:val="20"/>
          <w:szCs w:val="20"/>
        </w:rPr>
        <w:tab/>
        <w:t>School Discipline Problems</w:t>
      </w:r>
    </w:p>
    <w:p w:rsidR="00114BDE" w:rsidRDefault="00114BDE" w:rsidP="00114BDE">
      <w:pPr>
        <w:widowControl w:val="0"/>
        <w:autoSpaceDE w:val="0"/>
        <w:autoSpaceDN w:val="0"/>
        <w:adjustRightInd w:val="0"/>
        <w:spacing w:before="17" w:after="0" w:line="220" w:lineRule="exact"/>
        <w:ind w:left="360" w:right="180" w:firstLine="0"/>
        <w:jc w:val="both"/>
        <w:rPr>
          <w:rFonts w:ascii="Times New Roman" w:hAnsi="Times New Roman"/>
          <w:color w:val="000000"/>
        </w:rPr>
      </w:pPr>
    </w:p>
    <w:p w:rsidR="00114BDE"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 B:  P</w:t>
      </w:r>
      <w:r>
        <w:rPr>
          <w:rFonts w:ascii="Times New Roman" w:hAnsi="Times New Roman"/>
          <w:b/>
          <w:bCs/>
          <w:color w:val="191919"/>
          <w:spacing w:val="-4"/>
          <w:sz w:val="24"/>
          <w:szCs w:val="24"/>
        </w:rPr>
        <w:t>r</w:t>
      </w:r>
      <w:r>
        <w:rPr>
          <w:rFonts w:ascii="Times New Roman" w:hAnsi="Times New Roman"/>
          <w:b/>
          <w:bCs/>
          <w:color w:val="191919"/>
          <w:sz w:val="24"/>
          <w:szCs w:val="24"/>
        </w:rPr>
        <w:t>ograms &amp; P</w:t>
      </w:r>
      <w:r>
        <w:rPr>
          <w:rFonts w:ascii="Times New Roman" w:hAnsi="Times New Roman"/>
          <w:b/>
          <w:bCs/>
          <w:color w:val="191919"/>
          <w:spacing w:val="-4"/>
          <w:sz w:val="24"/>
          <w:szCs w:val="24"/>
        </w:rPr>
        <w:t>r</w:t>
      </w:r>
      <w:r>
        <w:rPr>
          <w:rFonts w:ascii="Times New Roman" w:hAnsi="Times New Roman"/>
          <w:b/>
          <w:bCs/>
          <w:color w:val="191919"/>
          <w:sz w:val="24"/>
          <w:szCs w:val="24"/>
        </w:rPr>
        <w:t>oblems of the School</w:t>
      </w:r>
      <w:r>
        <w:rPr>
          <w:rFonts w:ascii="Times New Roman" w:hAnsi="Times New Roman"/>
          <w:b/>
          <w:bCs/>
          <w:color w:val="191919"/>
          <w:sz w:val="24"/>
          <w:szCs w:val="24"/>
        </w:rPr>
        <w:tab/>
        <w:t>3 hrs.</w:t>
      </w:r>
    </w:p>
    <w:p w:rsidR="00114BDE" w:rsidRDefault="00114BDE" w:rsidP="00114BDE">
      <w:pPr>
        <w:widowControl w:val="0"/>
        <w:tabs>
          <w:tab w:val="left" w:pos="2610"/>
        </w:tabs>
        <w:autoSpaceDE w:val="0"/>
        <w:autoSpaceDN w:val="0"/>
        <w:adjustRightInd w:val="0"/>
        <w:spacing w:before="25" w:after="0"/>
        <w:ind w:left="360" w:right="180" w:firstLine="0"/>
        <w:jc w:val="both"/>
        <w:rPr>
          <w:rFonts w:ascii="Times New Roman" w:hAnsi="Times New Roman"/>
          <w:color w:val="000000"/>
          <w:sz w:val="20"/>
          <w:szCs w:val="20"/>
        </w:rPr>
      </w:pPr>
      <w:r>
        <w:rPr>
          <w:rFonts w:ascii="Times New Roman" w:hAnsi="Times New Roman"/>
          <w:color w:val="191919"/>
          <w:sz w:val="20"/>
          <w:szCs w:val="20"/>
        </w:rPr>
        <w:tab/>
        <w:t xml:space="preserve">EDAS  </w:t>
      </w:r>
      <w:r>
        <w:rPr>
          <w:rFonts w:ascii="Times New Roman" w:hAnsi="Times New Roman"/>
          <w:color w:val="191919"/>
          <w:spacing w:val="48"/>
          <w:sz w:val="20"/>
          <w:szCs w:val="20"/>
        </w:rPr>
        <w:t xml:space="preserve"> </w:t>
      </w:r>
      <w:r>
        <w:rPr>
          <w:rFonts w:ascii="Times New Roman" w:hAnsi="Times New Roman"/>
          <w:color w:val="191919"/>
          <w:sz w:val="20"/>
          <w:szCs w:val="20"/>
        </w:rPr>
        <w:t>55</w:t>
      </w:r>
      <w:r>
        <w:rPr>
          <w:rFonts w:ascii="Times New Roman" w:hAnsi="Times New Roman"/>
          <w:color w:val="191919"/>
          <w:spacing w:val="-7"/>
          <w:sz w:val="20"/>
          <w:szCs w:val="20"/>
        </w:rPr>
        <w:t>1</w:t>
      </w:r>
      <w:r>
        <w:rPr>
          <w:rFonts w:ascii="Times New Roman" w:hAnsi="Times New Roman"/>
          <w:color w:val="191919"/>
          <w:sz w:val="20"/>
          <w:szCs w:val="20"/>
        </w:rPr>
        <w:t>1</w:t>
      </w:r>
      <w:r>
        <w:rPr>
          <w:rFonts w:ascii="Times New Roman" w:hAnsi="Times New Roman"/>
          <w:color w:val="191919"/>
          <w:sz w:val="20"/>
          <w:szCs w:val="20"/>
        </w:rPr>
        <w:tab/>
      </w:r>
      <w:r>
        <w:rPr>
          <w:rFonts w:ascii="Times New Roman" w:hAnsi="Times New Roman"/>
          <w:color w:val="191919"/>
          <w:spacing w:val="-14"/>
          <w:sz w:val="20"/>
          <w:szCs w:val="20"/>
        </w:rPr>
        <w:t>T</w:t>
      </w:r>
      <w:r>
        <w:rPr>
          <w:rFonts w:ascii="Times New Roman" w:hAnsi="Times New Roman"/>
          <w:color w:val="191919"/>
          <w:sz w:val="20"/>
          <w:szCs w:val="20"/>
        </w:rPr>
        <w:t>echnology for Educational</w:t>
      </w:r>
      <w:r>
        <w:rPr>
          <w:rFonts w:ascii="Times New Roman" w:hAnsi="Times New Roman"/>
          <w:color w:val="191919"/>
          <w:spacing w:val="-11"/>
          <w:sz w:val="20"/>
          <w:szCs w:val="20"/>
        </w:rPr>
        <w:t xml:space="preserve"> </w:t>
      </w:r>
      <w:r>
        <w:rPr>
          <w:rFonts w:ascii="Times New Roman" w:hAnsi="Times New Roman"/>
          <w:color w:val="191919"/>
          <w:sz w:val="20"/>
          <w:szCs w:val="20"/>
        </w:rPr>
        <w:t>Administration</w:t>
      </w:r>
    </w:p>
    <w:p w:rsidR="00114BDE" w:rsidRDefault="00114BDE" w:rsidP="00114BDE">
      <w:pPr>
        <w:widowControl w:val="0"/>
        <w:autoSpaceDE w:val="0"/>
        <w:autoSpaceDN w:val="0"/>
        <w:adjustRightInd w:val="0"/>
        <w:spacing w:before="17" w:after="0" w:line="220" w:lineRule="exact"/>
        <w:ind w:left="360" w:right="180" w:firstLine="0"/>
        <w:jc w:val="both"/>
        <w:rPr>
          <w:rFonts w:ascii="Times New Roman" w:hAnsi="Times New Roman"/>
          <w:color w:val="000000"/>
        </w:rPr>
      </w:pPr>
    </w:p>
    <w:p w:rsidR="00872727" w:rsidRDefault="00872727" w:rsidP="00114BDE">
      <w:pPr>
        <w:widowControl w:val="0"/>
        <w:tabs>
          <w:tab w:val="left" w:pos="9140"/>
        </w:tabs>
        <w:autoSpaceDE w:val="0"/>
        <w:autoSpaceDN w:val="0"/>
        <w:adjustRightInd w:val="0"/>
        <w:spacing w:after="0"/>
        <w:ind w:left="360" w:right="180" w:firstLine="0"/>
        <w:jc w:val="both"/>
        <w:rPr>
          <w:rFonts w:ascii="Times New Roman" w:hAnsi="Times New Roman"/>
          <w:b/>
          <w:bCs/>
          <w:color w:val="191919"/>
          <w:sz w:val="24"/>
          <w:szCs w:val="24"/>
        </w:rPr>
        <w:sectPr w:rsidR="00872727" w:rsidSect="00572BC6">
          <w:headerReference w:type="even" r:id="rId52"/>
          <w:headerReference w:type="default" r:id="rId53"/>
          <w:pgSz w:w="12240" w:h="15840" w:code="1"/>
          <w:pgMar w:top="720" w:right="720" w:bottom="288" w:left="1440" w:header="720" w:footer="288" w:gutter="0"/>
          <w:cols w:space="720"/>
          <w:docGrid w:linePitch="360"/>
        </w:sectPr>
      </w:pPr>
    </w:p>
    <w:p w:rsidR="00114BDE"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sz w:val="24"/>
          <w:szCs w:val="24"/>
        </w:rPr>
      </w:pPr>
      <w:r>
        <w:rPr>
          <w:rFonts w:ascii="Times New Roman" w:hAnsi="Times New Roman"/>
          <w:b/>
          <w:bCs/>
          <w:color w:val="191919"/>
          <w:sz w:val="24"/>
          <w:szCs w:val="24"/>
        </w:rPr>
        <w:lastRenderedPageBreak/>
        <w:t>A</w:t>
      </w:r>
      <w:r>
        <w:rPr>
          <w:rFonts w:ascii="Times New Roman" w:hAnsi="Times New Roman"/>
          <w:b/>
          <w:bCs/>
          <w:color w:val="191919"/>
          <w:spacing w:val="-4"/>
          <w:sz w:val="24"/>
          <w:szCs w:val="24"/>
        </w:rPr>
        <w:t>r</w:t>
      </w:r>
      <w:r>
        <w:rPr>
          <w:rFonts w:ascii="Times New Roman" w:hAnsi="Times New Roman"/>
          <w:b/>
          <w:bCs/>
          <w:color w:val="191919"/>
          <w:sz w:val="24"/>
          <w:szCs w:val="24"/>
        </w:rPr>
        <w:t>ea C:  Major</w:t>
      </w:r>
      <w:r>
        <w:rPr>
          <w:rFonts w:ascii="Times New Roman" w:hAnsi="Times New Roman"/>
          <w:b/>
          <w:bCs/>
          <w:color w:val="191919"/>
          <w:spacing w:val="-18"/>
          <w:sz w:val="24"/>
          <w:szCs w:val="24"/>
        </w:rPr>
        <w:t xml:space="preserve"> </w:t>
      </w: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w:t>
      </w:r>
      <w:r>
        <w:rPr>
          <w:rFonts w:ascii="Times New Roman" w:hAnsi="Times New Roman"/>
          <w:b/>
          <w:bCs/>
          <w:color w:val="191919"/>
          <w:sz w:val="24"/>
          <w:szCs w:val="24"/>
        </w:rPr>
        <w:tab/>
        <w:t>21 hrs.</w:t>
      </w:r>
    </w:p>
    <w:tbl>
      <w:tblPr>
        <w:tblW w:w="6120" w:type="dxa"/>
        <w:tblInd w:w="2624" w:type="dxa"/>
        <w:tblLayout w:type="fixed"/>
        <w:tblCellMar>
          <w:left w:w="0" w:type="dxa"/>
          <w:right w:w="0" w:type="dxa"/>
        </w:tblCellMar>
        <w:tblLook w:val="0000"/>
      </w:tblPr>
      <w:tblGrid>
        <w:gridCol w:w="706"/>
        <w:gridCol w:w="810"/>
        <w:gridCol w:w="4604"/>
      </w:tblGrid>
      <w:tr w:rsidR="00114BDE" w:rsidRPr="00FA7AC7" w:rsidTr="009263EC">
        <w:trPr>
          <w:trHeight w:hRule="exact" w:val="276"/>
        </w:trPr>
        <w:tc>
          <w:tcPr>
            <w:tcW w:w="706" w:type="dxa"/>
            <w:tcBorders>
              <w:top w:val="nil"/>
              <w:left w:val="nil"/>
              <w:bottom w:val="nil"/>
              <w:right w:val="nil"/>
            </w:tcBorders>
          </w:tcPr>
          <w:p w:rsidR="00114BDE" w:rsidRPr="00FA7AC7" w:rsidRDefault="00114BDE" w:rsidP="00114BDE">
            <w:pPr>
              <w:widowControl w:val="0"/>
              <w:autoSpaceDE w:val="0"/>
              <w:autoSpaceDN w:val="0"/>
              <w:adjustRightInd w:val="0"/>
              <w:spacing w:before="22" w:after="0"/>
              <w:ind w:right="180"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before="22" w:after="0"/>
              <w:ind w:right="180" w:firstLine="0"/>
              <w:jc w:val="both"/>
              <w:rPr>
                <w:rFonts w:ascii="Times New Roman" w:hAnsi="Times New Roman"/>
                <w:sz w:val="24"/>
                <w:szCs w:val="24"/>
              </w:rPr>
            </w:pPr>
            <w:r w:rsidRPr="00FA7AC7">
              <w:rPr>
                <w:rFonts w:ascii="Times New Roman" w:hAnsi="Times New Roman"/>
                <w:color w:val="191919"/>
                <w:sz w:val="20"/>
                <w:szCs w:val="20"/>
              </w:rPr>
              <w:t>5501</w:t>
            </w:r>
          </w:p>
        </w:tc>
        <w:tc>
          <w:tcPr>
            <w:tcW w:w="4604" w:type="dxa"/>
            <w:tcBorders>
              <w:top w:val="nil"/>
              <w:left w:val="nil"/>
              <w:bottom w:val="nil"/>
              <w:right w:val="nil"/>
            </w:tcBorders>
          </w:tcPr>
          <w:p w:rsidR="00114BDE" w:rsidRPr="00FA7AC7" w:rsidRDefault="00114BDE" w:rsidP="00114BDE">
            <w:pPr>
              <w:widowControl w:val="0"/>
              <w:autoSpaceDE w:val="0"/>
              <w:autoSpaceDN w:val="0"/>
              <w:adjustRightInd w:val="0"/>
              <w:spacing w:before="22" w:after="0"/>
              <w:ind w:right="180" w:firstLine="0"/>
              <w:jc w:val="both"/>
              <w:rPr>
                <w:rFonts w:ascii="Times New Roman" w:hAnsi="Times New Roman"/>
                <w:sz w:val="24"/>
                <w:szCs w:val="24"/>
              </w:rPr>
            </w:pPr>
            <w:r w:rsidRPr="00FA7AC7">
              <w:rPr>
                <w:rFonts w:ascii="Times New Roman" w:hAnsi="Times New Roman"/>
                <w:color w:val="191919"/>
                <w:sz w:val="20"/>
                <w:szCs w:val="20"/>
              </w:rPr>
              <w:t>Introduction to O</w:t>
            </w:r>
            <w:r w:rsidRPr="00FA7AC7">
              <w:rPr>
                <w:rFonts w:ascii="Times New Roman" w:hAnsi="Times New Roman"/>
                <w:color w:val="191919"/>
                <w:spacing w:val="-4"/>
                <w:sz w:val="20"/>
                <w:szCs w:val="20"/>
              </w:rPr>
              <w:t>r</w:t>
            </w:r>
            <w:r w:rsidRPr="00FA7AC7">
              <w:rPr>
                <w:rFonts w:ascii="Times New Roman" w:hAnsi="Times New Roman"/>
                <w:color w:val="191919"/>
                <w:sz w:val="20"/>
                <w:szCs w:val="20"/>
              </w:rPr>
              <w:t>ganizational Leadership</w:t>
            </w:r>
          </w:p>
        </w:tc>
      </w:tr>
      <w:tr w:rsidR="00114BDE" w:rsidRPr="00FA7AC7" w:rsidTr="009263EC">
        <w:trPr>
          <w:trHeight w:hRule="exact" w:val="240"/>
        </w:trPr>
        <w:tc>
          <w:tcPr>
            <w:tcW w:w="706"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5515</w:t>
            </w:r>
          </w:p>
        </w:tc>
        <w:tc>
          <w:tcPr>
            <w:tcW w:w="4604"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Curriculum and Instruction for Educational Leadership</w:t>
            </w:r>
          </w:p>
        </w:tc>
      </w:tr>
      <w:tr w:rsidR="00114BDE" w:rsidRPr="00FA7AC7" w:rsidTr="009263EC">
        <w:trPr>
          <w:trHeight w:hRule="exact" w:val="240"/>
        </w:trPr>
        <w:tc>
          <w:tcPr>
            <w:tcW w:w="706"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5533</w:t>
            </w:r>
          </w:p>
        </w:tc>
        <w:tc>
          <w:tcPr>
            <w:tcW w:w="4604"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Legal</w:t>
            </w:r>
            <w:r w:rsidRPr="00FA7AC7">
              <w:rPr>
                <w:rFonts w:ascii="Times New Roman" w:hAnsi="Times New Roman"/>
                <w:color w:val="191919"/>
                <w:spacing w:val="-11"/>
                <w:sz w:val="20"/>
                <w:szCs w:val="20"/>
              </w:rPr>
              <w:t xml:space="preserve"> </w:t>
            </w:r>
            <w:r w:rsidRPr="00FA7AC7">
              <w:rPr>
                <w:rFonts w:ascii="Times New Roman" w:hAnsi="Times New Roman"/>
                <w:color w:val="191919"/>
                <w:sz w:val="20"/>
                <w:szCs w:val="20"/>
              </w:rPr>
              <w:t>Aspects of Education</w:t>
            </w:r>
          </w:p>
        </w:tc>
      </w:tr>
      <w:tr w:rsidR="00114BDE" w:rsidRPr="00FA7AC7" w:rsidTr="009263EC">
        <w:trPr>
          <w:trHeight w:hRule="exact" w:val="240"/>
        </w:trPr>
        <w:tc>
          <w:tcPr>
            <w:tcW w:w="706"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5541</w:t>
            </w:r>
          </w:p>
        </w:tc>
        <w:tc>
          <w:tcPr>
            <w:tcW w:w="4604"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Educational Supervision</w:t>
            </w:r>
          </w:p>
        </w:tc>
      </w:tr>
      <w:tr w:rsidR="00114BDE" w:rsidRPr="00FA7AC7" w:rsidTr="009263EC">
        <w:trPr>
          <w:trHeight w:hRule="exact" w:val="240"/>
        </w:trPr>
        <w:tc>
          <w:tcPr>
            <w:tcW w:w="706"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5568</w:t>
            </w:r>
          </w:p>
        </w:tc>
        <w:tc>
          <w:tcPr>
            <w:tcW w:w="4604"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Field Experience in Educational</w:t>
            </w:r>
            <w:r w:rsidRPr="00FA7AC7">
              <w:rPr>
                <w:rFonts w:ascii="Times New Roman" w:hAnsi="Times New Roman"/>
                <w:color w:val="191919"/>
                <w:spacing w:val="-11"/>
                <w:sz w:val="20"/>
                <w:szCs w:val="20"/>
              </w:rPr>
              <w:t xml:space="preserve"> </w:t>
            </w:r>
            <w:r w:rsidRPr="00FA7AC7">
              <w:rPr>
                <w:rFonts w:ascii="Times New Roman" w:hAnsi="Times New Roman"/>
                <w:color w:val="191919"/>
                <w:sz w:val="20"/>
                <w:szCs w:val="20"/>
              </w:rPr>
              <w:t>Administration</w:t>
            </w:r>
          </w:p>
        </w:tc>
      </w:tr>
      <w:tr w:rsidR="00114BDE" w:rsidRPr="00FA7AC7" w:rsidTr="009263EC">
        <w:trPr>
          <w:trHeight w:hRule="exact" w:val="240"/>
        </w:trPr>
        <w:tc>
          <w:tcPr>
            <w:tcW w:w="706"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5570</w:t>
            </w:r>
          </w:p>
        </w:tc>
        <w:tc>
          <w:tcPr>
            <w:tcW w:w="4604"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School Business Management</w:t>
            </w:r>
          </w:p>
        </w:tc>
      </w:tr>
      <w:tr w:rsidR="00114BDE" w:rsidRPr="00FA7AC7" w:rsidTr="009263EC">
        <w:trPr>
          <w:trHeight w:hRule="exact" w:val="320"/>
        </w:trPr>
        <w:tc>
          <w:tcPr>
            <w:tcW w:w="706"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EDAS</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5573</w:t>
            </w:r>
          </w:p>
        </w:tc>
        <w:tc>
          <w:tcPr>
            <w:tcW w:w="4604"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color w:val="191919"/>
                <w:sz w:val="20"/>
                <w:szCs w:val="20"/>
              </w:rPr>
              <w:t>School Personnel</w:t>
            </w:r>
            <w:r w:rsidRPr="00FA7AC7">
              <w:rPr>
                <w:rFonts w:ascii="Times New Roman" w:hAnsi="Times New Roman"/>
                <w:color w:val="191919"/>
                <w:spacing w:val="-11"/>
                <w:sz w:val="20"/>
                <w:szCs w:val="20"/>
              </w:rPr>
              <w:t xml:space="preserve"> </w:t>
            </w:r>
            <w:r w:rsidRPr="00FA7AC7">
              <w:rPr>
                <w:rFonts w:ascii="Times New Roman" w:hAnsi="Times New Roman"/>
                <w:color w:val="191919"/>
                <w:sz w:val="20"/>
                <w:szCs w:val="20"/>
              </w:rPr>
              <w:t>Administration</w:t>
            </w:r>
          </w:p>
        </w:tc>
      </w:tr>
    </w:tbl>
    <w:p w:rsidR="00114BDE" w:rsidRDefault="00114BDE" w:rsidP="00114BDE">
      <w:pPr>
        <w:widowControl w:val="0"/>
        <w:autoSpaceDE w:val="0"/>
        <w:autoSpaceDN w:val="0"/>
        <w:adjustRightInd w:val="0"/>
        <w:spacing w:before="6" w:after="0" w:line="110" w:lineRule="exact"/>
        <w:ind w:left="360" w:right="180" w:firstLine="0"/>
        <w:jc w:val="both"/>
        <w:rPr>
          <w:rFonts w:ascii="Times New Roman" w:hAnsi="Times New Roman"/>
          <w:sz w:val="11"/>
          <w:szCs w:val="11"/>
        </w:rPr>
      </w:pPr>
    </w:p>
    <w:p w:rsidR="00114BDE" w:rsidRDefault="00114BDE" w:rsidP="00114BDE">
      <w:pPr>
        <w:widowControl w:val="0"/>
        <w:tabs>
          <w:tab w:val="left" w:pos="9140"/>
        </w:tabs>
        <w:autoSpaceDE w:val="0"/>
        <w:autoSpaceDN w:val="0"/>
        <w:adjustRightInd w:val="0"/>
        <w:spacing w:before="20" w:after="0"/>
        <w:ind w:left="360" w:right="180" w:firstLine="0"/>
        <w:jc w:val="both"/>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 D:  Resea</w:t>
      </w:r>
      <w:r>
        <w:rPr>
          <w:rFonts w:ascii="Times New Roman" w:hAnsi="Times New Roman"/>
          <w:b/>
          <w:bCs/>
          <w:color w:val="191919"/>
          <w:spacing w:val="-4"/>
          <w:sz w:val="24"/>
          <w:szCs w:val="24"/>
        </w:rPr>
        <w:t>r</w:t>
      </w:r>
      <w:r>
        <w:rPr>
          <w:rFonts w:ascii="Times New Roman" w:hAnsi="Times New Roman"/>
          <w:b/>
          <w:bCs/>
          <w:color w:val="191919"/>
          <w:sz w:val="24"/>
          <w:szCs w:val="24"/>
        </w:rPr>
        <w:t>ch</w:t>
      </w:r>
      <w:r>
        <w:rPr>
          <w:rFonts w:ascii="Times New Roman" w:hAnsi="Times New Roman"/>
          <w:b/>
          <w:bCs/>
          <w:color w:val="191919"/>
          <w:sz w:val="24"/>
          <w:szCs w:val="24"/>
        </w:rPr>
        <w:tab/>
        <w:t>6 hrs.</w:t>
      </w:r>
    </w:p>
    <w:p w:rsidR="00114BDE" w:rsidRDefault="00114BDE" w:rsidP="00114BDE">
      <w:pPr>
        <w:widowControl w:val="0"/>
        <w:tabs>
          <w:tab w:val="left" w:pos="4100"/>
        </w:tabs>
        <w:autoSpaceDE w:val="0"/>
        <w:autoSpaceDN w:val="0"/>
        <w:adjustRightInd w:val="0"/>
        <w:spacing w:before="25" w:after="0"/>
        <w:ind w:left="360" w:right="180" w:firstLine="0"/>
        <w:jc w:val="both"/>
        <w:rPr>
          <w:rFonts w:ascii="Times New Roman" w:hAnsi="Times New Roman"/>
          <w:color w:val="000000"/>
          <w:sz w:val="20"/>
          <w:szCs w:val="20"/>
        </w:rPr>
      </w:pPr>
      <w:r>
        <w:rPr>
          <w:rFonts w:ascii="Times New Roman" w:hAnsi="Times New Roman"/>
          <w:color w:val="191919"/>
          <w:sz w:val="20"/>
          <w:szCs w:val="20"/>
        </w:rPr>
        <w:t xml:space="preserve">EDUC  </w:t>
      </w:r>
      <w:r>
        <w:rPr>
          <w:rFonts w:ascii="Times New Roman" w:hAnsi="Times New Roman"/>
          <w:color w:val="191919"/>
          <w:spacing w:val="26"/>
          <w:sz w:val="20"/>
          <w:szCs w:val="20"/>
        </w:rPr>
        <w:t xml:space="preserve"> </w:t>
      </w:r>
      <w:r>
        <w:rPr>
          <w:rFonts w:ascii="Times New Roman" w:hAnsi="Times New Roman"/>
          <w:color w:val="191919"/>
          <w:sz w:val="20"/>
          <w:szCs w:val="20"/>
        </w:rPr>
        <w:t>5500</w:t>
      </w:r>
      <w:del w:id="304" w:author=" " w:date="2011-04-06T10:37:00Z">
        <w:r w:rsidDel="008367A1">
          <w:rPr>
            <w:rFonts w:ascii="Times New Roman" w:hAnsi="Times New Roman"/>
            <w:color w:val="191919"/>
            <w:sz w:val="20"/>
            <w:szCs w:val="20"/>
          </w:rPr>
          <w:delText>*</w:delText>
        </w:r>
      </w:del>
      <w:r>
        <w:rPr>
          <w:rFonts w:ascii="Times New Roman" w:hAnsi="Times New Roman"/>
          <w:color w:val="191919"/>
          <w:sz w:val="20"/>
          <w:szCs w:val="20"/>
        </w:rPr>
        <w:tab/>
        <w:t>Educational Statistics</w:t>
      </w:r>
    </w:p>
    <w:p w:rsidR="00114BDE" w:rsidRDefault="00114BDE" w:rsidP="00114BDE">
      <w:pPr>
        <w:widowControl w:val="0"/>
        <w:tabs>
          <w:tab w:val="left" w:pos="4100"/>
        </w:tabs>
        <w:autoSpaceDE w:val="0"/>
        <w:autoSpaceDN w:val="0"/>
        <w:adjustRightInd w:val="0"/>
        <w:spacing w:before="10" w:after="0"/>
        <w:ind w:left="360" w:right="180" w:firstLine="0"/>
        <w:jc w:val="both"/>
        <w:rPr>
          <w:ins w:id="305" w:author=" " w:date="2011-04-06T10:37:00Z"/>
          <w:rFonts w:ascii="Times New Roman" w:hAnsi="Times New Roman"/>
          <w:color w:val="191919"/>
          <w:sz w:val="20"/>
          <w:szCs w:val="20"/>
        </w:rPr>
      </w:pPr>
      <w:r>
        <w:rPr>
          <w:rFonts w:ascii="Times New Roman" w:hAnsi="Times New Roman"/>
          <w:color w:val="191919"/>
          <w:sz w:val="20"/>
          <w:szCs w:val="20"/>
        </w:rPr>
        <w:t xml:space="preserve">EDUC  </w:t>
      </w:r>
      <w:r>
        <w:rPr>
          <w:rFonts w:ascii="Times New Roman" w:hAnsi="Times New Roman"/>
          <w:color w:val="191919"/>
          <w:spacing w:val="26"/>
          <w:sz w:val="20"/>
          <w:szCs w:val="20"/>
        </w:rPr>
        <w:t xml:space="preserve"> </w:t>
      </w:r>
      <w:r>
        <w:rPr>
          <w:rFonts w:ascii="Times New Roman" w:hAnsi="Times New Roman"/>
          <w:color w:val="191919"/>
          <w:sz w:val="20"/>
          <w:szCs w:val="20"/>
        </w:rPr>
        <w:t>5501</w:t>
      </w:r>
      <w:r>
        <w:rPr>
          <w:rFonts w:ascii="Times New Roman" w:hAnsi="Times New Roman"/>
          <w:color w:val="191919"/>
          <w:sz w:val="20"/>
          <w:szCs w:val="20"/>
        </w:rPr>
        <w:tab/>
        <w:t>Educational Research</w:t>
      </w:r>
    </w:p>
    <w:p w:rsidR="00114BDE" w:rsidRDefault="00114BDE" w:rsidP="00114BDE">
      <w:pPr>
        <w:widowControl w:val="0"/>
        <w:tabs>
          <w:tab w:val="left" w:pos="4100"/>
        </w:tabs>
        <w:autoSpaceDE w:val="0"/>
        <w:autoSpaceDN w:val="0"/>
        <w:adjustRightInd w:val="0"/>
        <w:spacing w:before="10" w:after="0"/>
        <w:ind w:left="360" w:right="180" w:firstLine="0"/>
        <w:jc w:val="both"/>
        <w:rPr>
          <w:rFonts w:ascii="Times New Roman" w:hAnsi="Times New Roman"/>
          <w:color w:val="000000"/>
          <w:sz w:val="20"/>
          <w:szCs w:val="20"/>
        </w:rPr>
      </w:pPr>
      <w:ins w:id="306" w:author=" " w:date="2011-04-06T10:37:00Z">
        <w:r>
          <w:rPr>
            <w:rFonts w:ascii="Times New Roman" w:hAnsi="Times New Roman"/>
            <w:color w:val="191919"/>
            <w:sz w:val="20"/>
            <w:szCs w:val="20"/>
          </w:rPr>
          <w:t>EDUC    5XXX   Action Research in Education</w:t>
        </w:r>
      </w:ins>
    </w:p>
    <w:p w:rsidR="00114BDE" w:rsidRDefault="00114BDE" w:rsidP="00114BDE">
      <w:pPr>
        <w:widowControl w:val="0"/>
        <w:autoSpaceDE w:val="0"/>
        <w:autoSpaceDN w:val="0"/>
        <w:adjustRightInd w:val="0"/>
        <w:spacing w:before="17" w:after="0" w:line="220" w:lineRule="exact"/>
        <w:ind w:left="360" w:right="180" w:firstLine="0"/>
        <w:jc w:val="both"/>
        <w:rPr>
          <w:rFonts w:ascii="Times New Roman" w:hAnsi="Times New Roman"/>
          <w:color w:val="000000"/>
        </w:rPr>
      </w:pPr>
    </w:p>
    <w:p w:rsidR="00114BDE" w:rsidRDefault="00114BDE" w:rsidP="00114BDE">
      <w:pPr>
        <w:widowControl w:val="0"/>
        <w:tabs>
          <w:tab w:val="left" w:pos="9140"/>
        </w:tabs>
        <w:autoSpaceDE w:val="0"/>
        <w:autoSpaceDN w:val="0"/>
        <w:adjustRightInd w:val="0"/>
        <w:spacing w:after="0"/>
        <w:ind w:left="360" w:right="180" w:firstLine="0"/>
        <w:jc w:val="both"/>
        <w:rPr>
          <w:rFonts w:ascii="Times New Roman" w:hAnsi="Times New Roman"/>
          <w:color w:val="000000"/>
          <w:sz w:val="24"/>
          <w:szCs w:val="24"/>
        </w:rPr>
      </w:pPr>
      <w:r>
        <w:rPr>
          <w:rFonts w:ascii="Times New Roman" w:hAnsi="Times New Roman"/>
          <w:b/>
          <w:bCs/>
          <w:color w:val="191919"/>
          <w:sz w:val="24"/>
          <w:szCs w:val="24"/>
        </w:rPr>
        <w:t>A</w:t>
      </w:r>
      <w:r>
        <w:rPr>
          <w:rFonts w:ascii="Times New Roman" w:hAnsi="Times New Roman"/>
          <w:b/>
          <w:bCs/>
          <w:color w:val="191919"/>
          <w:spacing w:val="-4"/>
          <w:sz w:val="24"/>
          <w:szCs w:val="24"/>
        </w:rPr>
        <w:t>r</w:t>
      </w:r>
      <w:r>
        <w:rPr>
          <w:rFonts w:ascii="Times New Roman" w:hAnsi="Times New Roman"/>
          <w:b/>
          <w:bCs/>
          <w:color w:val="191919"/>
          <w:sz w:val="24"/>
          <w:szCs w:val="24"/>
        </w:rPr>
        <w:t>ea E:  Guided Elective</w:t>
      </w:r>
      <w:r>
        <w:rPr>
          <w:rFonts w:ascii="Times New Roman" w:hAnsi="Times New Roman"/>
          <w:b/>
          <w:bCs/>
          <w:color w:val="191919"/>
          <w:sz w:val="24"/>
          <w:szCs w:val="24"/>
        </w:rPr>
        <w:tab/>
        <w:t>3 hrs.</w:t>
      </w:r>
    </w:p>
    <w:p w:rsidR="00114BDE" w:rsidRDefault="00114BDE" w:rsidP="00114BDE">
      <w:pPr>
        <w:widowControl w:val="0"/>
        <w:tabs>
          <w:tab w:val="left" w:pos="4100"/>
        </w:tabs>
        <w:autoSpaceDE w:val="0"/>
        <w:autoSpaceDN w:val="0"/>
        <w:adjustRightInd w:val="0"/>
        <w:spacing w:before="25" w:after="0"/>
        <w:ind w:left="360" w:right="180" w:firstLine="0"/>
        <w:jc w:val="both"/>
        <w:rPr>
          <w:rFonts w:ascii="Times New Roman" w:hAnsi="Times New Roman"/>
          <w:color w:val="000000"/>
          <w:sz w:val="20"/>
          <w:szCs w:val="20"/>
        </w:rPr>
      </w:pPr>
      <w:r>
        <w:rPr>
          <w:rFonts w:ascii="Times New Roman" w:hAnsi="Times New Roman"/>
          <w:color w:val="191919"/>
          <w:sz w:val="20"/>
          <w:szCs w:val="20"/>
        </w:rPr>
        <w:t xml:space="preserve">EDUC  </w:t>
      </w:r>
      <w:r>
        <w:rPr>
          <w:rFonts w:ascii="Times New Roman" w:hAnsi="Times New Roman"/>
          <w:color w:val="191919"/>
          <w:spacing w:val="26"/>
          <w:sz w:val="20"/>
          <w:szCs w:val="20"/>
        </w:rPr>
        <w:t xml:space="preserve"> </w:t>
      </w:r>
      <w:r>
        <w:rPr>
          <w:rFonts w:ascii="Times New Roman" w:hAnsi="Times New Roman"/>
          <w:color w:val="191919"/>
          <w:sz w:val="20"/>
          <w:szCs w:val="20"/>
        </w:rPr>
        <w:t>5509</w:t>
      </w:r>
      <w:r>
        <w:rPr>
          <w:rFonts w:ascii="Times New Roman" w:hAnsi="Times New Roman"/>
          <w:color w:val="191919"/>
          <w:sz w:val="20"/>
          <w:szCs w:val="20"/>
        </w:rPr>
        <w:tab/>
        <w:t>Philosophy of Education</w:t>
      </w:r>
    </w:p>
    <w:p w:rsidR="00114BDE" w:rsidRDefault="00114BDE" w:rsidP="00114BDE">
      <w:pPr>
        <w:widowControl w:val="0"/>
        <w:tabs>
          <w:tab w:val="left" w:pos="3380"/>
          <w:tab w:val="left" w:pos="4100"/>
        </w:tabs>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z w:val="20"/>
          <w:szCs w:val="20"/>
        </w:rPr>
        <w:t>SPED</w:t>
      </w:r>
      <w:r>
        <w:rPr>
          <w:rFonts w:ascii="Times New Roman" w:hAnsi="Times New Roman"/>
          <w:color w:val="191919"/>
          <w:sz w:val="20"/>
          <w:szCs w:val="20"/>
        </w:rPr>
        <w:tab/>
        <w:t>5547</w:t>
      </w:r>
      <w:r>
        <w:rPr>
          <w:rFonts w:ascii="Times New Roman" w:hAnsi="Times New Roman"/>
          <w:color w:val="191919"/>
          <w:sz w:val="20"/>
          <w:szCs w:val="20"/>
        </w:rPr>
        <w:tab/>
        <w:t>Behavioral Management of Exceptional Children</w:t>
      </w:r>
    </w:p>
    <w:p w:rsidR="00114BDE" w:rsidDel="008367A1" w:rsidRDefault="00114BDE" w:rsidP="00114BDE">
      <w:pPr>
        <w:widowControl w:val="0"/>
        <w:autoSpaceDE w:val="0"/>
        <w:autoSpaceDN w:val="0"/>
        <w:adjustRightInd w:val="0"/>
        <w:spacing w:before="10" w:after="0"/>
        <w:ind w:left="360" w:right="180" w:firstLine="0"/>
        <w:jc w:val="both"/>
        <w:rPr>
          <w:del w:id="307" w:author=" " w:date="2011-04-06T10:38:00Z"/>
          <w:rFonts w:ascii="Times New Roman" w:hAnsi="Times New Roman"/>
          <w:color w:val="000000"/>
          <w:sz w:val="20"/>
          <w:szCs w:val="20"/>
        </w:rPr>
      </w:pPr>
      <w:del w:id="308" w:author=" " w:date="2011-04-06T10:38:00Z">
        <w:r w:rsidDel="008367A1">
          <w:rPr>
            <w:rFonts w:ascii="Times New Roman" w:hAnsi="Times New Roman"/>
            <w:b/>
            <w:bCs/>
            <w:color w:val="191919"/>
            <w:sz w:val="20"/>
            <w:szCs w:val="20"/>
          </w:rPr>
          <w:delText>*P</w:delText>
        </w:r>
        <w:r w:rsidDel="008367A1">
          <w:rPr>
            <w:rFonts w:ascii="Times New Roman" w:hAnsi="Times New Roman"/>
            <w:b/>
            <w:bCs/>
            <w:color w:val="191919"/>
            <w:spacing w:val="-4"/>
            <w:sz w:val="20"/>
            <w:szCs w:val="20"/>
          </w:rPr>
          <w:delText>r</w:delText>
        </w:r>
        <w:r w:rsidDel="008367A1">
          <w:rPr>
            <w:rFonts w:ascii="Times New Roman" w:hAnsi="Times New Roman"/>
            <w:b/>
            <w:bCs/>
            <w:color w:val="191919"/>
            <w:sz w:val="20"/>
            <w:szCs w:val="20"/>
          </w:rPr>
          <w:delText>e</w:delText>
        </w:r>
        <w:r w:rsidDel="008367A1">
          <w:rPr>
            <w:rFonts w:ascii="Times New Roman" w:hAnsi="Times New Roman"/>
            <w:b/>
            <w:bCs/>
            <w:color w:val="191919"/>
            <w:spacing w:val="-4"/>
            <w:sz w:val="20"/>
            <w:szCs w:val="20"/>
          </w:rPr>
          <w:delText>r</w:delText>
        </w:r>
        <w:r w:rsidDel="008367A1">
          <w:rPr>
            <w:rFonts w:ascii="Times New Roman" w:hAnsi="Times New Roman"/>
            <w:b/>
            <w:bCs/>
            <w:color w:val="191919"/>
            <w:sz w:val="20"/>
            <w:szCs w:val="20"/>
          </w:rPr>
          <w:delText>equisite for</w:delText>
        </w:r>
        <w:r w:rsidDel="008367A1">
          <w:rPr>
            <w:rFonts w:ascii="Times New Roman" w:hAnsi="Times New Roman"/>
            <w:b/>
            <w:bCs/>
            <w:color w:val="191919"/>
            <w:spacing w:val="-4"/>
            <w:sz w:val="20"/>
            <w:szCs w:val="20"/>
          </w:rPr>
          <w:delText xml:space="preserve"> </w:delText>
        </w:r>
        <w:r w:rsidDel="008367A1">
          <w:rPr>
            <w:rFonts w:ascii="Times New Roman" w:hAnsi="Times New Roman"/>
            <w:b/>
            <w:bCs/>
            <w:color w:val="191919"/>
            <w:sz w:val="20"/>
            <w:szCs w:val="20"/>
          </w:rPr>
          <w:delText>EDUC 5501</w:delText>
        </w:r>
      </w:del>
    </w:p>
    <w:p w:rsidR="00114BDE" w:rsidRDefault="00114BDE" w:rsidP="00114BDE">
      <w:pPr>
        <w:widowControl w:val="0"/>
        <w:autoSpaceDE w:val="0"/>
        <w:autoSpaceDN w:val="0"/>
        <w:adjustRightInd w:val="0"/>
        <w:spacing w:before="7" w:after="0" w:line="150" w:lineRule="exact"/>
        <w:ind w:left="360" w:right="180" w:firstLine="0"/>
        <w:jc w:val="both"/>
        <w:rPr>
          <w:rFonts w:ascii="Times New Roman" w:hAnsi="Times New Roman"/>
          <w:color w:val="000000"/>
          <w:sz w:val="15"/>
          <w:szCs w:val="15"/>
        </w:rPr>
      </w:pPr>
    </w:p>
    <w:p w:rsidR="00114BDE" w:rsidRDefault="00114BDE" w:rsidP="00114BDE">
      <w:pPr>
        <w:pStyle w:val="Heading2"/>
        <w:spacing w:before="0"/>
        <w:ind w:left="360" w:right="180" w:firstLine="0"/>
        <w:rPr>
          <w:rFonts w:ascii="Impact" w:hAnsi="Impact" w:cs="Impact"/>
          <w:color w:val="000000"/>
          <w:sz w:val="31"/>
          <w:szCs w:val="31"/>
        </w:rPr>
      </w:pPr>
      <w:bookmarkStart w:id="309" w:name="_Toc294969754"/>
      <w:bookmarkStart w:id="310" w:name="_Toc295508316"/>
      <w:r>
        <w:rPr>
          <w:rFonts w:ascii="Impact" w:hAnsi="Impact" w:cs="Impact"/>
          <w:color w:val="757575"/>
          <w:sz w:val="31"/>
          <w:szCs w:val="31"/>
        </w:rPr>
        <w:t>COURSE DESCRIPTIONS</w:t>
      </w:r>
      <w:bookmarkEnd w:id="309"/>
      <w:bookmarkEnd w:id="310"/>
    </w:p>
    <w:p w:rsidR="00114BDE" w:rsidRDefault="00114BDE" w:rsidP="00114BDE">
      <w:pPr>
        <w:widowControl w:val="0"/>
        <w:autoSpaceDE w:val="0"/>
        <w:autoSpaceDN w:val="0"/>
        <w:adjustRightInd w:val="0"/>
        <w:spacing w:before="13" w:after="0" w:line="200" w:lineRule="exact"/>
        <w:ind w:left="360" w:right="180" w:firstLine="0"/>
        <w:jc w:val="both"/>
        <w:rPr>
          <w:rFonts w:ascii="Impact" w:hAnsi="Impact" w:cs="Impact"/>
          <w:color w:val="000000"/>
          <w:sz w:val="20"/>
          <w:szCs w:val="20"/>
        </w:rPr>
      </w:pPr>
    </w:p>
    <w:p w:rsidR="00114BDE" w:rsidRDefault="00114BDE" w:rsidP="00114BDE">
      <w:pPr>
        <w:widowControl w:val="0"/>
        <w:autoSpaceDE w:val="0"/>
        <w:autoSpaceDN w:val="0"/>
        <w:adjustRightInd w:val="0"/>
        <w:spacing w:after="0"/>
        <w:ind w:left="360" w:right="180" w:firstLine="0"/>
        <w:jc w:val="both"/>
        <w:rPr>
          <w:rFonts w:ascii="Times New Roman" w:hAnsi="Times New Roman"/>
          <w:color w:val="000000"/>
          <w:sz w:val="20"/>
          <w:szCs w:val="20"/>
        </w:rPr>
      </w:pPr>
      <w:r>
        <w:rPr>
          <w:rFonts w:ascii="Times New Roman" w:hAnsi="Times New Roman"/>
          <w:b/>
          <w:bCs/>
          <w:color w:val="191919"/>
          <w:sz w:val="20"/>
          <w:szCs w:val="20"/>
        </w:rPr>
        <w:t>EDAS 5501- Int</w:t>
      </w:r>
      <w:r>
        <w:rPr>
          <w:rFonts w:ascii="Times New Roman" w:hAnsi="Times New Roman"/>
          <w:b/>
          <w:bCs/>
          <w:color w:val="191919"/>
          <w:spacing w:val="-4"/>
          <w:sz w:val="20"/>
          <w:szCs w:val="20"/>
        </w:rPr>
        <w:t>r</w:t>
      </w:r>
      <w:r>
        <w:rPr>
          <w:rFonts w:ascii="Times New Roman" w:hAnsi="Times New Roman"/>
          <w:b/>
          <w:bCs/>
          <w:color w:val="191919"/>
          <w:sz w:val="20"/>
          <w:szCs w:val="20"/>
        </w:rPr>
        <w:t>oduction to Organizational Leadership</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...................................................3(3-0)</w:t>
      </w:r>
    </w:p>
    <w:p w:rsidR="00114BDE" w:rsidRDefault="00114BDE" w:rsidP="00114BDE">
      <w:pPr>
        <w:widowControl w:val="0"/>
        <w:autoSpaceDE w:val="0"/>
        <w:autoSpaceDN w:val="0"/>
        <w:adjustRightInd w:val="0"/>
        <w:spacing w:before="26" w:after="0" w:line="250" w:lineRule="auto"/>
        <w:ind w:left="360" w:right="380" w:firstLine="0"/>
        <w:rPr>
          <w:rFonts w:ascii="Times New Roman" w:hAnsi="Times New Roman"/>
          <w:color w:val="000000"/>
          <w:sz w:val="20"/>
          <w:szCs w:val="20"/>
        </w:rPr>
      </w:pPr>
      <w:r>
        <w:rPr>
          <w:rFonts w:ascii="Times New Roman" w:hAnsi="Times New Roman"/>
          <w:color w:val="191919"/>
          <w:spacing w:val="2"/>
          <w:sz w:val="20"/>
          <w:szCs w:val="20"/>
        </w:rPr>
        <w:t>Thi</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2"/>
          <w:sz w:val="20"/>
          <w:szCs w:val="20"/>
        </w:rPr>
        <w:t>cours</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2"/>
          <w:sz w:val="20"/>
          <w:szCs w:val="20"/>
        </w:rPr>
        <w:t>consider</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2"/>
          <w:sz w:val="20"/>
          <w:szCs w:val="20"/>
        </w:rPr>
        <w:t>applicatio</w:t>
      </w:r>
      <w:r>
        <w:rPr>
          <w:rFonts w:ascii="Times New Roman" w:hAnsi="Times New Roman"/>
          <w:color w:val="191919"/>
          <w:sz w:val="20"/>
          <w:szCs w:val="20"/>
        </w:rPr>
        <w:t>n</w:t>
      </w:r>
      <w:r>
        <w:rPr>
          <w:rFonts w:ascii="Times New Roman" w:hAnsi="Times New Roman"/>
          <w:color w:val="191919"/>
          <w:spacing w:val="15"/>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14"/>
          <w:sz w:val="20"/>
          <w:szCs w:val="20"/>
        </w:rPr>
        <w:t xml:space="preserve"> </w:t>
      </w:r>
      <w:r>
        <w:rPr>
          <w:rFonts w:ascii="Times New Roman" w:hAnsi="Times New Roman"/>
          <w:color w:val="191919"/>
          <w:spacing w:val="2"/>
          <w:sz w:val="20"/>
          <w:szCs w:val="20"/>
        </w:rPr>
        <w:t>generi</w:t>
      </w:r>
      <w:r>
        <w:rPr>
          <w:rFonts w:ascii="Times New Roman" w:hAnsi="Times New Roman"/>
          <w:color w:val="191919"/>
          <w:sz w:val="20"/>
          <w:szCs w:val="20"/>
        </w:rPr>
        <w:t>c</w:t>
      </w:r>
      <w:r>
        <w:rPr>
          <w:rFonts w:ascii="Times New Roman" w:hAnsi="Times New Roman"/>
          <w:color w:val="191919"/>
          <w:spacing w:val="14"/>
          <w:sz w:val="20"/>
          <w:szCs w:val="20"/>
        </w:rPr>
        <w:t xml:space="preserve"> </w:t>
      </w:r>
      <w:r>
        <w:rPr>
          <w:rFonts w:ascii="Times New Roman" w:hAnsi="Times New Roman"/>
          <w:color w:val="191919"/>
          <w:spacing w:val="2"/>
          <w:sz w:val="20"/>
          <w:szCs w:val="20"/>
        </w:rPr>
        <w:t>leadershi</w:t>
      </w:r>
      <w:r>
        <w:rPr>
          <w:rFonts w:ascii="Times New Roman" w:hAnsi="Times New Roman"/>
          <w:color w:val="191919"/>
          <w:sz w:val="20"/>
          <w:szCs w:val="20"/>
        </w:rPr>
        <w:t>p</w:t>
      </w:r>
      <w:r>
        <w:rPr>
          <w:rFonts w:ascii="Times New Roman" w:hAnsi="Times New Roman"/>
          <w:color w:val="191919"/>
          <w:spacing w:val="14"/>
          <w:sz w:val="20"/>
          <w:szCs w:val="20"/>
        </w:rPr>
        <w:t xml:space="preserve"> </w:t>
      </w:r>
      <w:r>
        <w:rPr>
          <w:rFonts w:ascii="Times New Roman" w:hAnsi="Times New Roman"/>
          <w:color w:val="191919"/>
          <w:spacing w:val="2"/>
          <w:sz w:val="20"/>
          <w:szCs w:val="20"/>
        </w:rPr>
        <w:t>theor</w:t>
      </w:r>
      <w:r>
        <w:rPr>
          <w:rFonts w:ascii="Times New Roman" w:hAnsi="Times New Roman"/>
          <w:color w:val="191919"/>
          <w:sz w:val="20"/>
          <w:szCs w:val="20"/>
        </w:rPr>
        <w:t>y</w:t>
      </w:r>
      <w:r>
        <w:rPr>
          <w:rFonts w:ascii="Times New Roman" w:hAnsi="Times New Roman"/>
          <w:color w:val="191919"/>
          <w:spacing w:val="14"/>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14"/>
          <w:sz w:val="20"/>
          <w:szCs w:val="20"/>
        </w:rPr>
        <w:t xml:space="preserve"> </w:t>
      </w:r>
      <w:r>
        <w:rPr>
          <w:rFonts w:ascii="Times New Roman" w:hAnsi="Times New Roman"/>
          <w:color w:val="191919"/>
          <w:spacing w:val="2"/>
          <w:sz w:val="20"/>
          <w:szCs w:val="20"/>
        </w:rPr>
        <w:t>skill</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2"/>
          <w:sz w:val="20"/>
          <w:szCs w:val="20"/>
        </w:rPr>
        <w:t>t</w:t>
      </w:r>
      <w:r>
        <w:rPr>
          <w:rFonts w:ascii="Times New Roman" w:hAnsi="Times New Roman"/>
          <w:color w:val="191919"/>
          <w:sz w:val="20"/>
          <w:szCs w:val="20"/>
        </w:rPr>
        <w:t>o</w:t>
      </w:r>
      <w:r>
        <w:rPr>
          <w:rFonts w:ascii="Times New Roman" w:hAnsi="Times New Roman"/>
          <w:color w:val="191919"/>
          <w:spacing w:val="14"/>
          <w:sz w:val="20"/>
          <w:szCs w:val="20"/>
        </w:rPr>
        <w:t xml:space="preserve"> </w:t>
      </w:r>
      <w:r>
        <w:rPr>
          <w:rFonts w:ascii="Times New Roman" w:hAnsi="Times New Roman"/>
          <w:color w:val="191919"/>
          <w:spacing w:val="2"/>
          <w:sz w:val="20"/>
          <w:szCs w:val="20"/>
        </w:rPr>
        <w:t xml:space="preserve">educational </w:t>
      </w:r>
      <w:r>
        <w:rPr>
          <w:rFonts w:ascii="Times New Roman" w:hAnsi="Times New Roman"/>
          <w:color w:val="191919"/>
          <w:sz w:val="20"/>
          <w:szCs w:val="20"/>
        </w:rPr>
        <w:t>agencies. Planning, goal-setting and implementing, monitoring, problem-solving, o</w:t>
      </w:r>
      <w:r>
        <w:rPr>
          <w:rFonts w:ascii="Times New Roman" w:hAnsi="Times New Roman"/>
          <w:color w:val="191919"/>
          <w:spacing w:val="-4"/>
          <w:sz w:val="20"/>
          <w:szCs w:val="20"/>
        </w:rPr>
        <w:t>r</w:t>
      </w:r>
      <w:r>
        <w:rPr>
          <w:rFonts w:ascii="Times New Roman" w:hAnsi="Times New Roman"/>
          <w:color w:val="191919"/>
          <w:sz w:val="20"/>
          <w:szCs w:val="20"/>
        </w:rPr>
        <w:t>ganizational development</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change,</w:t>
      </w:r>
      <w:r>
        <w:rPr>
          <w:rFonts w:ascii="Times New Roman" w:hAnsi="Times New Roman"/>
          <w:color w:val="191919"/>
          <w:spacing w:val="-5"/>
          <w:sz w:val="20"/>
          <w:szCs w:val="20"/>
        </w:rPr>
        <w:t xml:space="preserve"> </w:t>
      </w:r>
      <w:r>
        <w:rPr>
          <w:rFonts w:ascii="Times New Roman" w:hAnsi="Times New Roman"/>
          <w:color w:val="191919"/>
          <w:sz w:val="20"/>
          <w:szCs w:val="20"/>
        </w:rPr>
        <w:t>interpersonal</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group</w:t>
      </w:r>
      <w:r>
        <w:rPr>
          <w:rFonts w:ascii="Times New Roman" w:hAnsi="Times New Roman"/>
          <w:color w:val="191919"/>
          <w:spacing w:val="-5"/>
          <w:sz w:val="20"/>
          <w:szCs w:val="20"/>
        </w:rPr>
        <w:t xml:space="preserve"> </w:t>
      </w:r>
      <w:r>
        <w:rPr>
          <w:rFonts w:ascii="Times New Roman" w:hAnsi="Times New Roman"/>
          <w:color w:val="191919"/>
          <w:sz w:val="20"/>
          <w:szCs w:val="20"/>
        </w:rPr>
        <w:t>relations,</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school</w:t>
      </w:r>
      <w:r>
        <w:rPr>
          <w:rFonts w:ascii="Times New Roman" w:hAnsi="Times New Roman"/>
          <w:color w:val="191919"/>
          <w:spacing w:val="-5"/>
          <w:sz w:val="20"/>
          <w:szCs w:val="20"/>
        </w:rPr>
        <w:t xml:space="preserve"> </w:t>
      </w:r>
      <w:r>
        <w:rPr>
          <w:rFonts w:ascii="Times New Roman" w:hAnsi="Times New Roman"/>
          <w:color w:val="191919"/>
          <w:sz w:val="20"/>
          <w:szCs w:val="20"/>
        </w:rPr>
        <w:t>climate</w:t>
      </w:r>
      <w:r>
        <w:rPr>
          <w:rFonts w:ascii="Times New Roman" w:hAnsi="Times New Roman"/>
          <w:color w:val="191919"/>
          <w:spacing w:val="-4"/>
          <w:sz w:val="20"/>
          <w:szCs w:val="20"/>
        </w:rPr>
        <w:t xml:space="preserve"> </w:t>
      </w:r>
      <w:r>
        <w:rPr>
          <w:rFonts w:ascii="Times New Roman" w:hAnsi="Times New Roman"/>
          <w:color w:val="191919"/>
          <w:sz w:val="20"/>
          <w:szCs w:val="20"/>
        </w:rPr>
        <w:t>are</w:t>
      </w:r>
      <w:r>
        <w:rPr>
          <w:rFonts w:ascii="Times New Roman" w:hAnsi="Times New Roman"/>
          <w:color w:val="191919"/>
          <w:spacing w:val="-5"/>
          <w:sz w:val="20"/>
          <w:szCs w:val="20"/>
        </w:rPr>
        <w:t xml:space="preserve"> </w:t>
      </w:r>
      <w:r>
        <w:rPr>
          <w:rFonts w:ascii="Times New Roman" w:hAnsi="Times New Roman"/>
          <w:color w:val="191919"/>
          <w:sz w:val="20"/>
          <w:szCs w:val="20"/>
        </w:rPr>
        <w:t>considered.</w:t>
      </w:r>
    </w:p>
    <w:p w:rsidR="00114BDE" w:rsidRDefault="00114BDE" w:rsidP="00114BDE">
      <w:pPr>
        <w:widowControl w:val="0"/>
        <w:autoSpaceDE w:val="0"/>
        <w:autoSpaceDN w:val="0"/>
        <w:adjustRightInd w:val="0"/>
        <w:spacing w:after="0" w:line="250" w:lineRule="auto"/>
        <w:ind w:left="360" w:right="380" w:firstLine="0"/>
        <w:jc w:val="both"/>
        <w:rPr>
          <w:rFonts w:ascii="Times New Roman" w:hAnsi="Times New Roman"/>
          <w:b/>
          <w:bCs/>
          <w:color w:val="191919"/>
          <w:sz w:val="20"/>
          <w:szCs w:val="20"/>
        </w:rPr>
      </w:pPr>
      <w:r>
        <w:rPr>
          <w:rFonts w:ascii="Times New Roman" w:hAnsi="Times New Roman"/>
          <w:b/>
          <w:bCs/>
          <w:color w:val="191919"/>
          <w:sz w:val="20"/>
          <w:szCs w:val="20"/>
        </w:rPr>
        <w:t>EDAS 55</w:t>
      </w:r>
      <w:r>
        <w:rPr>
          <w:rFonts w:ascii="Times New Roman" w:hAnsi="Times New Roman"/>
          <w:b/>
          <w:bCs/>
          <w:color w:val="191919"/>
          <w:spacing w:val="-11"/>
          <w:sz w:val="20"/>
          <w:szCs w:val="20"/>
        </w:rPr>
        <w:t>1</w:t>
      </w:r>
      <w:r>
        <w:rPr>
          <w:rFonts w:ascii="Times New Roman" w:hAnsi="Times New Roman"/>
          <w:b/>
          <w:bCs/>
          <w:color w:val="191919"/>
          <w:sz w:val="20"/>
          <w:szCs w:val="20"/>
        </w:rPr>
        <w:t>1 -</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echnology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Educational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w:t>
      </w:r>
      <w:r>
        <w:rPr>
          <w:rFonts w:ascii="Times New Roman" w:hAnsi="Times New Roman"/>
          <w:b/>
          <w:bCs/>
          <w:color w:val="191919"/>
          <w:spacing w:val="6"/>
          <w:sz w:val="20"/>
          <w:szCs w:val="20"/>
        </w:rPr>
        <w:t>n</w:t>
      </w:r>
      <w:r>
        <w:rPr>
          <w:rFonts w:ascii="Times New Roman" w:hAnsi="Times New Roman"/>
          <w:b/>
          <w:bCs/>
          <w:color w:val="191919"/>
          <w:sz w:val="20"/>
          <w:szCs w:val="20"/>
        </w:rPr>
        <w:t xml:space="preserve">..................................................3(3-0) </w:t>
      </w:r>
    </w:p>
    <w:p w:rsidR="00114BDE" w:rsidRDefault="00114BDE" w:rsidP="00114BDE">
      <w:pPr>
        <w:widowControl w:val="0"/>
        <w:autoSpaceDE w:val="0"/>
        <w:autoSpaceDN w:val="0"/>
        <w:adjustRightInd w:val="0"/>
        <w:spacing w:after="0" w:line="250" w:lineRule="auto"/>
        <w:ind w:left="360" w:right="380" w:firstLine="0"/>
        <w:jc w:val="both"/>
        <w:rPr>
          <w:rFonts w:ascii="Times New Roman" w:hAnsi="Times New Roman"/>
          <w:color w:val="000000"/>
          <w:sz w:val="20"/>
          <w:szCs w:val="20"/>
        </w:rPr>
      </w:pPr>
      <w:r>
        <w:rPr>
          <w:rFonts w:ascii="Times New Roman" w:hAnsi="Times New Roman"/>
          <w:color w:val="191919"/>
          <w:spacing w:val="2"/>
          <w:sz w:val="20"/>
          <w:szCs w:val="20"/>
        </w:rPr>
        <w:t>Thi</w:t>
      </w:r>
      <w:r>
        <w:rPr>
          <w:rFonts w:ascii="Times New Roman" w:hAnsi="Times New Roman"/>
          <w:color w:val="191919"/>
          <w:sz w:val="20"/>
          <w:szCs w:val="20"/>
        </w:rPr>
        <w:t xml:space="preserve">s </w:t>
      </w:r>
      <w:r>
        <w:rPr>
          <w:rFonts w:ascii="Times New Roman" w:hAnsi="Times New Roman"/>
          <w:color w:val="191919"/>
          <w:spacing w:val="2"/>
          <w:sz w:val="20"/>
          <w:szCs w:val="20"/>
        </w:rPr>
        <w:t>cours</w:t>
      </w:r>
      <w:r>
        <w:rPr>
          <w:rFonts w:ascii="Times New Roman" w:hAnsi="Times New Roman"/>
          <w:color w:val="191919"/>
          <w:sz w:val="20"/>
          <w:szCs w:val="20"/>
        </w:rPr>
        <w:t xml:space="preserve">e </w:t>
      </w:r>
      <w:r>
        <w:rPr>
          <w:rFonts w:ascii="Times New Roman" w:hAnsi="Times New Roman"/>
          <w:color w:val="191919"/>
          <w:spacing w:val="2"/>
          <w:sz w:val="20"/>
          <w:szCs w:val="20"/>
        </w:rPr>
        <w:t>prepare</w:t>
      </w:r>
      <w:r>
        <w:rPr>
          <w:rFonts w:ascii="Times New Roman" w:hAnsi="Times New Roman"/>
          <w:color w:val="191919"/>
          <w:sz w:val="20"/>
          <w:szCs w:val="20"/>
        </w:rPr>
        <w:t xml:space="preserve">s </w:t>
      </w:r>
      <w:r>
        <w:rPr>
          <w:rFonts w:ascii="Times New Roman" w:hAnsi="Times New Roman"/>
          <w:color w:val="191919"/>
          <w:spacing w:val="2"/>
          <w:sz w:val="20"/>
          <w:szCs w:val="20"/>
        </w:rPr>
        <w:t>educationa</w:t>
      </w:r>
      <w:r>
        <w:rPr>
          <w:rFonts w:ascii="Times New Roman" w:hAnsi="Times New Roman"/>
          <w:color w:val="191919"/>
          <w:sz w:val="20"/>
          <w:szCs w:val="20"/>
        </w:rPr>
        <w:t xml:space="preserve">l </w:t>
      </w:r>
      <w:r>
        <w:rPr>
          <w:rFonts w:ascii="Times New Roman" w:hAnsi="Times New Roman"/>
          <w:color w:val="191919"/>
          <w:spacing w:val="2"/>
          <w:sz w:val="20"/>
          <w:szCs w:val="20"/>
        </w:rPr>
        <w:t>leader</w:t>
      </w:r>
      <w:r>
        <w:rPr>
          <w:rFonts w:ascii="Times New Roman" w:hAnsi="Times New Roman"/>
          <w:color w:val="191919"/>
          <w:sz w:val="20"/>
          <w:szCs w:val="20"/>
        </w:rPr>
        <w:t xml:space="preserve">s </w:t>
      </w:r>
      <w:r>
        <w:rPr>
          <w:rFonts w:ascii="Times New Roman" w:hAnsi="Times New Roman"/>
          <w:color w:val="191919"/>
          <w:spacing w:val="2"/>
          <w:sz w:val="20"/>
          <w:szCs w:val="20"/>
        </w:rPr>
        <w:t>a</w:t>
      </w:r>
      <w:r>
        <w:rPr>
          <w:rFonts w:ascii="Times New Roman" w:hAnsi="Times New Roman"/>
          <w:color w:val="191919"/>
          <w:sz w:val="20"/>
          <w:szCs w:val="20"/>
        </w:rPr>
        <w:t xml:space="preserve">t </w:t>
      </w:r>
      <w:r>
        <w:rPr>
          <w:rFonts w:ascii="Times New Roman" w:hAnsi="Times New Roman"/>
          <w:color w:val="191919"/>
          <w:spacing w:val="2"/>
          <w:sz w:val="20"/>
          <w:szCs w:val="20"/>
        </w:rPr>
        <w:t>th</w:t>
      </w:r>
      <w:r>
        <w:rPr>
          <w:rFonts w:ascii="Times New Roman" w:hAnsi="Times New Roman"/>
          <w:color w:val="191919"/>
          <w:sz w:val="20"/>
          <w:szCs w:val="20"/>
        </w:rPr>
        <w:t xml:space="preserve">e </w:t>
      </w:r>
      <w:r>
        <w:rPr>
          <w:rFonts w:ascii="Times New Roman" w:hAnsi="Times New Roman"/>
          <w:color w:val="191919"/>
          <w:spacing w:val="2"/>
          <w:sz w:val="20"/>
          <w:szCs w:val="20"/>
        </w:rPr>
        <w:t>buildin</w:t>
      </w:r>
      <w:r>
        <w:rPr>
          <w:rFonts w:ascii="Times New Roman" w:hAnsi="Times New Roman"/>
          <w:color w:val="191919"/>
          <w:sz w:val="20"/>
          <w:szCs w:val="20"/>
        </w:rPr>
        <w:t xml:space="preserve">g </w:t>
      </w:r>
      <w:r>
        <w:rPr>
          <w:rFonts w:ascii="Times New Roman" w:hAnsi="Times New Roman"/>
          <w:color w:val="191919"/>
          <w:spacing w:val="2"/>
          <w:sz w:val="20"/>
          <w:szCs w:val="20"/>
        </w:rPr>
        <w:t>leve</w:t>
      </w:r>
      <w:r>
        <w:rPr>
          <w:rFonts w:ascii="Times New Roman" w:hAnsi="Times New Roman"/>
          <w:color w:val="191919"/>
          <w:sz w:val="20"/>
          <w:szCs w:val="20"/>
        </w:rPr>
        <w:t xml:space="preserve">l </w:t>
      </w:r>
      <w:r>
        <w:rPr>
          <w:rFonts w:ascii="Times New Roman" w:hAnsi="Times New Roman"/>
          <w:color w:val="191919"/>
          <w:spacing w:val="2"/>
          <w:sz w:val="20"/>
          <w:szCs w:val="20"/>
        </w:rPr>
        <w:t>t</w:t>
      </w:r>
      <w:r>
        <w:rPr>
          <w:rFonts w:ascii="Times New Roman" w:hAnsi="Times New Roman"/>
          <w:color w:val="191919"/>
          <w:sz w:val="20"/>
          <w:szCs w:val="20"/>
        </w:rPr>
        <w:t xml:space="preserve">o </w:t>
      </w:r>
      <w:r>
        <w:rPr>
          <w:rFonts w:ascii="Times New Roman" w:hAnsi="Times New Roman"/>
          <w:color w:val="191919"/>
          <w:spacing w:val="2"/>
          <w:sz w:val="20"/>
          <w:szCs w:val="20"/>
        </w:rPr>
        <w:t>appl</w:t>
      </w:r>
      <w:r>
        <w:rPr>
          <w:rFonts w:ascii="Times New Roman" w:hAnsi="Times New Roman"/>
          <w:color w:val="191919"/>
          <w:sz w:val="20"/>
          <w:szCs w:val="20"/>
        </w:rPr>
        <w:t xml:space="preserve">y </w:t>
      </w:r>
      <w:r>
        <w:rPr>
          <w:rFonts w:ascii="Times New Roman" w:hAnsi="Times New Roman"/>
          <w:color w:val="191919"/>
          <w:spacing w:val="2"/>
          <w:sz w:val="20"/>
          <w:szCs w:val="20"/>
        </w:rPr>
        <w:t>technolog</w:t>
      </w:r>
      <w:r>
        <w:rPr>
          <w:rFonts w:ascii="Times New Roman" w:hAnsi="Times New Roman"/>
          <w:color w:val="191919"/>
          <w:sz w:val="20"/>
          <w:szCs w:val="20"/>
        </w:rPr>
        <w:t xml:space="preserve">y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its application</w:t>
      </w:r>
      <w:r>
        <w:rPr>
          <w:rFonts w:ascii="Times New Roman" w:hAnsi="Times New Roman"/>
          <w:color w:val="191919"/>
          <w:sz w:val="20"/>
          <w:szCs w:val="20"/>
        </w:rPr>
        <w:t>s</w:t>
      </w:r>
      <w:r>
        <w:rPr>
          <w:rFonts w:ascii="Times New Roman" w:hAnsi="Times New Roman"/>
          <w:color w:val="191919"/>
          <w:spacing w:val="1"/>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 xml:space="preserve">n </w:t>
      </w:r>
      <w:r>
        <w:rPr>
          <w:rFonts w:ascii="Times New Roman" w:hAnsi="Times New Roman"/>
          <w:color w:val="191919"/>
          <w:spacing w:val="2"/>
          <w:sz w:val="20"/>
          <w:szCs w:val="20"/>
        </w:rPr>
        <w:t>th</w:t>
      </w:r>
      <w:r>
        <w:rPr>
          <w:rFonts w:ascii="Times New Roman" w:hAnsi="Times New Roman"/>
          <w:color w:val="191919"/>
          <w:sz w:val="20"/>
          <w:szCs w:val="20"/>
        </w:rPr>
        <w:t xml:space="preserve">e </w:t>
      </w:r>
      <w:r>
        <w:rPr>
          <w:rFonts w:ascii="Times New Roman" w:hAnsi="Times New Roman"/>
          <w:color w:val="191919"/>
          <w:spacing w:val="2"/>
          <w:sz w:val="20"/>
          <w:szCs w:val="20"/>
        </w:rPr>
        <w:t>learnin</w:t>
      </w:r>
      <w:r>
        <w:rPr>
          <w:rFonts w:ascii="Times New Roman" w:hAnsi="Times New Roman"/>
          <w:color w:val="191919"/>
          <w:sz w:val="20"/>
          <w:szCs w:val="20"/>
        </w:rPr>
        <w:t>g</w:t>
      </w:r>
      <w:r>
        <w:rPr>
          <w:rFonts w:ascii="Times New Roman" w:hAnsi="Times New Roman"/>
          <w:color w:val="191919"/>
          <w:spacing w:val="1"/>
          <w:sz w:val="20"/>
          <w:szCs w:val="20"/>
        </w:rPr>
        <w:t xml:space="preserve"> </w:t>
      </w:r>
      <w:r>
        <w:rPr>
          <w:rFonts w:ascii="Times New Roman" w:hAnsi="Times New Roman"/>
          <w:color w:val="191919"/>
          <w:spacing w:val="2"/>
          <w:sz w:val="20"/>
          <w:szCs w:val="20"/>
        </w:rPr>
        <w:t>environmen</w:t>
      </w:r>
      <w:r>
        <w:rPr>
          <w:rFonts w:ascii="Times New Roman" w:hAnsi="Times New Roman"/>
          <w:color w:val="191919"/>
          <w:sz w:val="20"/>
          <w:szCs w:val="20"/>
        </w:rPr>
        <w:t>t</w:t>
      </w:r>
      <w:r>
        <w:rPr>
          <w:rFonts w:ascii="Times New Roman" w:hAnsi="Times New Roman"/>
          <w:color w:val="191919"/>
          <w:spacing w:val="1"/>
          <w:sz w:val="20"/>
          <w:szCs w:val="20"/>
        </w:rPr>
        <w:t xml:space="preserve"> </w:t>
      </w:r>
      <w:r>
        <w:rPr>
          <w:rFonts w:ascii="Times New Roman" w:hAnsi="Times New Roman"/>
          <w:color w:val="191919"/>
          <w:spacing w:val="2"/>
          <w:sz w:val="20"/>
          <w:szCs w:val="20"/>
        </w:rPr>
        <w:t>wit</w:t>
      </w:r>
      <w:r>
        <w:rPr>
          <w:rFonts w:ascii="Times New Roman" w:hAnsi="Times New Roman"/>
          <w:color w:val="191919"/>
          <w:sz w:val="20"/>
          <w:szCs w:val="20"/>
        </w:rPr>
        <w:t xml:space="preserve">h </w:t>
      </w:r>
      <w:r>
        <w:rPr>
          <w:rFonts w:ascii="Times New Roman" w:hAnsi="Times New Roman"/>
          <w:color w:val="191919"/>
          <w:spacing w:val="2"/>
          <w:sz w:val="20"/>
          <w:szCs w:val="20"/>
        </w:rPr>
        <w:t>particula</w:t>
      </w:r>
      <w:r>
        <w:rPr>
          <w:rFonts w:ascii="Times New Roman" w:hAnsi="Times New Roman"/>
          <w:color w:val="191919"/>
          <w:sz w:val="20"/>
          <w:szCs w:val="20"/>
        </w:rPr>
        <w:t>r</w:t>
      </w:r>
      <w:r>
        <w:rPr>
          <w:rFonts w:ascii="Times New Roman" w:hAnsi="Times New Roman"/>
          <w:color w:val="191919"/>
          <w:spacing w:val="1"/>
          <w:sz w:val="20"/>
          <w:szCs w:val="20"/>
        </w:rPr>
        <w:t xml:space="preserve"> </w:t>
      </w:r>
      <w:r>
        <w:rPr>
          <w:rFonts w:ascii="Times New Roman" w:hAnsi="Times New Roman"/>
          <w:color w:val="191919"/>
          <w:spacing w:val="2"/>
          <w:sz w:val="20"/>
          <w:szCs w:val="20"/>
        </w:rPr>
        <w:t>referenc</w:t>
      </w:r>
      <w:r>
        <w:rPr>
          <w:rFonts w:ascii="Times New Roman" w:hAnsi="Times New Roman"/>
          <w:color w:val="191919"/>
          <w:sz w:val="20"/>
          <w:szCs w:val="20"/>
        </w:rPr>
        <w:t>e</w:t>
      </w:r>
      <w:r>
        <w:rPr>
          <w:rFonts w:ascii="Times New Roman" w:hAnsi="Times New Roman"/>
          <w:color w:val="191919"/>
          <w:spacing w:val="1"/>
          <w:sz w:val="20"/>
          <w:szCs w:val="20"/>
        </w:rPr>
        <w:t xml:space="preserve"> </w:t>
      </w:r>
      <w:r>
        <w:rPr>
          <w:rFonts w:ascii="Times New Roman" w:hAnsi="Times New Roman"/>
          <w:color w:val="191919"/>
          <w:spacing w:val="2"/>
          <w:sz w:val="20"/>
          <w:szCs w:val="20"/>
        </w:rPr>
        <w:t>t</w:t>
      </w:r>
      <w:r>
        <w:rPr>
          <w:rFonts w:ascii="Times New Roman" w:hAnsi="Times New Roman"/>
          <w:color w:val="191919"/>
          <w:sz w:val="20"/>
          <w:szCs w:val="20"/>
        </w:rPr>
        <w:t xml:space="preserve">o </w:t>
      </w:r>
      <w:r>
        <w:rPr>
          <w:rFonts w:ascii="Times New Roman" w:hAnsi="Times New Roman"/>
          <w:color w:val="191919"/>
          <w:spacing w:val="2"/>
          <w:sz w:val="20"/>
          <w:szCs w:val="20"/>
        </w:rPr>
        <w:t xml:space="preserve">performance-based </w:t>
      </w:r>
      <w:r>
        <w:rPr>
          <w:rFonts w:ascii="Times New Roman" w:hAnsi="Times New Roman"/>
          <w:color w:val="191919"/>
          <w:sz w:val="20"/>
          <w:szCs w:val="20"/>
        </w:rPr>
        <w:t>curriculum, 21</w:t>
      </w:r>
      <w:r>
        <w:rPr>
          <w:rFonts w:ascii="Times New Roman" w:hAnsi="Times New Roman"/>
          <w:color w:val="191919"/>
          <w:position w:val="7"/>
          <w:sz w:val="12"/>
          <w:szCs w:val="12"/>
        </w:rPr>
        <w:t>st</w:t>
      </w:r>
      <w:r>
        <w:rPr>
          <w:rFonts w:ascii="Times New Roman" w:hAnsi="Times New Roman"/>
          <w:color w:val="191919"/>
          <w:spacing w:val="20"/>
          <w:position w:val="7"/>
          <w:sz w:val="12"/>
          <w:szCs w:val="12"/>
        </w:rPr>
        <w:t xml:space="preserve"> </w:t>
      </w:r>
      <w:r>
        <w:rPr>
          <w:rFonts w:ascii="Times New Roman" w:hAnsi="Times New Roman"/>
          <w:color w:val="191919"/>
          <w:sz w:val="20"/>
          <w:szCs w:val="20"/>
        </w:rPr>
        <w:t>century learners and di</w:t>
      </w:r>
      <w:r>
        <w:rPr>
          <w:rFonts w:ascii="Times New Roman" w:hAnsi="Times New Roman"/>
          <w:color w:val="191919"/>
          <w:spacing w:val="-4"/>
          <w:sz w:val="20"/>
          <w:szCs w:val="20"/>
        </w:rPr>
        <w:t>f</w:t>
      </w:r>
      <w:r>
        <w:rPr>
          <w:rFonts w:ascii="Times New Roman" w:hAnsi="Times New Roman"/>
          <w:color w:val="191919"/>
          <w:sz w:val="20"/>
          <w:szCs w:val="20"/>
        </w:rPr>
        <w:t>ferentiated instruction.</w:t>
      </w:r>
    </w:p>
    <w:p w:rsidR="00114BDE" w:rsidRDefault="00114BDE" w:rsidP="00114BDE">
      <w:pPr>
        <w:widowControl w:val="0"/>
        <w:autoSpaceDE w:val="0"/>
        <w:autoSpaceDN w:val="0"/>
        <w:adjustRightInd w:val="0"/>
        <w:spacing w:after="0" w:line="250" w:lineRule="auto"/>
        <w:ind w:left="360" w:right="380" w:firstLine="0"/>
        <w:jc w:val="both"/>
        <w:rPr>
          <w:rFonts w:ascii="Times New Roman" w:hAnsi="Times New Roman"/>
          <w:b/>
          <w:bCs/>
          <w:color w:val="191919"/>
          <w:sz w:val="20"/>
          <w:szCs w:val="20"/>
        </w:rPr>
      </w:pPr>
      <w:r>
        <w:rPr>
          <w:rFonts w:ascii="Times New Roman" w:hAnsi="Times New Roman"/>
          <w:b/>
          <w:bCs/>
          <w:color w:val="191919"/>
          <w:sz w:val="20"/>
          <w:szCs w:val="20"/>
        </w:rPr>
        <w:t>EDAS 5515 - Curriculum and Instruction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Educational Leadership</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...........................3(3-0) </w:t>
      </w:r>
    </w:p>
    <w:p w:rsidR="00114BDE" w:rsidRDefault="00114BDE" w:rsidP="00114BDE">
      <w:pPr>
        <w:widowControl w:val="0"/>
        <w:autoSpaceDE w:val="0"/>
        <w:autoSpaceDN w:val="0"/>
        <w:adjustRightInd w:val="0"/>
        <w:spacing w:after="0" w:line="250" w:lineRule="auto"/>
        <w:ind w:left="360" w:right="380" w:firstLine="0"/>
        <w:jc w:val="both"/>
        <w:rPr>
          <w:rFonts w:ascii="Times New Roman" w:hAnsi="Times New Roman"/>
          <w:color w:val="000000"/>
          <w:sz w:val="20"/>
          <w:szCs w:val="20"/>
        </w:rPr>
      </w:pPr>
      <w:r>
        <w:rPr>
          <w:rFonts w:ascii="Times New Roman" w:hAnsi="Times New Roman"/>
          <w:color w:val="191919"/>
          <w:spacing w:val="-7"/>
          <w:sz w:val="20"/>
          <w:szCs w:val="20"/>
        </w:rPr>
        <w:t>T</w:t>
      </w:r>
      <w:r>
        <w:rPr>
          <w:rFonts w:ascii="Times New Roman" w:hAnsi="Times New Roman"/>
          <w:color w:val="191919"/>
          <w:sz w:val="20"/>
          <w:szCs w:val="20"/>
        </w:rPr>
        <w:t xml:space="preserve">rends in curriculum design with emphasis on the newer media and ways and methods of im- </w:t>
      </w:r>
      <w:r>
        <w:rPr>
          <w:rFonts w:ascii="Times New Roman" w:hAnsi="Times New Roman"/>
          <w:color w:val="191919"/>
          <w:spacing w:val="-2"/>
          <w:sz w:val="20"/>
          <w:szCs w:val="20"/>
        </w:rPr>
        <w:t>plementin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innovation</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instruction</w:t>
      </w:r>
      <w:ins w:id="311" w:author=" " w:date="2011-04-06T10:43:00Z">
        <w:r>
          <w:rPr>
            <w:rFonts w:ascii="Times New Roman" w:hAnsi="Times New Roman"/>
            <w:color w:val="191919"/>
            <w:spacing w:val="-2"/>
            <w:sz w:val="20"/>
            <w:szCs w:val="20"/>
          </w:rPr>
          <w:t xml:space="preserve"> are discussed</w:t>
        </w:r>
      </w:ins>
      <w:r>
        <w:rPr>
          <w:rFonts w:ascii="Times New Roman" w:hAnsi="Times New Roman"/>
          <w:color w:val="191919"/>
          <w:sz w:val="20"/>
          <w:szCs w:val="20"/>
        </w:rPr>
        <w:t>.</w:t>
      </w:r>
      <w:r>
        <w:rPr>
          <w:rFonts w:ascii="Times New Roman" w:hAnsi="Times New Roman"/>
          <w:color w:val="191919"/>
          <w:spacing w:val="-9"/>
          <w:sz w:val="20"/>
          <w:szCs w:val="20"/>
        </w:rPr>
        <w:t xml:space="preserve"> </w:t>
      </w:r>
      <w:ins w:id="312" w:author=" " w:date="2011-04-06T10:39:00Z">
        <w:r>
          <w:rPr>
            <w:rFonts w:ascii="Times New Roman" w:hAnsi="Times New Roman"/>
            <w:color w:val="191919"/>
            <w:spacing w:val="-9"/>
            <w:sz w:val="20"/>
            <w:szCs w:val="20"/>
          </w:rPr>
          <w:t xml:space="preserve">It includes </w:t>
        </w:r>
      </w:ins>
      <w:del w:id="313" w:author=" " w:date="2011-04-06T10:39:00Z">
        <w:r w:rsidDel="008367A1">
          <w:rPr>
            <w:rFonts w:ascii="Times New Roman" w:hAnsi="Times New Roman"/>
            <w:color w:val="191919"/>
            <w:spacing w:val="-2"/>
            <w:sz w:val="20"/>
            <w:szCs w:val="20"/>
          </w:rPr>
          <w:delText>Include</w:delText>
        </w:r>
        <w:r w:rsidDel="008367A1">
          <w:rPr>
            <w:rFonts w:ascii="Times New Roman" w:hAnsi="Times New Roman"/>
            <w:color w:val="191919"/>
            <w:sz w:val="20"/>
            <w:szCs w:val="20"/>
          </w:rPr>
          <w:delText>s</w:delText>
        </w:r>
      </w:del>
      <w:r>
        <w:rPr>
          <w:rFonts w:ascii="Times New Roman" w:hAnsi="Times New Roman"/>
          <w:color w:val="191919"/>
          <w:spacing w:val="-9"/>
          <w:sz w:val="20"/>
          <w:szCs w:val="20"/>
        </w:rPr>
        <w:t xml:space="preserve"> </w:t>
      </w:r>
      <w:r>
        <w:rPr>
          <w:rFonts w:ascii="Times New Roman" w:hAnsi="Times New Roman"/>
          <w:color w:val="191919"/>
          <w:sz w:val="20"/>
          <w:szCs w:val="20"/>
        </w:rPr>
        <w:t>a</w:t>
      </w:r>
      <w:r>
        <w:rPr>
          <w:rFonts w:ascii="Times New Roman" w:hAnsi="Times New Roman"/>
          <w:color w:val="191919"/>
          <w:spacing w:val="-9"/>
          <w:sz w:val="20"/>
          <w:szCs w:val="20"/>
        </w:rPr>
        <w:t xml:space="preserve"> </w:t>
      </w:r>
      <w:r>
        <w:rPr>
          <w:rFonts w:ascii="Times New Roman" w:hAnsi="Times New Roman"/>
          <w:color w:val="191919"/>
          <w:spacing w:val="-2"/>
          <w:sz w:val="20"/>
          <w:szCs w:val="20"/>
        </w:rPr>
        <w:t>stud</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principles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procedure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components </w:t>
      </w:r>
      <w:r>
        <w:rPr>
          <w:rFonts w:ascii="Times New Roman" w:hAnsi="Times New Roman"/>
          <w:color w:val="191919"/>
          <w:sz w:val="20"/>
          <w:szCs w:val="20"/>
        </w:rPr>
        <w:t>of curriculum development, interpretation of test scores, use of assessment data and program evaluation</w:t>
      </w:r>
    </w:p>
    <w:p w:rsidR="00114BDE" w:rsidRDefault="00114BDE" w:rsidP="00114BDE">
      <w:pPr>
        <w:widowControl w:val="0"/>
        <w:autoSpaceDE w:val="0"/>
        <w:autoSpaceDN w:val="0"/>
        <w:adjustRightInd w:val="0"/>
        <w:spacing w:after="0" w:line="250" w:lineRule="auto"/>
        <w:ind w:left="360" w:right="380" w:firstLine="0"/>
        <w:jc w:val="both"/>
        <w:rPr>
          <w:rFonts w:ascii="Times New Roman" w:hAnsi="Times New Roman"/>
          <w:b/>
          <w:bCs/>
          <w:color w:val="191919"/>
          <w:sz w:val="20"/>
          <w:szCs w:val="20"/>
        </w:rPr>
      </w:pPr>
      <w:r>
        <w:rPr>
          <w:rFonts w:ascii="Times New Roman" w:hAnsi="Times New Roman"/>
          <w:b/>
          <w:bCs/>
          <w:color w:val="191919"/>
          <w:sz w:val="20"/>
          <w:szCs w:val="20"/>
        </w:rPr>
        <w:t>EDAS 5533 - Legal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Aspects of Education</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 xml:space="preserve">.............................................................................3(3-0) </w:t>
      </w:r>
    </w:p>
    <w:p w:rsidR="00114BDE" w:rsidRDefault="00114BDE" w:rsidP="00114BDE">
      <w:pPr>
        <w:widowControl w:val="0"/>
        <w:autoSpaceDE w:val="0"/>
        <w:autoSpaceDN w:val="0"/>
        <w:adjustRightInd w:val="0"/>
        <w:spacing w:after="0" w:line="250" w:lineRule="auto"/>
        <w:ind w:left="360" w:right="380" w:firstLine="0"/>
        <w:jc w:val="both"/>
        <w:rPr>
          <w:rFonts w:ascii="Times New Roman" w:hAnsi="Times New Roman"/>
          <w:color w:val="000000"/>
          <w:sz w:val="20"/>
          <w:szCs w:val="20"/>
        </w:rPr>
      </w:pPr>
      <w:r>
        <w:rPr>
          <w:rFonts w:ascii="Times New Roman" w:hAnsi="Times New Roman"/>
          <w:color w:val="191919"/>
          <w:sz w:val="20"/>
          <w:szCs w:val="20"/>
        </w:rPr>
        <w:t>A study</w:t>
      </w:r>
      <w:r>
        <w:rPr>
          <w:rFonts w:ascii="Times New Roman" w:hAnsi="Times New Roman"/>
          <w:color w:val="191919"/>
          <w:spacing w:val="11"/>
          <w:sz w:val="20"/>
          <w:szCs w:val="20"/>
        </w:rPr>
        <w:t xml:space="preserve"> </w:t>
      </w:r>
      <w:r>
        <w:rPr>
          <w:rFonts w:ascii="Times New Roman" w:hAnsi="Times New Roman"/>
          <w:color w:val="191919"/>
          <w:sz w:val="20"/>
          <w:szCs w:val="20"/>
        </w:rPr>
        <w:t>of</w:t>
      </w:r>
      <w:r>
        <w:rPr>
          <w:rFonts w:ascii="Times New Roman" w:hAnsi="Times New Roman"/>
          <w:color w:val="191919"/>
          <w:spacing w:val="11"/>
          <w:sz w:val="20"/>
          <w:szCs w:val="20"/>
        </w:rPr>
        <w:t xml:space="preserve"> </w:t>
      </w:r>
      <w:r>
        <w:rPr>
          <w:rFonts w:ascii="Times New Roman" w:hAnsi="Times New Roman"/>
          <w:color w:val="191919"/>
          <w:sz w:val="20"/>
          <w:szCs w:val="20"/>
        </w:rPr>
        <w:t>legal</w:t>
      </w:r>
      <w:r>
        <w:rPr>
          <w:rFonts w:ascii="Times New Roman" w:hAnsi="Times New Roman"/>
          <w:color w:val="191919"/>
          <w:spacing w:val="12"/>
          <w:sz w:val="20"/>
          <w:szCs w:val="20"/>
        </w:rPr>
        <w:t xml:space="preserve"> </w:t>
      </w:r>
      <w:r>
        <w:rPr>
          <w:rFonts w:ascii="Times New Roman" w:hAnsi="Times New Roman"/>
          <w:color w:val="191919"/>
          <w:sz w:val="20"/>
          <w:szCs w:val="20"/>
        </w:rPr>
        <w:t>structure</w:t>
      </w:r>
      <w:r>
        <w:rPr>
          <w:rFonts w:ascii="Times New Roman" w:hAnsi="Times New Roman"/>
          <w:color w:val="191919"/>
          <w:spacing w:val="11"/>
          <w:sz w:val="20"/>
          <w:szCs w:val="20"/>
        </w:rPr>
        <w:t xml:space="preserve"> </w:t>
      </w:r>
      <w:r>
        <w:rPr>
          <w:rFonts w:ascii="Times New Roman" w:hAnsi="Times New Roman"/>
          <w:color w:val="191919"/>
          <w:sz w:val="20"/>
          <w:szCs w:val="20"/>
        </w:rPr>
        <w:t>of</w:t>
      </w:r>
      <w:r>
        <w:rPr>
          <w:rFonts w:ascii="Times New Roman" w:hAnsi="Times New Roman"/>
          <w:color w:val="191919"/>
          <w:spacing w:val="11"/>
          <w:sz w:val="20"/>
          <w:szCs w:val="20"/>
        </w:rPr>
        <w:t xml:space="preserve"> </w:t>
      </w:r>
      <w:r>
        <w:rPr>
          <w:rFonts w:ascii="Times New Roman" w:hAnsi="Times New Roman"/>
          <w:color w:val="191919"/>
          <w:sz w:val="20"/>
          <w:szCs w:val="20"/>
        </w:rPr>
        <w:t>public</w:t>
      </w:r>
      <w:r>
        <w:rPr>
          <w:rFonts w:ascii="Times New Roman" w:hAnsi="Times New Roman"/>
          <w:color w:val="191919"/>
          <w:spacing w:val="11"/>
          <w:sz w:val="20"/>
          <w:szCs w:val="20"/>
        </w:rPr>
        <w:t xml:space="preserve"> </w:t>
      </w:r>
      <w:r>
        <w:rPr>
          <w:rFonts w:ascii="Times New Roman" w:hAnsi="Times New Roman"/>
          <w:color w:val="191919"/>
          <w:sz w:val="20"/>
          <w:szCs w:val="20"/>
        </w:rPr>
        <w:t>education</w:t>
      </w:r>
      <w:r>
        <w:rPr>
          <w:rFonts w:ascii="Times New Roman" w:hAnsi="Times New Roman"/>
          <w:color w:val="191919"/>
          <w:spacing w:val="12"/>
          <w:sz w:val="20"/>
          <w:szCs w:val="20"/>
        </w:rPr>
        <w:t xml:space="preserve"> </w:t>
      </w:r>
      <w:r>
        <w:rPr>
          <w:rFonts w:ascii="Times New Roman" w:hAnsi="Times New Roman"/>
          <w:color w:val="191919"/>
          <w:sz w:val="20"/>
          <w:szCs w:val="20"/>
        </w:rPr>
        <w:t>rights</w:t>
      </w:r>
      <w:r>
        <w:rPr>
          <w:rFonts w:ascii="Times New Roman" w:hAnsi="Times New Roman"/>
          <w:color w:val="191919"/>
          <w:spacing w:val="11"/>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Pr>
          <w:rFonts w:ascii="Times New Roman" w:hAnsi="Times New Roman"/>
          <w:color w:val="191919"/>
          <w:sz w:val="20"/>
          <w:szCs w:val="20"/>
        </w:rPr>
        <w:t>responsibilities</w:t>
      </w:r>
      <w:r>
        <w:rPr>
          <w:rFonts w:ascii="Times New Roman" w:hAnsi="Times New Roman"/>
          <w:color w:val="191919"/>
          <w:spacing w:val="12"/>
          <w:sz w:val="20"/>
          <w:szCs w:val="20"/>
        </w:rPr>
        <w:t xml:space="preserve"> </w:t>
      </w:r>
      <w:r>
        <w:rPr>
          <w:rFonts w:ascii="Times New Roman" w:hAnsi="Times New Roman"/>
          <w:color w:val="191919"/>
          <w:sz w:val="20"/>
          <w:szCs w:val="20"/>
        </w:rPr>
        <w:t>of</w:t>
      </w:r>
      <w:r>
        <w:rPr>
          <w:rFonts w:ascii="Times New Roman" w:hAnsi="Times New Roman"/>
          <w:color w:val="191919"/>
          <w:spacing w:val="11"/>
          <w:sz w:val="20"/>
          <w:szCs w:val="20"/>
        </w:rPr>
        <w:t xml:space="preserve"> </w:t>
      </w:r>
      <w:r>
        <w:rPr>
          <w:rFonts w:ascii="Times New Roman" w:hAnsi="Times New Roman"/>
          <w:color w:val="191919"/>
          <w:sz w:val="20"/>
          <w:szCs w:val="20"/>
        </w:rPr>
        <w:t>school</w:t>
      </w:r>
      <w:r>
        <w:rPr>
          <w:rFonts w:ascii="Times New Roman" w:hAnsi="Times New Roman"/>
          <w:color w:val="191919"/>
          <w:spacing w:val="11"/>
          <w:sz w:val="20"/>
          <w:szCs w:val="20"/>
        </w:rPr>
        <w:t xml:space="preserve"> </w:t>
      </w:r>
      <w:r>
        <w:rPr>
          <w:rFonts w:ascii="Times New Roman" w:hAnsi="Times New Roman"/>
          <w:color w:val="191919"/>
          <w:sz w:val="20"/>
          <w:szCs w:val="20"/>
        </w:rPr>
        <w:t>personnel, rights</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parents</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7"/>
          <w:sz w:val="20"/>
          <w:szCs w:val="20"/>
        </w:rPr>
        <w:t xml:space="preserve"> </w:t>
      </w:r>
      <w:r>
        <w:rPr>
          <w:rFonts w:ascii="Times New Roman" w:hAnsi="Times New Roman"/>
          <w:color w:val="191919"/>
          <w:sz w:val="20"/>
          <w:szCs w:val="20"/>
        </w:rPr>
        <w:t>students</w:t>
      </w:r>
      <w:ins w:id="314" w:author=" " w:date="2011-04-06T10:39:00Z">
        <w:r>
          <w:rPr>
            <w:rFonts w:ascii="Times New Roman" w:hAnsi="Times New Roman"/>
            <w:color w:val="191919"/>
            <w:sz w:val="20"/>
            <w:szCs w:val="20"/>
          </w:rPr>
          <w:t xml:space="preserve">.  </w:t>
        </w:r>
      </w:ins>
      <w:del w:id="315" w:author=" " w:date="2011-04-06T10:40:00Z">
        <w:r w:rsidDel="008367A1">
          <w:rPr>
            <w:rFonts w:ascii="Times New Roman" w:hAnsi="Times New Roman"/>
            <w:color w:val="191919"/>
            <w:spacing w:val="-7"/>
            <w:sz w:val="20"/>
            <w:szCs w:val="20"/>
          </w:rPr>
          <w:delText xml:space="preserve"> </w:delText>
        </w:r>
        <w:r w:rsidDel="008367A1">
          <w:rPr>
            <w:rFonts w:ascii="Times New Roman" w:hAnsi="Times New Roman"/>
            <w:color w:val="191919"/>
            <w:sz w:val="20"/>
            <w:szCs w:val="20"/>
          </w:rPr>
          <w:delText>are</w:delText>
        </w:r>
        <w:r w:rsidDel="008367A1">
          <w:rPr>
            <w:rFonts w:ascii="Times New Roman" w:hAnsi="Times New Roman"/>
            <w:color w:val="191919"/>
            <w:spacing w:val="-7"/>
            <w:sz w:val="20"/>
            <w:szCs w:val="20"/>
          </w:rPr>
          <w:delText xml:space="preserve"> </w:delText>
        </w:r>
        <w:r w:rsidDel="008367A1">
          <w:rPr>
            <w:rFonts w:ascii="Times New Roman" w:hAnsi="Times New Roman"/>
            <w:color w:val="191919"/>
            <w:sz w:val="20"/>
            <w:szCs w:val="20"/>
          </w:rPr>
          <w:delText>related</w:delText>
        </w:r>
        <w:r w:rsidDel="008367A1">
          <w:rPr>
            <w:rFonts w:ascii="Times New Roman" w:hAnsi="Times New Roman"/>
            <w:color w:val="191919"/>
            <w:spacing w:val="-7"/>
            <w:sz w:val="20"/>
            <w:szCs w:val="20"/>
          </w:rPr>
          <w:delText xml:space="preserve"> </w:delText>
        </w:r>
        <w:r w:rsidDel="008367A1">
          <w:rPr>
            <w:rFonts w:ascii="Times New Roman" w:hAnsi="Times New Roman"/>
            <w:color w:val="191919"/>
            <w:sz w:val="20"/>
            <w:szCs w:val="20"/>
          </w:rPr>
          <w:delText>topics.</w:delText>
        </w:r>
      </w:del>
      <w:r>
        <w:rPr>
          <w:rFonts w:ascii="Times New Roman" w:hAnsi="Times New Roman"/>
          <w:color w:val="191919"/>
          <w:spacing w:val="-7"/>
          <w:sz w:val="20"/>
          <w:szCs w:val="20"/>
        </w:rPr>
        <w:t xml:space="preserve"> </w:t>
      </w:r>
      <w:r>
        <w:rPr>
          <w:rFonts w:ascii="Times New Roman" w:hAnsi="Times New Roman"/>
          <w:color w:val="191919"/>
          <w:sz w:val="20"/>
          <w:szCs w:val="20"/>
        </w:rPr>
        <w:t>Emphasis</w:t>
      </w:r>
      <w:r>
        <w:rPr>
          <w:rFonts w:ascii="Times New Roman" w:hAnsi="Times New Roman"/>
          <w:color w:val="191919"/>
          <w:spacing w:val="-7"/>
          <w:sz w:val="20"/>
          <w:szCs w:val="20"/>
        </w:rPr>
        <w:t xml:space="preserve"> </w:t>
      </w:r>
      <w:r>
        <w:rPr>
          <w:rFonts w:ascii="Times New Roman" w:hAnsi="Times New Roman"/>
          <w:color w:val="191919"/>
          <w:sz w:val="20"/>
          <w:szCs w:val="20"/>
        </w:rPr>
        <w:t>is</w:t>
      </w:r>
      <w:r>
        <w:rPr>
          <w:rFonts w:ascii="Times New Roman" w:hAnsi="Times New Roman"/>
          <w:color w:val="191919"/>
          <w:spacing w:val="-8"/>
          <w:sz w:val="20"/>
          <w:szCs w:val="20"/>
        </w:rPr>
        <w:t xml:space="preserve"> </w:t>
      </w:r>
      <w:r>
        <w:rPr>
          <w:rFonts w:ascii="Times New Roman" w:hAnsi="Times New Roman"/>
          <w:color w:val="191919"/>
          <w:sz w:val="20"/>
          <w:szCs w:val="20"/>
        </w:rPr>
        <w:t>on</w:t>
      </w:r>
      <w:r>
        <w:rPr>
          <w:rFonts w:ascii="Times New Roman" w:hAnsi="Times New Roman"/>
          <w:color w:val="191919"/>
          <w:spacing w:val="-8"/>
          <w:sz w:val="20"/>
          <w:szCs w:val="20"/>
        </w:rPr>
        <w:t xml:space="preserve"> </w:t>
      </w:r>
      <w:r>
        <w:rPr>
          <w:rFonts w:ascii="Times New Roman" w:hAnsi="Times New Roman"/>
          <w:color w:val="191919"/>
          <w:sz w:val="20"/>
          <w:szCs w:val="20"/>
        </w:rPr>
        <w:t>stud</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z w:val="20"/>
          <w:szCs w:val="20"/>
        </w:rPr>
        <w:t>analysis</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constitutional proscription/prescription and practical application in Geo</w:t>
      </w:r>
      <w:r>
        <w:rPr>
          <w:rFonts w:ascii="Times New Roman" w:hAnsi="Times New Roman"/>
          <w:color w:val="191919"/>
          <w:spacing w:val="-4"/>
          <w:sz w:val="20"/>
          <w:szCs w:val="20"/>
        </w:rPr>
        <w:t>r</w:t>
      </w:r>
      <w:r>
        <w:rPr>
          <w:rFonts w:ascii="Times New Roman" w:hAnsi="Times New Roman"/>
          <w:color w:val="191919"/>
          <w:sz w:val="20"/>
          <w:szCs w:val="20"/>
        </w:rPr>
        <w:t>gia of pertinent court cases.</w:t>
      </w:r>
    </w:p>
    <w:p w:rsidR="00114BDE" w:rsidRDefault="00114BDE" w:rsidP="00114BDE">
      <w:pPr>
        <w:widowControl w:val="0"/>
        <w:autoSpaceDE w:val="0"/>
        <w:autoSpaceDN w:val="0"/>
        <w:adjustRightInd w:val="0"/>
        <w:spacing w:after="0" w:line="250" w:lineRule="auto"/>
        <w:ind w:left="360" w:right="380" w:firstLine="0"/>
        <w:jc w:val="both"/>
        <w:rPr>
          <w:rFonts w:ascii="Times New Roman" w:hAnsi="Times New Roman"/>
          <w:b/>
          <w:bCs/>
          <w:color w:val="191919"/>
          <w:sz w:val="20"/>
          <w:szCs w:val="20"/>
        </w:rPr>
      </w:pPr>
      <w:r>
        <w:rPr>
          <w:rFonts w:ascii="Times New Roman" w:hAnsi="Times New Roman"/>
          <w:b/>
          <w:bCs/>
          <w:color w:val="191919"/>
          <w:sz w:val="20"/>
          <w:szCs w:val="20"/>
        </w:rPr>
        <w:t>EDAS 5541- Educational Supervisio</w:t>
      </w:r>
      <w:r>
        <w:rPr>
          <w:rFonts w:ascii="Times New Roman" w:hAnsi="Times New Roman"/>
          <w:b/>
          <w:bCs/>
          <w:color w:val="191919"/>
          <w:spacing w:val="3"/>
          <w:sz w:val="20"/>
          <w:szCs w:val="20"/>
        </w:rPr>
        <w:t>n</w:t>
      </w:r>
      <w:r>
        <w:rPr>
          <w:rFonts w:ascii="Times New Roman" w:hAnsi="Times New Roman"/>
          <w:b/>
          <w:bCs/>
          <w:color w:val="191919"/>
          <w:sz w:val="20"/>
          <w:szCs w:val="20"/>
        </w:rPr>
        <w:t xml:space="preserve">...................................................................................3(3-0) </w:t>
      </w:r>
    </w:p>
    <w:p w:rsidR="00114BDE" w:rsidRDefault="00114BDE" w:rsidP="00114BDE">
      <w:pPr>
        <w:widowControl w:val="0"/>
        <w:autoSpaceDE w:val="0"/>
        <w:autoSpaceDN w:val="0"/>
        <w:adjustRightInd w:val="0"/>
        <w:spacing w:after="0" w:line="250" w:lineRule="auto"/>
        <w:ind w:left="360" w:right="3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8"/>
          <w:sz w:val="20"/>
          <w:szCs w:val="20"/>
        </w:rPr>
        <w:t xml:space="preserve"> </w:t>
      </w:r>
      <w:r>
        <w:rPr>
          <w:rFonts w:ascii="Times New Roman" w:hAnsi="Times New Roman"/>
          <w:color w:val="191919"/>
          <w:sz w:val="20"/>
          <w:szCs w:val="20"/>
        </w:rPr>
        <w:t>study</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forces</w:t>
      </w:r>
      <w:r>
        <w:rPr>
          <w:rFonts w:ascii="Times New Roman" w:hAnsi="Times New Roman"/>
          <w:color w:val="191919"/>
          <w:spacing w:val="-7"/>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fecting</w:t>
      </w:r>
      <w:r>
        <w:rPr>
          <w:rFonts w:ascii="Times New Roman" w:hAnsi="Times New Roman"/>
          <w:color w:val="191919"/>
          <w:spacing w:val="-7"/>
          <w:sz w:val="20"/>
          <w:szCs w:val="20"/>
        </w:rPr>
        <w:t xml:space="preserve"> </w:t>
      </w:r>
      <w:r>
        <w:rPr>
          <w:rFonts w:ascii="Times New Roman" w:hAnsi="Times New Roman"/>
          <w:color w:val="191919"/>
          <w:sz w:val="20"/>
          <w:szCs w:val="20"/>
        </w:rPr>
        <w:t>supervision</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today</w:t>
      </w:r>
      <w:r>
        <w:rPr>
          <w:rFonts w:ascii="Times New Roman" w:hAnsi="Times New Roman"/>
          <w:color w:val="191919"/>
          <w:spacing w:val="-11"/>
          <w:sz w:val="20"/>
          <w:szCs w:val="20"/>
        </w:rPr>
        <w:t>’</w:t>
      </w:r>
      <w:r>
        <w:rPr>
          <w:rFonts w:ascii="Times New Roman" w:hAnsi="Times New Roman"/>
          <w:color w:val="191919"/>
          <w:sz w:val="20"/>
          <w:szCs w:val="20"/>
        </w:rPr>
        <w:t>s</w:t>
      </w:r>
      <w:r>
        <w:rPr>
          <w:rFonts w:ascii="Times New Roman" w:hAnsi="Times New Roman"/>
          <w:color w:val="191919"/>
          <w:spacing w:val="-7"/>
          <w:sz w:val="20"/>
          <w:szCs w:val="20"/>
        </w:rPr>
        <w:t xml:space="preserve"> </w:t>
      </w:r>
      <w:r>
        <w:rPr>
          <w:rFonts w:ascii="Times New Roman" w:hAnsi="Times New Roman"/>
          <w:color w:val="191919"/>
          <w:sz w:val="20"/>
          <w:szCs w:val="20"/>
        </w:rPr>
        <w:t>school</w:t>
      </w:r>
      <w:r>
        <w:rPr>
          <w:rFonts w:ascii="Times New Roman" w:hAnsi="Times New Roman"/>
          <w:color w:val="191919"/>
          <w:spacing w:val="-7"/>
          <w:sz w:val="20"/>
          <w:szCs w:val="20"/>
        </w:rPr>
        <w:t xml:space="preserve"> </w:t>
      </w:r>
      <w:r>
        <w:rPr>
          <w:rFonts w:ascii="Times New Roman" w:hAnsi="Times New Roman"/>
          <w:color w:val="191919"/>
          <w:sz w:val="20"/>
          <w:szCs w:val="20"/>
        </w:rPr>
        <w:t>is</w:t>
      </w:r>
      <w:r>
        <w:rPr>
          <w:rFonts w:ascii="Times New Roman" w:hAnsi="Times New Roman"/>
          <w:color w:val="191919"/>
          <w:spacing w:val="-7"/>
          <w:sz w:val="20"/>
          <w:szCs w:val="20"/>
        </w:rPr>
        <w:t xml:space="preserve"> </w:t>
      </w:r>
      <w:r>
        <w:rPr>
          <w:rFonts w:ascii="Times New Roman" w:hAnsi="Times New Roman"/>
          <w:color w:val="191919"/>
          <w:sz w:val="20"/>
          <w:szCs w:val="20"/>
        </w:rPr>
        <w:t>the</w:t>
      </w:r>
      <w:r>
        <w:rPr>
          <w:rFonts w:ascii="Times New Roman" w:hAnsi="Times New Roman"/>
          <w:color w:val="191919"/>
          <w:spacing w:val="-7"/>
          <w:sz w:val="20"/>
          <w:szCs w:val="20"/>
        </w:rPr>
        <w:t xml:space="preserve"> </w:t>
      </w:r>
      <w:r>
        <w:rPr>
          <w:rFonts w:ascii="Times New Roman" w:hAnsi="Times New Roman"/>
          <w:color w:val="191919"/>
          <w:sz w:val="20"/>
          <w:szCs w:val="20"/>
        </w:rPr>
        <w:t>focus.</w:t>
      </w:r>
      <w:r>
        <w:rPr>
          <w:rFonts w:ascii="Times New Roman" w:hAnsi="Times New Roman"/>
          <w:color w:val="191919"/>
          <w:spacing w:val="-18"/>
          <w:sz w:val="20"/>
          <w:szCs w:val="20"/>
        </w:rPr>
        <w:t xml:space="preserve"> </w:t>
      </w:r>
      <w:r>
        <w:rPr>
          <w:rFonts w:ascii="Times New Roman" w:hAnsi="Times New Roman"/>
          <w:color w:val="191919"/>
          <w:sz w:val="20"/>
          <w:szCs w:val="20"/>
        </w:rPr>
        <w:t>An</w:t>
      </w:r>
      <w:r>
        <w:rPr>
          <w:rFonts w:ascii="Times New Roman" w:hAnsi="Times New Roman"/>
          <w:color w:val="191919"/>
          <w:spacing w:val="-7"/>
          <w:sz w:val="20"/>
          <w:szCs w:val="20"/>
        </w:rPr>
        <w:t xml:space="preserve"> </w:t>
      </w:r>
      <w:r>
        <w:rPr>
          <w:rFonts w:ascii="Times New Roman" w:hAnsi="Times New Roman"/>
          <w:color w:val="191919"/>
          <w:sz w:val="20"/>
          <w:szCs w:val="20"/>
        </w:rPr>
        <w:t>introductory</w:t>
      </w:r>
      <w:r>
        <w:rPr>
          <w:rFonts w:ascii="Times New Roman" w:hAnsi="Times New Roman"/>
          <w:color w:val="191919"/>
          <w:spacing w:val="-7"/>
          <w:sz w:val="20"/>
          <w:szCs w:val="20"/>
        </w:rPr>
        <w:t xml:space="preserve"> </w:t>
      </w:r>
      <w:r>
        <w:rPr>
          <w:rFonts w:ascii="Times New Roman" w:hAnsi="Times New Roman"/>
          <w:color w:val="191919"/>
          <w:sz w:val="20"/>
          <w:szCs w:val="20"/>
        </w:rPr>
        <w:t>overview of the field of supervision in public schools with emphasis on o</w:t>
      </w:r>
      <w:r>
        <w:rPr>
          <w:rFonts w:ascii="Times New Roman" w:hAnsi="Times New Roman"/>
          <w:color w:val="191919"/>
          <w:spacing w:val="-4"/>
          <w:sz w:val="20"/>
          <w:szCs w:val="20"/>
        </w:rPr>
        <w:t>r</w:t>
      </w:r>
      <w:r>
        <w:rPr>
          <w:rFonts w:ascii="Times New Roman" w:hAnsi="Times New Roman"/>
          <w:color w:val="191919"/>
          <w:sz w:val="20"/>
          <w:szCs w:val="20"/>
        </w:rPr>
        <w:t>ganizing instruction is examined.</w:t>
      </w:r>
    </w:p>
    <w:p w:rsidR="00114BDE" w:rsidRDefault="00114BDE" w:rsidP="00114BDE">
      <w:pPr>
        <w:widowControl w:val="0"/>
        <w:autoSpaceDE w:val="0"/>
        <w:autoSpaceDN w:val="0"/>
        <w:adjustRightInd w:val="0"/>
        <w:spacing w:after="0" w:line="250" w:lineRule="auto"/>
        <w:ind w:left="360" w:right="380" w:firstLine="0"/>
        <w:jc w:val="both"/>
        <w:rPr>
          <w:rFonts w:ascii="Times New Roman" w:hAnsi="Times New Roman"/>
          <w:b/>
          <w:bCs/>
          <w:color w:val="191919"/>
          <w:sz w:val="20"/>
          <w:szCs w:val="20"/>
        </w:rPr>
      </w:pPr>
      <w:r>
        <w:rPr>
          <w:rFonts w:ascii="Times New Roman" w:hAnsi="Times New Roman"/>
          <w:b/>
          <w:bCs/>
          <w:color w:val="191919"/>
          <w:sz w:val="20"/>
          <w:szCs w:val="20"/>
        </w:rPr>
        <w:t>EDAS 5568 - Field Experiences In Educational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w:t>
      </w:r>
      <w:r>
        <w:rPr>
          <w:rFonts w:ascii="Times New Roman" w:hAnsi="Times New Roman"/>
          <w:b/>
          <w:bCs/>
          <w:color w:val="191919"/>
          <w:spacing w:val="9"/>
          <w:sz w:val="20"/>
          <w:szCs w:val="20"/>
        </w:rPr>
        <w:t>n</w:t>
      </w:r>
      <w:r>
        <w:rPr>
          <w:rFonts w:ascii="Times New Roman" w:hAnsi="Times New Roman"/>
          <w:b/>
          <w:bCs/>
          <w:color w:val="191919"/>
          <w:sz w:val="20"/>
          <w:szCs w:val="20"/>
        </w:rPr>
        <w:t>........................................3(</w:t>
      </w:r>
      <w:del w:id="316" w:author=" " w:date="2011-04-06T10:40:00Z">
        <w:r w:rsidDel="008367A1">
          <w:rPr>
            <w:rFonts w:ascii="Times New Roman" w:hAnsi="Times New Roman"/>
            <w:b/>
            <w:bCs/>
            <w:color w:val="191919"/>
            <w:sz w:val="20"/>
            <w:szCs w:val="20"/>
          </w:rPr>
          <w:delText>3-</w:delText>
        </w:r>
      </w:del>
      <w:r>
        <w:rPr>
          <w:rFonts w:ascii="Times New Roman" w:hAnsi="Times New Roman"/>
          <w:b/>
          <w:bCs/>
          <w:color w:val="191919"/>
          <w:sz w:val="20"/>
          <w:szCs w:val="20"/>
        </w:rPr>
        <w:t>3</w:t>
      </w:r>
      <w:ins w:id="317" w:author=" " w:date="2011-04-06T10:40:00Z">
        <w:r>
          <w:rPr>
            <w:rFonts w:ascii="Times New Roman" w:hAnsi="Times New Roman"/>
            <w:b/>
            <w:bCs/>
            <w:color w:val="191919"/>
            <w:sz w:val="20"/>
            <w:szCs w:val="20"/>
          </w:rPr>
          <w:t>-</w:t>
        </w:r>
      </w:ins>
      <w:r>
        <w:rPr>
          <w:rFonts w:ascii="Times New Roman" w:hAnsi="Times New Roman"/>
          <w:b/>
          <w:bCs/>
          <w:color w:val="191919"/>
          <w:sz w:val="20"/>
          <w:szCs w:val="20"/>
        </w:rPr>
        <w:t xml:space="preserve">0) </w:t>
      </w:r>
    </w:p>
    <w:p w:rsidR="00114BDE" w:rsidRDefault="00114BDE" w:rsidP="00114BDE">
      <w:pPr>
        <w:widowControl w:val="0"/>
        <w:autoSpaceDE w:val="0"/>
        <w:autoSpaceDN w:val="0"/>
        <w:adjustRightInd w:val="0"/>
        <w:spacing w:after="0" w:line="250" w:lineRule="auto"/>
        <w:ind w:left="360" w:right="380" w:firstLine="0"/>
        <w:jc w:val="both"/>
        <w:rPr>
          <w:rFonts w:ascii="Times New Roman" w:hAnsi="Times New Roman"/>
          <w:color w:val="000000"/>
          <w:sz w:val="20"/>
          <w:szCs w:val="20"/>
        </w:rPr>
      </w:pPr>
      <w:r>
        <w:rPr>
          <w:rFonts w:ascii="Times New Roman" w:hAnsi="Times New Roman"/>
          <w:color w:val="191919"/>
          <w:sz w:val="20"/>
          <w:szCs w:val="20"/>
        </w:rPr>
        <w:t xml:space="preserve">Field experiences include 150 hours of administrative experience in 12 major areas of school </w:t>
      </w:r>
      <w:r>
        <w:rPr>
          <w:rFonts w:ascii="Times New Roman" w:hAnsi="Times New Roman"/>
          <w:color w:val="191919"/>
          <w:spacing w:val="-2"/>
          <w:sz w:val="20"/>
          <w:szCs w:val="20"/>
        </w:rPr>
        <w:t>administratio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a</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outline</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EDA</w:t>
      </w:r>
      <w:r>
        <w:rPr>
          <w:rFonts w:ascii="Times New Roman" w:hAnsi="Times New Roman"/>
          <w:color w:val="191919"/>
          <w:sz w:val="20"/>
          <w:szCs w:val="20"/>
        </w:rPr>
        <w:t>S</w:t>
      </w:r>
      <w:ins w:id="318" w:author=" " w:date="2011-04-06T10:41:00Z">
        <w:r>
          <w:rPr>
            <w:rFonts w:ascii="Times New Roman" w:hAnsi="Times New Roman"/>
            <w:color w:val="191919"/>
            <w:spacing w:val="-9"/>
            <w:sz w:val="20"/>
            <w:szCs w:val="20"/>
          </w:rPr>
          <w:t xml:space="preserve"> Field Experience </w:t>
        </w:r>
      </w:ins>
      <w:del w:id="319" w:author=" " w:date="2011-04-06T10:41:00Z">
        <w:r w:rsidDel="008367A1">
          <w:rPr>
            <w:rFonts w:ascii="Times New Roman" w:hAnsi="Times New Roman"/>
            <w:color w:val="191919"/>
            <w:spacing w:val="-9"/>
            <w:sz w:val="20"/>
            <w:szCs w:val="20"/>
          </w:rPr>
          <w:delText xml:space="preserve"> </w:delText>
        </w:r>
      </w:del>
      <w:r>
        <w:rPr>
          <w:rFonts w:ascii="Times New Roman" w:hAnsi="Times New Roman"/>
          <w:color w:val="191919"/>
          <w:spacing w:val="-2"/>
          <w:sz w:val="20"/>
          <w:szCs w:val="20"/>
        </w:rPr>
        <w:t>Manua</w:t>
      </w:r>
      <w:r>
        <w:rPr>
          <w:rFonts w:ascii="Times New Roman" w:hAnsi="Times New Roman"/>
          <w:color w:val="191919"/>
          <w:sz w:val="20"/>
          <w:szCs w:val="20"/>
        </w:rPr>
        <w:t>l</w:t>
      </w:r>
      <w:r>
        <w:rPr>
          <w:rFonts w:ascii="Times New Roman" w:hAnsi="Times New Roman"/>
          <w:color w:val="191919"/>
          <w:spacing w:val="-9"/>
          <w:sz w:val="20"/>
          <w:szCs w:val="20"/>
        </w:rPr>
        <w:t xml:space="preserve"> </w:t>
      </w:r>
      <w:del w:id="320" w:author=" " w:date="2011-04-06T10:41:00Z">
        <w:r w:rsidDel="008367A1">
          <w:rPr>
            <w:rFonts w:ascii="Times New Roman" w:hAnsi="Times New Roman"/>
            <w:color w:val="191919"/>
            <w:spacing w:val="-2"/>
            <w:sz w:val="20"/>
            <w:szCs w:val="20"/>
          </w:rPr>
          <w:delText>a</w:delText>
        </w:r>
        <w:r w:rsidDel="008367A1">
          <w:rPr>
            <w:rFonts w:ascii="Times New Roman" w:hAnsi="Times New Roman"/>
            <w:color w:val="191919"/>
            <w:sz w:val="20"/>
            <w:szCs w:val="20"/>
          </w:rPr>
          <w:delText>t</w:delText>
        </w:r>
        <w:r w:rsidDel="008367A1">
          <w:rPr>
            <w:rFonts w:ascii="Times New Roman" w:hAnsi="Times New Roman"/>
            <w:color w:val="191919"/>
            <w:spacing w:val="-9"/>
            <w:sz w:val="20"/>
            <w:szCs w:val="20"/>
          </w:rPr>
          <w:delText xml:space="preserve"> </w:delText>
        </w:r>
        <w:r w:rsidR="00B67D28" w:rsidDel="008367A1">
          <w:fldChar w:fldCharType="begin"/>
        </w:r>
        <w:r w:rsidDel="008367A1">
          <w:delInstrText>HYPERLINK "http://fld94.alsnet.peachnet.edu/-bblock"</w:delInstrText>
        </w:r>
        <w:r w:rsidR="00B67D28" w:rsidDel="008367A1">
          <w:fldChar w:fldCharType="separate"/>
        </w:r>
      </w:del>
      <w:r>
        <w:rPr>
          <w:b/>
          <w:bCs/>
        </w:rPr>
        <w:t>Error! Hyperlink reference not valid.</w:t>
      </w:r>
      <w:del w:id="321" w:author=" " w:date="2011-04-06T10:41:00Z">
        <w:r w:rsidR="00B67D28" w:rsidDel="008367A1">
          <w:fldChar w:fldCharType="end"/>
        </w:r>
        <w:r w:rsidR="00B67D28" w:rsidDel="008367A1">
          <w:fldChar w:fldCharType="begin"/>
        </w:r>
        <w:r w:rsidDel="008367A1">
          <w:delInstrText>HYPERLINK "http://fld94.alsnet.peachnet.edu/-bblock"</w:delInstrText>
        </w:r>
        <w:r w:rsidR="00B67D28" w:rsidDel="008367A1">
          <w:fldChar w:fldCharType="separate"/>
        </w:r>
      </w:del>
      <w:r>
        <w:rPr>
          <w:b/>
          <w:bCs/>
        </w:rPr>
        <w:t>Error! Hyperlink reference not valid.</w:t>
      </w:r>
      <w:del w:id="322" w:author=" " w:date="2011-04-06T10:41:00Z">
        <w:r w:rsidR="00B67D28" w:rsidDel="008367A1">
          <w:fldChar w:fldCharType="end"/>
        </w:r>
        <w:r w:rsidDel="008367A1">
          <w:rPr>
            <w:rFonts w:ascii="Times New Roman" w:hAnsi="Times New Roman"/>
            <w:color w:val="191919"/>
            <w:spacing w:val="-9"/>
            <w:sz w:val="20"/>
            <w:szCs w:val="20"/>
          </w:rPr>
          <w:delText xml:space="preserve"> </w:delText>
        </w:r>
      </w:del>
      <w:r>
        <w:rPr>
          <w:rFonts w:ascii="Times New Roman" w:hAnsi="Times New Roman"/>
          <w:color w:val="191919"/>
          <w:spacing w:val="-2"/>
          <w:sz w:val="20"/>
          <w:szCs w:val="20"/>
        </w:rPr>
        <w:t xml:space="preserve">Each </w:t>
      </w:r>
      <w:r>
        <w:rPr>
          <w:rFonts w:ascii="Times New Roman" w:hAnsi="Times New Roman"/>
          <w:color w:val="191919"/>
          <w:sz w:val="20"/>
          <w:szCs w:val="20"/>
        </w:rPr>
        <w:t>student</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prepare</w:t>
      </w:r>
      <w:r>
        <w:rPr>
          <w:rFonts w:ascii="Times New Roman" w:hAnsi="Times New Roman"/>
          <w:color w:val="191919"/>
          <w:spacing w:val="-4"/>
          <w:sz w:val="20"/>
          <w:szCs w:val="20"/>
        </w:rPr>
        <w:t xml:space="preserve"> </w:t>
      </w:r>
      <w:r>
        <w:rPr>
          <w:rFonts w:ascii="Times New Roman" w:hAnsi="Times New Roman"/>
          <w:color w:val="191919"/>
          <w:sz w:val="20"/>
          <w:szCs w:val="20"/>
        </w:rPr>
        <w:t>an</w:t>
      </w:r>
      <w:r>
        <w:rPr>
          <w:rFonts w:ascii="Times New Roman" w:hAnsi="Times New Roman"/>
          <w:color w:val="191919"/>
          <w:spacing w:val="-4"/>
          <w:sz w:val="20"/>
          <w:szCs w:val="20"/>
        </w:rPr>
        <w:t xml:space="preserve"> </w:t>
      </w:r>
      <w:ins w:id="323" w:author=" " w:date="2011-04-06T10:42:00Z">
        <w:r>
          <w:rPr>
            <w:rFonts w:ascii="Times New Roman" w:hAnsi="Times New Roman"/>
            <w:color w:val="191919"/>
            <w:spacing w:val="-4"/>
            <w:sz w:val="20"/>
            <w:szCs w:val="20"/>
          </w:rPr>
          <w:t xml:space="preserve">electronic portfolio </w:t>
        </w:r>
      </w:ins>
      <w:del w:id="324" w:author=" " w:date="2011-04-06T10:42:00Z">
        <w:r w:rsidDel="008367A1">
          <w:rPr>
            <w:rFonts w:ascii="Times New Roman" w:hAnsi="Times New Roman"/>
            <w:color w:val="191919"/>
            <w:sz w:val="20"/>
            <w:szCs w:val="20"/>
          </w:rPr>
          <w:delText>experience</w:delText>
        </w:r>
        <w:r w:rsidDel="008367A1">
          <w:rPr>
            <w:rFonts w:ascii="Times New Roman" w:hAnsi="Times New Roman"/>
            <w:color w:val="191919"/>
            <w:spacing w:val="-4"/>
            <w:sz w:val="20"/>
            <w:szCs w:val="20"/>
          </w:rPr>
          <w:delText xml:space="preserve"> </w:delText>
        </w:r>
        <w:r w:rsidDel="008367A1">
          <w:rPr>
            <w:rFonts w:ascii="Times New Roman" w:hAnsi="Times New Roman"/>
            <w:color w:val="191919"/>
            <w:sz w:val="20"/>
            <w:szCs w:val="20"/>
          </w:rPr>
          <w:delText>portfolio</w:delText>
        </w:r>
      </w:del>
      <w:r>
        <w:rPr>
          <w:rFonts w:ascii="Times New Roman" w:hAnsi="Times New Roman"/>
          <w:color w:val="191919"/>
          <w:sz w:val="20"/>
          <w:szCs w:val="20"/>
        </w:rPr>
        <w:t>reflecting</w:t>
      </w:r>
      <w:r>
        <w:rPr>
          <w:rFonts w:ascii="Times New Roman" w:hAnsi="Times New Roman"/>
          <w:color w:val="191919"/>
          <w:spacing w:val="-4"/>
          <w:sz w:val="20"/>
          <w:szCs w:val="20"/>
        </w:rPr>
        <w:t xml:space="preserve"> </w:t>
      </w:r>
      <w:r>
        <w:rPr>
          <w:rFonts w:ascii="Times New Roman" w:hAnsi="Times New Roman"/>
          <w:color w:val="191919"/>
          <w:sz w:val="20"/>
          <w:szCs w:val="20"/>
        </w:rPr>
        <w:t>all</w:t>
      </w:r>
      <w:r>
        <w:rPr>
          <w:rFonts w:ascii="Times New Roman" w:hAnsi="Times New Roman"/>
          <w:color w:val="191919"/>
          <w:spacing w:val="-4"/>
          <w:sz w:val="20"/>
          <w:szCs w:val="20"/>
        </w:rPr>
        <w:t xml:space="preserve"> </w:t>
      </w:r>
      <w:r>
        <w:rPr>
          <w:rFonts w:ascii="Times New Roman" w:hAnsi="Times New Roman"/>
          <w:color w:val="191919"/>
          <w:sz w:val="20"/>
          <w:szCs w:val="20"/>
        </w:rPr>
        <w:t>experiences.</w:t>
      </w:r>
      <w:r>
        <w:rPr>
          <w:rFonts w:ascii="Times New Roman" w:hAnsi="Times New Roman"/>
          <w:color w:val="191919"/>
          <w:spacing w:val="-7"/>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eekly</w:t>
      </w:r>
      <w:r>
        <w:rPr>
          <w:rFonts w:ascii="Times New Roman" w:hAnsi="Times New Roman"/>
          <w:color w:val="191919"/>
          <w:spacing w:val="-4"/>
          <w:sz w:val="20"/>
          <w:szCs w:val="20"/>
        </w:rPr>
        <w:t xml:space="preserve"> </w:t>
      </w:r>
      <w:r>
        <w:rPr>
          <w:rFonts w:ascii="Times New Roman" w:hAnsi="Times New Roman"/>
          <w:color w:val="191919"/>
          <w:sz w:val="20"/>
          <w:szCs w:val="20"/>
        </w:rPr>
        <w:t>logs</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reports are submitted by e-mail to the instructo</w:t>
      </w:r>
      <w:r>
        <w:rPr>
          <w:rFonts w:ascii="Times New Roman" w:hAnsi="Times New Roman"/>
          <w:color w:val="191919"/>
          <w:spacing w:val="-11"/>
          <w:sz w:val="20"/>
          <w:szCs w:val="20"/>
        </w:rPr>
        <w:t>r</w:t>
      </w:r>
      <w:r>
        <w:rPr>
          <w:rFonts w:ascii="Times New Roman" w:hAnsi="Times New Roman"/>
          <w:color w:val="191919"/>
          <w:sz w:val="20"/>
          <w:szCs w:val="20"/>
        </w:rPr>
        <w:t>.</w:t>
      </w:r>
    </w:p>
    <w:p w:rsidR="00114BDE" w:rsidRDefault="00114BDE" w:rsidP="00114BDE">
      <w:pPr>
        <w:widowControl w:val="0"/>
        <w:autoSpaceDE w:val="0"/>
        <w:autoSpaceDN w:val="0"/>
        <w:adjustRightInd w:val="0"/>
        <w:spacing w:after="0" w:line="227" w:lineRule="exact"/>
        <w:ind w:left="360" w:right="380" w:firstLine="0"/>
        <w:rPr>
          <w:rFonts w:ascii="Times New Roman" w:hAnsi="Times New Roman"/>
          <w:color w:val="000000"/>
          <w:sz w:val="20"/>
          <w:szCs w:val="20"/>
        </w:rPr>
      </w:pPr>
      <w:r>
        <w:rPr>
          <w:rFonts w:ascii="Times New Roman" w:hAnsi="Times New Roman"/>
          <w:b/>
          <w:bCs/>
          <w:color w:val="191919"/>
          <w:sz w:val="20"/>
          <w:szCs w:val="20"/>
        </w:rPr>
        <w:t>EDAS 5570 - School Business Management</w:t>
      </w:r>
      <w:r>
        <w:rPr>
          <w:rFonts w:ascii="Times New Roman" w:hAnsi="Times New Roman"/>
          <w:b/>
          <w:bCs/>
          <w:color w:val="191919"/>
          <w:spacing w:val="-24"/>
          <w:sz w:val="20"/>
          <w:szCs w:val="20"/>
        </w:rPr>
        <w:t xml:space="preserve"> </w:t>
      </w:r>
      <w:r>
        <w:rPr>
          <w:rFonts w:ascii="Times New Roman" w:hAnsi="Times New Roman"/>
          <w:b/>
          <w:bCs/>
          <w:color w:val="191919"/>
          <w:sz w:val="20"/>
          <w:szCs w:val="20"/>
        </w:rPr>
        <w:t>.........................................................................3(3-0)</w:t>
      </w:r>
    </w:p>
    <w:p w:rsidR="00114BDE" w:rsidRDefault="00114BDE" w:rsidP="00114BDE">
      <w:pPr>
        <w:widowControl w:val="0"/>
        <w:autoSpaceDE w:val="0"/>
        <w:autoSpaceDN w:val="0"/>
        <w:adjustRightInd w:val="0"/>
        <w:spacing w:before="13" w:after="0" w:line="250" w:lineRule="auto"/>
        <w:ind w:left="360" w:right="380" w:firstLine="0"/>
        <w:jc w:val="both"/>
        <w:rPr>
          <w:rFonts w:ascii="Times New Roman" w:hAnsi="Times New Roman"/>
          <w:color w:val="000000"/>
          <w:sz w:val="20"/>
          <w:szCs w:val="20"/>
        </w:rPr>
      </w:pPr>
      <w:r>
        <w:rPr>
          <w:rFonts w:ascii="Times New Roman" w:hAnsi="Times New Roman"/>
          <w:color w:val="191919"/>
          <w:sz w:val="20"/>
          <w:szCs w:val="20"/>
        </w:rPr>
        <w:t xml:space="preserve">A </w:t>
      </w:r>
      <w:r>
        <w:rPr>
          <w:rFonts w:ascii="Times New Roman" w:hAnsi="Times New Roman"/>
          <w:color w:val="191919"/>
          <w:spacing w:val="2"/>
          <w:sz w:val="20"/>
          <w:szCs w:val="20"/>
        </w:rPr>
        <w:t>stud</w:t>
      </w:r>
      <w:r>
        <w:rPr>
          <w:rFonts w:ascii="Times New Roman" w:hAnsi="Times New Roman"/>
          <w:color w:val="191919"/>
          <w:sz w:val="20"/>
          <w:szCs w:val="20"/>
        </w:rPr>
        <w:t>y</w:t>
      </w:r>
      <w:r>
        <w:rPr>
          <w:rFonts w:ascii="Times New Roman" w:hAnsi="Times New Roman"/>
          <w:color w:val="191919"/>
          <w:spacing w:val="11"/>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11"/>
          <w:sz w:val="20"/>
          <w:szCs w:val="20"/>
        </w:rPr>
        <w:t xml:space="preserve"> </w:t>
      </w:r>
      <w:r>
        <w:rPr>
          <w:rFonts w:ascii="Times New Roman" w:hAnsi="Times New Roman"/>
          <w:color w:val="191919"/>
          <w:spacing w:val="2"/>
          <w:sz w:val="20"/>
          <w:szCs w:val="20"/>
        </w:rPr>
        <w:t>busines</w:t>
      </w:r>
      <w:r>
        <w:rPr>
          <w:rFonts w:ascii="Times New Roman" w:hAnsi="Times New Roman"/>
          <w:color w:val="191919"/>
          <w:sz w:val="20"/>
          <w:szCs w:val="20"/>
        </w:rPr>
        <w:t>s</w:t>
      </w:r>
      <w:r>
        <w:rPr>
          <w:rFonts w:ascii="Times New Roman" w:hAnsi="Times New Roman"/>
          <w:color w:val="191919"/>
          <w:spacing w:val="11"/>
          <w:sz w:val="20"/>
          <w:szCs w:val="20"/>
        </w:rPr>
        <w:t xml:space="preserve"> </w:t>
      </w:r>
      <w:r>
        <w:rPr>
          <w:rFonts w:ascii="Times New Roman" w:hAnsi="Times New Roman"/>
          <w:color w:val="191919"/>
          <w:spacing w:val="2"/>
          <w:sz w:val="20"/>
          <w:szCs w:val="20"/>
        </w:rPr>
        <w:t>procedure</w:t>
      </w:r>
      <w:r>
        <w:rPr>
          <w:rFonts w:ascii="Times New Roman" w:hAnsi="Times New Roman"/>
          <w:color w:val="191919"/>
          <w:sz w:val="20"/>
          <w:szCs w:val="20"/>
        </w:rPr>
        <w:t>s</w:t>
      </w:r>
      <w:r>
        <w:rPr>
          <w:rFonts w:ascii="Times New Roman" w:hAnsi="Times New Roman"/>
          <w:color w:val="191919"/>
          <w:spacing w:val="12"/>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12"/>
          <w:sz w:val="20"/>
          <w:szCs w:val="20"/>
        </w:rPr>
        <w:t xml:space="preserve"> </w:t>
      </w:r>
      <w:r>
        <w:rPr>
          <w:rFonts w:ascii="Times New Roman" w:hAnsi="Times New Roman"/>
          <w:color w:val="191919"/>
          <w:spacing w:val="2"/>
          <w:sz w:val="20"/>
          <w:szCs w:val="20"/>
        </w:rPr>
        <w:t>function</w:t>
      </w:r>
      <w:r>
        <w:rPr>
          <w:rFonts w:ascii="Times New Roman" w:hAnsi="Times New Roman"/>
          <w:color w:val="191919"/>
          <w:sz w:val="20"/>
          <w:szCs w:val="20"/>
        </w:rPr>
        <w:t>s</w:t>
      </w:r>
      <w:r>
        <w:rPr>
          <w:rFonts w:ascii="Times New Roman" w:hAnsi="Times New Roman"/>
          <w:color w:val="191919"/>
          <w:spacing w:val="12"/>
          <w:sz w:val="20"/>
          <w:szCs w:val="20"/>
        </w:rPr>
        <w:t xml:space="preserve"> </w:t>
      </w:r>
      <w:r>
        <w:rPr>
          <w:rFonts w:ascii="Times New Roman" w:hAnsi="Times New Roman"/>
          <w:color w:val="191919"/>
          <w:spacing w:val="2"/>
          <w:sz w:val="20"/>
          <w:szCs w:val="20"/>
        </w:rPr>
        <w:t>involve</w:t>
      </w:r>
      <w:r>
        <w:rPr>
          <w:rFonts w:ascii="Times New Roman" w:hAnsi="Times New Roman"/>
          <w:color w:val="191919"/>
          <w:sz w:val="20"/>
          <w:szCs w:val="20"/>
        </w:rPr>
        <w:t>d</w:t>
      </w:r>
      <w:r>
        <w:rPr>
          <w:rFonts w:ascii="Times New Roman" w:hAnsi="Times New Roman"/>
          <w:color w:val="191919"/>
          <w:spacing w:val="12"/>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12"/>
          <w:sz w:val="20"/>
          <w:szCs w:val="20"/>
        </w:rPr>
        <w:t xml:space="preserve"> </w:t>
      </w:r>
      <w:r>
        <w:rPr>
          <w:rFonts w:ascii="Times New Roman" w:hAnsi="Times New Roman"/>
          <w:color w:val="191919"/>
          <w:spacing w:val="2"/>
          <w:sz w:val="20"/>
          <w:szCs w:val="20"/>
        </w:rPr>
        <w:t>managin</w:t>
      </w:r>
      <w:r>
        <w:rPr>
          <w:rFonts w:ascii="Times New Roman" w:hAnsi="Times New Roman"/>
          <w:color w:val="191919"/>
          <w:sz w:val="20"/>
          <w:szCs w:val="20"/>
        </w:rPr>
        <w:t>g</w:t>
      </w:r>
      <w:r>
        <w:rPr>
          <w:rFonts w:ascii="Times New Roman" w:hAnsi="Times New Roman"/>
          <w:color w:val="191919"/>
          <w:spacing w:val="12"/>
          <w:sz w:val="20"/>
          <w:szCs w:val="20"/>
        </w:rPr>
        <w:t xml:space="preserve"> </w:t>
      </w:r>
      <w:r>
        <w:rPr>
          <w:rFonts w:ascii="Times New Roman" w:hAnsi="Times New Roman"/>
          <w:color w:val="191919"/>
          <w:spacing w:val="2"/>
          <w:sz w:val="20"/>
          <w:szCs w:val="20"/>
        </w:rPr>
        <w:t>schoo</w:t>
      </w:r>
      <w:r>
        <w:rPr>
          <w:rFonts w:ascii="Times New Roman" w:hAnsi="Times New Roman"/>
          <w:color w:val="191919"/>
          <w:sz w:val="20"/>
          <w:szCs w:val="20"/>
        </w:rPr>
        <w:t>l</w:t>
      </w:r>
      <w:r>
        <w:rPr>
          <w:rFonts w:ascii="Times New Roman" w:hAnsi="Times New Roman"/>
          <w:color w:val="191919"/>
          <w:spacing w:val="12"/>
          <w:sz w:val="20"/>
          <w:szCs w:val="20"/>
        </w:rPr>
        <w:t xml:space="preserve"> </w:t>
      </w:r>
      <w:r>
        <w:rPr>
          <w:rFonts w:ascii="Times New Roman" w:hAnsi="Times New Roman"/>
          <w:color w:val="191919"/>
          <w:spacing w:val="2"/>
          <w:sz w:val="20"/>
          <w:szCs w:val="20"/>
        </w:rPr>
        <w:t>syste</w:t>
      </w:r>
      <w:r>
        <w:rPr>
          <w:rFonts w:ascii="Times New Roman" w:hAnsi="Times New Roman"/>
          <w:color w:val="191919"/>
          <w:sz w:val="20"/>
          <w:szCs w:val="20"/>
        </w:rPr>
        <w:t>m</w:t>
      </w:r>
      <w:r>
        <w:rPr>
          <w:rFonts w:ascii="Times New Roman" w:hAnsi="Times New Roman"/>
          <w:color w:val="191919"/>
          <w:spacing w:val="12"/>
          <w:sz w:val="20"/>
          <w:szCs w:val="20"/>
        </w:rPr>
        <w:t xml:space="preserve"> </w:t>
      </w:r>
      <w:r>
        <w:rPr>
          <w:rFonts w:ascii="Times New Roman" w:hAnsi="Times New Roman"/>
          <w:color w:val="191919"/>
          <w:spacing w:val="2"/>
          <w:sz w:val="20"/>
          <w:szCs w:val="20"/>
        </w:rPr>
        <w:t xml:space="preserve">budget, </w:t>
      </w:r>
      <w:r>
        <w:rPr>
          <w:rFonts w:ascii="Times New Roman" w:hAnsi="Times New Roman"/>
          <w:color w:val="191919"/>
          <w:sz w:val="20"/>
          <w:szCs w:val="20"/>
        </w:rPr>
        <w:t>budget control, taxes, QBE, salary scheduling, inventories, accounting and bus transportation. Emphasis will be placed on practical application in Geo</w:t>
      </w:r>
      <w:r>
        <w:rPr>
          <w:rFonts w:ascii="Times New Roman" w:hAnsi="Times New Roman"/>
          <w:color w:val="191919"/>
          <w:spacing w:val="-4"/>
          <w:sz w:val="20"/>
          <w:szCs w:val="20"/>
        </w:rPr>
        <w:t>r</w:t>
      </w:r>
      <w:r>
        <w:rPr>
          <w:rFonts w:ascii="Times New Roman" w:hAnsi="Times New Roman"/>
          <w:color w:val="191919"/>
          <w:sz w:val="20"/>
          <w:szCs w:val="20"/>
        </w:rPr>
        <w:t>gia.</w:t>
      </w:r>
    </w:p>
    <w:p w:rsidR="00114BDE" w:rsidRDefault="00114BDE" w:rsidP="00114BDE">
      <w:pPr>
        <w:widowControl w:val="0"/>
        <w:autoSpaceDE w:val="0"/>
        <w:autoSpaceDN w:val="0"/>
        <w:adjustRightInd w:val="0"/>
        <w:spacing w:after="0" w:line="250" w:lineRule="auto"/>
        <w:ind w:left="360" w:right="380" w:firstLine="0"/>
        <w:jc w:val="both"/>
        <w:rPr>
          <w:rFonts w:ascii="Times New Roman" w:hAnsi="Times New Roman"/>
          <w:color w:val="191919"/>
          <w:sz w:val="20"/>
          <w:szCs w:val="20"/>
        </w:rPr>
      </w:pPr>
      <w:r>
        <w:rPr>
          <w:rFonts w:ascii="Times New Roman" w:hAnsi="Times New Roman"/>
          <w:b/>
          <w:bCs/>
          <w:color w:val="191919"/>
          <w:sz w:val="20"/>
          <w:szCs w:val="20"/>
        </w:rPr>
        <w:t>EDAS 5573 - School Personnel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Administration...</w:t>
      </w:r>
      <w:r>
        <w:rPr>
          <w:rFonts w:ascii="Times New Roman" w:hAnsi="Times New Roman"/>
          <w:b/>
          <w:bCs/>
          <w:color w:val="191919"/>
          <w:spacing w:val="-13"/>
          <w:sz w:val="20"/>
          <w:szCs w:val="20"/>
        </w:rPr>
        <w:t xml:space="preserve"> </w:t>
      </w:r>
      <w:r>
        <w:rPr>
          <w:rFonts w:ascii="Times New Roman" w:hAnsi="Times New Roman"/>
          <w:b/>
          <w:bCs/>
          <w:color w:val="191919"/>
          <w:sz w:val="20"/>
          <w:szCs w:val="20"/>
        </w:rPr>
        <w:t>................................................................3(3-0</w:t>
      </w:r>
      <w:r>
        <w:rPr>
          <w:rFonts w:ascii="Times New Roman" w:hAnsi="Times New Roman"/>
          <w:color w:val="191919"/>
          <w:sz w:val="20"/>
          <w:szCs w:val="20"/>
        </w:rPr>
        <w:t xml:space="preserve">) </w:t>
      </w:r>
    </w:p>
    <w:p w:rsidR="00114BDE" w:rsidRDefault="00114BDE" w:rsidP="00114BDE">
      <w:pPr>
        <w:widowControl w:val="0"/>
        <w:autoSpaceDE w:val="0"/>
        <w:autoSpaceDN w:val="0"/>
        <w:adjustRightInd w:val="0"/>
        <w:spacing w:after="0" w:line="250" w:lineRule="auto"/>
        <w:ind w:left="360" w:right="3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8"/>
          <w:sz w:val="20"/>
          <w:szCs w:val="20"/>
        </w:rPr>
        <w:t xml:space="preserve"> </w:t>
      </w:r>
      <w:r>
        <w:rPr>
          <w:rFonts w:ascii="Times New Roman" w:hAnsi="Times New Roman"/>
          <w:color w:val="191919"/>
          <w:sz w:val="20"/>
          <w:szCs w:val="20"/>
        </w:rPr>
        <w:t>study</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the</w:t>
      </w:r>
      <w:r>
        <w:rPr>
          <w:rFonts w:ascii="Times New Roman" w:hAnsi="Times New Roman"/>
          <w:color w:val="191919"/>
          <w:spacing w:val="-7"/>
          <w:sz w:val="20"/>
          <w:szCs w:val="20"/>
        </w:rPr>
        <w:t xml:space="preserve"> </w:t>
      </w:r>
      <w:r>
        <w:rPr>
          <w:rFonts w:ascii="Times New Roman" w:hAnsi="Times New Roman"/>
          <w:color w:val="191919"/>
          <w:sz w:val="20"/>
          <w:szCs w:val="20"/>
        </w:rPr>
        <w:t>criteria</w:t>
      </w:r>
      <w:r>
        <w:rPr>
          <w:rFonts w:ascii="Times New Roman" w:hAnsi="Times New Roman"/>
          <w:color w:val="191919"/>
          <w:spacing w:val="-7"/>
          <w:sz w:val="20"/>
          <w:szCs w:val="20"/>
        </w:rPr>
        <w:t xml:space="preserve"> </w:t>
      </w:r>
      <w:r>
        <w:rPr>
          <w:rFonts w:ascii="Times New Roman" w:hAnsi="Times New Roman"/>
          <w:color w:val="191919"/>
          <w:sz w:val="20"/>
          <w:szCs w:val="20"/>
        </w:rPr>
        <w:t>for</w:t>
      </w:r>
      <w:r>
        <w:rPr>
          <w:rFonts w:ascii="Times New Roman" w:hAnsi="Times New Roman"/>
          <w:color w:val="191919"/>
          <w:spacing w:val="-7"/>
          <w:sz w:val="20"/>
          <w:szCs w:val="20"/>
        </w:rPr>
        <w:t xml:space="preserve"> </w:t>
      </w:r>
      <w:r>
        <w:rPr>
          <w:rFonts w:ascii="Times New Roman" w:hAnsi="Times New Roman"/>
          <w:color w:val="191919"/>
          <w:sz w:val="20"/>
          <w:szCs w:val="20"/>
        </w:rPr>
        <w:t>recruitment,</w:t>
      </w:r>
      <w:r>
        <w:rPr>
          <w:rFonts w:ascii="Times New Roman" w:hAnsi="Times New Roman"/>
          <w:color w:val="191919"/>
          <w:spacing w:val="-7"/>
          <w:sz w:val="20"/>
          <w:szCs w:val="20"/>
        </w:rPr>
        <w:t xml:space="preserve"> </w:t>
      </w:r>
      <w:r>
        <w:rPr>
          <w:rFonts w:ascii="Times New Roman" w:hAnsi="Times New Roman"/>
          <w:color w:val="191919"/>
          <w:sz w:val="20"/>
          <w:szCs w:val="20"/>
        </w:rPr>
        <w:t>selection</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7"/>
          <w:sz w:val="20"/>
          <w:szCs w:val="20"/>
        </w:rPr>
        <w:t xml:space="preserve"> </w:t>
      </w:r>
      <w:r>
        <w:rPr>
          <w:rFonts w:ascii="Times New Roman" w:hAnsi="Times New Roman"/>
          <w:color w:val="191919"/>
          <w:sz w:val="20"/>
          <w:szCs w:val="20"/>
        </w:rPr>
        <w:t>placement</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personnel,</w:t>
      </w:r>
      <w:r>
        <w:rPr>
          <w:rFonts w:ascii="Times New Roman" w:hAnsi="Times New Roman"/>
          <w:color w:val="191919"/>
          <w:spacing w:val="-7"/>
          <w:sz w:val="20"/>
          <w:szCs w:val="20"/>
        </w:rPr>
        <w:t xml:space="preserve"> </w:t>
      </w:r>
      <w:r>
        <w:rPr>
          <w:rFonts w:ascii="Times New Roman" w:hAnsi="Times New Roman"/>
          <w:color w:val="191919"/>
          <w:sz w:val="20"/>
          <w:szCs w:val="20"/>
        </w:rPr>
        <w:t>orientation</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new personnel,</w:t>
      </w:r>
      <w:r>
        <w:rPr>
          <w:rFonts w:ascii="Times New Roman" w:hAnsi="Times New Roman"/>
          <w:color w:val="191919"/>
          <w:spacing w:val="1"/>
          <w:sz w:val="20"/>
          <w:szCs w:val="20"/>
        </w:rPr>
        <w:t xml:space="preserve"> </w:t>
      </w:r>
      <w:r>
        <w:rPr>
          <w:rFonts w:ascii="Times New Roman" w:hAnsi="Times New Roman"/>
          <w:color w:val="191919"/>
          <w:sz w:val="20"/>
          <w:szCs w:val="20"/>
        </w:rPr>
        <w:t>administration/teacher</w:t>
      </w:r>
      <w:r>
        <w:rPr>
          <w:rFonts w:ascii="Times New Roman" w:hAnsi="Times New Roman"/>
          <w:color w:val="191919"/>
          <w:spacing w:val="1"/>
          <w:sz w:val="20"/>
          <w:szCs w:val="20"/>
        </w:rPr>
        <w:t xml:space="preserve"> </w:t>
      </w:r>
      <w:r>
        <w:rPr>
          <w:rFonts w:ascii="Times New Roman" w:hAnsi="Times New Roman"/>
          <w:color w:val="191919"/>
          <w:sz w:val="20"/>
          <w:szCs w:val="20"/>
        </w:rPr>
        <w:t>relationships,</w:t>
      </w:r>
      <w:r>
        <w:rPr>
          <w:rFonts w:ascii="Times New Roman" w:hAnsi="Times New Roman"/>
          <w:color w:val="191919"/>
          <w:spacing w:val="1"/>
          <w:sz w:val="20"/>
          <w:szCs w:val="20"/>
        </w:rPr>
        <w:t xml:space="preserve"> </w:t>
      </w:r>
      <w:r>
        <w:rPr>
          <w:rFonts w:ascii="Times New Roman" w:hAnsi="Times New Roman"/>
          <w:color w:val="191919"/>
          <w:sz w:val="20"/>
          <w:szCs w:val="20"/>
        </w:rPr>
        <w:t>codes of ethics,</w:t>
      </w:r>
      <w:r>
        <w:rPr>
          <w:rFonts w:ascii="Times New Roman" w:hAnsi="Times New Roman"/>
          <w:color w:val="191919"/>
          <w:spacing w:val="1"/>
          <w:sz w:val="20"/>
          <w:szCs w:val="20"/>
        </w:rPr>
        <w:t xml:space="preserve"> </w:t>
      </w:r>
      <w:r>
        <w:rPr>
          <w:rFonts w:ascii="Times New Roman" w:hAnsi="Times New Roman"/>
          <w:color w:val="191919"/>
          <w:sz w:val="20"/>
          <w:szCs w:val="20"/>
        </w:rPr>
        <w:t>certification</w:t>
      </w:r>
      <w:r>
        <w:rPr>
          <w:rFonts w:ascii="Times New Roman" w:hAnsi="Times New Roman"/>
          <w:color w:val="191919"/>
          <w:spacing w:val="1"/>
          <w:sz w:val="20"/>
          <w:szCs w:val="20"/>
        </w:rPr>
        <w:t xml:space="preserve"> </w:t>
      </w:r>
      <w:r>
        <w:rPr>
          <w:rFonts w:ascii="Times New Roman" w:hAnsi="Times New Roman"/>
          <w:color w:val="191919"/>
          <w:sz w:val="20"/>
          <w:szCs w:val="20"/>
        </w:rPr>
        <w:t>and other</w:t>
      </w:r>
      <w:r>
        <w:rPr>
          <w:rFonts w:ascii="Times New Roman" w:hAnsi="Times New Roman"/>
          <w:color w:val="191919"/>
          <w:spacing w:val="1"/>
          <w:sz w:val="20"/>
          <w:szCs w:val="20"/>
        </w:rPr>
        <w:t xml:space="preserve"> </w:t>
      </w:r>
      <w:r>
        <w:rPr>
          <w:rFonts w:ascii="Times New Roman" w:hAnsi="Times New Roman"/>
          <w:color w:val="191919"/>
          <w:sz w:val="20"/>
          <w:szCs w:val="20"/>
        </w:rPr>
        <w:t>related practices involved in sta</w:t>
      </w:r>
      <w:r>
        <w:rPr>
          <w:rFonts w:ascii="Times New Roman" w:hAnsi="Times New Roman"/>
          <w:color w:val="191919"/>
          <w:spacing w:val="-4"/>
          <w:sz w:val="20"/>
          <w:szCs w:val="20"/>
        </w:rPr>
        <w:t>f</w:t>
      </w:r>
      <w:r>
        <w:rPr>
          <w:rFonts w:ascii="Times New Roman" w:hAnsi="Times New Roman"/>
          <w:color w:val="191919"/>
          <w:sz w:val="20"/>
          <w:szCs w:val="20"/>
        </w:rPr>
        <w:t>f and faculty relationships.</w:t>
      </w:r>
    </w:p>
    <w:p w:rsidR="00114BDE" w:rsidRDefault="00114BDE" w:rsidP="00114BDE">
      <w:pPr>
        <w:widowControl w:val="0"/>
        <w:autoSpaceDE w:val="0"/>
        <w:autoSpaceDN w:val="0"/>
        <w:adjustRightInd w:val="0"/>
        <w:spacing w:after="0" w:line="250" w:lineRule="auto"/>
        <w:ind w:left="360" w:right="380" w:firstLine="0"/>
        <w:jc w:val="both"/>
        <w:rPr>
          <w:rFonts w:ascii="Times New Roman" w:hAnsi="Times New Roman"/>
          <w:b/>
          <w:bCs/>
          <w:color w:val="191919"/>
          <w:sz w:val="20"/>
          <w:szCs w:val="20"/>
        </w:rPr>
      </w:pPr>
      <w:r>
        <w:rPr>
          <w:rFonts w:ascii="Times New Roman" w:hAnsi="Times New Roman"/>
          <w:b/>
          <w:bCs/>
          <w:color w:val="191919"/>
          <w:sz w:val="20"/>
          <w:szCs w:val="20"/>
        </w:rPr>
        <w:t>EDAS 5580 - School Discipline P</w:t>
      </w:r>
      <w:r>
        <w:rPr>
          <w:rFonts w:ascii="Times New Roman" w:hAnsi="Times New Roman"/>
          <w:b/>
          <w:bCs/>
          <w:color w:val="191919"/>
          <w:spacing w:val="-4"/>
          <w:sz w:val="20"/>
          <w:szCs w:val="20"/>
        </w:rPr>
        <w:t>r</w:t>
      </w:r>
      <w:r>
        <w:rPr>
          <w:rFonts w:ascii="Times New Roman" w:hAnsi="Times New Roman"/>
          <w:b/>
          <w:bCs/>
          <w:color w:val="191919"/>
          <w:sz w:val="20"/>
          <w:szCs w:val="20"/>
        </w:rPr>
        <w:t>oblems</w:t>
      </w:r>
      <w:r>
        <w:rPr>
          <w:rFonts w:ascii="Times New Roman" w:hAnsi="Times New Roman"/>
          <w:b/>
          <w:bCs/>
          <w:color w:val="191919"/>
          <w:spacing w:val="-21"/>
          <w:sz w:val="20"/>
          <w:szCs w:val="20"/>
        </w:rPr>
        <w:t xml:space="preserve"> </w:t>
      </w:r>
      <w:r>
        <w:rPr>
          <w:rFonts w:ascii="Times New Roman" w:hAnsi="Times New Roman"/>
          <w:b/>
          <w:bCs/>
          <w:color w:val="191919"/>
          <w:sz w:val="20"/>
          <w:szCs w:val="20"/>
        </w:rPr>
        <w:t xml:space="preserve">.............................................................................3(3-0) </w:t>
      </w:r>
    </w:p>
    <w:p w:rsidR="00114BDE" w:rsidRDefault="00114BDE" w:rsidP="00114BDE">
      <w:pPr>
        <w:widowControl w:val="0"/>
        <w:autoSpaceDE w:val="0"/>
        <w:autoSpaceDN w:val="0"/>
        <w:adjustRightInd w:val="0"/>
        <w:spacing w:after="0" w:line="250" w:lineRule="auto"/>
        <w:ind w:left="360" w:right="380" w:firstLine="0"/>
        <w:jc w:val="both"/>
        <w:rPr>
          <w:rFonts w:ascii="Times New Roman" w:hAnsi="Times New Roman"/>
          <w:color w:val="000000"/>
          <w:sz w:val="20"/>
          <w:szCs w:val="20"/>
        </w:rPr>
      </w:pPr>
      <w:r>
        <w:rPr>
          <w:rFonts w:ascii="Times New Roman" w:hAnsi="Times New Roman"/>
          <w:color w:val="191919"/>
          <w:sz w:val="20"/>
          <w:szCs w:val="20"/>
        </w:rPr>
        <w:t>Students</w:t>
      </w:r>
      <w:r>
        <w:rPr>
          <w:rFonts w:ascii="Times New Roman" w:hAnsi="Times New Roman"/>
          <w:color w:val="191919"/>
          <w:spacing w:val="4"/>
          <w:sz w:val="20"/>
          <w:szCs w:val="20"/>
        </w:rPr>
        <w:t xml:space="preserve"> </w:t>
      </w:r>
      <w:r>
        <w:rPr>
          <w:rFonts w:ascii="Times New Roman" w:hAnsi="Times New Roman"/>
          <w:color w:val="191919"/>
          <w:sz w:val="20"/>
          <w:szCs w:val="20"/>
        </w:rPr>
        <w:t>analyze</w:t>
      </w:r>
      <w:r>
        <w:rPr>
          <w:rFonts w:ascii="Times New Roman" w:hAnsi="Times New Roman"/>
          <w:color w:val="191919"/>
          <w:spacing w:val="4"/>
          <w:sz w:val="20"/>
          <w:szCs w:val="20"/>
        </w:rPr>
        <w:t xml:space="preserve"> </w:t>
      </w:r>
      <w:r>
        <w:rPr>
          <w:rFonts w:ascii="Times New Roman" w:hAnsi="Times New Roman"/>
          <w:color w:val="191919"/>
          <w:sz w:val="20"/>
          <w:szCs w:val="20"/>
        </w:rPr>
        <w:t>school</w:t>
      </w:r>
      <w:r>
        <w:rPr>
          <w:rFonts w:ascii="Times New Roman" w:hAnsi="Times New Roman"/>
          <w:color w:val="191919"/>
          <w:spacing w:val="4"/>
          <w:sz w:val="20"/>
          <w:szCs w:val="20"/>
        </w:rPr>
        <w:t xml:space="preserve"> </w:t>
      </w:r>
      <w:r>
        <w:rPr>
          <w:rFonts w:ascii="Times New Roman" w:hAnsi="Times New Roman"/>
          <w:color w:val="191919"/>
          <w:sz w:val="20"/>
          <w:szCs w:val="20"/>
        </w:rPr>
        <w:t>climate,</w:t>
      </w:r>
      <w:r>
        <w:rPr>
          <w:rFonts w:ascii="Times New Roman" w:hAnsi="Times New Roman"/>
          <w:color w:val="191919"/>
          <w:spacing w:val="4"/>
          <w:sz w:val="20"/>
          <w:szCs w:val="20"/>
        </w:rPr>
        <w:t xml:space="preserve"> </w:t>
      </w:r>
      <w:r>
        <w:rPr>
          <w:rFonts w:ascii="Times New Roman" w:hAnsi="Times New Roman"/>
          <w:color w:val="191919"/>
          <w:sz w:val="20"/>
          <w:szCs w:val="20"/>
        </w:rPr>
        <w:t>school</w:t>
      </w:r>
      <w:r>
        <w:rPr>
          <w:rFonts w:ascii="Times New Roman" w:hAnsi="Times New Roman"/>
          <w:color w:val="191919"/>
          <w:spacing w:val="4"/>
          <w:sz w:val="20"/>
          <w:szCs w:val="20"/>
        </w:rPr>
        <w:t xml:space="preserve"> </w:t>
      </w:r>
      <w:r>
        <w:rPr>
          <w:rFonts w:ascii="Times New Roman" w:hAnsi="Times New Roman"/>
          <w:color w:val="191919"/>
          <w:sz w:val="20"/>
          <w:szCs w:val="20"/>
        </w:rPr>
        <w:t>discipline,</w:t>
      </w:r>
      <w:r>
        <w:rPr>
          <w:rFonts w:ascii="Times New Roman" w:hAnsi="Times New Roman"/>
          <w:color w:val="191919"/>
          <w:spacing w:val="4"/>
          <w:sz w:val="20"/>
          <w:szCs w:val="20"/>
        </w:rPr>
        <w:t xml:space="preserve"> </w:t>
      </w:r>
      <w:r>
        <w:rPr>
          <w:rFonts w:ascii="Times New Roman" w:hAnsi="Times New Roman"/>
          <w:color w:val="191919"/>
          <w:sz w:val="20"/>
          <w:szCs w:val="20"/>
        </w:rPr>
        <w:t>school</w:t>
      </w:r>
      <w:r>
        <w:rPr>
          <w:rFonts w:ascii="Times New Roman" w:hAnsi="Times New Roman"/>
          <w:color w:val="191919"/>
          <w:spacing w:val="4"/>
          <w:sz w:val="20"/>
          <w:szCs w:val="20"/>
        </w:rPr>
        <w:t xml:space="preserve"> </w:t>
      </w:r>
      <w:r>
        <w:rPr>
          <w:rFonts w:ascii="Times New Roman" w:hAnsi="Times New Roman"/>
          <w:color w:val="191919"/>
          <w:sz w:val="20"/>
          <w:szCs w:val="20"/>
        </w:rPr>
        <w:t>safety</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control</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violence. The course</w:t>
      </w:r>
      <w:r>
        <w:rPr>
          <w:rFonts w:ascii="Times New Roman" w:hAnsi="Times New Roman"/>
          <w:color w:val="191919"/>
          <w:spacing w:val="-7"/>
          <w:sz w:val="20"/>
          <w:szCs w:val="20"/>
        </w:rPr>
        <w:t xml:space="preserve"> </w:t>
      </w:r>
      <w:r>
        <w:rPr>
          <w:rFonts w:ascii="Times New Roman" w:hAnsi="Times New Roman"/>
          <w:color w:val="191919"/>
          <w:sz w:val="20"/>
          <w:szCs w:val="20"/>
        </w:rPr>
        <w:t>focuses</w:t>
      </w:r>
      <w:r>
        <w:rPr>
          <w:rFonts w:ascii="Times New Roman" w:hAnsi="Times New Roman"/>
          <w:color w:val="191919"/>
          <w:spacing w:val="-7"/>
          <w:sz w:val="20"/>
          <w:szCs w:val="20"/>
        </w:rPr>
        <w:t xml:space="preserve"> </w:t>
      </w:r>
      <w:r>
        <w:rPr>
          <w:rFonts w:ascii="Times New Roman" w:hAnsi="Times New Roman"/>
          <w:color w:val="191919"/>
          <w:sz w:val="20"/>
          <w:szCs w:val="20"/>
        </w:rPr>
        <w:t>on</w:t>
      </w:r>
      <w:r>
        <w:rPr>
          <w:rFonts w:ascii="Times New Roman" w:hAnsi="Times New Roman"/>
          <w:color w:val="191919"/>
          <w:spacing w:val="-7"/>
          <w:sz w:val="20"/>
          <w:szCs w:val="20"/>
        </w:rPr>
        <w:t xml:space="preserve"> </w:t>
      </w:r>
      <w:r>
        <w:rPr>
          <w:rFonts w:ascii="Times New Roman" w:hAnsi="Times New Roman"/>
          <w:color w:val="191919"/>
          <w:sz w:val="20"/>
          <w:szCs w:val="20"/>
        </w:rPr>
        <w:t>constructing</w:t>
      </w:r>
      <w:r>
        <w:rPr>
          <w:rFonts w:ascii="Times New Roman" w:hAnsi="Times New Roman"/>
          <w:color w:val="191919"/>
          <w:spacing w:val="-7"/>
          <w:sz w:val="20"/>
          <w:szCs w:val="20"/>
        </w:rPr>
        <w:t xml:space="preserve"> </w:t>
      </w:r>
      <w:r>
        <w:rPr>
          <w:rFonts w:ascii="Times New Roman" w:hAnsi="Times New Roman"/>
          <w:color w:val="191919"/>
          <w:sz w:val="20"/>
          <w:szCs w:val="20"/>
        </w:rPr>
        <w:t>plans</w:t>
      </w:r>
      <w:r>
        <w:rPr>
          <w:rFonts w:ascii="Times New Roman" w:hAnsi="Times New Roman"/>
          <w:color w:val="191919"/>
          <w:spacing w:val="-7"/>
          <w:sz w:val="20"/>
          <w:szCs w:val="20"/>
        </w:rPr>
        <w:t xml:space="preserve"> </w:t>
      </w:r>
      <w:r>
        <w:rPr>
          <w:rFonts w:ascii="Times New Roman" w:hAnsi="Times New Roman"/>
          <w:color w:val="191919"/>
          <w:sz w:val="20"/>
          <w:szCs w:val="20"/>
        </w:rPr>
        <w:t>for</w:t>
      </w:r>
      <w:r>
        <w:rPr>
          <w:rFonts w:ascii="Times New Roman" w:hAnsi="Times New Roman"/>
          <w:color w:val="191919"/>
          <w:spacing w:val="-7"/>
          <w:sz w:val="20"/>
          <w:szCs w:val="20"/>
        </w:rPr>
        <w:t xml:space="preserve"> </w:t>
      </w:r>
      <w:r>
        <w:rPr>
          <w:rFonts w:ascii="Times New Roman" w:hAnsi="Times New Roman"/>
          <w:color w:val="191919"/>
          <w:sz w:val="20"/>
          <w:szCs w:val="20"/>
        </w:rPr>
        <w:t>controlling</w:t>
      </w:r>
      <w:r>
        <w:rPr>
          <w:rFonts w:ascii="Times New Roman" w:hAnsi="Times New Roman"/>
          <w:color w:val="191919"/>
          <w:spacing w:val="-7"/>
          <w:sz w:val="20"/>
          <w:szCs w:val="20"/>
        </w:rPr>
        <w:t xml:space="preserve"> </w:t>
      </w:r>
      <w:r>
        <w:rPr>
          <w:rFonts w:ascii="Times New Roman" w:hAnsi="Times New Roman"/>
          <w:color w:val="191919"/>
          <w:sz w:val="20"/>
          <w:szCs w:val="20"/>
        </w:rPr>
        <w:t>violence,</w:t>
      </w:r>
      <w:r>
        <w:rPr>
          <w:rFonts w:ascii="Times New Roman" w:hAnsi="Times New Roman"/>
          <w:color w:val="191919"/>
          <w:spacing w:val="-7"/>
          <w:sz w:val="20"/>
          <w:szCs w:val="20"/>
        </w:rPr>
        <w:t xml:space="preserve"> </w:t>
      </w:r>
      <w:r>
        <w:rPr>
          <w:rFonts w:ascii="Times New Roman" w:hAnsi="Times New Roman"/>
          <w:color w:val="191919"/>
          <w:sz w:val="20"/>
          <w:szCs w:val="20"/>
        </w:rPr>
        <w:t>safet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7"/>
          <w:sz w:val="20"/>
          <w:szCs w:val="20"/>
        </w:rPr>
        <w:t xml:space="preserve"> </w:t>
      </w:r>
      <w:r>
        <w:rPr>
          <w:rFonts w:ascii="Times New Roman" w:hAnsi="Times New Roman"/>
          <w:color w:val="191919"/>
          <w:sz w:val="20"/>
          <w:szCs w:val="20"/>
        </w:rPr>
        <w:t>improving</w:t>
      </w:r>
      <w:r>
        <w:rPr>
          <w:rFonts w:ascii="Times New Roman" w:hAnsi="Times New Roman"/>
          <w:color w:val="191919"/>
          <w:spacing w:val="-7"/>
          <w:sz w:val="20"/>
          <w:szCs w:val="20"/>
        </w:rPr>
        <w:t xml:space="preserve"> </w:t>
      </w:r>
      <w:r>
        <w:rPr>
          <w:rFonts w:ascii="Times New Roman" w:hAnsi="Times New Roman"/>
          <w:color w:val="191919"/>
          <w:sz w:val="20"/>
          <w:szCs w:val="20"/>
        </w:rPr>
        <w:t>attendance</w:t>
      </w:r>
      <w:r>
        <w:rPr>
          <w:rFonts w:ascii="Times New Roman" w:hAnsi="Times New Roman"/>
          <w:color w:val="191919"/>
          <w:spacing w:val="-7"/>
          <w:sz w:val="20"/>
          <w:szCs w:val="20"/>
        </w:rPr>
        <w:t xml:space="preserve"> </w:t>
      </w:r>
      <w:r>
        <w:rPr>
          <w:rFonts w:ascii="Times New Roman" w:hAnsi="Times New Roman"/>
          <w:color w:val="191919"/>
          <w:sz w:val="20"/>
          <w:szCs w:val="20"/>
        </w:rPr>
        <w:t>and reducing</w:t>
      </w:r>
      <w:r>
        <w:rPr>
          <w:rFonts w:ascii="Times New Roman" w:hAnsi="Times New Roman"/>
          <w:color w:val="191919"/>
          <w:spacing w:val="5"/>
          <w:sz w:val="20"/>
          <w:szCs w:val="20"/>
        </w:rPr>
        <w:t xml:space="preserve"> </w:t>
      </w:r>
      <w:r>
        <w:rPr>
          <w:rFonts w:ascii="Times New Roman" w:hAnsi="Times New Roman"/>
          <w:color w:val="191919"/>
          <w:sz w:val="20"/>
          <w:szCs w:val="20"/>
        </w:rPr>
        <w:t>tardiness.</w:t>
      </w:r>
      <w:r>
        <w:rPr>
          <w:rFonts w:ascii="Times New Roman" w:hAnsi="Times New Roman"/>
          <w:color w:val="191919"/>
          <w:spacing w:val="-6"/>
          <w:sz w:val="20"/>
          <w:szCs w:val="20"/>
        </w:rPr>
        <w:t xml:space="preserve"> </w:t>
      </w:r>
      <w:r>
        <w:rPr>
          <w:rFonts w:ascii="Times New Roman" w:hAnsi="Times New Roman"/>
          <w:color w:val="191919"/>
          <w:sz w:val="20"/>
          <w:szCs w:val="20"/>
        </w:rPr>
        <w:t>As</w:t>
      </w:r>
      <w:r>
        <w:rPr>
          <w:rFonts w:ascii="Times New Roman" w:hAnsi="Times New Roman"/>
          <w:color w:val="191919"/>
          <w:spacing w:val="5"/>
          <w:sz w:val="20"/>
          <w:szCs w:val="20"/>
        </w:rPr>
        <w:t xml:space="preserve"> </w:t>
      </w:r>
      <w:r>
        <w:rPr>
          <w:rFonts w:ascii="Times New Roman" w:hAnsi="Times New Roman"/>
          <w:color w:val="191919"/>
          <w:sz w:val="20"/>
          <w:szCs w:val="20"/>
        </w:rPr>
        <w:t>opposed</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classroom</w:t>
      </w:r>
      <w:r>
        <w:rPr>
          <w:rFonts w:ascii="Times New Roman" w:hAnsi="Times New Roman"/>
          <w:color w:val="191919"/>
          <w:spacing w:val="5"/>
          <w:sz w:val="20"/>
          <w:szCs w:val="20"/>
        </w:rPr>
        <w:t xml:space="preserve"> </w:t>
      </w:r>
      <w:r>
        <w:rPr>
          <w:rFonts w:ascii="Times New Roman" w:hAnsi="Times New Roman"/>
          <w:color w:val="191919"/>
          <w:sz w:val="20"/>
          <w:szCs w:val="20"/>
        </w:rPr>
        <w:t>management,</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course</w:t>
      </w:r>
      <w:r>
        <w:rPr>
          <w:rFonts w:ascii="Times New Roman" w:hAnsi="Times New Roman"/>
          <w:color w:val="191919"/>
          <w:spacing w:val="5"/>
          <w:sz w:val="20"/>
          <w:szCs w:val="20"/>
        </w:rPr>
        <w:t xml:space="preserve"> </w:t>
      </w:r>
      <w:r>
        <w:rPr>
          <w:rFonts w:ascii="Times New Roman" w:hAnsi="Times New Roman"/>
          <w:color w:val="191919"/>
          <w:sz w:val="20"/>
          <w:szCs w:val="20"/>
        </w:rPr>
        <w:t>concentrates</w:t>
      </w:r>
      <w:r>
        <w:rPr>
          <w:rFonts w:ascii="Times New Roman" w:hAnsi="Times New Roman"/>
          <w:color w:val="191919"/>
          <w:spacing w:val="5"/>
          <w:sz w:val="20"/>
          <w:szCs w:val="20"/>
        </w:rPr>
        <w:t xml:space="preserve"> </w:t>
      </w:r>
      <w:r>
        <w:rPr>
          <w:rFonts w:ascii="Times New Roman" w:hAnsi="Times New Roman"/>
          <w:color w:val="191919"/>
          <w:sz w:val="20"/>
          <w:szCs w:val="20"/>
        </w:rPr>
        <w:t>on</w:t>
      </w:r>
      <w:r>
        <w:rPr>
          <w:rFonts w:ascii="Times New Roman" w:hAnsi="Times New Roman"/>
          <w:color w:val="191919"/>
          <w:spacing w:val="5"/>
          <w:sz w:val="20"/>
          <w:szCs w:val="20"/>
        </w:rPr>
        <w:t xml:space="preserve"> </w:t>
      </w:r>
      <w:r>
        <w:rPr>
          <w:rFonts w:ascii="Times New Roman" w:hAnsi="Times New Roman"/>
          <w:color w:val="191919"/>
          <w:sz w:val="20"/>
          <w:szCs w:val="20"/>
        </w:rPr>
        <w:t>school- wide management.</w:t>
      </w:r>
    </w:p>
    <w:p w:rsidR="00114BDE" w:rsidRDefault="00114BDE" w:rsidP="00114BDE">
      <w:pPr>
        <w:widowControl w:val="0"/>
        <w:autoSpaceDE w:val="0"/>
        <w:autoSpaceDN w:val="0"/>
        <w:adjustRightInd w:val="0"/>
        <w:spacing w:before="10" w:after="0"/>
        <w:ind w:left="360" w:right="180" w:firstLine="0"/>
        <w:jc w:val="both"/>
        <w:rPr>
          <w:rFonts w:ascii="Times New Roman" w:hAnsi="Times New Roman"/>
          <w:color w:val="000000"/>
          <w:sz w:val="20"/>
          <w:szCs w:val="20"/>
        </w:rPr>
      </w:pPr>
    </w:p>
    <w:p w:rsidR="00114BDE" w:rsidRDefault="00114BDE" w:rsidP="00114BDE">
      <w:pPr>
        <w:widowControl w:val="0"/>
        <w:autoSpaceDE w:val="0"/>
        <w:autoSpaceDN w:val="0"/>
        <w:adjustRightInd w:val="0"/>
        <w:spacing w:before="10" w:after="0"/>
        <w:ind w:left="360" w:right="180" w:firstLine="0"/>
        <w:jc w:val="both"/>
        <w:rPr>
          <w:rFonts w:ascii="Times New Roman" w:hAnsi="Times New Roman"/>
          <w:color w:val="000000"/>
          <w:sz w:val="20"/>
          <w:szCs w:val="20"/>
        </w:rPr>
      </w:pPr>
    </w:p>
    <w:p w:rsidR="00114BDE" w:rsidRDefault="00114BDE" w:rsidP="00114BDE">
      <w:pPr>
        <w:widowControl w:val="0"/>
        <w:autoSpaceDE w:val="0"/>
        <w:autoSpaceDN w:val="0"/>
        <w:adjustRightInd w:val="0"/>
        <w:spacing w:before="10" w:after="0"/>
        <w:ind w:left="360" w:right="180" w:firstLine="0"/>
        <w:jc w:val="both"/>
        <w:rPr>
          <w:rFonts w:ascii="Times New Roman" w:hAnsi="Times New Roman"/>
          <w:color w:val="000000"/>
          <w:sz w:val="20"/>
          <w:szCs w:val="20"/>
        </w:rPr>
      </w:pPr>
    </w:p>
    <w:p w:rsidR="00872727" w:rsidRDefault="00872727" w:rsidP="00114BDE">
      <w:pPr>
        <w:widowControl w:val="0"/>
        <w:autoSpaceDE w:val="0"/>
        <w:autoSpaceDN w:val="0"/>
        <w:adjustRightInd w:val="0"/>
        <w:spacing w:before="10" w:after="0"/>
        <w:ind w:left="360" w:right="180" w:firstLine="0"/>
        <w:jc w:val="both"/>
        <w:rPr>
          <w:rFonts w:ascii="Times New Roman" w:hAnsi="Times New Roman"/>
          <w:color w:val="000000"/>
          <w:sz w:val="20"/>
          <w:szCs w:val="20"/>
        </w:rPr>
        <w:sectPr w:rsidR="00872727" w:rsidSect="00572BC6">
          <w:headerReference w:type="even" r:id="rId54"/>
          <w:pgSz w:w="12240" w:h="15840" w:code="1"/>
          <w:pgMar w:top="720" w:right="720" w:bottom="288" w:left="1440" w:header="720" w:footer="288" w:gutter="0"/>
          <w:cols w:space="720"/>
          <w:docGrid w:linePitch="360"/>
        </w:sectPr>
      </w:pPr>
    </w:p>
    <w:p w:rsidR="00114BDE" w:rsidRDefault="00114BDE" w:rsidP="00114BDE">
      <w:pPr>
        <w:widowControl w:val="0"/>
        <w:autoSpaceDE w:val="0"/>
        <w:autoSpaceDN w:val="0"/>
        <w:adjustRightInd w:val="0"/>
        <w:spacing w:before="10" w:after="0"/>
        <w:ind w:left="360" w:right="180" w:firstLine="0"/>
        <w:jc w:val="both"/>
        <w:rPr>
          <w:rFonts w:ascii="Times New Roman" w:hAnsi="Times New Roman"/>
          <w:color w:val="000000"/>
          <w:sz w:val="20"/>
          <w:szCs w:val="20"/>
        </w:rPr>
      </w:pPr>
    </w:p>
    <w:p w:rsidR="00114BDE" w:rsidRDefault="00114BDE" w:rsidP="00114BDE">
      <w:pPr>
        <w:widowControl w:val="0"/>
        <w:autoSpaceDE w:val="0"/>
        <w:autoSpaceDN w:val="0"/>
        <w:adjustRightInd w:val="0"/>
        <w:spacing w:before="10" w:after="0"/>
        <w:ind w:left="360" w:right="180" w:firstLine="0"/>
        <w:jc w:val="both"/>
        <w:rPr>
          <w:rFonts w:ascii="Times New Roman" w:hAnsi="Times New Roman"/>
          <w:color w:val="000000"/>
          <w:sz w:val="20"/>
          <w:szCs w:val="20"/>
        </w:rPr>
      </w:pPr>
    </w:p>
    <w:p w:rsidR="00114BDE" w:rsidRDefault="00114BDE" w:rsidP="00114BDE">
      <w:pPr>
        <w:widowControl w:val="0"/>
        <w:autoSpaceDE w:val="0"/>
        <w:autoSpaceDN w:val="0"/>
        <w:adjustRightInd w:val="0"/>
        <w:spacing w:before="10" w:after="0"/>
        <w:ind w:left="360" w:right="180" w:firstLine="0"/>
        <w:jc w:val="both"/>
        <w:rPr>
          <w:rFonts w:ascii="Times New Roman" w:hAnsi="Times New Roman"/>
          <w:color w:val="000000"/>
          <w:sz w:val="20"/>
          <w:szCs w:val="20"/>
        </w:rPr>
      </w:pPr>
    </w:p>
    <w:p w:rsidR="00114BDE" w:rsidRDefault="00114BDE" w:rsidP="00114BDE">
      <w:pPr>
        <w:pStyle w:val="Heading1"/>
        <w:spacing w:before="0"/>
        <w:ind w:left="360" w:right="180" w:firstLine="0"/>
        <w:rPr>
          <w:rFonts w:ascii="Impact" w:hAnsi="Impact" w:cs="Impact"/>
          <w:color w:val="000000"/>
          <w:sz w:val="36"/>
          <w:szCs w:val="36"/>
        </w:rPr>
      </w:pPr>
      <w:bookmarkStart w:id="325" w:name="_Toc294969755"/>
      <w:bookmarkStart w:id="326" w:name="_Toc295508317"/>
      <w:r w:rsidRPr="00AB16FB">
        <w:rPr>
          <w:rFonts w:ascii="Impact" w:hAnsi="Impact" w:cs="Impact"/>
          <w:color w:val="808080" w:themeColor="background1" w:themeShade="80"/>
          <w:sz w:val="36"/>
          <w:szCs w:val="36"/>
        </w:rPr>
        <w:t>EDUC</w:t>
      </w:r>
      <w:r w:rsidRPr="00AB16FB">
        <w:rPr>
          <w:rFonts w:ascii="Impact" w:hAnsi="Impact" w:cs="Impact"/>
          <w:color w:val="808080" w:themeColor="background1" w:themeShade="80"/>
          <w:spacing w:val="-19"/>
          <w:sz w:val="36"/>
          <w:szCs w:val="36"/>
        </w:rPr>
        <w:t>A</w:t>
      </w:r>
      <w:r w:rsidRPr="00AB16FB">
        <w:rPr>
          <w:rFonts w:ascii="Impact" w:hAnsi="Impact" w:cs="Impact"/>
          <w:color w:val="808080" w:themeColor="background1" w:themeShade="80"/>
          <w:sz w:val="36"/>
          <w:szCs w:val="36"/>
        </w:rPr>
        <w:t>TION SPECIALIST DEGREE</w:t>
      </w:r>
      <w:r>
        <w:rPr>
          <w:rFonts w:ascii="Impact" w:hAnsi="Impact" w:cs="Impact"/>
          <w:color w:val="666666"/>
          <w:sz w:val="36"/>
          <w:szCs w:val="36"/>
        </w:rPr>
        <w:t xml:space="preserve"> IN EDUC</w:t>
      </w:r>
      <w:r>
        <w:rPr>
          <w:rFonts w:ascii="Impact" w:hAnsi="Impact" w:cs="Impact"/>
          <w:color w:val="666666"/>
          <w:spacing w:val="-19"/>
          <w:sz w:val="36"/>
          <w:szCs w:val="36"/>
        </w:rPr>
        <w:t>A</w:t>
      </w:r>
      <w:r>
        <w:rPr>
          <w:rFonts w:ascii="Impact" w:hAnsi="Impact" w:cs="Impact"/>
          <w:color w:val="666666"/>
          <w:sz w:val="36"/>
          <w:szCs w:val="36"/>
        </w:rPr>
        <w:t>TIONAL LEADERSHIP</w:t>
      </w:r>
      <w:bookmarkEnd w:id="325"/>
      <w:bookmarkEnd w:id="326"/>
    </w:p>
    <w:p w:rsidR="00114BDE" w:rsidRDefault="00114BDE" w:rsidP="00114BDE">
      <w:pPr>
        <w:widowControl w:val="0"/>
        <w:tabs>
          <w:tab w:val="left" w:pos="1530"/>
        </w:tabs>
        <w:autoSpaceDE w:val="0"/>
        <w:autoSpaceDN w:val="0"/>
        <w:adjustRightInd w:val="0"/>
        <w:spacing w:after="0" w:line="200" w:lineRule="exact"/>
        <w:ind w:left="360" w:right="180" w:firstLine="0"/>
        <w:jc w:val="both"/>
        <w:rPr>
          <w:rFonts w:ascii="Times New Roman" w:hAnsi="Times New Roman"/>
          <w:color w:val="000000"/>
          <w:sz w:val="18"/>
          <w:szCs w:val="18"/>
        </w:rPr>
      </w:pPr>
      <w:r>
        <w:rPr>
          <w:rFonts w:ascii="Times New Roman" w:hAnsi="Times New Roman"/>
          <w:color w:val="191919"/>
          <w:sz w:val="18"/>
          <w:szCs w:val="18"/>
        </w:rPr>
        <w:t xml:space="preserve">The Education Specialist Program in Educational Leadership leads to a Specialist degree in Education (Ed.S) and a </w:t>
      </w:r>
      <w:r>
        <w:rPr>
          <w:rFonts w:ascii="Times New Roman" w:hAnsi="Times New Roman"/>
          <w:b/>
          <w:bCs/>
          <w:i/>
          <w:iCs/>
          <w:color w:val="191919"/>
          <w:sz w:val="18"/>
          <w:szCs w:val="18"/>
        </w:rPr>
        <w:t xml:space="preserve">performance-based level 6 (PL-6) certification </w:t>
      </w:r>
      <w:r>
        <w:rPr>
          <w:rFonts w:ascii="Times New Roman" w:hAnsi="Times New Roman"/>
          <w:color w:val="191919"/>
          <w:sz w:val="18"/>
          <w:szCs w:val="18"/>
        </w:rPr>
        <w:t>in the State of Geo</w:t>
      </w:r>
      <w:r>
        <w:rPr>
          <w:rFonts w:ascii="Times New Roman" w:hAnsi="Times New Roman"/>
          <w:color w:val="191919"/>
          <w:spacing w:val="-3"/>
          <w:sz w:val="18"/>
          <w:szCs w:val="18"/>
        </w:rPr>
        <w:t>r</w:t>
      </w:r>
      <w:r>
        <w:rPr>
          <w:rFonts w:ascii="Times New Roman" w:hAnsi="Times New Roman"/>
          <w:color w:val="191919"/>
          <w:sz w:val="18"/>
          <w:szCs w:val="18"/>
        </w:rPr>
        <w:t>gia.</w:t>
      </w:r>
      <w:r>
        <w:rPr>
          <w:rFonts w:ascii="Times New Roman" w:hAnsi="Times New Roman"/>
          <w:color w:val="191919"/>
          <w:spacing w:val="-3"/>
          <w:sz w:val="18"/>
          <w:szCs w:val="18"/>
        </w:rPr>
        <w:t xml:space="preserve"> </w:t>
      </w:r>
      <w:r>
        <w:rPr>
          <w:rFonts w:ascii="Times New Roman" w:hAnsi="Times New Roman"/>
          <w:color w:val="191919"/>
          <w:sz w:val="18"/>
          <w:szCs w:val="18"/>
        </w:rPr>
        <w:t>The program includes a personalized set of field and academic experiences designed to assist students in developing  a high level of knowledge and skills as school principals, curriculum directors, subject area supervisors, central school district administrators and supervisory sta</w:t>
      </w:r>
      <w:r>
        <w:rPr>
          <w:rFonts w:ascii="Times New Roman" w:hAnsi="Times New Roman"/>
          <w:color w:val="191919"/>
          <w:spacing w:val="-3"/>
          <w:sz w:val="18"/>
          <w:szCs w:val="18"/>
        </w:rPr>
        <w:t>f</w:t>
      </w:r>
      <w:r>
        <w:rPr>
          <w:rFonts w:ascii="Times New Roman" w:hAnsi="Times New Roman"/>
          <w:color w:val="191919"/>
          <w:sz w:val="18"/>
          <w:szCs w:val="18"/>
        </w:rPr>
        <w:t>f members.</w:t>
      </w:r>
      <w:r>
        <w:rPr>
          <w:rFonts w:ascii="Times New Roman" w:hAnsi="Times New Roman"/>
          <w:color w:val="191919"/>
          <w:spacing w:val="-3"/>
          <w:sz w:val="18"/>
          <w:szCs w:val="18"/>
        </w:rPr>
        <w:t xml:space="preserve"> </w:t>
      </w:r>
      <w:r>
        <w:rPr>
          <w:rFonts w:ascii="Times New Roman" w:hAnsi="Times New Roman"/>
          <w:color w:val="191919"/>
          <w:sz w:val="18"/>
          <w:szCs w:val="18"/>
        </w:rPr>
        <w:t>The student may choose the building level or system level specialization.</w:t>
      </w:r>
      <w:r>
        <w:rPr>
          <w:rFonts w:ascii="Times New Roman" w:hAnsi="Times New Roman"/>
          <w:color w:val="191919"/>
          <w:spacing w:val="-10"/>
          <w:sz w:val="18"/>
          <w:szCs w:val="18"/>
        </w:rPr>
        <w:t xml:space="preserve"> </w:t>
      </w:r>
      <w:r>
        <w:rPr>
          <w:rFonts w:ascii="Times New Roman" w:hAnsi="Times New Roman"/>
          <w:color w:val="191919"/>
          <w:sz w:val="18"/>
          <w:szCs w:val="18"/>
        </w:rPr>
        <w:t>At the building level, students are not only prepared for basic managerial and instructional leadership responsibilities, they also have opportunities to specialize in a more narrowly defined area of in- structional management.</w:t>
      </w:r>
      <w:r>
        <w:rPr>
          <w:rFonts w:ascii="Times New Roman" w:hAnsi="Times New Roman"/>
          <w:color w:val="191919"/>
          <w:spacing w:val="-10"/>
          <w:sz w:val="18"/>
          <w:szCs w:val="18"/>
        </w:rPr>
        <w:t xml:space="preserve"> </w:t>
      </w:r>
      <w:r>
        <w:rPr>
          <w:rFonts w:ascii="Times New Roman" w:hAnsi="Times New Roman"/>
          <w:color w:val="191919"/>
          <w:sz w:val="18"/>
          <w:szCs w:val="18"/>
        </w:rPr>
        <w:t>At the system level, students will be prepared for administrative or supervisory positions in the school district o</w:t>
      </w:r>
      <w:r>
        <w:rPr>
          <w:rFonts w:ascii="Times New Roman" w:hAnsi="Times New Roman"/>
          <w:color w:val="191919"/>
          <w:spacing w:val="-3"/>
          <w:sz w:val="18"/>
          <w:szCs w:val="18"/>
        </w:rPr>
        <w:t>f</w:t>
      </w:r>
      <w:r>
        <w:rPr>
          <w:rFonts w:ascii="Times New Roman" w:hAnsi="Times New Roman"/>
          <w:color w:val="191919"/>
          <w:sz w:val="18"/>
          <w:szCs w:val="18"/>
        </w:rPr>
        <w:t>fice.</w:t>
      </w:r>
      <w:r>
        <w:rPr>
          <w:rFonts w:ascii="Times New Roman" w:hAnsi="Times New Roman"/>
          <w:color w:val="191919"/>
          <w:spacing w:val="-3"/>
          <w:sz w:val="18"/>
          <w:szCs w:val="18"/>
        </w:rPr>
        <w:t xml:space="preserve"> </w:t>
      </w:r>
      <w:r>
        <w:rPr>
          <w:rFonts w:ascii="Times New Roman" w:hAnsi="Times New Roman"/>
          <w:color w:val="191919"/>
          <w:sz w:val="18"/>
          <w:szCs w:val="18"/>
        </w:rPr>
        <w:t>The program design facilitates this by uniquely configuring both academic and field experiences for each student to emphasize the student</w:t>
      </w:r>
      <w:r>
        <w:rPr>
          <w:rFonts w:ascii="Times New Roman" w:hAnsi="Times New Roman"/>
          <w:color w:val="191919"/>
          <w:spacing w:val="-10"/>
          <w:sz w:val="18"/>
          <w:szCs w:val="18"/>
        </w:rPr>
        <w:t>’</w:t>
      </w:r>
      <w:r>
        <w:rPr>
          <w:rFonts w:ascii="Times New Roman" w:hAnsi="Times New Roman"/>
          <w:color w:val="191919"/>
          <w:sz w:val="18"/>
          <w:szCs w:val="18"/>
        </w:rPr>
        <w:t>s desired specialization. Further all courses in Educational Leadership will include performance- based activities which the candidate may com- plete at either the building or the system level based on their specializations.</w:t>
      </w:r>
    </w:p>
    <w:p w:rsidR="00114BDE" w:rsidRDefault="00114BDE" w:rsidP="00114BDE">
      <w:pPr>
        <w:widowControl w:val="0"/>
        <w:tabs>
          <w:tab w:val="left" w:pos="1530"/>
        </w:tabs>
        <w:autoSpaceDE w:val="0"/>
        <w:autoSpaceDN w:val="0"/>
        <w:adjustRightInd w:val="0"/>
        <w:spacing w:after="0" w:line="250" w:lineRule="auto"/>
        <w:ind w:left="360" w:right="180" w:firstLine="0"/>
        <w:jc w:val="both"/>
        <w:rPr>
          <w:rFonts w:ascii="Times New Roman" w:hAnsi="Times New Roman"/>
          <w:color w:val="000000"/>
          <w:sz w:val="18"/>
          <w:szCs w:val="18"/>
        </w:rPr>
      </w:pPr>
      <w:r>
        <w:rPr>
          <w:rFonts w:ascii="Times New Roman" w:hAnsi="Times New Roman"/>
          <w:color w:val="191919"/>
          <w:sz w:val="18"/>
          <w:szCs w:val="18"/>
        </w:rPr>
        <w:t>The program is designed for persons who have earned a Maste</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 degree and hold an Educational Leadership position</w:t>
      </w:r>
      <w:ins w:id="327" w:author=" " w:date="2011-04-06T10:43:00Z">
        <w:r>
          <w:rPr>
            <w:rFonts w:ascii="Times New Roman" w:hAnsi="Times New Roman"/>
            <w:color w:val="191919"/>
            <w:sz w:val="18"/>
            <w:szCs w:val="18"/>
          </w:rPr>
          <w:t xml:space="preserve">/role </w:t>
        </w:r>
      </w:ins>
      <w:del w:id="328" w:author=" " w:date="2011-04-06T10:44:00Z">
        <w:r w:rsidDel="005A7DEF">
          <w:rPr>
            <w:rFonts w:ascii="Times New Roman" w:hAnsi="Times New Roman"/>
            <w:color w:val="191919"/>
            <w:sz w:val="18"/>
            <w:szCs w:val="18"/>
          </w:rPr>
          <w:delText xml:space="preserve"> that requires the State of Geo</w:delText>
        </w:r>
        <w:r w:rsidDel="005A7DEF">
          <w:rPr>
            <w:rFonts w:ascii="Times New Roman" w:hAnsi="Times New Roman"/>
            <w:color w:val="191919"/>
            <w:spacing w:val="-3"/>
            <w:sz w:val="18"/>
            <w:szCs w:val="18"/>
          </w:rPr>
          <w:delText>r</w:delText>
        </w:r>
        <w:r w:rsidDel="005A7DEF">
          <w:rPr>
            <w:rFonts w:ascii="Times New Roman" w:hAnsi="Times New Roman"/>
            <w:color w:val="191919"/>
            <w:sz w:val="18"/>
            <w:szCs w:val="18"/>
          </w:rPr>
          <w:delText>gia renewable Level 6 (PL-6) certification.</w:delText>
        </w:r>
        <w:r w:rsidDel="005A7DEF">
          <w:rPr>
            <w:rFonts w:ascii="Times New Roman" w:hAnsi="Times New Roman"/>
            <w:color w:val="191919"/>
            <w:spacing w:val="-10"/>
            <w:sz w:val="18"/>
            <w:szCs w:val="18"/>
          </w:rPr>
          <w:delText xml:space="preserve"> </w:delText>
        </w:r>
      </w:del>
      <w:ins w:id="329" w:author=" " w:date="2011-04-06T10:44:00Z">
        <w:r>
          <w:rPr>
            <w:rFonts w:ascii="Times New Roman" w:hAnsi="Times New Roman"/>
            <w:color w:val="191919"/>
            <w:spacing w:val="-10"/>
            <w:sz w:val="18"/>
            <w:szCs w:val="18"/>
          </w:rPr>
          <w:t xml:space="preserve"> </w:t>
        </w:r>
      </w:ins>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minimum of 30 semester hours of graduate credit beyond the Maste</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 degree is required to complete the program.</w:t>
      </w:r>
      <w:ins w:id="330" w:author=" " w:date="2011-04-06T10:45:00Z">
        <w:r>
          <w:rPr>
            <w:rFonts w:ascii="Times New Roman" w:hAnsi="Times New Roman"/>
            <w:color w:val="191919"/>
            <w:sz w:val="18"/>
            <w:szCs w:val="18"/>
          </w:rPr>
          <w:t>*</w:t>
        </w:r>
      </w:ins>
      <w:r>
        <w:rPr>
          <w:rFonts w:ascii="Times New Roman" w:hAnsi="Times New Roman"/>
          <w:color w:val="191919"/>
          <w:sz w:val="18"/>
          <w:szCs w:val="18"/>
        </w:rPr>
        <w:t xml:space="preserve"> Only those courses taken after admission to the Ed.S. program may be used to fulfill the requirement of the Ed.S. degree, which includes applicable transfer credits. Credit usable in the planned program must not be more than six years old at the time the degree is completed.</w:t>
      </w:r>
      <w:r>
        <w:rPr>
          <w:rFonts w:ascii="Times New Roman" w:hAnsi="Times New Roman"/>
          <w:color w:val="191919"/>
          <w:spacing w:val="35"/>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maximum of 6 semester credit hours of transfer credit from an approved institution o</w:t>
      </w:r>
      <w:r>
        <w:rPr>
          <w:rFonts w:ascii="Times New Roman" w:hAnsi="Times New Roman"/>
          <w:color w:val="191919"/>
          <w:spacing w:val="-3"/>
          <w:sz w:val="18"/>
          <w:szCs w:val="18"/>
        </w:rPr>
        <w:t>f</w:t>
      </w:r>
      <w:r>
        <w:rPr>
          <w:rFonts w:ascii="Times New Roman" w:hAnsi="Times New Roman"/>
          <w:color w:val="191919"/>
          <w:sz w:val="18"/>
          <w:szCs w:val="18"/>
        </w:rPr>
        <w:t>fering the performance-based Ed.S. degree may be approved for inclusion in the planned Ed.S. Program.</w:t>
      </w:r>
      <w:ins w:id="331" w:author=" " w:date="2011-04-06T10:45:00Z">
        <w:r>
          <w:rPr>
            <w:rFonts w:ascii="Times New Roman" w:hAnsi="Times New Roman"/>
            <w:color w:val="191919"/>
            <w:sz w:val="18"/>
            <w:szCs w:val="18"/>
          </w:rPr>
          <w:t>Students entering the progam after September 1, 2011 musst complete two designated “r</w:t>
        </w:r>
      </w:ins>
      <w:ins w:id="332" w:author=" " w:date="2011-04-06T10:46:00Z">
        <w:r>
          <w:rPr>
            <w:rFonts w:ascii="Times New Roman" w:hAnsi="Times New Roman"/>
            <w:color w:val="191919"/>
            <w:sz w:val="18"/>
            <w:szCs w:val="18"/>
          </w:rPr>
          <w:t>p</w:t>
        </w:r>
      </w:ins>
      <w:ins w:id="333" w:author=" " w:date="2011-04-06T10:45:00Z">
        <w:r>
          <w:rPr>
            <w:rFonts w:ascii="Times New Roman" w:hAnsi="Times New Roman"/>
            <w:color w:val="191919"/>
            <w:sz w:val="18"/>
            <w:szCs w:val="18"/>
          </w:rPr>
          <w:t>e-service</w:t>
        </w:r>
      </w:ins>
      <w:ins w:id="334" w:author=" " w:date="2011-04-06T10:46:00Z">
        <w:r>
          <w:rPr>
            <w:rFonts w:ascii="Times New Roman" w:hAnsi="Times New Roman"/>
            <w:color w:val="191919"/>
            <w:sz w:val="18"/>
            <w:szCs w:val="18"/>
          </w:rPr>
          <w:t>”</w:t>
        </w:r>
      </w:ins>
      <w:ins w:id="335" w:author=" " w:date="2011-04-06T10:45:00Z">
        <w:r>
          <w:rPr>
            <w:rFonts w:ascii="Times New Roman" w:hAnsi="Times New Roman"/>
            <w:color w:val="191919"/>
            <w:sz w:val="18"/>
            <w:szCs w:val="18"/>
          </w:rPr>
          <w:t xml:space="preserve"> courses if they do not hold a Masters degree in leadership</w:t>
        </w:r>
      </w:ins>
    </w:p>
    <w:p w:rsidR="00114BDE" w:rsidRDefault="00114BDE" w:rsidP="00114BDE">
      <w:pPr>
        <w:widowControl w:val="0"/>
        <w:tabs>
          <w:tab w:val="left" w:pos="1530"/>
        </w:tabs>
        <w:autoSpaceDE w:val="0"/>
        <w:autoSpaceDN w:val="0"/>
        <w:adjustRightInd w:val="0"/>
        <w:spacing w:before="8" w:after="0" w:line="190" w:lineRule="exact"/>
        <w:ind w:left="360" w:right="180" w:firstLine="0"/>
        <w:jc w:val="both"/>
        <w:rPr>
          <w:rFonts w:ascii="Times New Roman" w:hAnsi="Times New Roman"/>
          <w:color w:val="000000"/>
          <w:sz w:val="19"/>
          <w:szCs w:val="19"/>
        </w:rPr>
      </w:pPr>
    </w:p>
    <w:p w:rsidR="00114BDE" w:rsidRPr="00AB16FB" w:rsidRDefault="00114BDE" w:rsidP="00114BDE">
      <w:pPr>
        <w:pStyle w:val="Heading2"/>
        <w:spacing w:before="0"/>
        <w:ind w:left="360" w:right="180" w:firstLine="0"/>
        <w:rPr>
          <w:rFonts w:ascii="Times New Roman" w:hAnsi="Times New Roman"/>
          <w:color w:val="808080" w:themeColor="background1" w:themeShade="80"/>
          <w:sz w:val="32"/>
          <w:szCs w:val="32"/>
        </w:rPr>
      </w:pPr>
      <w:bookmarkStart w:id="336" w:name="_Toc294969756"/>
      <w:bookmarkStart w:id="337" w:name="_Toc295508318"/>
      <w:r w:rsidRPr="00AB16FB">
        <w:rPr>
          <w:rFonts w:ascii="Times New Roman" w:hAnsi="Times New Roman"/>
          <w:bCs w:val="0"/>
          <w:color w:val="808080" w:themeColor="background1" w:themeShade="80"/>
          <w:sz w:val="32"/>
          <w:szCs w:val="32"/>
        </w:rPr>
        <w:t>Admission Requi</w:t>
      </w:r>
      <w:r w:rsidRPr="00AB16FB">
        <w:rPr>
          <w:rFonts w:ascii="Times New Roman" w:hAnsi="Times New Roman"/>
          <w:bCs w:val="0"/>
          <w:color w:val="808080" w:themeColor="background1" w:themeShade="80"/>
          <w:spacing w:val="-4"/>
          <w:sz w:val="32"/>
          <w:szCs w:val="32"/>
        </w:rPr>
        <w:t>r</w:t>
      </w:r>
      <w:r w:rsidRPr="00AB16FB">
        <w:rPr>
          <w:rFonts w:ascii="Times New Roman" w:hAnsi="Times New Roman"/>
          <w:bCs w:val="0"/>
          <w:color w:val="808080" w:themeColor="background1" w:themeShade="80"/>
          <w:sz w:val="32"/>
          <w:szCs w:val="32"/>
        </w:rPr>
        <w:t>ements</w:t>
      </w:r>
      <w:bookmarkEnd w:id="336"/>
      <w:bookmarkEnd w:id="337"/>
    </w:p>
    <w:p w:rsidR="00114BDE" w:rsidRDefault="00114BDE" w:rsidP="00114BDE">
      <w:pPr>
        <w:widowControl w:val="0"/>
        <w:tabs>
          <w:tab w:val="left" w:pos="1530"/>
        </w:tabs>
        <w:autoSpaceDE w:val="0"/>
        <w:autoSpaceDN w:val="0"/>
        <w:adjustRightInd w:val="0"/>
        <w:spacing w:before="30" w:after="0" w:line="250" w:lineRule="auto"/>
        <w:ind w:left="360" w:right="180" w:firstLine="0"/>
        <w:jc w:val="both"/>
        <w:rPr>
          <w:rFonts w:ascii="Times New Roman" w:hAnsi="Times New Roman"/>
          <w:color w:val="000000"/>
          <w:sz w:val="18"/>
          <w:szCs w:val="18"/>
        </w:rPr>
      </w:pP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student desiring to pursue an Education Specialist degree in Educational Leadership must present a passing score on the GACE II in Educational Leadership. Graduate work taken prior to admission to the Ed.S. program will not be counted toward Ed.S. degree requirements.</w:t>
      </w:r>
    </w:p>
    <w:p w:rsidR="00114BDE" w:rsidRDefault="00114BDE" w:rsidP="00114BDE">
      <w:pPr>
        <w:widowControl w:val="0"/>
        <w:tabs>
          <w:tab w:val="left" w:pos="1530"/>
        </w:tabs>
        <w:autoSpaceDE w:val="0"/>
        <w:autoSpaceDN w:val="0"/>
        <w:adjustRightInd w:val="0"/>
        <w:spacing w:after="0"/>
        <w:ind w:left="360" w:right="180" w:firstLine="0"/>
        <w:jc w:val="both"/>
        <w:rPr>
          <w:rFonts w:ascii="Times New Roman" w:hAnsi="Times New Roman"/>
          <w:color w:val="000000"/>
          <w:sz w:val="18"/>
          <w:szCs w:val="18"/>
        </w:rPr>
      </w:pPr>
      <w:r>
        <w:rPr>
          <w:rFonts w:ascii="Times New Roman" w:hAnsi="Times New Roman"/>
          <w:color w:val="191919"/>
          <w:sz w:val="18"/>
          <w:szCs w:val="18"/>
        </w:rPr>
        <w:t>The applicant:</w:t>
      </w:r>
    </w:p>
    <w:p w:rsidR="00114BDE" w:rsidRPr="008A0E7A" w:rsidRDefault="00114BDE" w:rsidP="00F56BDC">
      <w:pPr>
        <w:pStyle w:val="BalloonText"/>
        <w:widowControl w:val="0"/>
        <w:numPr>
          <w:ilvl w:val="0"/>
          <w:numId w:val="30"/>
        </w:numPr>
        <w:tabs>
          <w:tab w:val="left" w:pos="720"/>
        </w:tabs>
        <w:autoSpaceDE w:val="0"/>
        <w:autoSpaceDN w:val="0"/>
        <w:adjustRightInd w:val="0"/>
        <w:spacing w:before="9"/>
        <w:ind w:left="360" w:right="180" w:firstLine="0"/>
        <w:jc w:val="both"/>
        <w:rPr>
          <w:rFonts w:ascii="Times New Roman" w:hAnsi="Times New Roman"/>
          <w:color w:val="000000"/>
          <w:sz w:val="18"/>
          <w:szCs w:val="18"/>
        </w:rPr>
      </w:pPr>
      <w:r w:rsidRPr="008A0E7A">
        <w:rPr>
          <w:rFonts w:ascii="Times New Roman" w:hAnsi="Times New Roman"/>
          <w:color w:val="191919"/>
          <w:sz w:val="18"/>
          <w:szCs w:val="18"/>
        </w:rPr>
        <w:t>must have completed at least a Maste</w:t>
      </w:r>
      <w:r w:rsidRPr="008A0E7A">
        <w:rPr>
          <w:rFonts w:ascii="Times New Roman" w:hAnsi="Times New Roman"/>
          <w:color w:val="191919"/>
          <w:spacing w:val="7"/>
          <w:sz w:val="18"/>
          <w:szCs w:val="18"/>
        </w:rPr>
        <w:t>r</w:t>
      </w:r>
      <w:r w:rsidRPr="008A0E7A">
        <w:rPr>
          <w:rFonts w:ascii="Times New Roman" w:hAnsi="Times New Roman"/>
          <w:color w:val="191919"/>
          <w:spacing w:val="-10"/>
          <w:sz w:val="18"/>
          <w:szCs w:val="18"/>
        </w:rPr>
        <w:t>’</w:t>
      </w:r>
      <w:r w:rsidRPr="008A0E7A">
        <w:rPr>
          <w:rFonts w:ascii="Times New Roman" w:hAnsi="Times New Roman"/>
          <w:color w:val="191919"/>
          <w:sz w:val="18"/>
          <w:szCs w:val="18"/>
        </w:rPr>
        <w:t>s degree at an accredited or approved institution.</w:t>
      </w:r>
    </w:p>
    <w:p w:rsidR="00114BDE" w:rsidRPr="008A0E7A" w:rsidRDefault="00114BDE" w:rsidP="00F56BDC">
      <w:pPr>
        <w:pStyle w:val="BalloonText"/>
        <w:widowControl w:val="0"/>
        <w:numPr>
          <w:ilvl w:val="0"/>
          <w:numId w:val="30"/>
        </w:numPr>
        <w:tabs>
          <w:tab w:val="left" w:pos="720"/>
        </w:tabs>
        <w:autoSpaceDE w:val="0"/>
        <w:autoSpaceDN w:val="0"/>
        <w:adjustRightInd w:val="0"/>
        <w:spacing w:before="9"/>
        <w:ind w:left="360" w:right="180" w:firstLine="0"/>
        <w:jc w:val="both"/>
        <w:rPr>
          <w:rFonts w:ascii="Times New Roman" w:hAnsi="Times New Roman"/>
          <w:color w:val="000000"/>
          <w:sz w:val="18"/>
          <w:szCs w:val="18"/>
        </w:rPr>
      </w:pPr>
      <w:r w:rsidRPr="008A0E7A">
        <w:rPr>
          <w:rFonts w:ascii="Times New Roman" w:hAnsi="Times New Roman"/>
          <w:color w:val="191919"/>
          <w:sz w:val="18"/>
          <w:szCs w:val="18"/>
        </w:rPr>
        <w:t>must possess certification equivalent to the State of Geo</w:t>
      </w:r>
      <w:r w:rsidRPr="008A0E7A">
        <w:rPr>
          <w:rFonts w:ascii="Times New Roman" w:hAnsi="Times New Roman"/>
          <w:color w:val="191919"/>
          <w:spacing w:val="-3"/>
          <w:sz w:val="18"/>
          <w:szCs w:val="18"/>
        </w:rPr>
        <w:t>r</w:t>
      </w:r>
      <w:r w:rsidRPr="008A0E7A">
        <w:rPr>
          <w:rFonts w:ascii="Times New Roman" w:hAnsi="Times New Roman"/>
          <w:color w:val="191919"/>
          <w:sz w:val="18"/>
          <w:szCs w:val="18"/>
        </w:rPr>
        <w:t>gia</w:t>
      </w:r>
      <w:r w:rsidRPr="008A0E7A">
        <w:rPr>
          <w:rFonts w:ascii="Times New Roman" w:hAnsi="Times New Roman"/>
          <w:color w:val="191919"/>
          <w:spacing w:val="-10"/>
          <w:sz w:val="18"/>
          <w:szCs w:val="18"/>
        </w:rPr>
        <w:t>’</w:t>
      </w:r>
      <w:r w:rsidRPr="008A0E7A">
        <w:rPr>
          <w:rFonts w:ascii="Times New Roman" w:hAnsi="Times New Roman"/>
          <w:color w:val="191919"/>
          <w:sz w:val="18"/>
          <w:szCs w:val="18"/>
        </w:rPr>
        <w:t>s Level 5 certification or higher</w:t>
      </w:r>
      <w:r>
        <w:rPr>
          <w:rFonts w:ascii="Times New Roman" w:hAnsi="Times New Roman"/>
          <w:color w:val="191919"/>
          <w:sz w:val="18"/>
          <w:szCs w:val="18"/>
        </w:rPr>
        <w:t xml:space="preserve"> </w:t>
      </w:r>
      <w:r w:rsidRPr="008A0E7A">
        <w:rPr>
          <w:rFonts w:ascii="Times New Roman" w:hAnsi="Times New Roman"/>
          <w:color w:val="191919"/>
          <w:sz w:val="18"/>
          <w:szCs w:val="18"/>
        </w:rPr>
        <w:t>(e.g. L-5, NL-5, SC-5,</w:t>
      </w:r>
      <w:r w:rsidRPr="008A0E7A">
        <w:rPr>
          <w:rFonts w:ascii="Times New Roman" w:hAnsi="Times New Roman"/>
          <w:color w:val="191919"/>
          <w:spacing w:val="-3"/>
          <w:sz w:val="18"/>
          <w:szCs w:val="18"/>
        </w:rPr>
        <w:t xml:space="preserve"> </w:t>
      </w:r>
      <w:r w:rsidRPr="008A0E7A">
        <w:rPr>
          <w:rFonts w:ascii="Times New Roman" w:hAnsi="Times New Roman"/>
          <w:color w:val="191919"/>
          <w:spacing w:val="-16"/>
          <w:sz w:val="18"/>
          <w:szCs w:val="18"/>
        </w:rPr>
        <w:t>T</w:t>
      </w:r>
      <w:r w:rsidRPr="008A0E7A">
        <w:rPr>
          <w:rFonts w:ascii="Times New Roman" w:hAnsi="Times New Roman"/>
          <w:color w:val="191919"/>
          <w:sz w:val="18"/>
          <w:szCs w:val="18"/>
        </w:rPr>
        <w:t>-5, or any Level 6 or 7 certificate).</w:t>
      </w:r>
    </w:p>
    <w:p w:rsidR="00114BDE" w:rsidRPr="008A0E7A" w:rsidRDefault="00114BDE" w:rsidP="00F56BDC">
      <w:pPr>
        <w:pStyle w:val="BalloonText"/>
        <w:widowControl w:val="0"/>
        <w:numPr>
          <w:ilvl w:val="0"/>
          <w:numId w:val="30"/>
        </w:numPr>
        <w:tabs>
          <w:tab w:val="left" w:pos="720"/>
        </w:tabs>
        <w:autoSpaceDE w:val="0"/>
        <w:autoSpaceDN w:val="0"/>
        <w:adjustRightInd w:val="0"/>
        <w:spacing w:before="9"/>
        <w:ind w:left="360" w:right="180" w:firstLine="0"/>
        <w:jc w:val="both"/>
        <w:rPr>
          <w:rFonts w:ascii="Times New Roman" w:hAnsi="Times New Roman"/>
          <w:color w:val="000000"/>
          <w:sz w:val="18"/>
          <w:szCs w:val="18"/>
        </w:rPr>
      </w:pPr>
      <w:r w:rsidRPr="008A0E7A">
        <w:rPr>
          <w:rFonts w:ascii="Times New Roman" w:hAnsi="Times New Roman"/>
          <w:color w:val="191919"/>
          <w:sz w:val="18"/>
          <w:szCs w:val="18"/>
        </w:rPr>
        <w:t xml:space="preserve"> must earn a 3.0 G</w:t>
      </w:r>
      <w:r w:rsidRPr="008A0E7A">
        <w:rPr>
          <w:rFonts w:ascii="Times New Roman" w:hAnsi="Times New Roman"/>
          <w:color w:val="191919"/>
          <w:spacing w:val="-17"/>
          <w:sz w:val="18"/>
          <w:szCs w:val="18"/>
        </w:rPr>
        <w:t>P</w:t>
      </w:r>
      <w:r w:rsidRPr="008A0E7A">
        <w:rPr>
          <w:rFonts w:ascii="Times New Roman" w:hAnsi="Times New Roman"/>
          <w:color w:val="191919"/>
          <w:sz w:val="18"/>
          <w:szCs w:val="18"/>
        </w:rPr>
        <w:t>A</w:t>
      </w:r>
      <w:r w:rsidRPr="008A0E7A">
        <w:rPr>
          <w:rFonts w:ascii="Times New Roman" w:hAnsi="Times New Roman"/>
          <w:color w:val="191919"/>
          <w:spacing w:val="-10"/>
          <w:sz w:val="18"/>
          <w:szCs w:val="18"/>
        </w:rPr>
        <w:t xml:space="preserve"> </w:t>
      </w:r>
      <w:r w:rsidRPr="008A0E7A">
        <w:rPr>
          <w:rFonts w:ascii="Times New Roman" w:hAnsi="Times New Roman"/>
          <w:color w:val="191919"/>
          <w:sz w:val="18"/>
          <w:szCs w:val="18"/>
        </w:rPr>
        <w:t>on a 4.0 scale for graduate work completed.</w:t>
      </w:r>
    </w:p>
    <w:p w:rsidR="00114BDE" w:rsidRPr="008A0E7A" w:rsidRDefault="00114BDE" w:rsidP="00F56BDC">
      <w:pPr>
        <w:pStyle w:val="BalloonText"/>
        <w:widowControl w:val="0"/>
        <w:numPr>
          <w:ilvl w:val="0"/>
          <w:numId w:val="30"/>
        </w:numPr>
        <w:tabs>
          <w:tab w:val="left" w:pos="720"/>
        </w:tabs>
        <w:autoSpaceDE w:val="0"/>
        <w:autoSpaceDN w:val="0"/>
        <w:adjustRightInd w:val="0"/>
        <w:spacing w:before="9"/>
        <w:ind w:left="360" w:right="180" w:firstLine="0"/>
        <w:jc w:val="both"/>
        <w:rPr>
          <w:rFonts w:ascii="Times New Roman" w:hAnsi="Times New Roman"/>
          <w:color w:val="000000"/>
          <w:sz w:val="18"/>
          <w:szCs w:val="18"/>
        </w:rPr>
      </w:pPr>
      <w:r w:rsidRPr="008A0E7A">
        <w:rPr>
          <w:rFonts w:ascii="Times New Roman" w:hAnsi="Times New Roman"/>
          <w:color w:val="191919"/>
          <w:sz w:val="18"/>
          <w:szCs w:val="18"/>
        </w:rPr>
        <w:t>must provide a proof of passing score on the GACE II in Educational Leadership.</w:t>
      </w:r>
      <w:ins w:id="338" w:author=" " w:date="2011-04-06T10:47:00Z">
        <w:r w:rsidRPr="008A0E7A">
          <w:rPr>
            <w:rFonts w:ascii="Times New Roman" w:hAnsi="Times New Roman"/>
            <w:color w:val="191919"/>
            <w:sz w:val="18"/>
            <w:szCs w:val="18"/>
          </w:rPr>
          <w:t xml:space="preserve"> (This changes to an EXIT requirement after September 1, 2011</w:t>
        </w:r>
      </w:ins>
    </w:p>
    <w:p w:rsidR="00114BDE" w:rsidRPr="008A0E7A" w:rsidRDefault="00114BDE" w:rsidP="00F56BDC">
      <w:pPr>
        <w:pStyle w:val="BalloonText"/>
        <w:widowControl w:val="0"/>
        <w:numPr>
          <w:ilvl w:val="0"/>
          <w:numId w:val="30"/>
        </w:numPr>
        <w:tabs>
          <w:tab w:val="left" w:pos="720"/>
        </w:tabs>
        <w:autoSpaceDE w:val="0"/>
        <w:autoSpaceDN w:val="0"/>
        <w:adjustRightInd w:val="0"/>
        <w:spacing w:before="9"/>
        <w:ind w:left="360" w:right="180" w:firstLine="0"/>
        <w:jc w:val="both"/>
        <w:rPr>
          <w:rFonts w:ascii="Times New Roman" w:hAnsi="Times New Roman"/>
          <w:color w:val="000000"/>
          <w:sz w:val="18"/>
          <w:szCs w:val="18"/>
        </w:rPr>
      </w:pPr>
      <w:r w:rsidRPr="008A0E7A">
        <w:rPr>
          <w:rFonts w:ascii="Times New Roman" w:hAnsi="Times New Roman"/>
          <w:color w:val="191919"/>
          <w:sz w:val="18"/>
          <w:szCs w:val="18"/>
        </w:rPr>
        <w:t>must provide three letters of reference.</w:t>
      </w:r>
    </w:p>
    <w:p w:rsidR="00114BDE" w:rsidRPr="008A0E7A" w:rsidRDefault="00114BDE" w:rsidP="00F56BDC">
      <w:pPr>
        <w:pStyle w:val="BalloonText"/>
        <w:widowControl w:val="0"/>
        <w:numPr>
          <w:ilvl w:val="0"/>
          <w:numId w:val="30"/>
        </w:numPr>
        <w:tabs>
          <w:tab w:val="left" w:pos="720"/>
        </w:tabs>
        <w:autoSpaceDE w:val="0"/>
        <w:autoSpaceDN w:val="0"/>
        <w:adjustRightInd w:val="0"/>
        <w:spacing w:before="9" w:line="250" w:lineRule="auto"/>
        <w:ind w:left="360" w:right="180" w:firstLine="0"/>
        <w:jc w:val="both"/>
        <w:rPr>
          <w:ins w:id="339" w:author=" " w:date="2011-04-06T11:40:00Z"/>
          <w:rFonts w:ascii="Times New Roman" w:hAnsi="Times New Roman"/>
          <w:color w:val="191919"/>
          <w:sz w:val="18"/>
          <w:szCs w:val="18"/>
        </w:rPr>
      </w:pPr>
      <w:r w:rsidRPr="008A0E7A">
        <w:rPr>
          <w:rFonts w:ascii="Times New Roman" w:hAnsi="Times New Roman"/>
          <w:color w:val="191919"/>
          <w:sz w:val="18"/>
          <w:szCs w:val="18"/>
        </w:rPr>
        <w:t xml:space="preserve">must </w:t>
      </w:r>
      <w:ins w:id="340" w:author=" " w:date="2011-04-06T10:48:00Z">
        <w:r w:rsidRPr="008A0E7A">
          <w:rPr>
            <w:rFonts w:ascii="Times New Roman" w:hAnsi="Times New Roman"/>
            <w:color w:val="191919"/>
            <w:sz w:val="18"/>
            <w:szCs w:val="18"/>
          </w:rPr>
          <w:t>submit ASU Superintndent Assuance form indicating system’s knowedge of participation in the</w:t>
        </w:r>
      </w:ins>
      <w:ins w:id="341" w:author=" " w:date="2011-04-06T11:06:00Z">
        <w:r w:rsidRPr="008A0E7A">
          <w:rPr>
            <w:rFonts w:ascii="Times New Roman" w:hAnsi="Times New Roman"/>
            <w:color w:val="191919"/>
            <w:sz w:val="18"/>
            <w:szCs w:val="18"/>
          </w:rPr>
          <w:t xml:space="preserve"> </w:t>
        </w:r>
      </w:ins>
      <w:ins w:id="342" w:author=" " w:date="2011-04-06T10:48:00Z">
        <w:r w:rsidRPr="008A0E7A">
          <w:rPr>
            <w:rFonts w:ascii="Times New Roman" w:hAnsi="Times New Roman"/>
            <w:color w:val="191919"/>
            <w:sz w:val="18"/>
            <w:szCs w:val="18"/>
          </w:rPr>
          <w:t>program and potential to serve</w:t>
        </w:r>
      </w:ins>
      <w:ins w:id="343" w:author=" " w:date="2011-04-06T11:06:00Z">
        <w:r w:rsidRPr="008A0E7A">
          <w:rPr>
            <w:rFonts w:ascii="Times New Roman" w:hAnsi="Times New Roman"/>
            <w:color w:val="191919"/>
            <w:sz w:val="18"/>
            <w:szCs w:val="18"/>
          </w:rPr>
          <w:t xml:space="preserve"> </w:t>
        </w:r>
      </w:ins>
      <w:ins w:id="344" w:author=" " w:date="2011-04-06T10:48:00Z">
        <w:r w:rsidRPr="008A0E7A">
          <w:rPr>
            <w:rFonts w:ascii="Times New Roman" w:hAnsi="Times New Roman"/>
            <w:color w:val="191919"/>
            <w:sz w:val="18"/>
            <w:szCs w:val="18"/>
          </w:rPr>
          <w:t xml:space="preserve">in </w:t>
        </w:r>
      </w:ins>
      <w:ins w:id="345" w:author=" " w:date="2011-04-06T11:06:00Z">
        <w:r w:rsidRPr="008A0E7A">
          <w:rPr>
            <w:rFonts w:ascii="Times New Roman" w:hAnsi="Times New Roman"/>
            <w:color w:val="191919"/>
            <w:sz w:val="18"/>
            <w:szCs w:val="18"/>
          </w:rPr>
          <w:t xml:space="preserve"> a leadership role/position.</w:t>
        </w:r>
      </w:ins>
      <w:del w:id="346" w:author=" " w:date="2011-04-06T11:07:00Z">
        <w:r w:rsidRPr="008A0E7A" w:rsidDel="00F15938">
          <w:rPr>
            <w:rFonts w:ascii="Times New Roman" w:hAnsi="Times New Roman"/>
            <w:color w:val="191919"/>
            <w:sz w:val="18"/>
            <w:szCs w:val="18"/>
          </w:rPr>
          <w:delText>provide a letter of employment from the employing Superintendent showing employment in a Leadership position (or) a letter of intent to hire for a Leadership position in the school or school system.</w:delText>
        </w:r>
      </w:del>
    </w:p>
    <w:p w:rsidR="00114BDE" w:rsidRDefault="00114BDE" w:rsidP="00114BDE">
      <w:pPr>
        <w:widowControl w:val="0"/>
        <w:tabs>
          <w:tab w:val="left" w:pos="1530"/>
        </w:tabs>
        <w:autoSpaceDE w:val="0"/>
        <w:autoSpaceDN w:val="0"/>
        <w:adjustRightInd w:val="0"/>
        <w:spacing w:before="9" w:after="0" w:line="250" w:lineRule="auto"/>
        <w:ind w:left="360" w:right="180" w:firstLine="0"/>
        <w:jc w:val="both"/>
        <w:rPr>
          <w:ins w:id="347" w:author=" " w:date="2011-04-06T11:40:00Z"/>
          <w:rFonts w:ascii="Times New Roman" w:hAnsi="Times New Roman"/>
          <w:color w:val="191919"/>
          <w:sz w:val="18"/>
          <w:szCs w:val="18"/>
        </w:rPr>
      </w:pPr>
    </w:p>
    <w:p w:rsidR="00114BDE" w:rsidRPr="00AB16FB" w:rsidRDefault="00114BDE" w:rsidP="00114BDE">
      <w:pPr>
        <w:pStyle w:val="Heading2"/>
        <w:spacing w:before="0"/>
        <w:ind w:left="360" w:right="180" w:firstLine="0"/>
        <w:rPr>
          <w:ins w:id="348" w:author=" " w:date="2011-04-06T12:10:00Z"/>
          <w:rFonts w:ascii="Times New Roman" w:hAnsi="Times New Roman"/>
          <w:color w:val="808080" w:themeColor="background1" w:themeShade="80"/>
          <w:sz w:val="24"/>
          <w:szCs w:val="24"/>
        </w:rPr>
      </w:pPr>
      <w:bookmarkStart w:id="349" w:name="_Toc294969757"/>
      <w:bookmarkStart w:id="350" w:name="_Toc295508319"/>
      <w:ins w:id="351" w:author=" " w:date="2011-04-06T11:45:00Z">
        <w:r w:rsidRPr="00AB16FB">
          <w:rPr>
            <w:rFonts w:ascii="Times New Roman" w:hAnsi="Times New Roman"/>
            <w:color w:val="808080" w:themeColor="background1" w:themeShade="80"/>
            <w:sz w:val="24"/>
            <w:szCs w:val="24"/>
          </w:rPr>
          <w:t>BUILDING</w:t>
        </w:r>
      </w:ins>
      <w:ins w:id="352" w:author=" " w:date="2011-04-06T11:54:00Z">
        <w:r w:rsidRPr="00AB16FB">
          <w:rPr>
            <w:rFonts w:ascii="Times New Roman" w:hAnsi="Times New Roman"/>
            <w:color w:val="808080" w:themeColor="background1" w:themeShade="80"/>
            <w:sz w:val="24"/>
            <w:szCs w:val="24"/>
          </w:rPr>
          <w:t>-</w:t>
        </w:r>
      </w:ins>
      <w:ins w:id="353" w:author=" " w:date="2011-04-06T11:45:00Z">
        <w:r w:rsidRPr="00AB16FB">
          <w:rPr>
            <w:rFonts w:ascii="Times New Roman" w:hAnsi="Times New Roman"/>
            <w:color w:val="808080" w:themeColor="background1" w:themeShade="80"/>
            <w:sz w:val="24"/>
            <w:szCs w:val="24"/>
          </w:rPr>
          <w:t>LEVEL SPECIALIZATION</w:t>
        </w:r>
      </w:ins>
      <w:bookmarkEnd w:id="349"/>
      <w:bookmarkEnd w:id="350"/>
    </w:p>
    <w:p w:rsidR="00114BDE" w:rsidRPr="00AB16FB" w:rsidRDefault="00114BDE" w:rsidP="00114BDE">
      <w:pPr>
        <w:widowControl w:val="0"/>
        <w:tabs>
          <w:tab w:val="left" w:pos="1530"/>
        </w:tabs>
        <w:autoSpaceDE w:val="0"/>
        <w:autoSpaceDN w:val="0"/>
        <w:adjustRightInd w:val="0"/>
        <w:spacing w:before="9" w:after="0" w:line="250" w:lineRule="auto"/>
        <w:ind w:left="360" w:right="180" w:firstLine="0"/>
        <w:jc w:val="both"/>
        <w:rPr>
          <w:ins w:id="354" w:author=" " w:date="2011-04-06T12:11:00Z"/>
          <w:rFonts w:ascii="Times New Roman" w:hAnsi="Times New Roman"/>
          <w:b/>
          <w:color w:val="808080" w:themeColor="background1" w:themeShade="80"/>
        </w:rPr>
      </w:pPr>
      <w:ins w:id="355" w:author=" " w:date="2011-04-06T12:10:00Z">
        <w:r w:rsidRPr="00AB16FB">
          <w:rPr>
            <w:rFonts w:ascii="Times New Roman" w:hAnsi="Times New Roman"/>
            <w:b/>
            <w:color w:val="808080" w:themeColor="background1" w:themeShade="80"/>
          </w:rPr>
          <w:t>Pre-Service Courses (individuals entering the specialist without a Masters in Educational Leadership)</w:t>
        </w:r>
      </w:ins>
    </w:p>
    <w:p w:rsidR="00114BDE" w:rsidRDefault="00114BDE" w:rsidP="00114BDE">
      <w:pPr>
        <w:widowControl w:val="0"/>
        <w:tabs>
          <w:tab w:val="left" w:pos="720"/>
        </w:tabs>
        <w:autoSpaceDE w:val="0"/>
        <w:autoSpaceDN w:val="0"/>
        <w:adjustRightInd w:val="0"/>
        <w:spacing w:before="9" w:after="0" w:line="250" w:lineRule="auto"/>
        <w:ind w:left="360" w:right="180" w:firstLine="0"/>
        <w:jc w:val="both"/>
        <w:rPr>
          <w:ins w:id="356" w:author=" " w:date="2011-04-06T12:11:00Z"/>
          <w:rFonts w:ascii="Times New Roman" w:hAnsi="Times New Roman"/>
          <w:color w:val="191919"/>
          <w:sz w:val="18"/>
          <w:szCs w:val="18"/>
        </w:rPr>
      </w:pPr>
      <w:ins w:id="357" w:author=" " w:date="2011-04-06T12:11:00Z">
        <w:r>
          <w:rPr>
            <w:rFonts w:ascii="Times New Roman" w:hAnsi="Times New Roman"/>
            <w:color w:val="191919"/>
            <w:sz w:val="18"/>
            <w:szCs w:val="18"/>
          </w:rPr>
          <w:tab/>
          <w:t>EDAS 6701</w:t>
        </w:r>
        <w:r>
          <w:rPr>
            <w:rFonts w:ascii="Times New Roman" w:hAnsi="Times New Roman"/>
            <w:color w:val="191919"/>
            <w:sz w:val="18"/>
            <w:szCs w:val="18"/>
          </w:rPr>
          <w:tab/>
          <w:t>Law and Ethics in Educational Leadership</w:t>
        </w:r>
      </w:ins>
    </w:p>
    <w:p w:rsidR="00114BDE" w:rsidRDefault="00114BDE" w:rsidP="00114BDE">
      <w:pPr>
        <w:widowControl w:val="0"/>
        <w:tabs>
          <w:tab w:val="left" w:pos="720"/>
        </w:tabs>
        <w:autoSpaceDE w:val="0"/>
        <w:autoSpaceDN w:val="0"/>
        <w:adjustRightInd w:val="0"/>
        <w:spacing w:before="9" w:after="0" w:line="250" w:lineRule="auto"/>
        <w:ind w:left="360" w:right="180" w:firstLine="0"/>
        <w:jc w:val="both"/>
        <w:rPr>
          <w:ins w:id="358" w:author=" " w:date="2011-04-06T11:45:00Z"/>
          <w:rFonts w:ascii="Times New Roman" w:hAnsi="Times New Roman"/>
          <w:color w:val="191919"/>
          <w:sz w:val="18"/>
          <w:szCs w:val="18"/>
        </w:rPr>
      </w:pPr>
      <w:ins w:id="359" w:author=" " w:date="2011-04-06T12:12:00Z">
        <w:r>
          <w:rPr>
            <w:rFonts w:ascii="Times New Roman" w:hAnsi="Times New Roman"/>
            <w:color w:val="191919"/>
            <w:sz w:val="18"/>
            <w:szCs w:val="18"/>
          </w:rPr>
          <w:tab/>
          <w:t>EDAS 6702</w:t>
        </w:r>
        <w:r>
          <w:rPr>
            <w:rFonts w:ascii="Times New Roman" w:hAnsi="Times New Roman"/>
            <w:color w:val="191919"/>
            <w:sz w:val="18"/>
            <w:szCs w:val="18"/>
          </w:rPr>
          <w:tab/>
          <w:t>Educational Leadership and School Improvment</w:t>
        </w:r>
      </w:ins>
    </w:p>
    <w:p w:rsidR="00114BDE" w:rsidRDefault="00114BDE" w:rsidP="00114BDE">
      <w:pPr>
        <w:widowControl w:val="0"/>
        <w:tabs>
          <w:tab w:val="left" w:pos="720"/>
        </w:tabs>
        <w:autoSpaceDE w:val="0"/>
        <w:autoSpaceDN w:val="0"/>
        <w:adjustRightInd w:val="0"/>
        <w:spacing w:before="9" w:after="0" w:line="250" w:lineRule="auto"/>
        <w:ind w:left="360" w:right="180" w:firstLine="0"/>
        <w:jc w:val="both"/>
        <w:rPr>
          <w:ins w:id="360" w:author=" " w:date="2011-04-06T11:46:00Z"/>
          <w:rFonts w:ascii="Times New Roman" w:hAnsi="Times New Roman"/>
          <w:color w:val="191919"/>
          <w:sz w:val="18"/>
          <w:szCs w:val="18"/>
        </w:rPr>
      </w:pPr>
    </w:p>
    <w:p w:rsidR="00114BDE" w:rsidRPr="00AB16FB" w:rsidRDefault="00114BDE" w:rsidP="00114BDE">
      <w:pPr>
        <w:widowControl w:val="0"/>
        <w:tabs>
          <w:tab w:val="left" w:pos="1530"/>
        </w:tabs>
        <w:autoSpaceDE w:val="0"/>
        <w:autoSpaceDN w:val="0"/>
        <w:adjustRightInd w:val="0"/>
        <w:spacing w:before="9" w:after="0" w:line="250" w:lineRule="auto"/>
        <w:ind w:left="360" w:right="180" w:firstLine="0"/>
        <w:jc w:val="both"/>
        <w:rPr>
          <w:ins w:id="361" w:author=" " w:date="2011-04-06T11:46:00Z"/>
          <w:rFonts w:ascii="Times New Roman" w:hAnsi="Times New Roman"/>
          <w:b/>
          <w:color w:val="808080" w:themeColor="background1" w:themeShade="80"/>
        </w:rPr>
      </w:pPr>
      <w:ins w:id="362" w:author=" " w:date="2011-04-06T11:46:00Z">
        <w:r w:rsidRPr="00AB16FB">
          <w:rPr>
            <w:rFonts w:ascii="Times New Roman" w:hAnsi="Times New Roman"/>
            <w:b/>
            <w:color w:val="808080" w:themeColor="background1" w:themeShade="80"/>
          </w:rPr>
          <w:t xml:space="preserve">Area </w:t>
        </w:r>
      </w:ins>
      <w:ins w:id="363" w:author=" " w:date="2011-04-06T11:48:00Z">
        <w:r w:rsidRPr="00AB16FB">
          <w:rPr>
            <w:rFonts w:ascii="Times New Roman" w:hAnsi="Times New Roman"/>
            <w:b/>
            <w:color w:val="808080" w:themeColor="background1" w:themeShade="80"/>
          </w:rPr>
          <w:t xml:space="preserve"> </w:t>
        </w:r>
      </w:ins>
      <w:ins w:id="364" w:author=" " w:date="2011-04-06T11:46:00Z">
        <w:r w:rsidRPr="00AB16FB">
          <w:rPr>
            <w:rFonts w:ascii="Times New Roman" w:hAnsi="Times New Roman"/>
            <w:b/>
            <w:color w:val="808080" w:themeColor="background1" w:themeShade="80"/>
          </w:rPr>
          <w:t xml:space="preserve">A: </w:t>
        </w:r>
      </w:ins>
      <w:ins w:id="365" w:author=" " w:date="2011-04-06T11:54:00Z">
        <w:r w:rsidRPr="00AB16FB">
          <w:rPr>
            <w:rFonts w:ascii="Times New Roman" w:hAnsi="Times New Roman"/>
            <w:b/>
            <w:color w:val="808080" w:themeColor="background1" w:themeShade="80"/>
          </w:rPr>
          <w:tab/>
        </w:r>
      </w:ins>
      <w:ins w:id="366" w:author=" " w:date="2011-04-06T11:46:00Z">
        <w:r w:rsidRPr="00AB16FB">
          <w:rPr>
            <w:rFonts w:ascii="Times New Roman" w:hAnsi="Times New Roman"/>
            <w:b/>
            <w:color w:val="808080" w:themeColor="background1" w:themeShade="80"/>
          </w:rPr>
          <w:t>Nature of  Learner</w:t>
        </w:r>
      </w:ins>
    </w:p>
    <w:p w:rsidR="00114BDE" w:rsidRDefault="00114BDE" w:rsidP="00114BDE">
      <w:pPr>
        <w:widowControl w:val="0"/>
        <w:tabs>
          <w:tab w:val="left" w:pos="720"/>
        </w:tabs>
        <w:autoSpaceDE w:val="0"/>
        <w:autoSpaceDN w:val="0"/>
        <w:adjustRightInd w:val="0"/>
        <w:spacing w:before="9" w:after="0" w:line="250" w:lineRule="auto"/>
        <w:ind w:left="360" w:right="180" w:firstLine="0"/>
        <w:jc w:val="both"/>
        <w:rPr>
          <w:ins w:id="367" w:author=" " w:date="2011-04-06T11:47:00Z"/>
          <w:rFonts w:ascii="Times New Roman" w:hAnsi="Times New Roman"/>
          <w:color w:val="191919"/>
          <w:sz w:val="18"/>
          <w:szCs w:val="18"/>
        </w:rPr>
      </w:pPr>
      <w:ins w:id="368" w:author=" " w:date="2011-04-06T11:46:00Z">
        <w:r>
          <w:rPr>
            <w:rFonts w:ascii="Times New Roman" w:hAnsi="Times New Roman"/>
            <w:color w:val="191919"/>
            <w:sz w:val="18"/>
            <w:szCs w:val="18"/>
          </w:rPr>
          <w:tab/>
        </w:r>
      </w:ins>
      <w:ins w:id="369" w:author=" " w:date="2011-04-06T11:47:00Z">
        <w:r>
          <w:rPr>
            <w:rFonts w:ascii="Times New Roman" w:hAnsi="Times New Roman"/>
            <w:color w:val="191919"/>
            <w:sz w:val="18"/>
            <w:szCs w:val="18"/>
          </w:rPr>
          <w:t>EDAS 6785</w:t>
        </w:r>
        <w:r>
          <w:rPr>
            <w:rFonts w:ascii="Times New Roman" w:hAnsi="Times New Roman"/>
            <w:color w:val="191919"/>
            <w:sz w:val="18"/>
            <w:szCs w:val="18"/>
          </w:rPr>
          <w:tab/>
          <w:t xml:space="preserve"> Improvement of Instruction</w:t>
        </w:r>
      </w:ins>
    </w:p>
    <w:p w:rsidR="00114BDE" w:rsidRDefault="00114BDE" w:rsidP="00114BDE">
      <w:pPr>
        <w:widowControl w:val="0"/>
        <w:tabs>
          <w:tab w:val="left" w:pos="720"/>
        </w:tabs>
        <w:autoSpaceDE w:val="0"/>
        <w:autoSpaceDN w:val="0"/>
        <w:adjustRightInd w:val="0"/>
        <w:spacing w:before="9" w:after="0" w:line="250" w:lineRule="auto"/>
        <w:ind w:left="360" w:right="180" w:firstLine="0"/>
        <w:jc w:val="both"/>
        <w:rPr>
          <w:ins w:id="370" w:author=" " w:date="2011-04-06T11:48:00Z"/>
          <w:rFonts w:ascii="Times New Roman" w:hAnsi="Times New Roman"/>
          <w:color w:val="191919"/>
          <w:sz w:val="18"/>
          <w:szCs w:val="18"/>
        </w:rPr>
      </w:pPr>
      <w:ins w:id="371" w:author=" " w:date="2011-04-06T11:47:00Z">
        <w:r>
          <w:rPr>
            <w:rFonts w:ascii="Times New Roman" w:hAnsi="Times New Roman"/>
            <w:color w:val="191919"/>
            <w:sz w:val="18"/>
            <w:szCs w:val="18"/>
          </w:rPr>
          <w:tab/>
          <w:t xml:space="preserve">EDAS 6681 </w:t>
        </w:r>
        <w:r>
          <w:rPr>
            <w:rFonts w:ascii="Times New Roman" w:hAnsi="Times New Roman"/>
            <w:color w:val="191919"/>
            <w:sz w:val="18"/>
            <w:szCs w:val="18"/>
          </w:rPr>
          <w:tab/>
          <w:t>Recent Trends in Supervision</w:t>
        </w:r>
      </w:ins>
    </w:p>
    <w:p w:rsidR="00114BDE" w:rsidRDefault="00114BDE" w:rsidP="00114BDE">
      <w:pPr>
        <w:widowControl w:val="0"/>
        <w:tabs>
          <w:tab w:val="left" w:pos="1530"/>
        </w:tabs>
        <w:autoSpaceDE w:val="0"/>
        <w:autoSpaceDN w:val="0"/>
        <w:adjustRightInd w:val="0"/>
        <w:spacing w:before="9" w:after="0" w:line="250" w:lineRule="auto"/>
        <w:ind w:left="360" w:right="180" w:firstLine="0"/>
        <w:jc w:val="both"/>
        <w:rPr>
          <w:ins w:id="372" w:author=" " w:date="2011-04-06T11:48:00Z"/>
          <w:rFonts w:ascii="Times New Roman" w:hAnsi="Times New Roman"/>
          <w:color w:val="191919"/>
          <w:sz w:val="18"/>
          <w:szCs w:val="18"/>
        </w:rPr>
      </w:pPr>
    </w:p>
    <w:p w:rsidR="00114BDE" w:rsidRPr="00AB16FB" w:rsidRDefault="00114BDE" w:rsidP="00114BDE">
      <w:pPr>
        <w:widowControl w:val="0"/>
        <w:tabs>
          <w:tab w:val="left" w:pos="1530"/>
        </w:tabs>
        <w:autoSpaceDE w:val="0"/>
        <w:autoSpaceDN w:val="0"/>
        <w:adjustRightInd w:val="0"/>
        <w:spacing w:before="9" w:after="0" w:line="250" w:lineRule="auto"/>
        <w:ind w:left="360" w:right="180" w:firstLine="0"/>
        <w:jc w:val="both"/>
        <w:rPr>
          <w:ins w:id="373" w:author=" " w:date="2011-04-06T11:48:00Z"/>
          <w:rFonts w:ascii="Times New Roman" w:hAnsi="Times New Roman"/>
          <w:b/>
          <w:color w:val="808080" w:themeColor="background1" w:themeShade="80"/>
        </w:rPr>
      </w:pPr>
      <w:ins w:id="374" w:author=" " w:date="2011-04-06T11:48:00Z">
        <w:r w:rsidRPr="00AB16FB">
          <w:rPr>
            <w:rFonts w:ascii="Times New Roman" w:hAnsi="Times New Roman"/>
            <w:b/>
            <w:color w:val="808080" w:themeColor="background1" w:themeShade="80"/>
          </w:rPr>
          <w:t xml:space="preserve">Area </w:t>
        </w:r>
      </w:ins>
      <w:ins w:id="375" w:author=" " w:date="2011-04-06T11:49:00Z">
        <w:r w:rsidRPr="00AB16FB">
          <w:rPr>
            <w:rFonts w:ascii="Times New Roman" w:hAnsi="Times New Roman"/>
            <w:b/>
            <w:color w:val="808080" w:themeColor="background1" w:themeShade="80"/>
          </w:rPr>
          <w:t xml:space="preserve"> </w:t>
        </w:r>
      </w:ins>
      <w:ins w:id="376" w:author=" " w:date="2011-04-06T11:48:00Z">
        <w:r w:rsidRPr="00AB16FB">
          <w:rPr>
            <w:rFonts w:ascii="Times New Roman" w:hAnsi="Times New Roman"/>
            <w:b/>
            <w:color w:val="808080" w:themeColor="background1" w:themeShade="80"/>
          </w:rPr>
          <w:t xml:space="preserve">B:  </w:t>
        </w:r>
      </w:ins>
      <w:ins w:id="377" w:author=" " w:date="2011-04-06T11:54:00Z">
        <w:r w:rsidRPr="00AB16FB">
          <w:rPr>
            <w:rFonts w:ascii="Times New Roman" w:hAnsi="Times New Roman"/>
            <w:b/>
            <w:color w:val="808080" w:themeColor="background1" w:themeShade="80"/>
          </w:rPr>
          <w:tab/>
        </w:r>
      </w:ins>
      <w:ins w:id="378" w:author=" " w:date="2011-04-06T11:48:00Z">
        <w:r w:rsidRPr="00AB16FB">
          <w:rPr>
            <w:rFonts w:ascii="Times New Roman" w:hAnsi="Times New Roman"/>
            <w:b/>
            <w:color w:val="808080" w:themeColor="background1" w:themeShade="80"/>
          </w:rPr>
          <w:t>Programs &amp; Problems of the School</w:t>
        </w:r>
      </w:ins>
    </w:p>
    <w:p w:rsidR="00114BDE" w:rsidRDefault="00114BDE" w:rsidP="00114BDE">
      <w:pPr>
        <w:widowControl w:val="0"/>
        <w:tabs>
          <w:tab w:val="left" w:pos="720"/>
          <w:tab w:val="left" w:pos="1530"/>
        </w:tabs>
        <w:autoSpaceDE w:val="0"/>
        <w:autoSpaceDN w:val="0"/>
        <w:adjustRightInd w:val="0"/>
        <w:spacing w:before="9" w:after="0" w:line="250" w:lineRule="auto"/>
        <w:ind w:left="360" w:right="180" w:firstLine="0"/>
        <w:jc w:val="both"/>
        <w:rPr>
          <w:ins w:id="379" w:author=" " w:date="2011-04-06T11:48:00Z"/>
          <w:rFonts w:ascii="Times New Roman" w:hAnsi="Times New Roman"/>
          <w:color w:val="191919"/>
          <w:sz w:val="18"/>
          <w:szCs w:val="18"/>
        </w:rPr>
      </w:pPr>
      <w:ins w:id="380" w:author=" " w:date="2011-04-06T11:48:00Z">
        <w:r>
          <w:rPr>
            <w:rFonts w:ascii="Times New Roman" w:hAnsi="Times New Roman"/>
            <w:color w:val="191919"/>
            <w:sz w:val="18"/>
            <w:szCs w:val="18"/>
          </w:rPr>
          <w:tab/>
          <w:t>EDAS 6685</w:t>
        </w:r>
        <w:r>
          <w:rPr>
            <w:rFonts w:ascii="Times New Roman" w:hAnsi="Times New Roman"/>
            <w:color w:val="191919"/>
            <w:sz w:val="18"/>
            <w:szCs w:val="18"/>
          </w:rPr>
          <w:tab/>
          <w:t>School and Community Relations</w:t>
        </w:r>
      </w:ins>
    </w:p>
    <w:p w:rsidR="00114BDE" w:rsidRDefault="00114BDE" w:rsidP="00114BDE">
      <w:pPr>
        <w:widowControl w:val="0"/>
        <w:tabs>
          <w:tab w:val="left" w:pos="1530"/>
        </w:tabs>
        <w:autoSpaceDE w:val="0"/>
        <w:autoSpaceDN w:val="0"/>
        <w:adjustRightInd w:val="0"/>
        <w:spacing w:before="9" w:after="0" w:line="250" w:lineRule="auto"/>
        <w:ind w:left="360" w:right="180" w:firstLine="0"/>
        <w:jc w:val="both"/>
        <w:rPr>
          <w:ins w:id="381" w:author=" " w:date="2011-04-06T11:48:00Z"/>
          <w:rFonts w:ascii="Times New Roman" w:hAnsi="Times New Roman"/>
          <w:color w:val="191919"/>
          <w:sz w:val="18"/>
          <w:szCs w:val="18"/>
        </w:rPr>
      </w:pPr>
    </w:p>
    <w:p w:rsidR="00114BDE" w:rsidRPr="00AB16FB" w:rsidRDefault="00114BDE" w:rsidP="00114BDE">
      <w:pPr>
        <w:widowControl w:val="0"/>
        <w:tabs>
          <w:tab w:val="left" w:pos="1530"/>
        </w:tabs>
        <w:autoSpaceDE w:val="0"/>
        <w:autoSpaceDN w:val="0"/>
        <w:adjustRightInd w:val="0"/>
        <w:spacing w:before="9" w:after="0" w:line="250" w:lineRule="auto"/>
        <w:ind w:left="360" w:right="180" w:firstLine="0"/>
        <w:jc w:val="both"/>
        <w:rPr>
          <w:ins w:id="382" w:author=" " w:date="2011-04-06T11:49:00Z"/>
          <w:rFonts w:ascii="Times New Roman" w:hAnsi="Times New Roman"/>
          <w:b/>
          <w:color w:val="808080" w:themeColor="background1" w:themeShade="80"/>
        </w:rPr>
      </w:pPr>
      <w:ins w:id="383" w:author=" " w:date="2011-04-06T11:48:00Z">
        <w:r w:rsidRPr="00AB16FB">
          <w:rPr>
            <w:rFonts w:ascii="Times New Roman" w:hAnsi="Times New Roman"/>
            <w:b/>
            <w:color w:val="808080" w:themeColor="background1" w:themeShade="80"/>
          </w:rPr>
          <w:t xml:space="preserve">Area </w:t>
        </w:r>
      </w:ins>
      <w:ins w:id="384" w:author=" " w:date="2011-04-06T11:49:00Z">
        <w:r w:rsidRPr="00AB16FB">
          <w:rPr>
            <w:rFonts w:ascii="Times New Roman" w:hAnsi="Times New Roman"/>
            <w:b/>
            <w:color w:val="808080" w:themeColor="background1" w:themeShade="80"/>
          </w:rPr>
          <w:t xml:space="preserve"> </w:t>
        </w:r>
      </w:ins>
      <w:ins w:id="385" w:author=" " w:date="2011-04-06T11:48:00Z">
        <w:r w:rsidRPr="00AB16FB">
          <w:rPr>
            <w:rFonts w:ascii="Times New Roman" w:hAnsi="Times New Roman"/>
            <w:b/>
            <w:color w:val="808080" w:themeColor="background1" w:themeShade="80"/>
          </w:rPr>
          <w:t>C:</w:t>
        </w:r>
      </w:ins>
      <w:ins w:id="386" w:author=" " w:date="2011-04-06T11:49:00Z">
        <w:r w:rsidRPr="00AB16FB">
          <w:rPr>
            <w:rFonts w:ascii="Times New Roman" w:hAnsi="Times New Roman"/>
            <w:b/>
            <w:color w:val="808080" w:themeColor="background1" w:themeShade="80"/>
          </w:rPr>
          <w:t xml:space="preserve"> </w:t>
        </w:r>
      </w:ins>
      <w:ins w:id="387" w:author=" " w:date="2011-04-06T11:54:00Z">
        <w:r w:rsidRPr="00AB16FB">
          <w:rPr>
            <w:rFonts w:ascii="Times New Roman" w:hAnsi="Times New Roman"/>
            <w:b/>
            <w:color w:val="808080" w:themeColor="background1" w:themeShade="80"/>
          </w:rPr>
          <w:tab/>
        </w:r>
      </w:ins>
      <w:ins w:id="388" w:author=" " w:date="2011-04-06T11:49:00Z">
        <w:r w:rsidRPr="00AB16FB">
          <w:rPr>
            <w:rFonts w:ascii="Times New Roman" w:hAnsi="Times New Roman"/>
            <w:b/>
            <w:color w:val="808080" w:themeColor="background1" w:themeShade="80"/>
          </w:rPr>
          <w:t>Major Area</w:t>
        </w:r>
      </w:ins>
    </w:p>
    <w:p w:rsidR="00114BDE" w:rsidRDefault="00114BDE" w:rsidP="00114BDE">
      <w:pPr>
        <w:widowControl w:val="0"/>
        <w:tabs>
          <w:tab w:val="left" w:pos="720"/>
        </w:tabs>
        <w:autoSpaceDE w:val="0"/>
        <w:autoSpaceDN w:val="0"/>
        <w:adjustRightInd w:val="0"/>
        <w:spacing w:before="9" w:after="0" w:line="250" w:lineRule="auto"/>
        <w:ind w:left="360" w:right="180" w:firstLine="0"/>
        <w:jc w:val="both"/>
        <w:rPr>
          <w:ins w:id="389" w:author=" " w:date="2011-04-06T11:49:00Z"/>
          <w:rFonts w:ascii="Times New Roman" w:hAnsi="Times New Roman"/>
          <w:color w:val="191919"/>
          <w:sz w:val="18"/>
          <w:szCs w:val="18"/>
        </w:rPr>
      </w:pPr>
      <w:ins w:id="390" w:author=" " w:date="2011-04-06T11:49:00Z">
        <w:r>
          <w:rPr>
            <w:rFonts w:ascii="Times New Roman" w:hAnsi="Times New Roman"/>
            <w:color w:val="191919"/>
            <w:sz w:val="18"/>
            <w:szCs w:val="18"/>
          </w:rPr>
          <w:tab/>
          <w:t>EDAS 6670</w:t>
        </w:r>
        <w:r>
          <w:rPr>
            <w:rFonts w:ascii="Times New Roman" w:hAnsi="Times New Roman"/>
            <w:color w:val="191919"/>
            <w:sz w:val="18"/>
            <w:szCs w:val="18"/>
          </w:rPr>
          <w:tab/>
          <w:t>School finance</w:t>
        </w:r>
      </w:ins>
    </w:p>
    <w:p w:rsidR="00114BDE" w:rsidRDefault="00114BDE" w:rsidP="00114BDE">
      <w:pPr>
        <w:widowControl w:val="0"/>
        <w:tabs>
          <w:tab w:val="left" w:pos="720"/>
        </w:tabs>
        <w:autoSpaceDE w:val="0"/>
        <w:autoSpaceDN w:val="0"/>
        <w:adjustRightInd w:val="0"/>
        <w:spacing w:before="9" w:after="0" w:line="250" w:lineRule="auto"/>
        <w:ind w:left="360" w:right="180" w:firstLine="0"/>
        <w:jc w:val="both"/>
        <w:rPr>
          <w:ins w:id="391" w:author=" " w:date="2011-04-06T11:49:00Z"/>
          <w:rFonts w:ascii="Times New Roman" w:hAnsi="Times New Roman"/>
          <w:color w:val="191919"/>
          <w:sz w:val="18"/>
          <w:szCs w:val="18"/>
        </w:rPr>
      </w:pPr>
      <w:ins w:id="392" w:author=" " w:date="2011-04-06T11:49:00Z">
        <w:r>
          <w:rPr>
            <w:rFonts w:ascii="Times New Roman" w:hAnsi="Times New Roman"/>
            <w:color w:val="191919"/>
            <w:sz w:val="18"/>
            <w:szCs w:val="18"/>
          </w:rPr>
          <w:tab/>
          <w:t>EDAS 6681</w:t>
        </w:r>
        <w:r>
          <w:rPr>
            <w:rFonts w:ascii="Times New Roman" w:hAnsi="Times New Roman"/>
            <w:color w:val="191919"/>
            <w:sz w:val="18"/>
            <w:szCs w:val="18"/>
          </w:rPr>
          <w:tab/>
          <w:t xml:space="preserve">Recent Trends in </w:t>
        </w:r>
      </w:ins>
      <w:ins w:id="393" w:author=" " w:date="2011-04-06T11:58:00Z">
        <w:r>
          <w:rPr>
            <w:rFonts w:ascii="Times New Roman" w:hAnsi="Times New Roman"/>
            <w:color w:val="191919"/>
            <w:sz w:val="18"/>
            <w:szCs w:val="18"/>
          </w:rPr>
          <w:t>S</w:t>
        </w:r>
      </w:ins>
      <w:ins w:id="394" w:author=" " w:date="2011-04-06T11:49:00Z">
        <w:r>
          <w:rPr>
            <w:rFonts w:ascii="Times New Roman" w:hAnsi="Times New Roman"/>
            <w:color w:val="191919"/>
            <w:sz w:val="18"/>
            <w:szCs w:val="18"/>
          </w:rPr>
          <w:t>upervision</w:t>
        </w:r>
      </w:ins>
    </w:p>
    <w:p w:rsidR="00114BDE" w:rsidRDefault="00114BDE" w:rsidP="00114BDE">
      <w:pPr>
        <w:widowControl w:val="0"/>
        <w:tabs>
          <w:tab w:val="left" w:pos="720"/>
        </w:tabs>
        <w:autoSpaceDE w:val="0"/>
        <w:autoSpaceDN w:val="0"/>
        <w:adjustRightInd w:val="0"/>
        <w:spacing w:before="9" w:after="0" w:line="250" w:lineRule="auto"/>
        <w:ind w:left="360" w:right="180" w:firstLine="0"/>
        <w:jc w:val="both"/>
        <w:rPr>
          <w:ins w:id="395" w:author=" " w:date="2011-04-06T11:50:00Z"/>
          <w:rFonts w:ascii="Times New Roman" w:hAnsi="Times New Roman"/>
          <w:color w:val="191919"/>
          <w:sz w:val="18"/>
          <w:szCs w:val="18"/>
        </w:rPr>
      </w:pPr>
      <w:ins w:id="396" w:author=" " w:date="2011-04-06T11:49:00Z">
        <w:r>
          <w:rPr>
            <w:rFonts w:ascii="Times New Roman" w:hAnsi="Times New Roman"/>
            <w:color w:val="191919"/>
            <w:sz w:val="18"/>
            <w:szCs w:val="18"/>
          </w:rPr>
          <w:tab/>
          <w:t>EDAS 6711</w:t>
        </w:r>
        <w:r>
          <w:rPr>
            <w:rFonts w:ascii="Times New Roman" w:hAnsi="Times New Roman"/>
            <w:color w:val="191919"/>
            <w:sz w:val="18"/>
            <w:szCs w:val="18"/>
          </w:rPr>
          <w:tab/>
          <w:t>Software Systems in Educational Administration</w:t>
        </w:r>
      </w:ins>
    </w:p>
    <w:p w:rsidR="00114BDE" w:rsidRDefault="00114BDE" w:rsidP="00114BDE">
      <w:pPr>
        <w:widowControl w:val="0"/>
        <w:tabs>
          <w:tab w:val="left" w:pos="720"/>
        </w:tabs>
        <w:autoSpaceDE w:val="0"/>
        <w:autoSpaceDN w:val="0"/>
        <w:adjustRightInd w:val="0"/>
        <w:spacing w:before="9" w:after="0" w:line="250" w:lineRule="auto"/>
        <w:ind w:left="360" w:right="180" w:firstLine="0"/>
        <w:jc w:val="both"/>
        <w:rPr>
          <w:ins w:id="397" w:author=" " w:date="2011-04-06T11:50:00Z"/>
          <w:rFonts w:ascii="Times New Roman" w:hAnsi="Times New Roman"/>
          <w:color w:val="191919"/>
          <w:sz w:val="18"/>
          <w:szCs w:val="18"/>
        </w:rPr>
      </w:pPr>
      <w:ins w:id="398" w:author=" " w:date="2011-04-06T11:50:00Z">
        <w:r>
          <w:rPr>
            <w:rFonts w:ascii="Times New Roman" w:hAnsi="Times New Roman"/>
            <w:color w:val="191919"/>
            <w:sz w:val="18"/>
            <w:szCs w:val="18"/>
          </w:rPr>
          <w:tab/>
          <w:t>EDAS 6733</w:t>
        </w:r>
        <w:r>
          <w:rPr>
            <w:rFonts w:ascii="Times New Roman" w:hAnsi="Times New Roman"/>
            <w:color w:val="191919"/>
            <w:sz w:val="18"/>
            <w:szCs w:val="18"/>
          </w:rPr>
          <w:tab/>
          <w:t>Educational Policy</w:t>
        </w:r>
      </w:ins>
    </w:p>
    <w:p w:rsidR="00114BDE" w:rsidRDefault="00114BDE" w:rsidP="00114BDE">
      <w:pPr>
        <w:widowControl w:val="0"/>
        <w:tabs>
          <w:tab w:val="left" w:pos="720"/>
        </w:tabs>
        <w:autoSpaceDE w:val="0"/>
        <w:autoSpaceDN w:val="0"/>
        <w:adjustRightInd w:val="0"/>
        <w:spacing w:before="9" w:after="0" w:line="250" w:lineRule="auto"/>
        <w:ind w:left="360" w:right="180" w:firstLine="0"/>
        <w:jc w:val="both"/>
        <w:rPr>
          <w:ins w:id="399" w:author=" " w:date="2011-04-06T11:50:00Z"/>
          <w:rFonts w:ascii="Times New Roman" w:hAnsi="Times New Roman"/>
          <w:color w:val="191919"/>
          <w:sz w:val="18"/>
          <w:szCs w:val="18"/>
        </w:rPr>
      </w:pPr>
      <w:ins w:id="400" w:author=" " w:date="2011-04-06T11:50:00Z">
        <w:r>
          <w:rPr>
            <w:rFonts w:ascii="Times New Roman" w:hAnsi="Times New Roman"/>
            <w:color w:val="191919"/>
            <w:sz w:val="18"/>
            <w:szCs w:val="18"/>
          </w:rPr>
          <w:tab/>
          <w:t>EDAS 6719*</w:t>
        </w:r>
        <w:r>
          <w:rPr>
            <w:rFonts w:ascii="Times New Roman" w:hAnsi="Times New Roman"/>
            <w:color w:val="191919"/>
            <w:sz w:val="18"/>
            <w:szCs w:val="18"/>
          </w:rPr>
          <w:tab/>
          <w:t>Residency I for Building</w:t>
        </w:r>
      </w:ins>
      <w:ins w:id="401" w:author=" " w:date="2011-04-06T11:51:00Z">
        <w:r>
          <w:rPr>
            <w:rFonts w:ascii="Times New Roman" w:hAnsi="Times New Roman"/>
            <w:color w:val="191919"/>
            <w:sz w:val="18"/>
            <w:szCs w:val="18"/>
          </w:rPr>
          <w:t>-</w:t>
        </w:r>
      </w:ins>
      <w:ins w:id="402" w:author=" " w:date="2011-04-06T11:50:00Z">
        <w:r>
          <w:rPr>
            <w:rFonts w:ascii="Times New Roman" w:hAnsi="Times New Roman"/>
            <w:color w:val="191919"/>
            <w:sz w:val="18"/>
            <w:szCs w:val="18"/>
          </w:rPr>
          <w:t>Level Administrators</w:t>
        </w:r>
      </w:ins>
    </w:p>
    <w:p w:rsidR="00114BDE" w:rsidRDefault="00114BDE" w:rsidP="00114BDE">
      <w:pPr>
        <w:widowControl w:val="0"/>
        <w:tabs>
          <w:tab w:val="left" w:pos="720"/>
        </w:tabs>
        <w:autoSpaceDE w:val="0"/>
        <w:autoSpaceDN w:val="0"/>
        <w:adjustRightInd w:val="0"/>
        <w:spacing w:before="9" w:after="0" w:line="250" w:lineRule="auto"/>
        <w:ind w:left="360" w:right="180" w:firstLine="0"/>
        <w:rPr>
          <w:ins w:id="403" w:author=" " w:date="2011-04-06T11:51:00Z"/>
          <w:rFonts w:ascii="Times New Roman" w:hAnsi="Times New Roman"/>
          <w:color w:val="191919"/>
          <w:sz w:val="18"/>
          <w:szCs w:val="18"/>
        </w:rPr>
      </w:pPr>
      <w:ins w:id="404" w:author=" " w:date="2011-04-06T11:50:00Z">
        <w:r>
          <w:rPr>
            <w:rFonts w:ascii="Times New Roman" w:hAnsi="Times New Roman"/>
            <w:color w:val="191919"/>
            <w:sz w:val="18"/>
            <w:szCs w:val="18"/>
          </w:rPr>
          <w:tab/>
          <w:t>EDAS 6769</w:t>
        </w:r>
      </w:ins>
      <w:ins w:id="405" w:author=" " w:date="2011-04-06T11:51:00Z">
        <w:r>
          <w:rPr>
            <w:rFonts w:ascii="Times New Roman" w:hAnsi="Times New Roman"/>
            <w:color w:val="191919"/>
            <w:sz w:val="18"/>
            <w:szCs w:val="18"/>
          </w:rPr>
          <w:t>*</w:t>
        </w:r>
      </w:ins>
      <w:ins w:id="406" w:author=" " w:date="2011-04-06T11:50:00Z">
        <w:r>
          <w:rPr>
            <w:rFonts w:ascii="Times New Roman" w:hAnsi="Times New Roman"/>
            <w:color w:val="191919"/>
            <w:sz w:val="18"/>
            <w:szCs w:val="18"/>
          </w:rPr>
          <w:tab/>
          <w:t>Residency II for Building-Level Administrators</w:t>
        </w:r>
      </w:ins>
    </w:p>
    <w:p w:rsidR="00114BDE" w:rsidRPr="00AB16FB" w:rsidRDefault="00114BDE" w:rsidP="00114BDE">
      <w:pPr>
        <w:widowControl w:val="0"/>
        <w:tabs>
          <w:tab w:val="left" w:pos="1530"/>
        </w:tabs>
        <w:autoSpaceDE w:val="0"/>
        <w:autoSpaceDN w:val="0"/>
        <w:adjustRightInd w:val="0"/>
        <w:spacing w:before="9" w:after="0" w:line="250" w:lineRule="auto"/>
        <w:ind w:left="360" w:right="180" w:firstLine="0"/>
        <w:jc w:val="both"/>
        <w:rPr>
          <w:ins w:id="407" w:author=" " w:date="2011-04-06T11:51:00Z"/>
          <w:rFonts w:ascii="Times New Roman" w:hAnsi="Times New Roman"/>
          <w:b/>
          <w:color w:val="808080" w:themeColor="background1" w:themeShade="80"/>
        </w:rPr>
      </w:pPr>
      <w:ins w:id="408" w:author=" " w:date="2011-04-06T11:51:00Z">
        <w:r w:rsidRPr="00AB16FB">
          <w:rPr>
            <w:rFonts w:ascii="Times New Roman" w:hAnsi="Times New Roman"/>
            <w:b/>
            <w:color w:val="808080" w:themeColor="background1" w:themeShade="80"/>
          </w:rPr>
          <w:t xml:space="preserve">Area D:  </w:t>
        </w:r>
      </w:ins>
      <w:ins w:id="409" w:author=" " w:date="2011-04-06T11:54:00Z">
        <w:r w:rsidRPr="00AB16FB">
          <w:rPr>
            <w:rFonts w:ascii="Times New Roman" w:hAnsi="Times New Roman"/>
            <w:b/>
            <w:color w:val="808080" w:themeColor="background1" w:themeShade="80"/>
          </w:rPr>
          <w:tab/>
        </w:r>
      </w:ins>
      <w:ins w:id="410" w:author=" " w:date="2011-04-06T11:51:00Z">
        <w:r w:rsidRPr="00AB16FB">
          <w:rPr>
            <w:rFonts w:ascii="Times New Roman" w:hAnsi="Times New Roman"/>
            <w:b/>
            <w:color w:val="808080" w:themeColor="background1" w:themeShade="80"/>
          </w:rPr>
          <w:t>Researc</w:t>
        </w:r>
      </w:ins>
      <w:ins w:id="411" w:author=" " w:date="2011-04-06T11:54:00Z">
        <w:r w:rsidRPr="00AB16FB">
          <w:rPr>
            <w:rFonts w:ascii="Times New Roman" w:hAnsi="Times New Roman"/>
            <w:b/>
            <w:color w:val="808080" w:themeColor="background1" w:themeShade="80"/>
          </w:rPr>
          <w:t>h</w:t>
        </w:r>
      </w:ins>
    </w:p>
    <w:p w:rsidR="00114BDE" w:rsidRDefault="00114BDE" w:rsidP="00114BDE">
      <w:pPr>
        <w:widowControl w:val="0"/>
        <w:autoSpaceDE w:val="0"/>
        <w:autoSpaceDN w:val="0"/>
        <w:adjustRightInd w:val="0"/>
        <w:spacing w:after="0"/>
        <w:ind w:left="360" w:right="180" w:firstLine="0"/>
        <w:jc w:val="both"/>
        <w:rPr>
          <w:rFonts w:ascii="Times New Roman" w:hAnsi="Times New Roman"/>
          <w:color w:val="191919"/>
          <w:sz w:val="18"/>
          <w:szCs w:val="18"/>
        </w:rPr>
      </w:pPr>
      <w:ins w:id="412" w:author=" " w:date="2011-04-06T11:52:00Z">
        <w:r>
          <w:rPr>
            <w:rFonts w:ascii="Times New Roman" w:hAnsi="Times New Roman"/>
            <w:color w:val="191919"/>
            <w:sz w:val="18"/>
            <w:szCs w:val="18"/>
          </w:rPr>
          <w:tab/>
          <w:t>EDUC 7701</w:t>
        </w:r>
        <w:r>
          <w:rPr>
            <w:rFonts w:ascii="Times New Roman" w:hAnsi="Times New Roman"/>
            <w:color w:val="191919"/>
            <w:sz w:val="18"/>
            <w:szCs w:val="18"/>
          </w:rPr>
          <w:tab/>
          <w:t>Advanced Educational Research</w:t>
        </w:r>
      </w:ins>
    </w:p>
    <w:p w:rsidR="00114BDE" w:rsidRDefault="00114BDE" w:rsidP="00114BDE">
      <w:pPr>
        <w:widowControl w:val="0"/>
        <w:autoSpaceDE w:val="0"/>
        <w:autoSpaceDN w:val="0"/>
        <w:adjustRightInd w:val="0"/>
        <w:spacing w:after="0"/>
        <w:ind w:left="360" w:right="180" w:firstLine="0"/>
        <w:jc w:val="both"/>
        <w:rPr>
          <w:rFonts w:ascii="Times New Roman" w:hAnsi="Times New Roman"/>
          <w:color w:val="191919"/>
          <w:sz w:val="18"/>
          <w:szCs w:val="18"/>
        </w:rPr>
      </w:pPr>
    </w:p>
    <w:p w:rsidR="00114BDE" w:rsidRDefault="00114BDE" w:rsidP="00114BDE">
      <w:pPr>
        <w:widowControl w:val="0"/>
        <w:autoSpaceDE w:val="0"/>
        <w:autoSpaceDN w:val="0"/>
        <w:adjustRightInd w:val="0"/>
        <w:spacing w:after="0"/>
        <w:ind w:left="360" w:right="180" w:firstLine="0"/>
        <w:jc w:val="both"/>
        <w:rPr>
          <w:rFonts w:ascii="Times New Roman" w:hAnsi="Times New Roman"/>
          <w:color w:val="191919"/>
          <w:sz w:val="18"/>
          <w:szCs w:val="18"/>
        </w:rPr>
      </w:pPr>
    </w:p>
    <w:p w:rsidR="00114BDE" w:rsidRDefault="00114BDE" w:rsidP="00114BDE">
      <w:pPr>
        <w:widowControl w:val="0"/>
        <w:autoSpaceDE w:val="0"/>
        <w:autoSpaceDN w:val="0"/>
        <w:adjustRightInd w:val="0"/>
        <w:spacing w:after="0"/>
        <w:ind w:left="360" w:right="180" w:firstLine="0"/>
        <w:jc w:val="both"/>
        <w:rPr>
          <w:rFonts w:ascii="Times New Roman" w:hAnsi="Times New Roman"/>
          <w:color w:val="191919"/>
          <w:sz w:val="18"/>
          <w:szCs w:val="18"/>
        </w:rPr>
      </w:pPr>
    </w:p>
    <w:p w:rsidR="00114BDE" w:rsidRDefault="00114BDE" w:rsidP="00114BDE">
      <w:pPr>
        <w:widowControl w:val="0"/>
        <w:autoSpaceDE w:val="0"/>
        <w:autoSpaceDN w:val="0"/>
        <w:adjustRightInd w:val="0"/>
        <w:spacing w:after="0"/>
        <w:ind w:left="360" w:right="180" w:firstLine="0"/>
        <w:jc w:val="both"/>
        <w:rPr>
          <w:rFonts w:ascii="Times New Roman" w:hAnsi="Times New Roman"/>
          <w:color w:val="191919"/>
          <w:sz w:val="18"/>
          <w:szCs w:val="18"/>
        </w:rPr>
      </w:pPr>
    </w:p>
    <w:p w:rsidR="00872727" w:rsidRDefault="00872727" w:rsidP="00114BDE">
      <w:pPr>
        <w:widowControl w:val="0"/>
        <w:autoSpaceDE w:val="0"/>
        <w:autoSpaceDN w:val="0"/>
        <w:adjustRightInd w:val="0"/>
        <w:spacing w:after="0"/>
        <w:ind w:left="360" w:right="180" w:firstLine="0"/>
        <w:jc w:val="both"/>
        <w:rPr>
          <w:rFonts w:ascii="Times New Roman" w:hAnsi="Times New Roman"/>
          <w:color w:val="191919"/>
          <w:sz w:val="18"/>
          <w:szCs w:val="18"/>
        </w:rPr>
        <w:sectPr w:rsidR="00872727" w:rsidSect="00DD3D7A">
          <w:headerReference w:type="default" r:id="rId55"/>
          <w:pgSz w:w="12240" w:h="15840" w:code="1"/>
          <w:pgMar w:top="720" w:right="720" w:bottom="288" w:left="1440" w:header="720" w:footer="288" w:gutter="0"/>
          <w:cols w:space="720"/>
          <w:docGrid w:linePitch="360"/>
        </w:sectPr>
      </w:pPr>
    </w:p>
    <w:p w:rsidR="00114BDE" w:rsidRDefault="00114BDE" w:rsidP="00114BDE">
      <w:pPr>
        <w:widowControl w:val="0"/>
        <w:autoSpaceDE w:val="0"/>
        <w:autoSpaceDN w:val="0"/>
        <w:adjustRightInd w:val="0"/>
        <w:spacing w:after="0"/>
        <w:ind w:left="360" w:right="180" w:firstLine="0"/>
        <w:jc w:val="both"/>
        <w:rPr>
          <w:rFonts w:ascii="Times New Roman" w:hAnsi="Times New Roman"/>
          <w:color w:val="191919"/>
          <w:sz w:val="18"/>
          <w:szCs w:val="18"/>
        </w:rPr>
      </w:pPr>
    </w:p>
    <w:p w:rsidR="00114BDE" w:rsidRDefault="00114BDE" w:rsidP="00114BDE">
      <w:pPr>
        <w:widowControl w:val="0"/>
        <w:autoSpaceDE w:val="0"/>
        <w:autoSpaceDN w:val="0"/>
        <w:adjustRightInd w:val="0"/>
        <w:spacing w:after="0"/>
        <w:ind w:left="360" w:right="180" w:firstLine="0"/>
        <w:jc w:val="both"/>
        <w:rPr>
          <w:rFonts w:ascii="Times New Roman" w:hAnsi="Times New Roman"/>
          <w:color w:val="191919"/>
          <w:sz w:val="18"/>
          <w:szCs w:val="18"/>
        </w:rPr>
      </w:pPr>
    </w:p>
    <w:p w:rsidR="00114BDE" w:rsidRDefault="00114BDE" w:rsidP="00114BDE">
      <w:pPr>
        <w:widowControl w:val="0"/>
        <w:autoSpaceDE w:val="0"/>
        <w:autoSpaceDN w:val="0"/>
        <w:adjustRightInd w:val="0"/>
        <w:spacing w:after="0"/>
        <w:ind w:left="360" w:right="180" w:firstLine="0"/>
        <w:jc w:val="both"/>
        <w:rPr>
          <w:rFonts w:ascii="Times New Roman" w:hAnsi="Times New Roman"/>
          <w:color w:val="191919"/>
          <w:sz w:val="18"/>
          <w:szCs w:val="18"/>
        </w:rPr>
      </w:pPr>
    </w:p>
    <w:p w:rsidR="00114BDE" w:rsidRPr="00AB16FB" w:rsidRDefault="00114BDE" w:rsidP="00114BDE">
      <w:pPr>
        <w:widowControl w:val="0"/>
        <w:tabs>
          <w:tab w:val="left" w:pos="360"/>
        </w:tabs>
        <w:autoSpaceDE w:val="0"/>
        <w:autoSpaceDN w:val="0"/>
        <w:adjustRightInd w:val="0"/>
        <w:spacing w:before="9" w:after="0" w:line="250" w:lineRule="auto"/>
        <w:ind w:left="360" w:firstLine="0"/>
        <w:jc w:val="both"/>
        <w:rPr>
          <w:ins w:id="413" w:author=" " w:date="2011-04-06T11:52:00Z"/>
          <w:rFonts w:ascii="Times New Roman" w:hAnsi="Times New Roman"/>
          <w:b/>
          <w:color w:val="808080" w:themeColor="background1" w:themeShade="80"/>
        </w:rPr>
      </w:pPr>
      <w:ins w:id="414" w:author=" " w:date="2011-04-06T11:52:00Z">
        <w:r w:rsidRPr="00AB16FB">
          <w:rPr>
            <w:rFonts w:ascii="Times New Roman" w:hAnsi="Times New Roman"/>
            <w:b/>
            <w:color w:val="808080" w:themeColor="background1" w:themeShade="80"/>
          </w:rPr>
          <w:t xml:space="preserve">Area  E:  </w:t>
        </w:r>
      </w:ins>
      <w:ins w:id="415" w:author=" " w:date="2011-04-06T11:55:00Z">
        <w:r w:rsidRPr="00AB16FB">
          <w:rPr>
            <w:rFonts w:ascii="Times New Roman" w:hAnsi="Times New Roman"/>
            <w:b/>
            <w:color w:val="808080" w:themeColor="background1" w:themeShade="80"/>
          </w:rPr>
          <w:tab/>
        </w:r>
      </w:ins>
      <w:ins w:id="416" w:author=" " w:date="2011-04-06T11:52:00Z">
        <w:r w:rsidRPr="00AB16FB">
          <w:rPr>
            <w:rFonts w:ascii="Times New Roman" w:hAnsi="Times New Roman"/>
            <w:b/>
            <w:color w:val="808080" w:themeColor="background1" w:themeShade="80"/>
          </w:rPr>
          <w:t>Elective</w:t>
        </w:r>
      </w:ins>
    </w:p>
    <w:p w:rsidR="00114BDE" w:rsidRDefault="00114BDE" w:rsidP="00114BDE">
      <w:pPr>
        <w:widowControl w:val="0"/>
        <w:tabs>
          <w:tab w:val="left" w:pos="360"/>
        </w:tabs>
        <w:autoSpaceDE w:val="0"/>
        <w:autoSpaceDN w:val="0"/>
        <w:adjustRightInd w:val="0"/>
        <w:spacing w:before="9" w:after="0" w:line="250" w:lineRule="auto"/>
        <w:ind w:left="360" w:right="390" w:firstLine="0"/>
        <w:jc w:val="both"/>
        <w:rPr>
          <w:ins w:id="417" w:author=" " w:date="2011-04-06T11:53:00Z"/>
          <w:rFonts w:ascii="Times New Roman" w:hAnsi="Times New Roman"/>
          <w:color w:val="191919"/>
          <w:sz w:val="18"/>
          <w:szCs w:val="18"/>
        </w:rPr>
      </w:pPr>
      <w:ins w:id="418" w:author=" " w:date="2011-04-06T11:53:00Z">
        <w:r>
          <w:rPr>
            <w:rFonts w:ascii="Times New Roman" w:hAnsi="Times New Roman"/>
            <w:color w:val="191919"/>
            <w:sz w:val="18"/>
            <w:szCs w:val="18"/>
          </w:rPr>
          <w:tab/>
          <w:t>EDAS 6655</w:t>
        </w:r>
        <w:r>
          <w:rPr>
            <w:rFonts w:ascii="Times New Roman" w:hAnsi="Times New Roman"/>
            <w:color w:val="191919"/>
            <w:sz w:val="18"/>
            <w:szCs w:val="18"/>
          </w:rPr>
          <w:tab/>
          <w:t>The Principal as Instructional Leader</w:t>
        </w:r>
      </w:ins>
    </w:p>
    <w:p w:rsidR="00114BDE" w:rsidRDefault="00114BDE" w:rsidP="00114BDE">
      <w:pPr>
        <w:widowControl w:val="0"/>
        <w:tabs>
          <w:tab w:val="left" w:pos="360"/>
        </w:tabs>
        <w:autoSpaceDE w:val="0"/>
        <w:autoSpaceDN w:val="0"/>
        <w:adjustRightInd w:val="0"/>
        <w:spacing w:before="9" w:after="0" w:line="250" w:lineRule="auto"/>
        <w:ind w:left="360" w:right="390" w:firstLine="0"/>
        <w:jc w:val="both"/>
        <w:rPr>
          <w:ins w:id="419" w:author=" " w:date="2011-04-06T11:53:00Z"/>
          <w:rFonts w:ascii="Times New Roman" w:hAnsi="Times New Roman"/>
          <w:color w:val="191919"/>
          <w:sz w:val="18"/>
          <w:szCs w:val="18"/>
        </w:rPr>
      </w:pPr>
    </w:p>
    <w:p w:rsidR="00114BDE" w:rsidRPr="00AB16FB" w:rsidRDefault="00114BDE" w:rsidP="00114BDE">
      <w:pPr>
        <w:pStyle w:val="Heading2"/>
        <w:tabs>
          <w:tab w:val="left" w:pos="360"/>
        </w:tabs>
        <w:spacing w:before="0"/>
        <w:ind w:left="360" w:firstLine="0"/>
        <w:rPr>
          <w:ins w:id="420" w:author=" " w:date="2011-04-06T12:13:00Z"/>
          <w:rFonts w:ascii="Times New Roman" w:hAnsi="Times New Roman"/>
          <w:color w:val="808080" w:themeColor="background1" w:themeShade="80"/>
          <w:sz w:val="24"/>
          <w:szCs w:val="24"/>
        </w:rPr>
      </w:pPr>
      <w:bookmarkStart w:id="421" w:name="_Toc294969758"/>
      <w:bookmarkStart w:id="422" w:name="_Toc295508320"/>
      <w:ins w:id="423" w:author=" " w:date="2011-04-06T11:53:00Z">
        <w:r w:rsidRPr="00AB16FB">
          <w:rPr>
            <w:rFonts w:ascii="Times New Roman" w:hAnsi="Times New Roman"/>
            <w:color w:val="808080" w:themeColor="background1" w:themeShade="80"/>
            <w:sz w:val="24"/>
            <w:szCs w:val="24"/>
          </w:rPr>
          <w:t>DISTRICT-LEVEL SPECIALIZATION</w:t>
        </w:r>
      </w:ins>
      <w:bookmarkEnd w:id="421"/>
      <w:bookmarkEnd w:id="422"/>
      <w:ins w:id="424" w:author=" " w:date="2011-04-06T12:13:00Z">
        <w:r w:rsidRPr="00AB16FB">
          <w:rPr>
            <w:rFonts w:ascii="Times New Roman" w:hAnsi="Times New Roman"/>
            <w:color w:val="808080" w:themeColor="background1" w:themeShade="80"/>
            <w:sz w:val="24"/>
            <w:szCs w:val="24"/>
          </w:rPr>
          <w:t xml:space="preserve"> </w:t>
        </w:r>
      </w:ins>
    </w:p>
    <w:p w:rsidR="00114BDE" w:rsidRDefault="00114BDE" w:rsidP="00114BDE">
      <w:pPr>
        <w:widowControl w:val="0"/>
        <w:tabs>
          <w:tab w:val="left" w:pos="360"/>
        </w:tabs>
        <w:autoSpaceDE w:val="0"/>
        <w:autoSpaceDN w:val="0"/>
        <w:adjustRightInd w:val="0"/>
        <w:spacing w:before="9" w:after="0" w:line="250" w:lineRule="auto"/>
        <w:ind w:left="360" w:right="390" w:firstLine="0"/>
        <w:jc w:val="both"/>
        <w:rPr>
          <w:ins w:id="425" w:author=" " w:date="2011-04-06T12:13:00Z"/>
          <w:rFonts w:ascii="Times New Roman" w:hAnsi="Times New Roman"/>
          <w:color w:val="191919"/>
          <w:sz w:val="18"/>
          <w:szCs w:val="18"/>
        </w:rPr>
      </w:pPr>
    </w:p>
    <w:p w:rsidR="00114BDE" w:rsidRPr="00AB16FB" w:rsidRDefault="00114BDE" w:rsidP="00114BDE">
      <w:pPr>
        <w:widowControl w:val="0"/>
        <w:tabs>
          <w:tab w:val="left" w:pos="360"/>
        </w:tabs>
        <w:autoSpaceDE w:val="0"/>
        <w:autoSpaceDN w:val="0"/>
        <w:adjustRightInd w:val="0"/>
        <w:spacing w:before="9" w:after="0" w:line="250" w:lineRule="auto"/>
        <w:ind w:left="360" w:right="390" w:firstLine="0"/>
        <w:jc w:val="both"/>
        <w:rPr>
          <w:ins w:id="426" w:author=" " w:date="2011-04-06T12:13:00Z"/>
          <w:rFonts w:ascii="Times New Roman" w:hAnsi="Times New Roman"/>
          <w:b/>
          <w:color w:val="808080" w:themeColor="background1" w:themeShade="80"/>
        </w:rPr>
      </w:pPr>
      <w:ins w:id="427" w:author=" " w:date="2011-04-06T12:13:00Z">
        <w:r w:rsidRPr="00AB16FB">
          <w:rPr>
            <w:rFonts w:ascii="Times New Roman" w:hAnsi="Times New Roman"/>
            <w:b/>
            <w:color w:val="808080" w:themeColor="background1" w:themeShade="80"/>
          </w:rPr>
          <w:t>Pre-Service Courses (individuals entering the specialist without a Masters in Educational Leadership)</w:t>
        </w:r>
      </w:ins>
    </w:p>
    <w:p w:rsidR="00114BDE" w:rsidRDefault="00114BDE" w:rsidP="00114BDE">
      <w:pPr>
        <w:widowControl w:val="0"/>
        <w:tabs>
          <w:tab w:val="left" w:pos="360"/>
        </w:tabs>
        <w:autoSpaceDE w:val="0"/>
        <w:autoSpaceDN w:val="0"/>
        <w:adjustRightInd w:val="0"/>
        <w:spacing w:before="9" w:after="0" w:line="250" w:lineRule="auto"/>
        <w:ind w:left="360" w:right="390" w:firstLine="0"/>
        <w:jc w:val="both"/>
        <w:rPr>
          <w:ins w:id="428" w:author=" " w:date="2011-04-06T12:13:00Z"/>
          <w:rFonts w:ascii="Times New Roman" w:hAnsi="Times New Roman"/>
          <w:color w:val="191919"/>
          <w:sz w:val="18"/>
          <w:szCs w:val="18"/>
        </w:rPr>
      </w:pPr>
      <w:ins w:id="429" w:author=" " w:date="2011-04-06T12:13:00Z">
        <w:r>
          <w:rPr>
            <w:rFonts w:ascii="Times New Roman" w:hAnsi="Times New Roman"/>
            <w:color w:val="191919"/>
            <w:sz w:val="18"/>
            <w:szCs w:val="18"/>
          </w:rPr>
          <w:tab/>
          <w:t>EDAS 6701</w:t>
        </w:r>
        <w:r>
          <w:rPr>
            <w:rFonts w:ascii="Times New Roman" w:hAnsi="Times New Roman"/>
            <w:color w:val="191919"/>
            <w:sz w:val="18"/>
            <w:szCs w:val="18"/>
          </w:rPr>
          <w:tab/>
          <w:t>Law and Ethics in Educational Leadership</w:t>
        </w:r>
      </w:ins>
    </w:p>
    <w:p w:rsidR="00114BDE" w:rsidRDefault="00114BDE" w:rsidP="00114BDE">
      <w:pPr>
        <w:widowControl w:val="0"/>
        <w:tabs>
          <w:tab w:val="left" w:pos="360"/>
        </w:tabs>
        <w:autoSpaceDE w:val="0"/>
        <w:autoSpaceDN w:val="0"/>
        <w:adjustRightInd w:val="0"/>
        <w:spacing w:before="9" w:after="0" w:line="250" w:lineRule="auto"/>
        <w:ind w:left="360" w:right="390" w:firstLine="0"/>
        <w:jc w:val="both"/>
        <w:rPr>
          <w:rFonts w:ascii="Times New Roman" w:hAnsi="Times New Roman"/>
          <w:color w:val="000000"/>
          <w:sz w:val="18"/>
          <w:szCs w:val="18"/>
        </w:rPr>
      </w:pPr>
      <w:ins w:id="430" w:author=" " w:date="2011-04-06T12:13:00Z">
        <w:r>
          <w:rPr>
            <w:rFonts w:ascii="Times New Roman" w:hAnsi="Times New Roman"/>
            <w:color w:val="191919"/>
            <w:sz w:val="18"/>
            <w:szCs w:val="18"/>
          </w:rPr>
          <w:tab/>
          <w:t>EDAS 6702</w:t>
        </w:r>
        <w:r>
          <w:rPr>
            <w:rFonts w:ascii="Times New Roman" w:hAnsi="Times New Roman"/>
            <w:color w:val="191919"/>
            <w:sz w:val="18"/>
            <w:szCs w:val="18"/>
          </w:rPr>
          <w:tab/>
          <w:t>Educational Leadership and School Improvment</w:t>
        </w:r>
      </w:ins>
    </w:p>
    <w:p w:rsidR="00114BDE" w:rsidRDefault="00114BDE" w:rsidP="00114BDE">
      <w:pPr>
        <w:widowControl w:val="0"/>
        <w:tabs>
          <w:tab w:val="left" w:pos="360"/>
        </w:tabs>
        <w:autoSpaceDE w:val="0"/>
        <w:autoSpaceDN w:val="0"/>
        <w:adjustRightInd w:val="0"/>
        <w:spacing w:before="8" w:after="0" w:line="190" w:lineRule="exact"/>
        <w:ind w:left="360" w:right="390" w:firstLine="0"/>
        <w:jc w:val="both"/>
        <w:rPr>
          <w:ins w:id="431" w:author=" " w:date="2011-04-06T11:55:00Z"/>
          <w:rFonts w:ascii="Times New Roman" w:hAnsi="Times New Roman"/>
          <w:color w:val="000000"/>
          <w:sz w:val="19"/>
          <w:szCs w:val="19"/>
        </w:rPr>
      </w:pPr>
    </w:p>
    <w:p w:rsidR="00572BC6" w:rsidRDefault="00114BDE">
      <w:pPr>
        <w:widowControl w:val="0"/>
        <w:tabs>
          <w:tab w:val="left" w:pos="360"/>
        </w:tabs>
        <w:autoSpaceDE w:val="0"/>
        <w:autoSpaceDN w:val="0"/>
        <w:adjustRightInd w:val="0"/>
        <w:spacing w:before="9" w:after="0" w:line="250" w:lineRule="auto"/>
        <w:ind w:left="360" w:firstLine="0"/>
        <w:jc w:val="both"/>
        <w:rPr>
          <w:ins w:id="432" w:author=" " w:date="2011-04-06T11:55:00Z"/>
          <w:rFonts w:ascii="Times New Roman" w:hAnsi="Times New Roman"/>
          <w:color w:val="808080" w:themeColor="background1" w:themeShade="80"/>
          <w:sz w:val="18"/>
          <w:szCs w:val="18"/>
        </w:rPr>
        <w:pPrChange w:id="433" w:author=" " w:date="2011-04-06T11:56:00Z">
          <w:pPr>
            <w:widowControl w:val="0"/>
            <w:autoSpaceDE w:val="0"/>
            <w:autoSpaceDN w:val="0"/>
            <w:adjustRightInd w:val="0"/>
            <w:spacing w:before="9" w:after="0" w:line="250" w:lineRule="auto"/>
            <w:ind w:left="2484" w:right="1391" w:hanging="180"/>
          </w:pPr>
        </w:pPrChange>
      </w:pPr>
      <w:ins w:id="434" w:author=" " w:date="2011-04-06T11:55:00Z">
        <w:r w:rsidRPr="00AB16FB">
          <w:rPr>
            <w:rFonts w:ascii="Times New Roman" w:hAnsi="Times New Roman"/>
            <w:b/>
            <w:color w:val="808080" w:themeColor="background1" w:themeShade="80"/>
          </w:rPr>
          <w:t xml:space="preserve">Area  A: </w:t>
        </w:r>
        <w:r w:rsidRPr="00AB16FB">
          <w:rPr>
            <w:rFonts w:ascii="Times New Roman" w:hAnsi="Times New Roman"/>
            <w:b/>
            <w:color w:val="808080" w:themeColor="background1" w:themeShade="80"/>
          </w:rPr>
          <w:tab/>
        </w:r>
      </w:ins>
      <w:ins w:id="435" w:author=" " w:date="2011-04-06T11:56:00Z">
        <w:r w:rsidRPr="00AB16FB">
          <w:rPr>
            <w:rFonts w:ascii="Times New Roman" w:hAnsi="Times New Roman"/>
            <w:b/>
            <w:color w:val="808080" w:themeColor="background1" w:themeShade="80"/>
          </w:rPr>
          <w:tab/>
        </w:r>
      </w:ins>
      <w:ins w:id="436" w:author=" " w:date="2011-04-06T11:55:00Z">
        <w:r w:rsidRPr="00AB16FB">
          <w:rPr>
            <w:rFonts w:ascii="Times New Roman" w:hAnsi="Times New Roman"/>
            <w:b/>
            <w:color w:val="808080" w:themeColor="background1" w:themeShade="80"/>
          </w:rPr>
          <w:t>Nature of  Learner</w:t>
        </w:r>
      </w:ins>
    </w:p>
    <w:p w:rsidR="00114BDE" w:rsidRDefault="00114BDE" w:rsidP="00114BDE">
      <w:pPr>
        <w:widowControl w:val="0"/>
        <w:tabs>
          <w:tab w:val="left" w:pos="360"/>
        </w:tabs>
        <w:autoSpaceDE w:val="0"/>
        <w:autoSpaceDN w:val="0"/>
        <w:adjustRightInd w:val="0"/>
        <w:spacing w:before="9" w:after="0" w:line="250" w:lineRule="auto"/>
        <w:ind w:left="360" w:right="390" w:firstLine="0"/>
        <w:jc w:val="both"/>
        <w:rPr>
          <w:ins w:id="437" w:author=" " w:date="2011-04-06T11:55:00Z"/>
          <w:rFonts w:ascii="Times New Roman" w:hAnsi="Times New Roman"/>
          <w:color w:val="191919"/>
          <w:sz w:val="18"/>
          <w:szCs w:val="18"/>
        </w:rPr>
      </w:pPr>
      <w:ins w:id="438" w:author=" " w:date="2011-04-06T11:55:00Z">
        <w:r>
          <w:rPr>
            <w:rFonts w:ascii="Times New Roman" w:hAnsi="Times New Roman"/>
            <w:color w:val="191919"/>
            <w:sz w:val="18"/>
            <w:szCs w:val="18"/>
          </w:rPr>
          <w:tab/>
          <w:t>EDAS 6785</w:t>
        </w:r>
        <w:r>
          <w:rPr>
            <w:rFonts w:ascii="Times New Roman" w:hAnsi="Times New Roman"/>
            <w:color w:val="191919"/>
            <w:sz w:val="18"/>
            <w:szCs w:val="18"/>
          </w:rPr>
          <w:tab/>
          <w:t xml:space="preserve"> Improvement of Instruction</w:t>
        </w:r>
      </w:ins>
    </w:p>
    <w:p w:rsidR="00114BDE" w:rsidRDefault="00114BDE" w:rsidP="00114BDE">
      <w:pPr>
        <w:widowControl w:val="0"/>
        <w:tabs>
          <w:tab w:val="left" w:pos="360"/>
        </w:tabs>
        <w:autoSpaceDE w:val="0"/>
        <w:autoSpaceDN w:val="0"/>
        <w:adjustRightInd w:val="0"/>
        <w:spacing w:before="9" w:after="0" w:line="250" w:lineRule="auto"/>
        <w:ind w:left="360" w:right="390" w:firstLine="0"/>
        <w:jc w:val="both"/>
        <w:rPr>
          <w:ins w:id="439" w:author=" " w:date="2011-04-06T11:55:00Z"/>
          <w:rFonts w:ascii="Times New Roman" w:hAnsi="Times New Roman"/>
          <w:color w:val="191919"/>
          <w:sz w:val="18"/>
          <w:szCs w:val="18"/>
        </w:rPr>
      </w:pPr>
      <w:ins w:id="440" w:author=" " w:date="2011-04-06T11:55:00Z">
        <w:r>
          <w:rPr>
            <w:rFonts w:ascii="Times New Roman" w:hAnsi="Times New Roman"/>
            <w:color w:val="191919"/>
            <w:sz w:val="18"/>
            <w:szCs w:val="18"/>
          </w:rPr>
          <w:tab/>
          <w:t xml:space="preserve">EDAS 6681 </w:t>
        </w:r>
        <w:r>
          <w:rPr>
            <w:rFonts w:ascii="Times New Roman" w:hAnsi="Times New Roman"/>
            <w:color w:val="191919"/>
            <w:sz w:val="18"/>
            <w:szCs w:val="18"/>
          </w:rPr>
          <w:tab/>
          <w:t>Recent Trends in Supervision</w:t>
        </w:r>
      </w:ins>
    </w:p>
    <w:p w:rsidR="00114BDE" w:rsidRDefault="00114BDE" w:rsidP="00114BDE">
      <w:pPr>
        <w:widowControl w:val="0"/>
        <w:tabs>
          <w:tab w:val="left" w:pos="360"/>
        </w:tabs>
        <w:autoSpaceDE w:val="0"/>
        <w:autoSpaceDN w:val="0"/>
        <w:adjustRightInd w:val="0"/>
        <w:spacing w:before="9" w:after="0" w:line="250" w:lineRule="auto"/>
        <w:ind w:left="360" w:right="390" w:firstLine="0"/>
        <w:jc w:val="both"/>
        <w:rPr>
          <w:ins w:id="441" w:author=" " w:date="2011-04-06T11:55:00Z"/>
          <w:rFonts w:ascii="Times New Roman" w:hAnsi="Times New Roman"/>
          <w:color w:val="191919"/>
          <w:sz w:val="18"/>
          <w:szCs w:val="18"/>
        </w:rPr>
      </w:pPr>
    </w:p>
    <w:p w:rsidR="00114BDE" w:rsidRPr="00AB16FB" w:rsidRDefault="00114BDE" w:rsidP="00114BDE">
      <w:pPr>
        <w:widowControl w:val="0"/>
        <w:tabs>
          <w:tab w:val="left" w:pos="360"/>
        </w:tabs>
        <w:autoSpaceDE w:val="0"/>
        <w:autoSpaceDN w:val="0"/>
        <w:adjustRightInd w:val="0"/>
        <w:spacing w:before="9" w:after="0" w:line="250" w:lineRule="auto"/>
        <w:ind w:left="360" w:firstLine="0"/>
        <w:jc w:val="both"/>
        <w:rPr>
          <w:ins w:id="442" w:author=" " w:date="2011-04-06T11:55:00Z"/>
          <w:rFonts w:ascii="Times New Roman" w:hAnsi="Times New Roman"/>
          <w:b/>
          <w:color w:val="808080" w:themeColor="background1" w:themeShade="80"/>
        </w:rPr>
      </w:pPr>
      <w:ins w:id="443" w:author=" " w:date="2011-04-06T11:55:00Z">
        <w:r w:rsidRPr="00AB16FB">
          <w:rPr>
            <w:rFonts w:ascii="Times New Roman" w:hAnsi="Times New Roman"/>
            <w:b/>
            <w:color w:val="808080" w:themeColor="background1" w:themeShade="80"/>
          </w:rPr>
          <w:t xml:space="preserve">Area  B:  </w:t>
        </w:r>
        <w:r w:rsidRPr="00AB16FB">
          <w:rPr>
            <w:rFonts w:ascii="Times New Roman" w:hAnsi="Times New Roman"/>
            <w:b/>
            <w:color w:val="808080" w:themeColor="background1" w:themeShade="80"/>
          </w:rPr>
          <w:tab/>
          <w:t>Programs &amp; Problems of the School</w:t>
        </w:r>
      </w:ins>
    </w:p>
    <w:p w:rsidR="00114BDE" w:rsidRDefault="00114BDE" w:rsidP="00114BDE">
      <w:pPr>
        <w:widowControl w:val="0"/>
        <w:tabs>
          <w:tab w:val="left" w:pos="360"/>
        </w:tabs>
        <w:autoSpaceDE w:val="0"/>
        <w:autoSpaceDN w:val="0"/>
        <w:adjustRightInd w:val="0"/>
        <w:spacing w:before="9" w:after="0" w:line="250" w:lineRule="auto"/>
        <w:ind w:left="360" w:right="390" w:firstLine="0"/>
        <w:jc w:val="both"/>
        <w:rPr>
          <w:ins w:id="444" w:author=" " w:date="2011-04-06T11:55:00Z"/>
          <w:rFonts w:ascii="Times New Roman" w:hAnsi="Times New Roman"/>
          <w:color w:val="191919"/>
          <w:sz w:val="18"/>
          <w:szCs w:val="18"/>
        </w:rPr>
      </w:pPr>
      <w:ins w:id="445" w:author=" " w:date="2011-04-06T11:55:00Z">
        <w:r>
          <w:rPr>
            <w:rFonts w:ascii="Times New Roman" w:hAnsi="Times New Roman"/>
            <w:color w:val="191919"/>
            <w:sz w:val="18"/>
            <w:szCs w:val="18"/>
          </w:rPr>
          <w:tab/>
          <w:t>EDAS 6685</w:t>
        </w:r>
        <w:r>
          <w:rPr>
            <w:rFonts w:ascii="Times New Roman" w:hAnsi="Times New Roman"/>
            <w:color w:val="191919"/>
            <w:sz w:val="18"/>
            <w:szCs w:val="18"/>
          </w:rPr>
          <w:tab/>
          <w:t>School and Community Relations</w:t>
        </w:r>
      </w:ins>
    </w:p>
    <w:p w:rsidR="00114BDE" w:rsidRDefault="00114BDE" w:rsidP="00114BDE">
      <w:pPr>
        <w:widowControl w:val="0"/>
        <w:tabs>
          <w:tab w:val="left" w:pos="360"/>
        </w:tabs>
        <w:autoSpaceDE w:val="0"/>
        <w:autoSpaceDN w:val="0"/>
        <w:adjustRightInd w:val="0"/>
        <w:spacing w:before="9" w:after="0" w:line="250" w:lineRule="auto"/>
        <w:ind w:left="360" w:right="390" w:firstLine="0"/>
        <w:jc w:val="both"/>
        <w:rPr>
          <w:ins w:id="446" w:author=" " w:date="2011-04-06T11:55:00Z"/>
          <w:rFonts w:ascii="Times New Roman" w:hAnsi="Times New Roman"/>
          <w:color w:val="191919"/>
          <w:sz w:val="18"/>
          <w:szCs w:val="18"/>
        </w:rPr>
      </w:pPr>
    </w:p>
    <w:p w:rsidR="00114BDE" w:rsidRPr="00AB16FB" w:rsidRDefault="00114BDE" w:rsidP="00114BDE">
      <w:pPr>
        <w:widowControl w:val="0"/>
        <w:tabs>
          <w:tab w:val="left" w:pos="360"/>
        </w:tabs>
        <w:autoSpaceDE w:val="0"/>
        <w:autoSpaceDN w:val="0"/>
        <w:adjustRightInd w:val="0"/>
        <w:spacing w:before="9" w:after="0" w:line="250" w:lineRule="auto"/>
        <w:ind w:left="360" w:firstLine="0"/>
        <w:jc w:val="both"/>
        <w:rPr>
          <w:ins w:id="447" w:author=" " w:date="2011-04-06T11:56:00Z"/>
          <w:rFonts w:ascii="Times New Roman" w:hAnsi="Times New Roman"/>
          <w:color w:val="808080" w:themeColor="background1" w:themeShade="80"/>
          <w:sz w:val="18"/>
          <w:szCs w:val="18"/>
        </w:rPr>
      </w:pPr>
      <w:ins w:id="448" w:author=" " w:date="2011-04-06T11:55:00Z">
        <w:r w:rsidRPr="00AB16FB">
          <w:rPr>
            <w:rFonts w:ascii="Times New Roman" w:hAnsi="Times New Roman"/>
            <w:b/>
            <w:color w:val="808080" w:themeColor="background1" w:themeShade="80"/>
          </w:rPr>
          <w:t xml:space="preserve">Area  C: </w:t>
        </w:r>
        <w:r w:rsidRPr="00AB16FB">
          <w:rPr>
            <w:rFonts w:ascii="Times New Roman" w:hAnsi="Times New Roman"/>
            <w:b/>
            <w:color w:val="808080" w:themeColor="background1" w:themeShade="80"/>
          </w:rPr>
          <w:tab/>
          <w:t>Major Area</w:t>
        </w:r>
      </w:ins>
    </w:p>
    <w:p w:rsidR="00114BDE" w:rsidRDefault="00114BDE" w:rsidP="00114BDE">
      <w:pPr>
        <w:widowControl w:val="0"/>
        <w:tabs>
          <w:tab w:val="left" w:pos="360"/>
        </w:tabs>
        <w:autoSpaceDE w:val="0"/>
        <w:autoSpaceDN w:val="0"/>
        <w:adjustRightInd w:val="0"/>
        <w:spacing w:before="9" w:after="0" w:line="250" w:lineRule="auto"/>
        <w:ind w:left="360" w:right="390" w:firstLine="0"/>
        <w:jc w:val="both"/>
        <w:rPr>
          <w:ins w:id="449" w:author=" " w:date="2011-04-06T11:55:00Z"/>
          <w:rFonts w:ascii="Times New Roman" w:hAnsi="Times New Roman"/>
          <w:color w:val="191919"/>
          <w:sz w:val="18"/>
          <w:szCs w:val="18"/>
        </w:rPr>
      </w:pPr>
      <w:ins w:id="450" w:author=" " w:date="2011-04-06T11:56:00Z">
        <w:r>
          <w:rPr>
            <w:rFonts w:ascii="Times New Roman" w:hAnsi="Times New Roman"/>
            <w:color w:val="191919"/>
            <w:sz w:val="18"/>
            <w:szCs w:val="18"/>
          </w:rPr>
          <w:tab/>
          <w:t>EDAS 6651</w:t>
        </w:r>
        <w:r>
          <w:rPr>
            <w:rFonts w:ascii="Times New Roman" w:hAnsi="Times New Roman"/>
            <w:color w:val="191919"/>
            <w:sz w:val="18"/>
            <w:szCs w:val="18"/>
          </w:rPr>
          <w:tab/>
          <w:t>Educational Facil</w:t>
        </w:r>
      </w:ins>
      <w:ins w:id="451" w:author=" " w:date="2011-04-06T11:57:00Z">
        <w:r>
          <w:rPr>
            <w:rFonts w:ascii="Times New Roman" w:hAnsi="Times New Roman"/>
            <w:color w:val="191919"/>
            <w:sz w:val="18"/>
            <w:szCs w:val="18"/>
          </w:rPr>
          <w:t>i</w:t>
        </w:r>
      </w:ins>
      <w:ins w:id="452" w:author=" " w:date="2011-04-06T11:56:00Z">
        <w:r>
          <w:rPr>
            <w:rFonts w:ascii="Times New Roman" w:hAnsi="Times New Roman"/>
            <w:color w:val="191919"/>
            <w:sz w:val="18"/>
            <w:szCs w:val="18"/>
          </w:rPr>
          <w:t>ties</w:t>
        </w:r>
      </w:ins>
    </w:p>
    <w:p w:rsidR="00114BDE" w:rsidRDefault="00114BDE" w:rsidP="00114BDE">
      <w:pPr>
        <w:widowControl w:val="0"/>
        <w:tabs>
          <w:tab w:val="left" w:pos="360"/>
        </w:tabs>
        <w:autoSpaceDE w:val="0"/>
        <w:autoSpaceDN w:val="0"/>
        <w:adjustRightInd w:val="0"/>
        <w:spacing w:before="9" w:after="0" w:line="250" w:lineRule="auto"/>
        <w:ind w:left="360" w:right="390" w:firstLine="0"/>
        <w:jc w:val="both"/>
        <w:rPr>
          <w:ins w:id="453" w:author=" " w:date="2011-04-06T11:55:00Z"/>
          <w:rFonts w:ascii="Times New Roman" w:hAnsi="Times New Roman"/>
          <w:color w:val="191919"/>
          <w:sz w:val="18"/>
          <w:szCs w:val="18"/>
        </w:rPr>
      </w:pPr>
      <w:ins w:id="454" w:author=" " w:date="2011-04-06T11:55:00Z">
        <w:r>
          <w:rPr>
            <w:rFonts w:ascii="Times New Roman" w:hAnsi="Times New Roman"/>
            <w:color w:val="191919"/>
            <w:sz w:val="18"/>
            <w:szCs w:val="18"/>
          </w:rPr>
          <w:tab/>
          <w:t>EDAS 6670</w:t>
        </w:r>
        <w:r>
          <w:rPr>
            <w:rFonts w:ascii="Times New Roman" w:hAnsi="Times New Roman"/>
            <w:color w:val="191919"/>
            <w:sz w:val="18"/>
            <w:szCs w:val="18"/>
          </w:rPr>
          <w:tab/>
          <w:t xml:space="preserve">School </w:t>
        </w:r>
      </w:ins>
      <w:ins w:id="455" w:author=" " w:date="2011-04-06T11:56:00Z">
        <w:r>
          <w:rPr>
            <w:rFonts w:ascii="Times New Roman" w:hAnsi="Times New Roman"/>
            <w:color w:val="191919"/>
            <w:sz w:val="18"/>
            <w:szCs w:val="18"/>
          </w:rPr>
          <w:t>F</w:t>
        </w:r>
      </w:ins>
      <w:ins w:id="456" w:author=" " w:date="2011-04-06T11:55:00Z">
        <w:r>
          <w:rPr>
            <w:rFonts w:ascii="Times New Roman" w:hAnsi="Times New Roman"/>
            <w:color w:val="191919"/>
            <w:sz w:val="18"/>
            <w:szCs w:val="18"/>
          </w:rPr>
          <w:t>inance</w:t>
        </w:r>
      </w:ins>
    </w:p>
    <w:p w:rsidR="00114BDE" w:rsidRDefault="00114BDE" w:rsidP="00114BDE">
      <w:pPr>
        <w:widowControl w:val="0"/>
        <w:tabs>
          <w:tab w:val="left" w:pos="360"/>
        </w:tabs>
        <w:autoSpaceDE w:val="0"/>
        <w:autoSpaceDN w:val="0"/>
        <w:adjustRightInd w:val="0"/>
        <w:spacing w:before="9" w:after="0" w:line="250" w:lineRule="auto"/>
        <w:ind w:left="360" w:right="390" w:firstLine="0"/>
        <w:jc w:val="both"/>
        <w:rPr>
          <w:ins w:id="457" w:author=" " w:date="2011-04-06T11:55:00Z"/>
          <w:rFonts w:ascii="Times New Roman" w:hAnsi="Times New Roman"/>
          <w:color w:val="191919"/>
          <w:sz w:val="18"/>
          <w:szCs w:val="18"/>
        </w:rPr>
      </w:pPr>
      <w:ins w:id="458" w:author=" " w:date="2011-04-06T11:55:00Z">
        <w:r>
          <w:rPr>
            <w:rFonts w:ascii="Times New Roman" w:hAnsi="Times New Roman"/>
            <w:color w:val="191919"/>
            <w:sz w:val="18"/>
            <w:szCs w:val="18"/>
          </w:rPr>
          <w:tab/>
          <w:t>EDAS 6681</w:t>
        </w:r>
        <w:r>
          <w:rPr>
            <w:rFonts w:ascii="Times New Roman" w:hAnsi="Times New Roman"/>
            <w:color w:val="191919"/>
            <w:sz w:val="18"/>
            <w:szCs w:val="18"/>
          </w:rPr>
          <w:tab/>
          <w:t xml:space="preserve">Recent Trends in </w:t>
        </w:r>
      </w:ins>
      <w:ins w:id="459" w:author=" " w:date="2011-04-06T11:57:00Z">
        <w:r>
          <w:rPr>
            <w:rFonts w:ascii="Times New Roman" w:hAnsi="Times New Roman"/>
            <w:color w:val="191919"/>
            <w:sz w:val="18"/>
            <w:szCs w:val="18"/>
          </w:rPr>
          <w:t>S</w:t>
        </w:r>
      </w:ins>
      <w:ins w:id="460" w:author=" " w:date="2011-04-06T11:55:00Z">
        <w:r>
          <w:rPr>
            <w:rFonts w:ascii="Times New Roman" w:hAnsi="Times New Roman"/>
            <w:color w:val="191919"/>
            <w:sz w:val="18"/>
            <w:szCs w:val="18"/>
          </w:rPr>
          <w:t>upervision</w:t>
        </w:r>
      </w:ins>
    </w:p>
    <w:p w:rsidR="00114BDE" w:rsidRDefault="00114BDE" w:rsidP="00114BDE">
      <w:pPr>
        <w:widowControl w:val="0"/>
        <w:tabs>
          <w:tab w:val="left" w:pos="360"/>
        </w:tabs>
        <w:autoSpaceDE w:val="0"/>
        <w:autoSpaceDN w:val="0"/>
        <w:adjustRightInd w:val="0"/>
        <w:spacing w:before="9" w:after="0" w:line="250" w:lineRule="auto"/>
        <w:ind w:left="360" w:right="390" w:firstLine="0"/>
        <w:jc w:val="both"/>
        <w:rPr>
          <w:ins w:id="461" w:author=" " w:date="2011-04-06T11:55:00Z"/>
          <w:rFonts w:ascii="Times New Roman" w:hAnsi="Times New Roman"/>
          <w:color w:val="191919"/>
          <w:sz w:val="18"/>
          <w:szCs w:val="18"/>
        </w:rPr>
      </w:pPr>
      <w:ins w:id="462" w:author=" " w:date="2011-04-06T11:55:00Z">
        <w:r>
          <w:rPr>
            <w:rFonts w:ascii="Times New Roman" w:hAnsi="Times New Roman"/>
            <w:color w:val="191919"/>
            <w:sz w:val="18"/>
            <w:szCs w:val="18"/>
          </w:rPr>
          <w:tab/>
          <w:t>EDAS 6711</w:t>
        </w:r>
        <w:r>
          <w:rPr>
            <w:rFonts w:ascii="Times New Roman" w:hAnsi="Times New Roman"/>
            <w:color w:val="191919"/>
            <w:sz w:val="18"/>
            <w:szCs w:val="18"/>
          </w:rPr>
          <w:tab/>
          <w:t>Software Systems in Educational Administration</w:t>
        </w:r>
      </w:ins>
    </w:p>
    <w:p w:rsidR="00114BDE" w:rsidRDefault="00114BDE" w:rsidP="00114BDE">
      <w:pPr>
        <w:widowControl w:val="0"/>
        <w:tabs>
          <w:tab w:val="left" w:pos="360"/>
        </w:tabs>
        <w:autoSpaceDE w:val="0"/>
        <w:autoSpaceDN w:val="0"/>
        <w:adjustRightInd w:val="0"/>
        <w:spacing w:before="9" w:after="0" w:line="250" w:lineRule="auto"/>
        <w:ind w:left="360" w:right="390" w:firstLine="0"/>
        <w:jc w:val="both"/>
        <w:rPr>
          <w:ins w:id="463" w:author=" " w:date="2011-04-06T11:55:00Z"/>
          <w:rFonts w:ascii="Times New Roman" w:hAnsi="Times New Roman"/>
          <w:color w:val="191919"/>
          <w:sz w:val="18"/>
          <w:szCs w:val="18"/>
        </w:rPr>
      </w:pPr>
      <w:ins w:id="464" w:author=" " w:date="2011-04-06T11:55:00Z">
        <w:r>
          <w:rPr>
            <w:rFonts w:ascii="Times New Roman" w:hAnsi="Times New Roman"/>
            <w:color w:val="191919"/>
            <w:sz w:val="18"/>
            <w:szCs w:val="18"/>
          </w:rPr>
          <w:tab/>
          <w:t>EDAS 6733</w:t>
        </w:r>
        <w:r>
          <w:rPr>
            <w:rFonts w:ascii="Times New Roman" w:hAnsi="Times New Roman"/>
            <w:color w:val="191919"/>
            <w:sz w:val="18"/>
            <w:szCs w:val="18"/>
          </w:rPr>
          <w:tab/>
          <w:t>Educational Policy</w:t>
        </w:r>
      </w:ins>
    </w:p>
    <w:p w:rsidR="00114BDE" w:rsidRDefault="00114BDE" w:rsidP="00114BDE">
      <w:pPr>
        <w:widowControl w:val="0"/>
        <w:tabs>
          <w:tab w:val="left" w:pos="360"/>
        </w:tabs>
        <w:autoSpaceDE w:val="0"/>
        <w:autoSpaceDN w:val="0"/>
        <w:adjustRightInd w:val="0"/>
        <w:spacing w:before="9" w:after="0" w:line="250" w:lineRule="auto"/>
        <w:ind w:left="360" w:right="390" w:firstLine="0"/>
        <w:jc w:val="both"/>
        <w:rPr>
          <w:ins w:id="465" w:author=" " w:date="2011-04-06T11:55:00Z"/>
          <w:rFonts w:ascii="Times New Roman" w:hAnsi="Times New Roman"/>
          <w:color w:val="191919"/>
          <w:sz w:val="18"/>
          <w:szCs w:val="18"/>
        </w:rPr>
      </w:pPr>
      <w:ins w:id="466" w:author=" " w:date="2011-04-06T11:55:00Z">
        <w:r>
          <w:rPr>
            <w:rFonts w:ascii="Times New Roman" w:hAnsi="Times New Roman"/>
            <w:color w:val="191919"/>
            <w:sz w:val="18"/>
            <w:szCs w:val="18"/>
          </w:rPr>
          <w:tab/>
          <w:t>EDAS 6</w:t>
        </w:r>
      </w:ins>
      <w:ins w:id="467" w:author=" " w:date="2011-04-06T11:58:00Z">
        <w:r>
          <w:rPr>
            <w:rFonts w:ascii="Times New Roman" w:hAnsi="Times New Roman"/>
            <w:color w:val="191919"/>
            <w:sz w:val="18"/>
            <w:szCs w:val="18"/>
          </w:rPr>
          <w:t>708</w:t>
        </w:r>
      </w:ins>
      <w:ins w:id="468" w:author=" " w:date="2011-04-06T11:55:00Z">
        <w:r>
          <w:rPr>
            <w:rFonts w:ascii="Times New Roman" w:hAnsi="Times New Roman"/>
            <w:color w:val="191919"/>
            <w:sz w:val="18"/>
            <w:szCs w:val="18"/>
          </w:rPr>
          <w:t>*</w:t>
        </w:r>
        <w:r>
          <w:rPr>
            <w:rFonts w:ascii="Times New Roman" w:hAnsi="Times New Roman"/>
            <w:color w:val="191919"/>
            <w:sz w:val="18"/>
            <w:szCs w:val="18"/>
          </w:rPr>
          <w:tab/>
          <w:t xml:space="preserve">Residency I for </w:t>
        </w:r>
      </w:ins>
      <w:ins w:id="469" w:author=" " w:date="2011-04-06T11:57:00Z">
        <w:r>
          <w:rPr>
            <w:rFonts w:ascii="Times New Roman" w:hAnsi="Times New Roman"/>
            <w:color w:val="191919"/>
            <w:sz w:val="18"/>
            <w:szCs w:val="18"/>
          </w:rPr>
          <w:t>District</w:t>
        </w:r>
      </w:ins>
      <w:ins w:id="470" w:author=" " w:date="2011-04-06T11:55:00Z">
        <w:r>
          <w:rPr>
            <w:rFonts w:ascii="Times New Roman" w:hAnsi="Times New Roman"/>
            <w:color w:val="191919"/>
            <w:sz w:val="18"/>
            <w:szCs w:val="18"/>
          </w:rPr>
          <w:t>Level Administrators</w:t>
        </w:r>
      </w:ins>
    </w:p>
    <w:p w:rsidR="00114BDE" w:rsidRDefault="00114BDE" w:rsidP="00114BDE">
      <w:pPr>
        <w:widowControl w:val="0"/>
        <w:tabs>
          <w:tab w:val="left" w:pos="360"/>
        </w:tabs>
        <w:autoSpaceDE w:val="0"/>
        <w:autoSpaceDN w:val="0"/>
        <w:adjustRightInd w:val="0"/>
        <w:spacing w:before="9" w:after="0" w:line="250" w:lineRule="auto"/>
        <w:ind w:left="360" w:right="390" w:firstLine="0"/>
        <w:jc w:val="both"/>
        <w:rPr>
          <w:ins w:id="471" w:author=" " w:date="2011-04-06T11:55:00Z"/>
          <w:rFonts w:ascii="Times New Roman" w:hAnsi="Times New Roman"/>
          <w:color w:val="191919"/>
          <w:sz w:val="18"/>
          <w:szCs w:val="18"/>
        </w:rPr>
      </w:pPr>
      <w:ins w:id="472" w:author=" " w:date="2011-04-06T11:55:00Z">
        <w:r>
          <w:rPr>
            <w:rFonts w:ascii="Times New Roman" w:hAnsi="Times New Roman"/>
            <w:color w:val="191919"/>
            <w:sz w:val="18"/>
            <w:szCs w:val="18"/>
          </w:rPr>
          <w:tab/>
          <w:t>EDAS 67</w:t>
        </w:r>
      </w:ins>
      <w:ins w:id="473" w:author=" " w:date="2011-04-06T11:58:00Z">
        <w:r>
          <w:rPr>
            <w:rFonts w:ascii="Times New Roman" w:hAnsi="Times New Roman"/>
            <w:color w:val="191919"/>
            <w:sz w:val="18"/>
            <w:szCs w:val="18"/>
          </w:rPr>
          <w:t>70</w:t>
        </w:r>
      </w:ins>
      <w:ins w:id="474" w:author=" " w:date="2011-04-06T11:55:00Z">
        <w:r>
          <w:rPr>
            <w:rFonts w:ascii="Times New Roman" w:hAnsi="Times New Roman"/>
            <w:color w:val="191919"/>
            <w:sz w:val="18"/>
            <w:szCs w:val="18"/>
          </w:rPr>
          <w:t>*</w:t>
        </w:r>
        <w:r>
          <w:rPr>
            <w:rFonts w:ascii="Times New Roman" w:hAnsi="Times New Roman"/>
            <w:color w:val="191919"/>
            <w:sz w:val="18"/>
            <w:szCs w:val="18"/>
          </w:rPr>
          <w:tab/>
          <w:t xml:space="preserve">Residency II for </w:t>
        </w:r>
      </w:ins>
      <w:ins w:id="475" w:author=" " w:date="2011-04-06T11:57:00Z">
        <w:r>
          <w:rPr>
            <w:rFonts w:ascii="Times New Roman" w:hAnsi="Times New Roman"/>
            <w:color w:val="191919"/>
            <w:sz w:val="18"/>
            <w:szCs w:val="18"/>
          </w:rPr>
          <w:t>District</w:t>
        </w:r>
      </w:ins>
      <w:ins w:id="476" w:author=" " w:date="2011-04-06T11:55:00Z">
        <w:r>
          <w:rPr>
            <w:rFonts w:ascii="Times New Roman" w:hAnsi="Times New Roman"/>
            <w:color w:val="191919"/>
            <w:sz w:val="18"/>
            <w:szCs w:val="18"/>
          </w:rPr>
          <w:t>-Level Administrators</w:t>
        </w:r>
      </w:ins>
    </w:p>
    <w:p w:rsidR="00114BDE" w:rsidRDefault="00114BDE" w:rsidP="00114BDE">
      <w:pPr>
        <w:widowControl w:val="0"/>
        <w:tabs>
          <w:tab w:val="left" w:pos="360"/>
        </w:tabs>
        <w:autoSpaceDE w:val="0"/>
        <w:autoSpaceDN w:val="0"/>
        <w:adjustRightInd w:val="0"/>
        <w:spacing w:before="9" w:after="0" w:line="250" w:lineRule="auto"/>
        <w:ind w:left="360" w:right="390" w:firstLine="0"/>
        <w:jc w:val="both"/>
        <w:rPr>
          <w:ins w:id="477" w:author=" " w:date="2011-04-06T11:55:00Z"/>
          <w:rFonts w:ascii="Times New Roman" w:hAnsi="Times New Roman"/>
          <w:color w:val="191919"/>
          <w:sz w:val="18"/>
          <w:szCs w:val="18"/>
        </w:rPr>
      </w:pPr>
    </w:p>
    <w:p w:rsidR="00114BDE" w:rsidRPr="00AB16FB" w:rsidRDefault="00114BDE" w:rsidP="00114BDE">
      <w:pPr>
        <w:widowControl w:val="0"/>
        <w:tabs>
          <w:tab w:val="left" w:pos="360"/>
        </w:tabs>
        <w:autoSpaceDE w:val="0"/>
        <w:autoSpaceDN w:val="0"/>
        <w:adjustRightInd w:val="0"/>
        <w:spacing w:before="9" w:after="0" w:line="250" w:lineRule="auto"/>
        <w:ind w:left="360" w:firstLine="0"/>
        <w:jc w:val="both"/>
        <w:rPr>
          <w:ins w:id="478" w:author=" " w:date="2011-04-06T11:55:00Z"/>
          <w:rFonts w:ascii="Times New Roman" w:hAnsi="Times New Roman"/>
          <w:b/>
          <w:color w:val="808080" w:themeColor="background1" w:themeShade="80"/>
        </w:rPr>
      </w:pPr>
      <w:ins w:id="479" w:author=" " w:date="2011-04-06T11:55:00Z">
        <w:r w:rsidRPr="00AB16FB">
          <w:rPr>
            <w:rFonts w:ascii="Times New Roman" w:hAnsi="Times New Roman"/>
            <w:b/>
            <w:color w:val="808080" w:themeColor="background1" w:themeShade="80"/>
          </w:rPr>
          <w:t xml:space="preserve">Area D:  </w:t>
        </w:r>
        <w:r w:rsidRPr="00AB16FB">
          <w:rPr>
            <w:rFonts w:ascii="Times New Roman" w:hAnsi="Times New Roman"/>
            <w:b/>
            <w:color w:val="808080" w:themeColor="background1" w:themeShade="80"/>
          </w:rPr>
          <w:tab/>
          <w:t>Research</w:t>
        </w:r>
      </w:ins>
    </w:p>
    <w:p w:rsidR="00114BDE" w:rsidRDefault="00114BDE" w:rsidP="00114BDE">
      <w:pPr>
        <w:widowControl w:val="0"/>
        <w:tabs>
          <w:tab w:val="left" w:pos="360"/>
        </w:tabs>
        <w:autoSpaceDE w:val="0"/>
        <w:autoSpaceDN w:val="0"/>
        <w:adjustRightInd w:val="0"/>
        <w:spacing w:before="9" w:after="0" w:line="250" w:lineRule="auto"/>
        <w:ind w:left="360" w:right="390" w:firstLine="0"/>
        <w:jc w:val="both"/>
        <w:rPr>
          <w:ins w:id="480" w:author=" " w:date="2011-04-06T11:55:00Z"/>
          <w:rFonts w:ascii="Times New Roman" w:hAnsi="Times New Roman"/>
          <w:color w:val="191919"/>
          <w:sz w:val="18"/>
          <w:szCs w:val="18"/>
        </w:rPr>
      </w:pPr>
      <w:ins w:id="481" w:author=" " w:date="2011-04-06T11:55:00Z">
        <w:r>
          <w:rPr>
            <w:rFonts w:ascii="Times New Roman" w:hAnsi="Times New Roman"/>
            <w:color w:val="191919"/>
            <w:sz w:val="18"/>
            <w:szCs w:val="18"/>
          </w:rPr>
          <w:tab/>
          <w:t>EDUC 7701</w:t>
        </w:r>
        <w:r>
          <w:rPr>
            <w:rFonts w:ascii="Times New Roman" w:hAnsi="Times New Roman"/>
            <w:color w:val="191919"/>
            <w:sz w:val="18"/>
            <w:szCs w:val="18"/>
          </w:rPr>
          <w:tab/>
          <w:t>Advanced Educational Research</w:t>
        </w:r>
      </w:ins>
    </w:p>
    <w:p w:rsidR="00114BDE" w:rsidRDefault="00114BDE" w:rsidP="00114BDE">
      <w:pPr>
        <w:widowControl w:val="0"/>
        <w:tabs>
          <w:tab w:val="left" w:pos="360"/>
        </w:tabs>
        <w:autoSpaceDE w:val="0"/>
        <w:autoSpaceDN w:val="0"/>
        <w:adjustRightInd w:val="0"/>
        <w:spacing w:before="9" w:after="0" w:line="250" w:lineRule="auto"/>
        <w:ind w:left="360" w:right="390" w:firstLine="0"/>
        <w:jc w:val="both"/>
        <w:rPr>
          <w:ins w:id="482" w:author=" " w:date="2011-04-06T11:55:00Z"/>
          <w:rFonts w:ascii="Times New Roman" w:hAnsi="Times New Roman"/>
          <w:color w:val="191919"/>
          <w:sz w:val="18"/>
          <w:szCs w:val="18"/>
        </w:rPr>
      </w:pPr>
    </w:p>
    <w:p w:rsidR="00114BDE" w:rsidRPr="00AB16FB" w:rsidRDefault="00114BDE" w:rsidP="00114BDE">
      <w:pPr>
        <w:widowControl w:val="0"/>
        <w:tabs>
          <w:tab w:val="left" w:pos="360"/>
        </w:tabs>
        <w:autoSpaceDE w:val="0"/>
        <w:autoSpaceDN w:val="0"/>
        <w:adjustRightInd w:val="0"/>
        <w:spacing w:before="9" w:after="0" w:line="250" w:lineRule="auto"/>
        <w:ind w:left="360" w:firstLine="0"/>
        <w:jc w:val="both"/>
        <w:rPr>
          <w:ins w:id="483" w:author=" " w:date="2011-04-06T11:58:00Z"/>
          <w:rFonts w:ascii="Times New Roman" w:hAnsi="Times New Roman"/>
          <w:b/>
          <w:color w:val="808080" w:themeColor="background1" w:themeShade="80"/>
        </w:rPr>
      </w:pPr>
      <w:ins w:id="484" w:author=" " w:date="2011-04-06T11:55:00Z">
        <w:r w:rsidRPr="00AB16FB">
          <w:rPr>
            <w:rFonts w:ascii="Times New Roman" w:hAnsi="Times New Roman"/>
            <w:b/>
            <w:color w:val="808080" w:themeColor="background1" w:themeShade="80"/>
          </w:rPr>
          <w:t xml:space="preserve">Area  E:  </w:t>
        </w:r>
        <w:r w:rsidRPr="00AB16FB">
          <w:rPr>
            <w:rFonts w:ascii="Times New Roman" w:hAnsi="Times New Roman"/>
            <w:b/>
            <w:color w:val="808080" w:themeColor="background1" w:themeShade="80"/>
          </w:rPr>
          <w:tab/>
          <w:t>Elective</w:t>
        </w:r>
      </w:ins>
    </w:p>
    <w:p w:rsidR="00114BDE" w:rsidRDefault="00114BDE" w:rsidP="00114BDE">
      <w:pPr>
        <w:widowControl w:val="0"/>
        <w:tabs>
          <w:tab w:val="left" w:pos="360"/>
        </w:tabs>
        <w:autoSpaceDE w:val="0"/>
        <w:autoSpaceDN w:val="0"/>
        <w:adjustRightInd w:val="0"/>
        <w:spacing w:before="9" w:after="0" w:line="250" w:lineRule="auto"/>
        <w:ind w:left="360" w:right="390" w:firstLine="0"/>
        <w:jc w:val="both"/>
        <w:rPr>
          <w:ins w:id="485" w:author=" " w:date="2011-04-06T11:55:00Z"/>
          <w:rFonts w:ascii="Times New Roman" w:hAnsi="Times New Roman"/>
          <w:color w:val="191919"/>
          <w:sz w:val="18"/>
          <w:szCs w:val="18"/>
        </w:rPr>
      </w:pPr>
      <w:ins w:id="486" w:author=" " w:date="2011-04-06T11:58:00Z">
        <w:r>
          <w:rPr>
            <w:rFonts w:ascii="Times New Roman" w:hAnsi="Times New Roman"/>
            <w:color w:val="191919"/>
            <w:sz w:val="18"/>
            <w:szCs w:val="18"/>
          </w:rPr>
          <w:tab/>
          <w:t>EDAS 6710</w:t>
        </w:r>
        <w:r>
          <w:rPr>
            <w:rFonts w:ascii="Times New Roman" w:hAnsi="Times New Roman"/>
            <w:color w:val="191919"/>
            <w:sz w:val="18"/>
            <w:szCs w:val="18"/>
          </w:rPr>
          <w:tab/>
          <w:t>The Superintendent</w:t>
        </w:r>
      </w:ins>
    </w:p>
    <w:p w:rsidR="00114BDE" w:rsidRDefault="00114BDE" w:rsidP="00114BDE">
      <w:pPr>
        <w:widowControl w:val="0"/>
        <w:tabs>
          <w:tab w:val="left" w:pos="360"/>
        </w:tabs>
        <w:autoSpaceDE w:val="0"/>
        <w:autoSpaceDN w:val="0"/>
        <w:adjustRightInd w:val="0"/>
        <w:spacing w:before="8" w:after="0" w:line="190" w:lineRule="exact"/>
        <w:ind w:left="360" w:right="390" w:firstLine="0"/>
        <w:jc w:val="both"/>
        <w:rPr>
          <w:rFonts w:ascii="Times New Roman" w:hAnsi="Times New Roman"/>
          <w:color w:val="000000"/>
          <w:sz w:val="19"/>
          <w:szCs w:val="19"/>
        </w:rPr>
      </w:pPr>
    </w:p>
    <w:p w:rsidR="00114BDE" w:rsidRPr="00AB16FB" w:rsidRDefault="00114BDE" w:rsidP="00114BDE">
      <w:pPr>
        <w:pStyle w:val="Heading2"/>
        <w:tabs>
          <w:tab w:val="left" w:pos="360"/>
        </w:tabs>
        <w:spacing w:before="0"/>
        <w:ind w:left="360" w:firstLine="0"/>
        <w:rPr>
          <w:rFonts w:ascii="Times New Roman" w:hAnsi="Times New Roman"/>
          <w:color w:val="808080" w:themeColor="background1" w:themeShade="80"/>
          <w:sz w:val="28"/>
          <w:szCs w:val="28"/>
        </w:rPr>
      </w:pPr>
      <w:bookmarkStart w:id="487" w:name="_Toc294969759"/>
      <w:bookmarkStart w:id="488" w:name="_Toc295508321"/>
      <w:r w:rsidRPr="00AB16FB">
        <w:rPr>
          <w:rFonts w:ascii="Times New Roman" w:hAnsi="Times New Roman"/>
          <w:bCs w:val="0"/>
          <w:color w:val="808080" w:themeColor="background1" w:themeShade="80"/>
          <w:sz w:val="28"/>
          <w:szCs w:val="28"/>
        </w:rPr>
        <w:t>Advisement</w:t>
      </w:r>
      <w:bookmarkEnd w:id="487"/>
      <w:bookmarkEnd w:id="488"/>
    </w:p>
    <w:p w:rsidR="00114BDE" w:rsidRDefault="00114BDE" w:rsidP="00114BDE">
      <w:pPr>
        <w:widowControl w:val="0"/>
        <w:tabs>
          <w:tab w:val="left" w:pos="360"/>
        </w:tabs>
        <w:autoSpaceDE w:val="0"/>
        <w:autoSpaceDN w:val="0"/>
        <w:adjustRightInd w:val="0"/>
        <w:spacing w:before="30" w:after="0" w:line="250" w:lineRule="auto"/>
        <w:ind w:left="360" w:right="180" w:firstLine="450"/>
        <w:jc w:val="both"/>
        <w:rPr>
          <w:rFonts w:ascii="Times New Roman" w:hAnsi="Times New Roman"/>
          <w:color w:val="000000"/>
          <w:sz w:val="18"/>
          <w:szCs w:val="18"/>
        </w:rPr>
      </w:pPr>
      <w:r>
        <w:rPr>
          <w:rFonts w:ascii="Times New Roman" w:hAnsi="Times New Roman"/>
          <w:color w:val="191919"/>
          <w:sz w:val="18"/>
          <w:szCs w:val="18"/>
        </w:rPr>
        <w:t>After the student has been admitted to the Ed.S. Program, the Departmental Chairperson will appoint an adviso</w:t>
      </w:r>
      <w:r>
        <w:rPr>
          <w:rFonts w:ascii="Times New Roman" w:hAnsi="Times New Roman"/>
          <w:color w:val="191919"/>
          <w:spacing w:val="-10"/>
          <w:sz w:val="18"/>
          <w:szCs w:val="18"/>
        </w:rPr>
        <w:t>r</w:t>
      </w:r>
      <w:r>
        <w:rPr>
          <w:rFonts w:ascii="Times New Roman" w:hAnsi="Times New Roman"/>
          <w:color w:val="191919"/>
          <w:sz w:val="18"/>
          <w:szCs w:val="18"/>
        </w:rPr>
        <w:t>.</w:t>
      </w:r>
      <w:r>
        <w:rPr>
          <w:rFonts w:ascii="Times New Roman" w:hAnsi="Times New Roman"/>
          <w:color w:val="191919"/>
          <w:spacing w:val="42"/>
          <w:sz w:val="18"/>
          <w:szCs w:val="18"/>
        </w:rPr>
        <w:t xml:space="preserve"> </w:t>
      </w:r>
      <w:r>
        <w:rPr>
          <w:rFonts w:ascii="Times New Roman" w:hAnsi="Times New Roman"/>
          <w:color w:val="191919"/>
          <w:sz w:val="18"/>
          <w:szCs w:val="18"/>
        </w:rPr>
        <w:t>The advisor will assist the student in developing an individualized program that meets the degree program requirements.</w:t>
      </w:r>
      <w:r>
        <w:rPr>
          <w:rFonts w:ascii="Times New Roman" w:hAnsi="Times New Roman"/>
          <w:color w:val="191919"/>
          <w:spacing w:val="-3"/>
          <w:sz w:val="18"/>
          <w:szCs w:val="18"/>
        </w:rPr>
        <w:t xml:space="preserve"> </w:t>
      </w:r>
      <w:r>
        <w:rPr>
          <w:rFonts w:ascii="Times New Roman" w:hAnsi="Times New Roman"/>
          <w:color w:val="191919"/>
          <w:sz w:val="18"/>
          <w:szCs w:val="18"/>
        </w:rPr>
        <w:t>The student and advisor will sign the program check sheet.</w:t>
      </w:r>
      <w:r>
        <w:rPr>
          <w:rFonts w:ascii="Times New Roman" w:hAnsi="Times New Roman"/>
          <w:color w:val="191919"/>
          <w:spacing w:val="-10"/>
          <w:sz w:val="18"/>
          <w:szCs w:val="18"/>
        </w:rPr>
        <w:t xml:space="preserve"> </w:t>
      </w:r>
      <w:r>
        <w:rPr>
          <w:rFonts w:ascii="Times New Roman" w:hAnsi="Times New Roman"/>
          <w:color w:val="191919"/>
          <w:sz w:val="18"/>
          <w:szCs w:val="18"/>
        </w:rPr>
        <w:t>A</w:t>
      </w:r>
      <w:r>
        <w:rPr>
          <w:rFonts w:ascii="Times New Roman" w:hAnsi="Times New Roman"/>
          <w:color w:val="191919"/>
          <w:spacing w:val="-10"/>
          <w:sz w:val="18"/>
          <w:szCs w:val="18"/>
        </w:rPr>
        <w:t xml:space="preserve"> </w:t>
      </w:r>
      <w:r>
        <w:rPr>
          <w:rFonts w:ascii="Times New Roman" w:hAnsi="Times New Roman"/>
          <w:color w:val="191919"/>
          <w:sz w:val="18"/>
          <w:szCs w:val="18"/>
        </w:rPr>
        <w:t>copy of the check sheet will be filed in the Department, the Graduate School and the Registra</w:t>
      </w:r>
      <w:r>
        <w:rPr>
          <w:rFonts w:ascii="Times New Roman" w:hAnsi="Times New Roman"/>
          <w:color w:val="191919"/>
          <w:spacing w:val="7"/>
          <w:sz w:val="18"/>
          <w:szCs w:val="18"/>
        </w:rPr>
        <w:t>r</w:t>
      </w:r>
      <w:r>
        <w:rPr>
          <w:rFonts w:ascii="Times New Roman" w:hAnsi="Times New Roman"/>
          <w:color w:val="191919"/>
          <w:spacing w:val="-10"/>
          <w:sz w:val="18"/>
          <w:szCs w:val="18"/>
        </w:rPr>
        <w:t>’</w:t>
      </w:r>
      <w:r>
        <w:rPr>
          <w:rFonts w:ascii="Times New Roman" w:hAnsi="Times New Roman"/>
          <w:color w:val="191919"/>
          <w:sz w:val="18"/>
          <w:szCs w:val="18"/>
        </w:rPr>
        <w:t>s O</w:t>
      </w:r>
      <w:r>
        <w:rPr>
          <w:rFonts w:ascii="Times New Roman" w:hAnsi="Times New Roman"/>
          <w:color w:val="191919"/>
          <w:spacing w:val="-3"/>
          <w:sz w:val="18"/>
          <w:szCs w:val="18"/>
        </w:rPr>
        <w:t>f</w:t>
      </w:r>
      <w:r>
        <w:rPr>
          <w:rFonts w:ascii="Times New Roman" w:hAnsi="Times New Roman"/>
          <w:color w:val="191919"/>
          <w:sz w:val="18"/>
          <w:szCs w:val="18"/>
        </w:rPr>
        <w:t>fice.</w:t>
      </w:r>
    </w:p>
    <w:p w:rsidR="00114BDE" w:rsidRDefault="00114BDE" w:rsidP="00114BDE">
      <w:pPr>
        <w:widowControl w:val="0"/>
        <w:tabs>
          <w:tab w:val="left" w:pos="360"/>
        </w:tabs>
        <w:autoSpaceDE w:val="0"/>
        <w:autoSpaceDN w:val="0"/>
        <w:adjustRightInd w:val="0"/>
        <w:spacing w:before="8" w:after="0" w:line="190" w:lineRule="exact"/>
        <w:ind w:left="360" w:right="180" w:firstLine="0"/>
        <w:jc w:val="both"/>
        <w:rPr>
          <w:rFonts w:ascii="Times New Roman" w:hAnsi="Times New Roman"/>
          <w:color w:val="000000"/>
          <w:sz w:val="19"/>
          <w:szCs w:val="19"/>
        </w:rPr>
      </w:pPr>
    </w:p>
    <w:p w:rsidR="00114BDE" w:rsidRPr="00AB16FB" w:rsidRDefault="00114BDE" w:rsidP="00114BDE">
      <w:pPr>
        <w:pStyle w:val="Heading2"/>
        <w:tabs>
          <w:tab w:val="left" w:pos="360"/>
        </w:tabs>
        <w:spacing w:before="0"/>
        <w:ind w:left="360" w:right="180" w:firstLine="0"/>
        <w:rPr>
          <w:rFonts w:ascii="Times New Roman" w:hAnsi="Times New Roman"/>
          <w:color w:val="808080" w:themeColor="background1" w:themeShade="80"/>
          <w:sz w:val="28"/>
          <w:szCs w:val="28"/>
        </w:rPr>
      </w:pPr>
      <w:bookmarkStart w:id="489" w:name="_Toc294969760"/>
      <w:bookmarkStart w:id="490" w:name="_Toc295508322"/>
      <w:r w:rsidRPr="00AB16FB">
        <w:rPr>
          <w:rFonts w:ascii="Times New Roman" w:hAnsi="Times New Roman"/>
          <w:bCs w:val="0"/>
          <w:color w:val="808080" w:themeColor="background1" w:themeShade="80"/>
          <w:sz w:val="28"/>
          <w:szCs w:val="28"/>
        </w:rPr>
        <w:t>P</w:t>
      </w:r>
      <w:r w:rsidRPr="00AB16FB">
        <w:rPr>
          <w:rFonts w:ascii="Times New Roman" w:hAnsi="Times New Roman"/>
          <w:bCs w:val="0"/>
          <w:color w:val="808080" w:themeColor="background1" w:themeShade="80"/>
          <w:spacing w:val="-4"/>
          <w:sz w:val="28"/>
          <w:szCs w:val="28"/>
        </w:rPr>
        <w:t>r</w:t>
      </w:r>
      <w:r w:rsidRPr="00AB16FB">
        <w:rPr>
          <w:rFonts w:ascii="Times New Roman" w:hAnsi="Times New Roman"/>
          <w:bCs w:val="0"/>
          <w:color w:val="808080" w:themeColor="background1" w:themeShade="80"/>
          <w:sz w:val="28"/>
          <w:szCs w:val="28"/>
        </w:rPr>
        <w:t>ogram Completion</w:t>
      </w:r>
      <w:bookmarkEnd w:id="489"/>
      <w:bookmarkEnd w:id="490"/>
    </w:p>
    <w:p w:rsidR="00114BDE" w:rsidRDefault="00114BDE" w:rsidP="00114BDE">
      <w:pPr>
        <w:widowControl w:val="0"/>
        <w:tabs>
          <w:tab w:val="left" w:pos="360"/>
        </w:tabs>
        <w:autoSpaceDE w:val="0"/>
        <w:autoSpaceDN w:val="0"/>
        <w:adjustRightInd w:val="0"/>
        <w:spacing w:before="30" w:after="0" w:line="250" w:lineRule="auto"/>
        <w:ind w:left="360" w:right="180" w:firstLine="360"/>
        <w:jc w:val="both"/>
        <w:rPr>
          <w:rFonts w:ascii="Times New Roman" w:hAnsi="Times New Roman"/>
          <w:color w:val="000000"/>
          <w:sz w:val="18"/>
          <w:szCs w:val="18"/>
        </w:rPr>
      </w:pPr>
      <w:r>
        <w:rPr>
          <w:rFonts w:ascii="Times New Roman" w:hAnsi="Times New Roman"/>
          <w:color w:val="191919"/>
          <w:sz w:val="18"/>
          <w:szCs w:val="18"/>
        </w:rPr>
        <w:t>Students are responsible for making application for graduation after completing 15 semester hours of course work.</w:t>
      </w:r>
      <w:r>
        <w:rPr>
          <w:rFonts w:ascii="Times New Roman" w:hAnsi="Times New Roman"/>
          <w:color w:val="191919"/>
          <w:spacing w:val="-3"/>
          <w:sz w:val="18"/>
          <w:szCs w:val="18"/>
        </w:rPr>
        <w:t xml:space="preserve"> </w:t>
      </w:r>
      <w:r>
        <w:rPr>
          <w:rFonts w:ascii="Times New Roman" w:hAnsi="Times New Roman"/>
          <w:color w:val="191919"/>
          <w:spacing w:val="-13"/>
          <w:sz w:val="18"/>
          <w:szCs w:val="18"/>
        </w:rPr>
        <w:t>T</w:t>
      </w:r>
      <w:r>
        <w:rPr>
          <w:rFonts w:ascii="Times New Roman" w:hAnsi="Times New Roman"/>
          <w:color w:val="191919"/>
          <w:sz w:val="18"/>
          <w:szCs w:val="18"/>
        </w:rPr>
        <w:t>o be eligible for the Ed.S. Degree and recommendation for the PL-6 certification by</w:t>
      </w:r>
      <w:r>
        <w:rPr>
          <w:rFonts w:ascii="Times New Roman" w:hAnsi="Times New Roman"/>
          <w:color w:val="191919"/>
          <w:spacing w:val="-10"/>
          <w:sz w:val="18"/>
          <w:szCs w:val="18"/>
        </w:rPr>
        <w:t xml:space="preserve"> </w:t>
      </w:r>
      <w:r>
        <w:rPr>
          <w:rFonts w:ascii="Times New Roman" w:hAnsi="Times New Roman"/>
          <w:color w:val="191919"/>
          <w:sz w:val="18"/>
          <w:szCs w:val="18"/>
        </w:rPr>
        <w:t>Albany State Universit</w:t>
      </w:r>
      <w:r>
        <w:rPr>
          <w:rFonts w:ascii="Times New Roman" w:hAnsi="Times New Roman"/>
          <w:color w:val="191919"/>
          <w:spacing w:val="-12"/>
          <w:sz w:val="18"/>
          <w:szCs w:val="18"/>
        </w:rPr>
        <w:t>y</w:t>
      </w:r>
      <w:r>
        <w:rPr>
          <w:rFonts w:ascii="Times New Roman" w:hAnsi="Times New Roman"/>
          <w:color w:val="191919"/>
          <w:sz w:val="18"/>
          <w:szCs w:val="18"/>
        </w:rPr>
        <w:t>, the student must meet all of the following requirements:</w:t>
      </w:r>
    </w:p>
    <w:p w:rsidR="00114BDE" w:rsidRPr="00776B83" w:rsidRDefault="00114BDE" w:rsidP="00F56BDC">
      <w:pPr>
        <w:pStyle w:val="BalloonText"/>
        <w:widowControl w:val="0"/>
        <w:numPr>
          <w:ilvl w:val="0"/>
          <w:numId w:val="31"/>
        </w:numPr>
        <w:tabs>
          <w:tab w:val="left" w:pos="900"/>
        </w:tabs>
        <w:autoSpaceDE w:val="0"/>
        <w:autoSpaceDN w:val="0"/>
        <w:adjustRightInd w:val="0"/>
        <w:spacing w:line="250" w:lineRule="auto"/>
        <w:ind w:left="900" w:right="180"/>
        <w:jc w:val="both"/>
        <w:rPr>
          <w:rFonts w:ascii="Times New Roman" w:hAnsi="Times New Roman"/>
          <w:color w:val="000000"/>
          <w:sz w:val="18"/>
          <w:szCs w:val="18"/>
        </w:rPr>
      </w:pPr>
      <w:r w:rsidRPr="00776B83">
        <w:rPr>
          <w:rFonts w:ascii="Times New Roman" w:hAnsi="Times New Roman"/>
          <w:color w:val="191919"/>
          <w:sz w:val="18"/>
          <w:szCs w:val="18"/>
        </w:rPr>
        <w:t>Only those courses taken after admission to the Ed.S. Program may be used to fulfill the requirements of the Ed.S. degree.</w:t>
      </w:r>
      <w:r w:rsidRPr="00776B83">
        <w:rPr>
          <w:rFonts w:ascii="Times New Roman" w:hAnsi="Times New Roman"/>
          <w:color w:val="191919"/>
          <w:spacing w:val="42"/>
          <w:sz w:val="18"/>
          <w:szCs w:val="18"/>
        </w:rPr>
        <w:t xml:space="preserve"> </w:t>
      </w:r>
      <w:r w:rsidRPr="00776B83">
        <w:rPr>
          <w:rFonts w:ascii="Times New Roman" w:hAnsi="Times New Roman"/>
          <w:color w:val="191919"/>
          <w:sz w:val="18"/>
          <w:szCs w:val="18"/>
        </w:rPr>
        <w:t>This includes transfer credits.</w:t>
      </w:r>
    </w:p>
    <w:p w:rsidR="00114BDE" w:rsidRPr="00776B83" w:rsidRDefault="00114BDE" w:rsidP="00F56BDC">
      <w:pPr>
        <w:pStyle w:val="BalloonText"/>
        <w:widowControl w:val="0"/>
        <w:numPr>
          <w:ilvl w:val="0"/>
          <w:numId w:val="31"/>
        </w:numPr>
        <w:tabs>
          <w:tab w:val="left" w:pos="900"/>
        </w:tabs>
        <w:autoSpaceDE w:val="0"/>
        <w:autoSpaceDN w:val="0"/>
        <w:adjustRightInd w:val="0"/>
        <w:spacing w:line="250" w:lineRule="auto"/>
        <w:ind w:left="900" w:right="180"/>
        <w:jc w:val="both"/>
        <w:rPr>
          <w:rFonts w:ascii="Times New Roman" w:hAnsi="Times New Roman"/>
          <w:color w:val="000000"/>
          <w:sz w:val="18"/>
          <w:szCs w:val="18"/>
        </w:rPr>
      </w:pPr>
      <w:r w:rsidRPr="00776B83">
        <w:rPr>
          <w:rFonts w:ascii="Times New Roman" w:hAnsi="Times New Roman"/>
          <w:color w:val="191919"/>
          <w:sz w:val="18"/>
          <w:szCs w:val="18"/>
        </w:rPr>
        <w:t>Credits usable in the planned program must not be older than six calendar years at the time that the degree is completed.</w:t>
      </w:r>
    </w:p>
    <w:p w:rsidR="00114BDE" w:rsidRPr="00776B83" w:rsidRDefault="00114BDE" w:rsidP="00F56BDC">
      <w:pPr>
        <w:pStyle w:val="BalloonText"/>
        <w:widowControl w:val="0"/>
        <w:numPr>
          <w:ilvl w:val="0"/>
          <w:numId w:val="31"/>
        </w:numPr>
        <w:tabs>
          <w:tab w:val="left" w:pos="900"/>
        </w:tabs>
        <w:autoSpaceDE w:val="0"/>
        <w:autoSpaceDN w:val="0"/>
        <w:adjustRightInd w:val="0"/>
        <w:spacing w:line="250" w:lineRule="auto"/>
        <w:ind w:left="900" w:right="180"/>
        <w:jc w:val="both"/>
        <w:rPr>
          <w:rFonts w:ascii="Times New Roman" w:hAnsi="Times New Roman"/>
          <w:color w:val="000000"/>
          <w:sz w:val="18"/>
          <w:szCs w:val="18"/>
        </w:rPr>
      </w:pPr>
      <w:r w:rsidRPr="00776B83">
        <w:rPr>
          <w:rFonts w:ascii="Times New Roman" w:hAnsi="Times New Roman"/>
          <w:color w:val="191919"/>
          <w:sz w:val="18"/>
          <w:szCs w:val="18"/>
        </w:rPr>
        <w:t>A</w:t>
      </w:r>
      <w:r w:rsidRPr="00776B83">
        <w:rPr>
          <w:rFonts w:ascii="Times New Roman" w:hAnsi="Times New Roman"/>
          <w:color w:val="191919"/>
          <w:spacing w:val="-10"/>
          <w:sz w:val="18"/>
          <w:szCs w:val="18"/>
        </w:rPr>
        <w:t xml:space="preserve"> </w:t>
      </w:r>
      <w:r w:rsidRPr="00776B83">
        <w:rPr>
          <w:rFonts w:ascii="Times New Roman" w:hAnsi="Times New Roman"/>
          <w:color w:val="191919"/>
          <w:sz w:val="18"/>
          <w:szCs w:val="18"/>
        </w:rPr>
        <w:t>maximum of 6 semester hours of transfer credits from an approved institution o</w:t>
      </w:r>
      <w:r w:rsidRPr="00776B83">
        <w:rPr>
          <w:rFonts w:ascii="Times New Roman" w:hAnsi="Times New Roman"/>
          <w:color w:val="191919"/>
          <w:spacing w:val="-3"/>
          <w:sz w:val="18"/>
          <w:szCs w:val="18"/>
        </w:rPr>
        <w:t>f</w:t>
      </w:r>
      <w:r w:rsidRPr="00776B83">
        <w:rPr>
          <w:rFonts w:ascii="Times New Roman" w:hAnsi="Times New Roman"/>
          <w:color w:val="191919"/>
          <w:sz w:val="18"/>
          <w:szCs w:val="18"/>
        </w:rPr>
        <w:t>fering a performance-based Ed.S. degree may be approved for inclusion in the planned Ed.S. program. Such credits must be approved by the Program Coordinato</w:t>
      </w:r>
      <w:r w:rsidRPr="00776B83">
        <w:rPr>
          <w:rFonts w:ascii="Times New Roman" w:hAnsi="Times New Roman"/>
          <w:color w:val="191919"/>
          <w:spacing w:val="-10"/>
          <w:sz w:val="18"/>
          <w:szCs w:val="18"/>
        </w:rPr>
        <w:t>r</w:t>
      </w:r>
      <w:r w:rsidRPr="00776B83">
        <w:rPr>
          <w:rFonts w:ascii="Times New Roman" w:hAnsi="Times New Roman"/>
          <w:color w:val="191919"/>
          <w:sz w:val="18"/>
          <w:szCs w:val="18"/>
        </w:rPr>
        <w:t>.</w:t>
      </w:r>
    </w:p>
    <w:p w:rsidR="00114BDE" w:rsidRPr="00776B83" w:rsidRDefault="00114BDE" w:rsidP="00F56BDC">
      <w:pPr>
        <w:pStyle w:val="BalloonText"/>
        <w:widowControl w:val="0"/>
        <w:numPr>
          <w:ilvl w:val="0"/>
          <w:numId w:val="31"/>
        </w:numPr>
        <w:tabs>
          <w:tab w:val="left" w:pos="900"/>
        </w:tabs>
        <w:autoSpaceDE w:val="0"/>
        <w:autoSpaceDN w:val="0"/>
        <w:adjustRightInd w:val="0"/>
        <w:ind w:left="900" w:right="180"/>
        <w:jc w:val="both"/>
        <w:rPr>
          <w:rFonts w:ascii="Times New Roman" w:hAnsi="Times New Roman"/>
          <w:color w:val="000000"/>
          <w:sz w:val="18"/>
          <w:szCs w:val="18"/>
        </w:rPr>
      </w:pPr>
      <w:r w:rsidRPr="00776B83">
        <w:rPr>
          <w:rFonts w:ascii="Times New Roman" w:hAnsi="Times New Roman"/>
          <w:color w:val="191919"/>
          <w:sz w:val="18"/>
          <w:szCs w:val="18"/>
        </w:rPr>
        <w:t>Only credits with grades of “B” or better are accepted in the Ed.S. program.</w:t>
      </w:r>
    </w:p>
    <w:p w:rsidR="00114BDE" w:rsidRPr="00776B83" w:rsidRDefault="00114BDE" w:rsidP="00F56BDC">
      <w:pPr>
        <w:pStyle w:val="BalloonText"/>
        <w:widowControl w:val="0"/>
        <w:numPr>
          <w:ilvl w:val="0"/>
          <w:numId w:val="31"/>
        </w:numPr>
        <w:tabs>
          <w:tab w:val="left" w:pos="900"/>
        </w:tabs>
        <w:autoSpaceDE w:val="0"/>
        <w:autoSpaceDN w:val="0"/>
        <w:adjustRightInd w:val="0"/>
        <w:spacing w:before="9" w:line="250" w:lineRule="auto"/>
        <w:ind w:left="900" w:right="180"/>
        <w:jc w:val="both"/>
        <w:rPr>
          <w:rFonts w:ascii="Times New Roman" w:hAnsi="Times New Roman"/>
          <w:color w:val="000000"/>
          <w:sz w:val="18"/>
          <w:szCs w:val="18"/>
        </w:rPr>
      </w:pPr>
      <w:r w:rsidRPr="00776B83">
        <w:rPr>
          <w:rFonts w:ascii="Times New Roman" w:hAnsi="Times New Roman"/>
          <w:color w:val="191919"/>
          <w:sz w:val="18"/>
          <w:szCs w:val="18"/>
        </w:rPr>
        <w:t>The student</w:t>
      </w:r>
      <w:r w:rsidRPr="00776B83">
        <w:rPr>
          <w:rFonts w:ascii="Times New Roman" w:hAnsi="Times New Roman"/>
          <w:color w:val="191919"/>
          <w:spacing w:val="-10"/>
          <w:sz w:val="18"/>
          <w:szCs w:val="18"/>
        </w:rPr>
        <w:t>’</w:t>
      </w:r>
      <w:r w:rsidRPr="00776B83">
        <w:rPr>
          <w:rFonts w:ascii="Times New Roman" w:hAnsi="Times New Roman"/>
          <w:color w:val="191919"/>
          <w:sz w:val="18"/>
          <w:szCs w:val="18"/>
        </w:rPr>
        <w:t>s Ed.S. program must include a minimum of 30</w:t>
      </w:r>
      <w:ins w:id="491" w:author=" " w:date="2011-04-06T11:07:00Z">
        <w:r w:rsidRPr="00776B83">
          <w:rPr>
            <w:rFonts w:ascii="Times New Roman" w:hAnsi="Times New Roman"/>
            <w:color w:val="191919"/>
            <w:sz w:val="18"/>
            <w:szCs w:val="18"/>
          </w:rPr>
          <w:t>-36</w:t>
        </w:r>
      </w:ins>
      <w:r w:rsidRPr="00776B83">
        <w:rPr>
          <w:rFonts w:ascii="Times New Roman" w:hAnsi="Times New Roman"/>
          <w:color w:val="191919"/>
          <w:sz w:val="18"/>
          <w:szCs w:val="18"/>
        </w:rPr>
        <w:t xml:space="preserve"> graduate semester hours of course work, which must be in educational leadership, administration and supervision</w:t>
      </w:r>
      <w:ins w:id="492" w:author=" " w:date="2011-04-06T11:09:00Z">
        <w:r w:rsidRPr="00776B83">
          <w:rPr>
            <w:rFonts w:ascii="Times New Roman" w:hAnsi="Times New Roman"/>
            <w:color w:val="191919"/>
            <w:sz w:val="18"/>
            <w:szCs w:val="18"/>
          </w:rPr>
          <w:t xml:space="preserve"> with at least one-third of the course work being performance-based</w:t>
        </w:r>
      </w:ins>
      <w:r w:rsidRPr="00776B83">
        <w:rPr>
          <w:rFonts w:ascii="Times New Roman" w:hAnsi="Times New Roman"/>
          <w:color w:val="191919"/>
          <w:sz w:val="18"/>
          <w:szCs w:val="18"/>
        </w:rPr>
        <w:t>.</w:t>
      </w:r>
    </w:p>
    <w:p w:rsidR="00114BDE" w:rsidRPr="00776B83" w:rsidRDefault="00114BDE" w:rsidP="00F56BDC">
      <w:pPr>
        <w:pStyle w:val="BalloonText"/>
        <w:widowControl w:val="0"/>
        <w:numPr>
          <w:ilvl w:val="0"/>
          <w:numId w:val="31"/>
        </w:numPr>
        <w:tabs>
          <w:tab w:val="left" w:pos="900"/>
        </w:tabs>
        <w:autoSpaceDE w:val="0"/>
        <w:autoSpaceDN w:val="0"/>
        <w:adjustRightInd w:val="0"/>
        <w:spacing w:before="30"/>
        <w:ind w:left="900" w:right="180"/>
        <w:jc w:val="both"/>
        <w:rPr>
          <w:rFonts w:ascii="Times New Roman" w:hAnsi="Times New Roman"/>
          <w:color w:val="000000"/>
          <w:sz w:val="18"/>
          <w:szCs w:val="18"/>
        </w:rPr>
      </w:pPr>
      <w:del w:id="493" w:author=" " w:date="2011-04-06T11:09:00Z">
        <w:r w:rsidRPr="00776B83" w:rsidDel="00F15938">
          <w:rPr>
            <w:rFonts w:ascii="Times New Roman" w:hAnsi="Times New Roman"/>
            <w:color w:val="191919"/>
            <w:sz w:val="18"/>
            <w:szCs w:val="18"/>
          </w:rPr>
          <w:delText xml:space="preserve">Six </w:delText>
        </w:r>
      </w:del>
      <w:ins w:id="494" w:author=" " w:date="2011-04-06T11:09:00Z">
        <w:r w:rsidRPr="00776B83">
          <w:rPr>
            <w:rFonts w:ascii="Times New Roman" w:hAnsi="Times New Roman"/>
            <w:color w:val="191919"/>
            <w:sz w:val="18"/>
            <w:szCs w:val="18"/>
          </w:rPr>
          <w:t xml:space="preserve">Twelve  </w:t>
        </w:r>
      </w:ins>
      <w:r w:rsidRPr="00776B83">
        <w:rPr>
          <w:rFonts w:ascii="Times New Roman" w:hAnsi="Times New Roman"/>
          <w:color w:val="191919"/>
          <w:sz w:val="18"/>
          <w:szCs w:val="18"/>
        </w:rPr>
        <w:t xml:space="preserve">semester hours of </w:t>
      </w:r>
      <w:del w:id="495" w:author=" " w:date="2011-04-06T11:11:00Z">
        <w:r w:rsidRPr="00776B83" w:rsidDel="00F15938">
          <w:rPr>
            <w:rFonts w:ascii="Times New Roman" w:hAnsi="Times New Roman"/>
            <w:color w:val="191919"/>
            <w:sz w:val="18"/>
            <w:szCs w:val="18"/>
          </w:rPr>
          <w:delText>graduate field experience</w:delText>
        </w:r>
      </w:del>
      <w:ins w:id="496" w:author=" " w:date="2011-04-06T11:11:00Z">
        <w:r w:rsidRPr="00776B83">
          <w:rPr>
            <w:rFonts w:ascii="Times New Roman" w:hAnsi="Times New Roman"/>
            <w:color w:val="191919"/>
            <w:sz w:val="18"/>
            <w:szCs w:val="18"/>
          </w:rPr>
          <w:t xml:space="preserve"> residency</w:t>
        </w:r>
      </w:ins>
      <w:r w:rsidRPr="00776B83">
        <w:rPr>
          <w:rFonts w:ascii="Times New Roman" w:hAnsi="Times New Roman"/>
          <w:color w:val="191919"/>
          <w:sz w:val="18"/>
          <w:szCs w:val="18"/>
        </w:rPr>
        <w:t xml:space="preserve"> at the building or system level.Except for a maximum of 6 semester hours of transfer work, all credits used in the Ed.S. program must be earned in residence at</w:t>
      </w:r>
      <w:r w:rsidRPr="00776B83">
        <w:rPr>
          <w:rFonts w:ascii="Times New Roman" w:hAnsi="Times New Roman"/>
          <w:color w:val="191919"/>
          <w:spacing w:val="-10"/>
          <w:sz w:val="18"/>
          <w:szCs w:val="18"/>
        </w:rPr>
        <w:t xml:space="preserve"> </w:t>
      </w:r>
      <w:r w:rsidRPr="00776B83">
        <w:rPr>
          <w:rFonts w:ascii="Times New Roman" w:hAnsi="Times New Roman"/>
          <w:color w:val="191919"/>
          <w:sz w:val="18"/>
          <w:szCs w:val="18"/>
        </w:rPr>
        <w:t>Albany State Universit</w:t>
      </w:r>
      <w:r w:rsidRPr="00776B83">
        <w:rPr>
          <w:rFonts w:ascii="Times New Roman" w:hAnsi="Times New Roman"/>
          <w:color w:val="191919"/>
          <w:spacing w:val="-12"/>
          <w:sz w:val="18"/>
          <w:szCs w:val="18"/>
        </w:rPr>
        <w:t>y</w:t>
      </w:r>
      <w:r w:rsidRPr="00776B83">
        <w:rPr>
          <w:rFonts w:ascii="Times New Roman" w:hAnsi="Times New Roman"/>
          <w:color w:val="191919"/>
          <w:sz w:val="18"/>
          <w:szCs w:val="18"/>
        </w:rPr>
        <w:t>.</w:t>
      </w:r>
    </w:p>
    <w:p w:rsidR="00114BDE" w:rsidRDefault="00114BDE" w:rsidP="00114BDE">
      <w:pPr>
        <w:widowControl w:val="0"/>
        <w:autoSpaceDE w:val="0"/>
        <w:autoSpaceDN w:val="0"/>
        <w:adjustRightInd w:val="0"/>
        <w:spacing w:after="0"/>
        <w:ind w:left="360" w:right="180" w:firstLine="0"/>
        <w:jc w:val="both"/>
        <w:rPr>
          <w:rFonts w:ascii="Times New Roman" w:hAnsi="Times New Roman"/>
          <w:color w:val="191919"/>
          <w:sz w:val="18"/>
          <w:szCs w:val="18"/>
        </w:rPr>
      </w:pPr>
    </w:p>
    <w:p w:rsidR="00114BDE" w:rsidRDefault="00114BDE" w:rsidP="00114BDE">
      <w:pPr>
        <w:widowControl w:val="0"/>
        <w:autoSpaceDE w:val="0"/>
        <w:autoSpaceDN w:val="0"/>
        <w:adjustRightInd w:val="0"/>
        <w:spacing w:after="0"/>
        <w:ind w:left="360" w:right="180" w:firstLine="0"/>
        <w:jc w:val="both"/>
        <w:rPr>
          <w:rFonts w:ascii="Times New Roman" w:hAnsi="Times New Roman"/>
          <w:color w:val="191919"/>
          <w:sz w:val="18"/>
          <w:szCs w:val="18"/>
        </w:rPr>
      </w:pPr>
    </w:p>
    <w:p w:rsidR="00114BDE" w:rsidRDefault="00114BDE" w:rsidP="00114BDE">
      <w:pPr>
        <w:widowControl w:val="0"/>
        <w:autoSpaceDE w:val="0"/>
        <w:autoSpaceDN w:val="0"/>
        <w:adjustRightInd w:val="0"/>
        <w:spacing w:after="0"/>
        <w:ind w:left="360" w:right="180" w:firstLine="0"/>
        <w:jc w:val="both"/>
        <w:rPr>
          <w:rFonts w:ascii="Times New Roman" w:hAnsi="Times New Roman"/>
          <w:sz w:val="20"/>
          <w:szCs w:val="20"/>
        </w:rPr>
      </w:pPr>
    </w:p>
    <w:p w:rsidR="00114BDE" w:rsidRDefault="00114BDE" w:rsidP="00114BDE">
      <w:pPr>
        <w:widowControl w:val="0"/>
        <w:autoSpaceDE w:val="0"/>
        <w:autoSpaceDN w:val="0"/>
        <w:adjustRightInd w:val="0"/>
        <w:spacing w:after="0"/>
        <w:ind w:left="360" w:right="180" w:firstLine="0"/>
        <w:jc w:val="both"/>
        <w:rPr>
          <w:rFonts w:ascii="Times New Roman" w:hAnsi="Times New Roman"/>
          <w:sz w:val="20"/>
          <w:szCs w:val="20"/>
        </w:rPr>
      </w:pPr>
    </w:p>
    <w:p w:rsidR="00114BDE" w:rsidRDefault="00114BDE" w:rsidP="00114BDE">
      <w:pPr>
        <w:widowControl w:val="0"/>
        <w:autoSpaceDE w:val="0"/>
        <w:autoSpaceDN w:val="0"/>
        <w:adjustRightInd w:val="0"/>
        <w:spacing w:after="0"/>
        <w:ind w:left="360" w:right="180" w:firstLine="0"/>
        <w:jc w:val="both"/>
        <w:rPr>
          <w:rFonts w:ascii="Times New Roman" w:hAnsi="Times New Roman"/>
          <w:sz w:val="20"/>
          <w:szCs w:val="20"/>
        </w:rPr>
      </w:pPr>
    </w:p>
    <w:p w:rsidR="00114BDE" w:rsidRDefault="00114BDE" w:rsidP="00114BDE">
      <w:pPr>
        <w:widowControl w:val="0"/>
        <w:autoSpaceDE w:val="0"/>
        <w:autoSpaceDN w:val="0"/>
        <w:adjustRightInd w:val="0"/>
        <w:spacing w:after="0"/>
        <w:ind w:left="360" w:right="180" w:firstLine="0"/>
        <w:jc w:val="both"/>
        <w:rPr>
          <w:rFonts w:ascii="Times New Roman" w:hAnsi="Times New Roman"/>
          <w:sz w:val="20"/>
          <w:szCs w:val="20"/>
        </w:rPr>
      </w:pPr>
    </w:p>
    <w:p w:rsidR="00114BDE" w:rsidRDefault="00114BDE" w:rsidP="00114BDE">
      <w:pPr>
        <w:widowControl w:val="0"/>
        <w:autoSpaceDE w:val="0"/>
        <w:autoSpaceDN w:val="0"/>
        <w:adjustRightInd w:val="0"/>
        <w:spacing w:after="0"/>
        <w:ind w:left="360" w:right="180" w:firstLine="0"/>
        <w:jc w:val="both"/>
        <w:rPr>
          <w:rFonts w:ascii="Times New Roman" w:hAnsi="Times New Roman"/>
          <w:sz w:val="20"/>
          <w:szCs w:val="20"/>
        </w:rPr>
      </w:pPr>
    </w:p>
    <w:p w:rsidR="00114BDE" w:rsidRDefault="00114BDE" w:rsidP="00114BDE">
      <w:pPr>
        <w:widowControl w:val="0"/>
        <w:autoSpaceDE w:val="0"/>
        <w:autoSpaceDN w:val="0"/>
        <w:adjustRightInd w:val="0"/>
        <w:spacing w:after="0"/>
        <w:ind w:left="360" w:right="180" w:firstLine="0"/>
        <w:jc w:val="both"/>
        <w:rPr>
          <w:rFonts w:ascii="Times New Roman" w:hAnsi="Times New Roman"/>
          <w:sz w:val="20"/>
          <w:szCs w:val="20"/>
        </w:rPr>
      </w:pPr>
    </w:p>
    <w:p w:rsidR="00114BDE" w:rsidRDefault="00114BDE" w:rsidP="00114BDE">
      <w:pPr>
        <w:widowControl w:val="0"/>
        <w:autoSpaceDE w:val="0"/>
        <w:autoSpaceDN w:val="0"/>
        <w:adjustRightInd w:val="0"/>
        <w:spacing w:after="0"/>
        <w:ind w:left="360" w:right="180" w:firstLine="0"/>
        <w:jc w:val="both"/>
        <w:rPr>
          <w:rFonts w:ascii="Times New Roman" w:hAnsi="Times New Roman"/>
          <w:sz w:val="20"/>
          <w:szCs w:val="20"/>
        </w:rPr>
      </w:pPr>
    </w:p>
    <w:p w:rsidR="00114BDE" w:rsidRPr="00AB16FB" w:rsidRDefault="00114BDE" w:rsidP="00114BDE">
      <w:pPr>
        <w:pStyle w:val="Heading2"/>
        <w:spacing w:before="0"/>
        <w:ind w:left="360" w:right="180" w:firstLine="0"/>
        <w:rPr>
          <w:ins w:id="497" w:author=" " w:date="2011-04-06T12:13:00Z"/>
          <w:rFonts w:ascii="Impact" w:hAnsi="Impact" w:cs="Impact"/>
          <w:color w:val="808080" w:themeColor="background1" w:themeShade="80"/>
          <w:sz w:val="36"/>
          <w:szCs w:val="36"/>
        </w:rPr>
      </w:pPr>
      <w:bookmarkStart w:id="498" w:name="_Toc294969761"/>
      <w:bookmarkStart w:id="499" w:name="_Toc295508323"/>
      <w:r w:rsidRPr="00AB16FB">
        <w:rPr>
          <w:rFonts w:ascii="Impact" w:hAnsi="Impact" w:cs="Impact"/>
          <w:color w:val="808080" w:themeColor="background1" w:themeShade="80"/>
          <w:sz w:val="36"/>
          <w:szCs w:val="36"/>
        </w:rPr>
        <w:t>COURSE DESCRIPTIONS</w:t>
      </w:r>
      <w:bookmarkEnd w:id="498"/>
      <w:bookmarkEnd w:id="499"/>
    </w:p>
    <w:p w:rsidR="00114BDE" w:rsidRPr="00776B83" w:rsidRDefault="00B67D28" w:rsidP="00114BDE">
      <w:pPr>
        <w:widowControl w:val="0"/>
        <w:tabs>
          <w:tab w:val="right" w:leader="hyphen" w:pos="8640"/>
        </w:tabs>
        <w:autoSpaceDE w:val="0"/>
        <w:autoSpaceDN w:val="0"/>
        <w:adjustRightInd w:val="0"/>
        <w:spacing w:after="0"/>
        <w:ind w:left="360" w:right="180" w:firstLine="0"/>
        <w:rPr>
          <w:ins w:id="500" w:author=" " w:date="2011-04-06T12:15:00Z"/>
          <w:rFonts w:ascii="Times New Roman" w:hAnsi="Times New Roman" w:cs="Times New Roman"/>
          <w:b/>
          <w:color w:val="000000"/>
          <w:sz w:val="20"/>
          <w:szCs w:val="20"/>
          <w:rPrChange w:id="501" w:author=" " w:date="2011-04-06T12:18:00Z">
            <w:rPr>
              <w:ins w:id="502" w:author=" " w:date="2011-04-06T12:15:00Z"/>
              <w:rFonts w:ascii="Impact" w:hAnsi="Impact" w:cs="Impact"/>
              <w:color w:val="000000"/>
              <w:sz w:val="20"/>
              <w:szCs w:val="20"/>
            </w:rPr>
          </w:rPrChange>
        </w:rPr>
      </w:pPr>
      <w:ins w:id="503" w:author=" " w:date="2011-04-06T12:14:00Z">
        <w:r w:rsidRPr="00B67D28">
          <w:rPr>
            <w:rFonts w:ascii="Times New Roman" w:hAnsi="Times New Roman" w:cs="Times New Roman"/>
            <w:b/>
            <w:color w:val="000000"/>
            <w:sz w:val="20"/>
            <w:szCs w:val="20"/>
            <w:rPrChange w:id="504" w:author=" " w:date="2011-04-06T12:18:00Z">
              <w:rPr>
                <w:rFonts w:ascii="Impact" w:hAnsi="Impact" w:cs="Impact"/>
                <w:color w:val="000000"/>
                <w:sz w:val="20"/>
                <w:szCs w:val="20"/>
              </w:rPr>
            </w:rPrChange>
          </w:rPr>
          <w:t>EDAS 6701- Law &amp; Ethics in Educational Leadership</w:t>
        </w:r>
      </w:ins>
      <w:r w:rsidR="00114BDE">
        <w:rPr>
          <w:rFonts w:ascii="Times New Roman" w:hAnsi="Times New Roman" w:cs="Times New Roman"/>
          <w:b/>
          <w:color w:val="000000"/>
          <w:sz w:val="20"/>
          <w:szCs w:val="20"/>
        </w:rPr>
        <w:tab/>
      </w:r>
      <w:ins w:id="505" w:author=" " w:date="2011-04-06T12:15:00Z">
        <w:r w:rsidRPr="00B67D28">
          <w:rPr>
            <w:rFonts w:ascii="Times New Roman" w:hAnsi="Times New Roman" w:cs="Times New Roman"/>
            <w:b/>
            <w:color w:val="000000"/>
            <w:sz w:val="20"/>
            <w:szCs w:val="20"/>
            <w:rPrChange w:id="506" w:author=" " w:date="2011-04-06T12:18:00Z">
              <w:rPr>
                <w:rFonts w:ascii="Impact" w:hAnsi="Impact" w:cs="Impact"/>
                <w:color w:val="000000"/>
                <w:sz w:val="20"/>
                <w:szCs w:val="20"/>
              </w:rPr>
            </w:rPrChange>
          </w:rPr>
          <w:t>3(3-0)</w:t>
        </w:r>
      </w:ins>
    </w:p>
    <w:p w:rsidR="00114BDE" w:rsidRDefault="00B67D28" w:rsidP="00114BDE">
      <w:pPr>
        <w:widowControl w:val="0"/>
        <w:autoSpaceDE w:val="0"/>
        <w:autoSpaceDN w:val="0"/>
        <w:adjustRightInd w:val="0"/>
        <w:spacing w:after="0"/>
        <w:ind w:left="360" w:right="180" w:firstLine="0"/>
        <w:jc w:val="both"/>
        <w:rPr>
          <w:ins w:id="507" w:author=" " w:date="2011-04-06T12:20:00Z"/>
          <w:rFonts w:ascii="Times New Roman" w:hAnsi="Times New Roman"/>
          <w:color w:val="000000"/>
          <w:sz w:val="20"/>
          <w:szCs w:val="20"/>
        </w:rPr>
      </w:pPr>
      <w:ins w:id="508" w:author=" " w:date="2011-04-06T12:15:00Z">
        <w:r w:rsidRPr="00B67D28">
          <w:rPr>
            <w:rFonts w:ascii="Times New Roman" w:hAnsi="Times New Roman" w:cs="Times New Roman"/>
            <w:color w:val="000000"/>
            <w:sz w:val="20"/>
            <w:szCs w:val="20"/>
            <w:rPrChange w:id="509" w:author=" " w:date="2011-04-06T12:18:00Z">
              <w:rPr>
                <w:rFonts w:ascii="Impact" w:hAnsi="Impact" w:cs="Impact"/>
                <w:color w:val="000000"/>
                <w:sz w:val="20"/>
                <w:szCs w:val="20"/>
              </w:rPr>
            </w:rPrChange>
          </w:rPr>
          <w:tab/>
          <w:t>This pre</w:t>
        </w:r>
      </w:ins>
      <w:ins w:id="510" w:author=" " w:date="2011-04-06T12:24:00Z">
        <w:r w:rsidR="00114BDE">
          <w:rPr>
            <w:rFonts w:ascii="Times New Roman" w:hAnsi="Times New Roman"/>
            <w:color w:val="000000"/>
            <w:sz w:val="20"/>
            <w:szCs w:val="20"/>
          </w:rPr>
          <w:t>-</w:t>
        </w:r>
      </w:ins>
      <w:ins w:id="511" w:author=" " w:date="2011-04-06T12:15:00Z">
        <w:r w:rsidRPr="00B67D28">
          <w:rPr>
            <w:rFonts w:ascii="Times New Roman" w:hAnsi="Times New Roman" w:cs="Times New Roman"/>
            <w:color w:val="000000"/>
            <w:sz w:val="20"/>
            <w:szCs w:val="20"/>
            <w:rPrChange w:id="512" w:author=" " w:date="2011-04-06T12:18:00Z">
              <w:rPr>
                <w:rFonts w:ascii="Impact" w:hAnsi="Impact" w:cs="Impact"/>
                <w:color w:val="000000"/>
                <w:sz w:val="20"/>
                <w:szCs w:val="20"/>
              </w:rPr>
            </w:rPrChange>
          </w:rPr>
          <w:t>service course is one of two required of all ED.S. candidates who</w:t>
        </w:r>
      </w:ins>
      <w:ins w:id="513" w:author=" " w:date="2011-04-06T12:19:00Z">
        <w:r w:rsidR="00114BDE">
          <w:rPr>
            <w:rFonts w:ascii="Times New Roman" w:hAnsi="Times New Roman"/>
            <w:color w:val="000000"/>
            <w:sz w:val="20"/>
            <w:szCs w:val="20"/>
          </w:rPr>
          <w:t xml:space="preserve"> </w:t>
        </w:r>
      </w:ins>
      <w:ins w:id="514" w:author=" " w:date="2011-04-06T12:15:00Z">
        <w:r w:rsidRPr="00B67D28">
          <w:rPr>
            <w:rFonts w:ascii="Times New Roman" w:hAnsi="Times New Roman" w:cs="Times New Roman"/>
            <w:color w:val="000000"/>
            <w:sz w:val="20"/>
            <w:szCs w:val="20"/>
            <w:rPrChange w:id="515" w:author=" " w:date="2011-04-06T12:18:00Z">
              <w:rPr>
                <w:rFonts w:ascii="Impact" w:hAnsi="Impact" w:cs="Impact"/>
                <w:color w:val="000000"/>
                <w:sz w:val="20"/>
                <w:szCs w:val="20"/>
              </w:rPr>
            </w:rPrChange>
          </w:rPr>
          <w:t xml:space="preserve">have not completed a masters in educational leadershlip.  This </w:t>
        </w:r>
      </w:ins>
      <w:ins w:id="516" w:author=" " w:date="2011-04-06T12:16:00Z">
        <w:r w:rsidRPr="00B67D28">
          <w:rPr>
            <w:rFonts w:ascii="Times New Roman" w:hAnsi="Times New Roman" w:cs="Times New Roman"/>
            <w:color w:val="000000"/>
            <w:sz w:val="20"/>
            <w:szCs w:val="20"/>
            <w:rPrChange w:id="517" w:author=" " w:date="2011-04-06T12:18:00Z">
              <w:rPr>
                <w:rFonts w:ascii="Impact" w:hAnsi="Impact" w:cs="Impact"/>
                <w:color w:val="000000"/>
                <w:sz w:val="20"/>
                <w:szCs w:val="20"/>
              </w:rPr>
            </w:rPrChange>
          </w:rPr>
          <w:t xml:space="preserve">course emphasizes content knowedge in educational leadership and ethics with some application and performance.  The candidate studies </w:t>
        </w:r>
        <w:r w:rsidR="00114BDE">
          <w:rPr>
            <w:rFonts w:ascii="Times New Roman" w:hAnsi="Times New Roman"/>
            <w:color w:val="000000"/>
            <w:sz w:val="20"/>
            <w:szCs w:val="20"/>
          </w:rPr>
          <w:t>la</w:t>
        </w:r>
      </w:ins>
      <w:ins w:id="518" w:author=" " w:date="2011-04-06T12:19:00Z">
        <w:r w:rsidR="00114BDE">
          <w:rPr>
            <w:rFonts w:ascii="Times New Roman" w:hAnsi="Times New Roman"/>
            <w:color w:val="000000"/>
            <w:sz w:val="20"/>
            <w:szCs w:val="20"/>
          </w:rPr>
          <w:t>w</w:t>
        </w:r>
      </w:ins>
      <w:ins w:id="519" w:author=" " w:date="2011-04-06T12:16:00Z">
        <w:r w:rsidRPr="00B67D28">
          <w:rPr>
            <w:rFonts w:ascii="Times New Roman" w:hAnsi="Times New Roman" w:cs="Times New Roman"/>
            <w:color w:val="000000"/>
            <w:sz w:val="20"/>
            <w:szCs w:val="20"/>
            <w:rPrChange w:id="520" w:author=" " w:date="2011-04-06T12:18:00Z">
              <w:rPr>
                <w:rFonts w:ascii="Impact" w:hAnsi="Impact" w:cs="Impact"/>
                <w:color w:val="000000"/>
                <w:sz w:val="20"/>
                <w:szCs w:val="20"/>
              </w:rPr>
            </w:rPrChange>
          </w:rPr>
          <w:t xml:space="preserve"> as it pertains to educational leadership.  Included is the study of constitutional law, legislation, litigation and administrative rulings.  A</w:t>
        </w:r>
      </w:ins>
      <w:ins w:id="521" w:author=" " w:date="2011-04-06T12:20:00Z">
        <w:r w:rsidR="00114BDE">
          <w:rPr>
            <w:rFonts w:ascii="Times New Roman" w:hAnsi="Times New Roman"/>
            <w:color w:val="000000"/>
            <w:sz w:val="20"/>
            <w:szCs w:val="20"/>
          </w:rPr>
          <w:t>lso</w:t>
        </w:r>
      </w:ins>
      <w:ins w:id="522" w:author=" " w:date="2011-04-06T12:16:00Z">
        <w:r w:rsidRPr="00B67D28">
          <w:rPr>
            <w:rFonts w:ascii="Times New Roman" w:hAnsi="Times New Roman" w:cs="Times New Roman"/>
            <w:color w:val="000000"/>
            <w:sz w:val="20"/>
            <w:szCs w:val="20"/>
            <w:rPrChange w:id="523" w:author=" " w:date="2011-04-06T12:18:00Z">
              <w:rPr>
                <w:rFonts w:ascii="Impact" w:hAnsi="Impact" w:cs="Impact"/>
                <w:color w:val="000000"/>
                <w:sz w:val="20"/>
                <w:szCs w:val="20"/>
              </w:rPr>
            </w:rPrChange>
          </w:rPr>
          <w:t xml:space="preserve"> include</w:t>
        </w:r>
      </w:ins>
      <w:ins w:id="524" w:author=" " w:date="2011-04-06T12:20:00Z">
        <w:r w:rsidR="00114BDE">
          <w:rPr>
            <w:rFonts w:ascii="Times New Roman" w:hAnsi="Times New Roman"/>
            <w:color w:val="000000"/>
            <w:sz w:val="20"/>
            <w:szCs w:val="20"/>
          </w:rPr>
          <w:t>d</w:t>
        </w:r>
      </w:ins>
      <w:ins w:id="525" w:author=" " w:date="2011-04-06T12:16:00Z">
        <w:r w:rsidRPr="00B67D28">
          <w:rPr>
            <w:rFonts w:ascii="Times New Roman" w:hAnsi="Times New Roman" w:cs="Times New Roman"/>
            <w:color w:val="000000"/>
            <w:sz w:val="20"/>
            <w:szCs w:val="20"/>
            <w:rPrChange w:id="526" w:author=" " w:date="2011-04-06T12:18:00Z">
              <w:rPr>
                <w:rFonts w:ascii="Impact" w:hAnsi="Impact" w:cs="Impact"/>
                <w:color w:val="000000"/>
                <w:sz w:val="20"/>
                <w:szCs w:val="20"/>
              </w:rPr>
            </w:rPrChange>
          </w:rPr>
          <w:t xml:space="preserve"> is an overview of the legal and ethical dimen</w:t>
        </w:r>
      </w:ins>
      <w:ins w:id="527" w:author=" " w:date="2011-04-06T12:17:00Z">
        <w:r w:rsidRPr="00B67D28">
          <w:rPr>
            <w:rFonts w:ascii="Times New Roman" w:hAnsi="Times New Roman" w:cs="Times New Roman"/>
            <w:color w:val="000000"/>
            <w:sz w:val="20"/>
            <w:szCs w:val="20"/>
            <w:rPrChange w:id="528" w:author=" " w:date="2011-04-06T12:18:00Z">
              <w:rPr>
                <w:rFonts w:ascii="Impact" w:hAnsi="Impact" w:cs="Impact"/>
                <w:color w:val="000000"/>
                <w:sz w:val="20"/>
                <w:szCs w:val="20"/>
              </w:rPr>
            </w:rPrChange>
          </w:rPr>
          <w:t>sion of</w:t>
        </w:r>
      </w:ins>
      <w:ins w:id="529" w:author=" " w:date="2011-04-06T12:20:00Z">
        <w:r w:rsidR="00114BDE">
          <w:rPr>
            <w:rFonts w:ascii="Times New Roman" w:hAnsi="Times New Roman"/>
            <w:color w:val="000000"/>
            <w:sz w:val="20"/>
            <w:szCs w:val="20"/>
          </w:rPr>
          <w:t xml:space="preserve"> </w:t>
        </w:r>
      </w:ins>
      <w:ins w:id="530" w:author=" " w:date="2011-04-06T12:17:00Z">
        <w:r w:rsidR="00114BDE">
          <w:rPr>
            <w:rFonts w:ascii="Times New Roman" w:hAnsi="Times New Roman"/>
            <w:color w:val="000000"/>
            <w:sz w:val="20"/>
            <w:szCs w:val="20"/>
          </w:rPr>
          <w:t>professional pr</w:t>
        </w:r>
        <w:r w:rsidRPr="00B67D28">
          <w:rPr>
            <w:rFonts w:ascii="Times New Roman" w:hAnsi="Times New Roman" w:cs="Times New Roman"/>
            <w:color w:val="000000"/>
            <w:sz w:val="20"/>
            <w:szCs w:val="20"/>
            <w:rPrChange w:id="531" w:author=" " w:date="2011-04-06T12:18:00Z">
              <w:rPr>
                <w:rFonts w:ascii="Impact" w:hAnsi="Impact" w:cs="Impact"/>
                <w:color w:val="000000"/>
                <w:sz w:val="20"/>
                <w:szCs w:val="20"/>
              </w:rPr>
            </w:rPrChange>
          </w:rPr>
          <w:t>actice in contemporary American public education.</w:t>
        </w:r>
      </w:ins>
    </w:p>
    <w:p w:rsidR="00114BDE" w:rsidRPr="00776B83" w:rsidRDefault="00114BDE" w:rsidP="00114BDE">
      <w:pPr>
        <w:widowControl w:val="0"/>
        <w:autoSpaceDE w:val="0"/>
        <w:autoSpaceDN w:val="0"/>
        <w:adjustRightInd w:val="0"/>
        <w:spacing w:after="0"/>
        <w:ind w:left="360" w:right="180" w:firstLine="0"/>
        <w:jc w:val="both"/>
        <w:rPr>
          <w:ins w:id="532" w:author=" " w:date="2011-04-06T12:22:00Z"/>
          <w:rFonts w:ascii="Times New Roman" w:hAnsi="Times New Roman"/>
          <w:b/>
          <w:color w:val="000000"/>
          <w:sz w:val="20"/>
          <w:szCs w:val="20"/>
        </w:rPr>
      </w:pPr>
      <w:ins w:id="533" w:author=" " w:date="2011-04-06T12:20:00Z">
        <w:r w:rsidRPr="00776B83">
          <w:rPr>
            <w:rFonts w:ascii="Times New Roman" w:hAnsi="Times New Roman"/>
            <w:b/>
            <w:color w:val="000000"/>
            <w:sz w:val="20"/>
            <w:szCs w:val="20"/>
          </w:rPr>
          <w:t xml:space="preserve">EDAS 6702- Educational Leadership and School </w:t>
        </w:r>
      </w:ins>
      <w:ins w:id="534" w:author=" " w:date="2011-04-06T12:22:00Z">
        <w:r w:rsidRPr="00776B83">
          <w:rPr>
            <w:rFonts w:ascii="Times New Roman" w:hAnsi="Times New Roman"/>
            <w:b/>
            <w:color w:val="000000"/>
            <w:sz w:val="20"/>
            <w:szCs w:val="20"/>
          </w:rPr>
          <w:t>Improvement……………………….........3(3-0)</w:t>
        </w:r>
      </w:ins>
    </w:p>
    <w:p w:rsidR="00114BDE" w:rsidRPr="004B5A12" w:rsidRDefault="00114BDE" w:rsidP="00114BDE">
      <w:pPr>
        <w:widowControl w:val="0"/>
        <w:autoSpaceDE w:val="0"/>
        <w:autoSpaceDN w:val="0"/>
        <w:adjustRightInd w:val="0"/>
        <w:spacing w:after="0"/>
        <w:ind w:left="360" w:right="180" w:firstLine="0"/>
        <w:jc w:val="both"/>
        <w:rPr>
          <w:rFonts w:ascii="Times New Roman" w:hAnsi="Times New Roman" w:cs="Times New Roman"/>
          <w:color w:val="000000"/>
          <w:sz w:val="20"/>
          <w:szCs w:val="20"/>
          <w:rPrChange w:id="535" w:author=" " w:date="2011-04-06T12:18:00Z">
            <w:rPr>
              <w:rFonts w:ascii="Impact" w:hAnsi="Impact" w:cs="Impact"/>
              <w:color w:val="000000"/>
              <w:sz w:val="36"/>
              <w:szCs w:val="36"/>
            </w:rPr>
          </w:rPrChange>
        </w:rPr>
      </w:pPr>
      <w:ins w:id="536" w:author=" " w:date="2011-04-06T12:22:00Z">
        <w:r>
          <w:rPr>
            <w:rFonts w:ascii="Times New Roman" w:hAnsi="Times New Roman"/>
            <w:color w:val="000000"/>
            <w:sz w:val="20"/>
            <w:szCs w:val="20"/>
          </w:rPr>
          <w:tab/>
          <w:t>This pre-service course for entrance into</w:t>
        </w:r>
      </w:ins>
      <w:ins w:id="537" w:author=" " w:date="2011-04-06T12:25:00Z">
        <w:r>
          <w:rPr>
            <w:rFonts w:ascii="Times New Roman" w:hAnsi="Times New Roman"/>
            <w:color w:val="000000"/>
            <w:sz w:val="20"/>
            <w:szCs w:val="20"/>
          </w:rPr>
          <w:t xml:space="preserve"> </w:t>
        </w:r>
      </w:ins>
      <w:ins w:id="538" w:author=" " w:date="2011-04-06T12:22:00Z">
        <w:r>
          <w:rPr>
            <w:rFonts w:ascii="Times New Roman" w:hAnsi="Times New Roman"/>
            <w:color w:val="000000"/>
            <w:sz w:val="20"/>
            <w:szCs w:val="20"/>
          </w:rPr>
          <w:t>the ED.S. program is</w:t>
        </w:r>
      </w:ins>
      <w:ins w:id="539" w:author=" " w:date="2011-04-06T12:25:00Z">
        <w:r>
          <w:rPr>
            <w:rFonts w:ascii="Times New Roman" w:hAnsi="Times New Roman"/>
            <w:color w:val="000000"/>
            <w:sz w:val="20"/>
            <w:szCs w:val="20"/>
          </w:rPr>
          <w:t xml:space="preserve"> </w:t>
        </w:r>
      </w:ins>
      <w:ins w:id="540" w:author=" " w:date="2011-04-06T12:22:00Z">
        <w:r>
          <w:rPr>
            <w:rFonts w:ascii="Times New Roman" w:hAnsi="Times New Roman"/>
            <w:color w:val="000000"/>
            <w:sz w:val="20"/>
            <w:szCs w:val="20"/>
          </w:rPr>
          <w:t>one of two required of those candidates who have</w:t>
        </w:r>
      </w:ins>
      <w:ins w:id="541" w:author=" " w:date="2011-04-06T12:25:00Z">
        <w:r>
          <w:rPr>
            <w:rFonts w:ascii="Times New Roman" w:hAnsi="Times New Roman"/>
            <w:color w:val="000000"/>
            <w:sz w:val="20"/>
            <w:szCs w:val="20"/>
          </w:rPr>
          <w:t xml:space="preserve"> </w:t>
        </w:r>
      </w:ins>
      <w:ins w:id="542" w:author=" " w:date="2011-04-06T12:22:00Z">
        <w:r>
          <w:rPr>
            <w:rFonts w:ascii="Times New Roman" w:hAnsi="Times New Roman"/>
            <w:color w:val="000000"/>
            <w:sz w:val="20"/>
            <w:szCs w:val="20"/>
          </w:rPr>
          <w:t>not completed a m</w:t>
        </w:r>
      </w:ins>
      <w:ins w:id="543" w:author=" " w:date="2011-04-06T12:25:00Z">
        <w:r>
          <w:rPr>
            <w:rFonts w:ascii="Times New Roman" w:hAnsi="Times New Roman"/>
            <w:color w:val="000000"/>
            <w:sz w:val="20"/>
            <w:szCs w:val="20"/>
          </w:rPr>
          <w:t>a</w:t>
        </w:r>
      </w:ins>
      <w:ins w:id="544" w:author=" " w:date="2011-04-06T12:22:00Z">
        <w:r>
          <w:rPr>
            <w:rFonts w:ascii="Times New Roman" w:hAnsi="Times New Roman"/>
            <w:color w:val="000000"/>
            <w:sz w:val="20"/>
            <w:szCs w:val="20"/>
          </w:rPr>
          <w:t xml:space="preserve">sters degree in </w:t>
        </w:r>
      </w:ins>
      <w:ins w:id="545" w:author=" " w:date="2011-04-06T12:23:00Z">
        <w:r>
          <w:rPr>
            <w:rFonts w:ascii="Times New Roman" w:hAnsi="Times New Roman"/>
            <w:color w:val="000000"/>
            <w:sz w:val="20"/>
            <w:szCs w:val="20"/>
          </w:rPr>
          <w:t>educational</w:t>
        </w:r>
      </w:ins>
      <w:ins w:id="546" w:author=" " w:date="2011-04-06T12:22:00Z">
        <w:r>
          <w:rPr>
            <w:rFonts w:ascii="Times New Roman" w:hAnsi="Times New Roman"/>
            <w:color w:val="000000"/>
            <w:sz w:val="20"/>
            <w:szCs w:val="20"/>
          </w:rPr>
          <w:t xml:space="preserve"> </w:t>
        </w:r>
      </w:ins>
      <w:ins w:id="547" w:author=" " w:date="2011-04-06T12:23:00Z">
        <w:r>
          <w:rPr>
            <w:rFonts w:ascii="Times New Roman" w:hAnsi="Times New Roman"/>
            <w:color w:val="000000"/>
            <w:sz w:val="20"/>
            <w:szCs w:val="20"/>
          </w:rPr>
          <w:t>leadership.  This</w:t>
        </w:r>
      </w:ins>
      <w:ins w:id="548" w:author=" " w:date="2011-04-06T12:25:00Z">
        <w:r>
          <w:rPr>
            <w:rFonts w:ascii="Times New Roman" w:hAnsi="Times New Roman"/>
            <w:color w:val="000000"/>
            <w:sz w:val="20"/>
            <w:szCs w:val="20"/>
          </w:rPr>
          <w:t xml:space="preserve"> </w:t>
        </w:r>
      </w:ins>
      <w:ins w:id="549" w:author=" " w:date="2011-04-06T12:23:00Z">
        <w:r>
          <w:rPr>
            <w:rFonts w:ascii="Times New Roman" w:hAnsi="Times New Roman"/>
            <w:color w:val="000000"/>
            <w:sz w:val="20"/>
            <w:szCs w:val="20"/>
          </w:rPr>
          <w:t>is</w:t>
        </w:r>
      </w:ins>
      <w:ins w:id="550" w:author=" " w:date="2011-04-06T12:25:00Z">
        <w:r>
          <w:rPr>
            <w:rFonts w:ascii="Times New Roman" w:hAnsi="Times New Roman"/>
            <w:color w:val="000000"/>
            <w:sz w:val="20"/>
            <w:szCs w:val="20"/>
          </w:rPr>
          <w:t xml:space="preserve"> </w:t>
        </w:r>
      </w:ins>
      <w:ins w:id="551" w:author=" " w:date="2011-04-06T12:23:00Z">
        <w:r>
          <w:rPr>
            <w:rFonts w:ascii="Times New Roman" w:hAnsi="Times New Roman"/>
            <w:color w:val="000000"/>
            <w:sz w:val="20"/>
            <w:szCs w:val="20"/>
          </w:rPr>
          <w:t>primarily a content course with some application and performance.  Emphasis is given to the study of leadership and school improvement.  Candidates will learn the</w:t>
        </w:r>
      </w:ins>
      <w:ins w:id="552" w:author=" " w:date="2011-04-06T12:26:00Z">
        <w:r>
          <w:rPr>
            <w:rFonts w:ascii="Times New Roman" w:hAnsi="Times New Roman"/>
            <w:color w:val="000000"/>
            <w:sz w:val="20"/>
            <w:szCs w:val="20"/>
          </w:rPr>
          <w:t xml:space="preserve"> i</w:t>
        </w:r>
      </w:ins>
      <w:ins w:id="553" w:author=" " w:date="2011-04-06T12:23:00Z">
        <w:r>
          <w:rPr>
            <w:rFonts w:ascii="Times New Roman" w:hAnsi="Times New Roman"/>
            <w:color w:val="000000"/>
            <w:sz w:val="20"/>
            <w:szCs w:val="20"/>
          </w:rPr>
          <w:t>mportance of analyzing data to plan and implement appropriate instructional experiences for students and to identify and analyze the measures of data to</w:t>
        </w:r>
      </w:ins>
      <w:ins w:id="554" w:author=" " w:date="2011-04-06T12:26:00Z">
        <w:r>
          <w:rPr>
            <w:rFonts w:ascii="Times New Roman" w:hAnsi="Times New Roman"/>
            <w:color w:val="000000"/>
            <w:sz w:val="20"/>
            <w:szCs w:val="20"/>
          </w:rPr>
          <w:t xml:space="preserve"> </w:t>
        </w:r>
      </w:ins>
      <w:ins w:id="555" w:author=" " w:date="2011-04-06T12:23:00Z">
        <w:r>
          <w:rPr>
            <w:rFonts w:ascii="Times New Roman" w:hAnsi="Times New Roman"/>
            <w:color w:val="000000"/>
            <w:sz w:val="20"/>
            <w:szCs w:val="20"/>
          </w:rPr>
          <w:t>understand student learning needs.</w:t>
        </w:r>
      </w:ins>
    </w:p>
    <w:p w:rsidR="00114BDE" w:rsidRDefault="00114BDE" w:rsidP="00114BDE">
      <w:pPr>
        <w:widowControl w:val="0"/>
        <w:autoSpaceDE w:val="0"/>
        <w:autoSpaceDN w:val="0"/>
        <w:adjustRightInd w:val="0"/>
        <w:spacing w:before="40" w:after="0" w:line="251"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EDAS 6651- Educational Facilities Planning...</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........................................................................3(</w:t>
      </w:r>
      <w:del w:id="556" w:author=" " w:date="2011-04-06T12:28:00Z">
        <w:r w:rsidDel="00690FB0">
          <w:rPr>
            <w:rFonts w:ascii="Times New Roman" w:hAnsi="Times New Roman"/>
            <w:b/>
            <w:bCs/>
            <w:color w:val="191919"/>
            <w:sz w:val="20"/>
            <w:szCs w:val="20"/>
          </w:rPr>
          <w:delText>3-0</w:delText>
        </w:r>
      </w:del>
      <w:ins w:id="557" w:author=" " w:date="2011-04-06T12:28:00Z">
        <w:r>
          <w:rPr>
            <w:rFonts w:ascii="Times New Roman" w:hAnsi="Times New Roman"/>
            <w:b/>
            <w:bCs/>
            <w:color w:val="191919"/>
            <w:sz w:val="20"/>
            <w:szCs w:val="20"/>
          </w:rPr>
          <w:t>2-1</w:t>
        </w:r>
      </w:ins>
      <w:r>
        <w:rPr>
          <w:rFonts w:ascii="Times New Roman" w:hAnsi="Times New Roman"/>
          <w:b/>
          <w:bCs/>
          <w:color w:val="191919"/>
          <w:sz w:val="20"/>
          <w:szCs w:val="20"/>
        </w:rPr>
        <w:t xml:space="preserve">) </w:t>
      </w:r>
    </w:p>
    <w:p w:rsidR="00114BDE" w:rsidRDefault="00114BDE" w:rsidP="00114BDE">
      <w:pPr>
        <w:widowControl w:val="0"/>
        <w:autoSpaceDE w:val="0"/>
        <w:autoSpaceDN w:val="0"/>
        <w:adjustRightInd w:val="0"/>
        <w:spacing w:before="40" w:after="0" w:line="251"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study of methods and procedures for writing educational specifications and related areas of educational planning is o</w:t>
      </w:r>
      <w:r>
        <w:rPr>
          <w:rFonts w:ascii="Times New Roman" w:hAnsi="Times New Roman"/>
          <w:color w:val="191919"/>
          <w:spacing w:val="-4"/>
          <w:sz w:val="20"/>
          <w:szCs w:val="20"/>
        </w:rPr>
        <w:t>r</w:t>
      </w:r>
      <w:r>
        <w:rPr>
          <w:rFonts w:ascii="Times New Roman" w:hAnsi="Times New Roman"/>
          <w:color w:val="191919"/>
          <w:sz w:val="20"/>
          <w:szCs w:val="20"/>
        </w:rPr>
        <w:t>ganized. Consideration is given to controlling learning environments, adding flexibilit</w:t>
      </w:r>
      <w:r>
        <w:rPr>
          <w:rFonts w:ascii="Times New Roman" w:hAnsi="Times New Roman"/>
          <w:color w:val="191919"/>
          <w:spacing w:val="-13"/>
          <w:sz w:val="20"/>
          <w:szCs w:val="20"/>
        </w:rPr>
        <w:t>y</w:t>
      </w:r>
      <w:r>
        <w:rPr>
          <w:rFonts w:ascii="Times New Roman" w:hAnsi="Times New Roman"/>
          <w:color w:val="191919"/>
          <w:sz w:val="20"/>
          <w:szCs w:val="20"/>
        </w:rPr>
        <w:t>, selecting furniture and selecting and maintaining equipment.</w:t>
      </w:r>
    </w:p>
    <w:p w:rsidR="00114BDE" w:rsidRDefault="00114BDE" w:rsidP="00114BDE">
      <w:pPr>
        <w:widowControl w:val="0"/>
        <w:autoSpaceDE w:val="0"/>
        <w:autoSpaceDN w:val="0"/>
        <w:adjustRightInd w:val="0"/>
        <w:spacing w:after="0" w:line="229"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EDAS 6655 –</w:t>
      </w:r>
      <w:r>
        <w:rPr>
          <w:rFonts w:ascii="Times New Roman" w:hAnsi="Times New Roman"/>
          <w:b/>
          <w:bCs/>
          <w:color w:val="191919"/>
          <w:spacing w:val="-4"/>
          <w:sz w:val="20"/>
          <w:szCs w:val="20"/>
        </w:rPr>
        <w:t xml:space="preserve"> </w:t>
      </w:r>
      <w:r w:rsidRPr="004B5A12">
        <w:rPr>
          <w:rFonts w:ascii="Times New Roman" w:hAnsi="Times New Roman"/>
          <w:b/>
          <w:bCs/>
          <w:color w:val="191919"/>
          <w:sz w:val="20"/>
          <w:szCs w:val="20"/>
        </w:rPr>
        <w:t>The</w:t>
      </w:r>
      <w:r>
        <w:rPr>
          <w:rFonts w:ascii="Times New Roman" w:hAnsi="Times New Roman"/>
          <w:b/>
          <w:bCs/>
          <w:color w:val="191919"/>
          <w:sz w:val="20"/>
          <w:szCs w:val="20"/>
        </w:rPr>
        <w:t xml:space="preserve"> Principal as Instructional Leader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..............................................................3(</w:t>
      </w:r>
      <w:del w:id="558" w:author=" " w:date="2011-04-06T12:29:00Z">
        <w:r w:rsidDel="00690FB0">
          <w:rPr>
            <w:rFonts w:ascii="Times New Roman" w:hAnsi="Times New Roman"/>
            <w:b/>
            <w:bCs/>
            <w:color w:val="191919"/>
            <w:sz w:val="20"/>
            <w:szCs w:val="20"/>
          </w:rPr>
          <w:delText>3-0</w:delText>
        </w:r>
      </w:del>
      <w:ins w:id="559" w:author=" " w:date="2011-04-06T12:29:00Z">
        <w:r>
          <w:rPr>
            <w:rFonts w:ascii="Times New Roman" w:hAnsi="Times New Roman"/>
            <w:b/>
            <w:bCs/>
            <w:color w:val="191919"/>
            <w:sz w:val="20"/>
            <w:szCs w:val="20"/>
          </w:rPr>
          <w:t xml:space="preserve"> 2-1</w:t>
        </w:r>
      </w:ins>
      <w:r>
        <w:rPr>
          <w:rFonts w:ascii="Times New Roman" w:hAnsi="Times New Roman"/>
          <w:b/>
          <w:bCs/>
          <w:color w:val="191919"/>
          <w:sz w:val="20"/>
          <w:szCs w:val="20"/>
        </w:rPr>
        <w:t>)</w:t>
      </w:r>
    </w:p>
    <w:p w:rsidR="00114BDE" w:rsidRDefault="00114BDE" w:rsidP="00114BDE">
      <w:pPr>
        <w:widowControl w:val="0"/>
        <w:autoSpaceDE w:val="0"/>
        <w:autoSpaceDN w:val="0"/>
        <w:adjustRightInd w:val="0"/>
        <w:spacing w:before="10"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 xml:space="preserve">This is an advanced course in school administration for students in the Education Specialist Performance-Based Program specializing in building level administration. </w:t>
      </w:r>
      <w:r>
        <w:rPr>
          <w:rFonts w:ascii="Times New Roman" w:hAnsi="Times New Roman"/>
          <w:color w:val="191919"/>
          <w:spacing w:val="39"/>
          <w:sz w:val="20"/>
          <w:szCs w:val="20"/>
        </w:rPr>
        <w:t xml:space="preserve"> </w:t>
      </w:r>
      <w:r>
        <w:rPr>
          <w:rFonts w:ascii="Times New Roman" w:hAnsi="Times New Roman"/>
          <w:color w:val="191919"/>
          <w:sz w:val="20"/>
          <w:szCs w:val="20"/>
        </w:rPr>
        <w:t>Although some emphasis will be placed on management  and structure of the school, the major focus is on the role of the principal in creating and maintaining a program of instructional excellence.</w:t>
      </w:r>
      <w:r>
        <w:rPr>
          <w:rFonts w:ascii="Times New Roman" w:hAnsi="Times New Roman"/>
          <w:color w:val="191919"/>
          <w:spacing w:val="47"/>
          <w:sz w:val="20"/>
          <w:szCs w:val="20"/>
        </w:rPr>
        <w:t xml:space="preserve"> </w:t>
      </w:r>
      <w:r>
        <w:rPr>
          <w:rFonts w:ascii="Times New Roman" w:hAnsi="Times New Roman"/>
          <w:color w:val="191919"/>
          <w:sz w:val="20"/>
          <w:szCs w:val="20"/>
        </w:rPr>
        <w:t>Thus, every facet of the course will lead to creating a school leader who is able and willing to pro- mote student achievement.</w:t>
      </w:r>
    </w:p>
    <w:p w:rsidR="00114BDE" w:rsidRDefault="00114BDE" w:rsidP="00114BDE">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EDAS 6670 - School Financ</w:t>
      </w:r>
      <w:r>
        <w:rPr>
          <w:rFonts w:ascii="Times New Roman" w:hAnsi="Times New Roman"/>
          <w:b/>
          <w:bCs/>
          <w:color w:val="191919"/>
          <w:spacing w:val="4"/>
          <w:sz w:val="20"/>
          <w:szCs w:val="20"/>
        </w:rPr>
        <w:t>e</w:t>
      </w:r>
      <w:r>
        <w:rPr>
          <w:rFonts w:ascii="Times New Roman" w:hAnsi="Times New Roman"/>
          <w:b/>
          <w:bCs/>
          <w:color w:val="191919"/>
          <w:sz w:val="20"/>
          <w:szCs w:val="20"/>
        </w:rPr>
        <w:t>......................................................................................................3(</w:t>
      </w:r>
      <w:del w:id="560" w:author=" " w:date="2011-04-06T12:29:00Z">
        <w:r w:rsidDel="00690FB0">
          <w:rPr>
            <w:rFonts w:ascii="Times New Roman" w:hAnsi="Times New Roman"/>
            <w:b/>
            <w:bCs/>
            <w:color w:val="191919"/>
            <w:sz w:val="20"/>
            <w:szCs w:val="20"/>
          </w:rPr>
          <w:delText>3-0</w:delText>
        </w:r>
      </w:del>
      <w:ins w:id="561" w:author=" " w:date="2011-04-06T12:29:00Z">
        <w:r>
          <w:rPr>
            <w:rFonts w:ascii="Times New Roman" w:hAnsi="Times New Roman"/>
            <w:b/>
            <w:bCs/>
            <w:color w:val="191919"/>
            <w:sz w:val="20"/>
            <w:szCs w:val="20"/>
          </w:rPr>
          <w:t xml:space="preserve"> 2-1</w:t>
        </w:r>
      </w:ins>
      <w:r>
        <w:rPr>
          <w:rFonts w:ascii="Times New Roman" w:hAnsi="Times New Roman"/>
          <w:b/>
          <w:bCs/>
          <w:color w:val="191919"/>
          <w:sz w:val="20"/>
          <w:szCs w:val="20"/>
        </w:rPr>
        <w:t xml:space="preserve">) </w:t>
      </w:r>
    </w:p>
    <w:p w:rsidR="00114BDE" w:rsidRDefault="00114BDE" w:rsidP="00114BDE">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Students examine theories of financing public elementary and secondary schools with special attention to the Geo</w:t>
      </w:r>
      <w:r>
        <w:rPr>
          <w:rFonts w:ascii="Times New Roman" w:hAnsi="Times New Roman"/>
          <w:color w:val="191919"/>
          <w:spacing w:val="-4"/>
          <w:sz w:val="20"/>
          <w:szCs w:val="20"/>
        </w:rPr>
        <w:t>r</w:t>
      </w:r>
      <w:r>
        <w:rPr>
          <w:rFonts w:ascii="Times New Roman" w:hAnsi="Times New Roman"/>
          <w:color w:val="191919"/>
          <w:sz w:val="20"/>
          <w:szCs w:val="20"/>
        </w:rPr>
        <w:t>gia mode. Basic overview of taxation and bond issues is reviewed.</w:t>
      </w:r>
    </w:p>
    <w:p w:rsidR="00114BDE" w:rsidRDefault="00114BDE" w:rsidP="00114BDE">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EDAS 6681 - Recent</w:t>
      </w:r>
      <w:r>
        <w:rPr>
          <w:rFonts w:ascii="Times New Roman" w:hAnsi="Times New Roman"/>
          <w:b/>
          <w:bCs/>
          <w:color w:val="191919"/>
          <w:spacing w:val="-4"/>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pacing w:val="-4"/>
          <w:sz w:val="20"/>
          <w:szCs w:val="20"/>
        </w:rPr>
        <w:t>r</w:t>
      </w:r>
      <w:r>
        <w:rPr>
          <w:rFonts w:ascii="Times New Roman" w:hAnsi="Times New Roman"/>
          <w:b/>
          <w:bCs/>
          <w:color w:val="191919"/>
          <w:sz w:val="20"/>
          <w:szCs w:val="20"/>
        </w:rPr>
        <w:t>ends in Supervision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.............................................................................3(</w:t>
      </w:r>
      <w:del w:id="562" w:author=" " w:date="2011-04-06T12:29:00Z">
        <w:r w:rsidDel="00690FB0">
          <w:rPr>
            <w:rFonts w:ascii="Times New Roman" w:hAnsi="Times New Roman"/>
            <w:b/>
            <w:bCs/>
            <w:color w:val="191919"/>
            <w:sz w:val="20"/>
            <w:szCs w:val="20"/>
          </w:rPr>
          <w:delText>3-0</w:delText>
        </w:r>
      </w:del>
      <w:ins w:id="563" w:author=" " w:date="2011-04-06T12:29:00Z">
        <w:r>
          <w:rPr>
            <w:rFonts w:ascii="Times New Roman" w:hAnsi="Times New Roman"/>
            <w:b/>
            <w:bCs/>
            <w:color w:val="191919"/>
            <w:sz w:val="20"/>
            <w:szCs w:val="20"/>
          </w:rPr>
          <w:t xml:space="preserve"> 2-1</w:t>
        </w:r>
      </w:ins>
      <w:r>
        <w:rPr>
          <w:rFonts w:ascii="Times New Roman" w:hAnsi="Times New Roman"/>
          <w:b/>
          <w:bCs/>
          <w:color w:val="191919"/>
          <w:sz w:val="20"/>
          <w:szCs w:val="20"/>
        </w:rPr>
        <w:t xml:space="preserve">) </w:t>
      </w:r>
    </w:p>
    <w:p w:rsidR="00114BDE" w:rsidRDefault="00114BDE" w:rsidP="00114BDE">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Recent trends in supervision are reviewed.</w:t>
      </w:r>
      <w:r>
        <w:rPr>
          <w:rFonts w:ascii="Times New Roman" w:hAnsi="Times New Roman"/>
          <w:color w:val="191919"/>
          <w:spacing w:val="-4"/>
          <w:sz w:val="20"/>
          <w:szCs w:val="20"/>
        </w:rPr>
        <w:t xml:space="preserve"> </w:t>
      </w:r>
      <w:r>
        <w:rPr>
          <w:rFonts w:ascii="Times New Roman" w:hAnsi="Times New Roman"/>
          <w:color w:val="191919"/>
          <w:sz w:val="20"/>
          <w:szCs w:val="20"/>
        </w:rPr>
        <w:t>The identification of problems arising in the practice of supervising as well as the evaluation procedures in today</w:t>
      </w:r>
      <w:r>
        <w:rPr>
          <w:rFonts w:ascii="Times New Roman" w:hAnsi="Times New Roman"/>
          <w:color w:val="191919"/>
          <w:spacing w:val="-11"/>
          <w:sz w:val="20"/>
          <w:szCs w:val="20"/>
        </w:rPr>
        <w:t>’</w:t>
      </w:r>
      <w:r>
        <w:rPr>
          <w:rFonts w:ascii="Times New Roman" w:hAnsi="Times New Roman"/>
          <w:color w:val="191919"/>
          <w:sz w:val="20"/>
          <w:szCs w:val="20"/>
        </w:rPr>
        <w:t>s schools will be presented.</w:t>
      </w:r>
    </w:p>
    <w:p w:rsidR="00114BDE" w:rsidRDefault="00114BDE" w:rsidP="00114BDE">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EDAS 6685 - School and Community Relations</w:t>
      </w:r>
      <w:r>
        <w:rPr>
          <w:rFonts w:ascii="Times New Roman" w:hAnsi="Times New Roman"/>
          <w:b/>
          <w:bCs/>
          <w:color w:val="191919"/>
          <w:spacing w:val="-13"/>
          <w:sz w:val="20"/>
          <w:szCs w:val="20"/>
        </w:rPr>
        <w:t xml:space="preserve"> </w:t>
      </w:r>
      <w:r>
        <w:rPr>
          <w:rFonts w:ascii="Times New Roman" w:hAnsi="Times New Roman"/>
          <w:b/>
          <w:bCs/>
          <w:color w:val="191919"/>
          <w:sz w:val="20"/>
          <w:szCs w:val="20"/>
        </w:rPr>
        <w:t>......................................................................3(</w:t>
      </w:r>
      <w:del w:id="564" w:author=" " w:date="2011-04-06T12:30:00Z">
        <w:r w:rsidDel="00690FB0">
          <w:rPr>
            <w:rFonts w:ascii="Times New Roman" w:hAnsi="Times New Roman"/>
            <w:b/>
            <w:bCs/>
            <w:color w:val="191919"/>
            <w:sz w:val="20"/>
            <w:szCs w:val="20"/>
          </w:rPr>
          <w:delText>3-0</w:delText>
        </w:r>
      </w:del>
      <w:ins w:id="565" w:author=" " w:date="2011-04-06T12:30:00Z">
        <w:r>
          <w:rPr>
            <w:rFonts w:ascii="Times New Roman" w:hAnsi="Times New Roman"/>
            <w:b/>
            <w:bCs/>
            <w:color w:val="191919"/>
            <w:sz w:val="20"/>
            <w:szCs w:val="20"/>
          </w:rPr>
          <w:t xml:space="preserve"> 2-1</w:t>
        </w:r>
      </w:ins>
      <w:r>
        <w:rPr>
          <w:rFonts w:ascii="Times New Roman" w:hAnsi="Times New Roman"/>
          <w:b/>
          <w:bCs/>
          <w:color w:val="191919"/>
          <w:sz w:val="20"/>
          <w:szCs w:val="20"/>
        </w:rPr>
        <w:t>)</w:t>
      </w:r>
    </w:p>
    <w:p w:rsidR="00114BDE" w:rsidRDefault="00114BDE" w:rsidP="00114BDE">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Students study school-community relations and their impact on the school operation. Emphasis is on the influence of the social forces on the school.</w:t>
      </w:r>
    </w:p>
    <w:p w:rsidR="00114BDE" w:rsidRDefault="00114BDE" w:rsidP="00114BDE">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EDAS 6710 -</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 Superintendent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.............................................................................................3(</w:t>
      </w:r>
      <w:del w:id="566" w:author=" " w:date="2011-04-06T12:30:00Z">
        <w:r w:rsidDel="00690FB0">
          <w:rPr>
            <w:rFonts w:ascii="Times New Roman" w:hAnsi="Times New Roman"/>
            <w:b/>
            <w:bCs/>
            <w:color w:val="191919"/>
            <w:sz w:val="20"/>
            <w:szCs w:val="20"/>
          </w:rPr>
          <w:delText>3-0</w:delText>
        </w:r>
      </w:del>
      <w:ins w:id="567" w:author=" " w:date="2011-04-06T12:30:00Z">
        <w:r>
          <w:rPr>
            <w:rFonts w:ascii="Times New Roman" w:hAnsi="Times New Roman"/>
            <w:b/>
            <w:bCs/>
            <w:color w:val="191919"/>
            <w:sz w:val="20"/>
            <w:szCs w:val="20"/>
          </w:rPr>
          <w:t xml:space="preserve"> 2-1</w:t>
        </w:r>
      </w:ins>
      <w:r>
        <w:rPr>
          <w:rFonts w:ascii="Times New Roman" w:hAnsi="Times New Roman"/>
          <w:b/>
          <w:bCs/>
          <w:color w:val="191919"/>
          <w:sz w:val="20"/>
          <w:szCs w:val="20"/>
        </w:rPr>
        <w:t>)</w:t>
      </w:r>
    </w:p>
    <w:p w:rsidR="00114BDE" w:rsidRDefault="00114BDE" w:rsidP="00114BDE">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This course is an intensive study of the research literature on the school superintendent. Executive leadership responsibilities, roles and styles with inferences on superintendent/school board relationship are considered.</w:t>
      </w:r>
    </w:p>
    <w:p w:rsidR="00572BC6" w:rsidRDefault="00114BDE">
      <w:pPr>
        <w:spacing w:after="0"/>
        <w:ind w:left="360" w:right="180" w:firstLine="0"/>
        <w:jc w:val="both"/>
        <w:rPr>
          <w:sz w:val="18"/>
          <w:szCs w:val="18"/>
        </w:rPr>
        <w:pPrChange w:id="568" w:author=" " w:date="2011-04-06T12:53:00Z">
          <w:pPr/>
        </w:pPrChange>
      </w:pPr>
      <w:r>
        <w:rPr>
          <w:rFonts w:ascii="Times New Roman" w:hAnsi="Times New Roman"/>
          <w:b/>
          <w:bCs/>
          <w:color w:val="191919"/>
          <w:sz w:val="20"/>
          <w:szCs w:val="20"/>
        </w:rPr>
        <w:t>EDAS 67</w:t>
      </w:r>
      <w:r>
        <w:rPr>
          <w:rFonts w:ascii="Times New Roman" w:hAnsi="Times New Roman"/>
          <w:b/>
          <w:bCs/>
          <w:color w:val="191919"/>
          <w:spacing w:val="-11"/>
          <w:sz w:val="20"/>
          <w:szCs w:val="20"/>
        </w:rPr>
        <w:t>1</w:t>
      </w:r>
      <w:r>
        <w:rPr>
          <w:rFonts w:ascii="Times New Roman" w:hAnsi="Times New Roman"/>
          <w:b/>
          <w:bCs/>
          <w:color w:val="191919"/>
          <w:sz w:val="20"/>
          <w:szCs w:val="20"/>
        </w:rPr>
        <w:t>1- Softwa</w:t>
      </w:r>
      <w:r>
        <w:rPr>
          <w:rFonts w:ascii="Times New Roman" w:hAnsi="Times New Roman"/>
          <w:b/>
          <w:bCs/>
          <w:color w:val="191919"/>
          <w:spacing w:val="-4"/>
          <w:sz w:val="20"/>
          <w:szCs w:val="20"/>
        </w:rPr>
        <w:t>r</w:t>
      </w:r>
      <w:r>
        <w:rPr>
          <w:rFonts w:ascii="Times New Roman" w:hAnsi="Times New Roman"/>
          <w:b/>
          <w:bCs/>
          <w:color w:val="191919"/>
          <w:sz w:val="20"/>
          <w:szCs w:val="20"/>
        </w:rPr>
        <w:t>e Systems in Educational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Administratio</w:t>
      </w:r>
      <w:r>
        <w:rPr>
          <w:rFonts w:ascii="Times New Roman" w:hAnsi="Times New Roman"/>
          <w:b/>
          <w:bCs/>
          <w:color w:val="191919"/>
          <w:spacing w:val="7"/>
          <w:sz w:val="20"/>
          <w:szCs w:val="20"/>
        </w:rPr>
        <w:t>n</w:t>
      </w:r>
      <w:r>
        <w:rPr>
          <w:rFonts w:ascii="Times New Roman" w:hAnsi="Times New Roman"/>
          <w:b/>
          <w:bCs/>
          <w:color w:val="191919"/>
          <w:sz w:val="20"/>
          <w:szCs w:val="20"/>
        </w:rPr>
        <w:t>..............................................3(</w:t>
      </w:r>
      <w:del w:id="569" w:author=" " w:date="2011-04-06T12:30:00Z">
        <w:r w:rsidDel="00690FB0">
          <w:rPr>
            <w:rFonts w:ascii="Times New Roman" w:hAnsi="Times New Roman"/>
            <w:b/>
            <w:bCs/>
            <w:color w:val="191919"/>
            <w:sz w:val="20"/>
            <w:szCs w:val="20"/>
          </w:rPr>
          <w:delText>3-0</w:delText>
        </w:r>
      </w:del>
      <w:ins w:id="570" w:author=" " w:date="2011-04-06T12:30:00Z">
        <w:r>
          <w:rPr>
            <w:rFonts w:ascii="Times New Roman" w:hAnsi="Times New Roman"/>
            <w:b/>
            <w:bCs/>
            <w:color w:val="191919"/>
            <w:sz w:val="20"/>
            <w:szCs w:val="20"/>
          </w:rPr>
          <w:t xml:space="preserve"> 2-1</w:t>
        </w:r>
      </w:ins>
      <w:r>
        <w:rPr>
          <w:rFonts w:ascii="Times New Roman" w:hAnsi="Times New Roman"/>
          <w:b/>
          <w:bCs/>
          <w:color w:val="191919"/>
          <w:sz w:val="20"/>
          <w:szCs w:val="20"/>
        </w:rPr>
        <w:t xml:space="preserve">) </w:t>
      </w:r>
    </w:p>
    <w:p w:rsidR="00114BDE" w:rsidRPr="00776B83" w:rsidRDefault="00114BDE" w:rsidP="00114BDE">
      <w:pPr>
        <w:spacing w:after="0"/>
        <w:ind w:left="360" w:right="180" w:firstLine="0"/>
        <w:jc w:val="both"/>
        <w:rPr>
          <w:ins w:id="571" w:author=" " w:date="2011-04-06T12:53:00Z"/>
          <w:sz w:val="18"/>
          <w:szCs w:val="18"/>
        </w:rPr>
      </w:pPr>
      <w:ins w:id="572" w:author=" " w:date="2011-04-06T12:53:00Z">
        <w:r w:rsidRPr="00854103">
          <w:rPr>
            <w:sz w:val="18"/>
            <w:szCs w:val="18"/>
          </w:rPr>
          <w:t>Candidates will examine the various software systems in educational administration and their application for decision-making on instruction and assessment.</w:t>
        </w:r>
      </w:ins>
    </w:p>
    <w:p w:rsidR="00114BDE" w:rsidDel="007C5FF4" w:rsidRDefault="00114BDE" w:rsidP="00114BDE">
      <w:pPr>
        <w:widowControl w:val="0"/>
        <w:autoSpaceDE w:val="0"/>
        <w:autoSpaceDN w:val="0"/>
        <w:adjustRightInd w:val="0"/>
        <w:spacing w:after="0"/>
        <w:ind w:left="360" w:right="180" w:firstLine="0"/>
        <w:jc w:val="both"/>
        <w:rPr>
          <w:del w:id="573" w:author=" " w:date="2011-04-06T12:53:00Z"/>
          <w:rFonts w:ascii="Times New Roman" w:hAnsi="Times New Roman"/>
          <w:color w:val="000000"/>
          <w:sz w:val="20"/>
          <w:szCs w:val="20"/>
        </w:rPr>
      </w:pPr>
      <w:del w:id="574" w:author=" " w:date="2011-04-06T12:53:00Z">
        <w:r w:rsidDel="007C5FF4">
          <w:rPr>
            <w:rFonts w:ascii="Times New Roman" w:hAnsi="Times New Roman"/>
            <w:color w:val="191919"/>
            <w:sz w:val="20"/>
            <w:szCs w:val="20"/>
          </w:rPr>
          <w:delText>Students examine administrative computer software currently used in Geo</w:delText>
        </w:r>
        <w:r w:rsidDel="007C5FF4">
          <w:rPr>
            <w:rFonts w:ascii="Times New Roman" w:hAnsi="Times New Roman"/>
            <w:color w:val="191919"/>
            <w:spacing w:val="-4"/>
            <w:sz w:val="20"/>
            <w:szCs w:val="20"/>
          </w:rPr>
          <w:delText>r</w:delText>
        </w:r>
        <w:r w:rsidDel="007C5FF4">
          <w:rPr>
            <w:rFonts w:ascii="Times New Roman" w:hAnsi="Times New Roman"/>
            <w:color w:val="191919"/>
            <w:sz w:val="20"/>
            <w:szCs w:val="20"/>
          </w:rPr>
          <w:delText>gia school systems such as pupil accounting, grade reporting, grade posting, food service accounting, class scheduling, discipline records, communication systems, multimedia presentation systems, ac- tivity fund accounting, general fund accounting, personnel records, purchasing, bus schedul- ing, maintenance and repair scheduling, payroll, budgeting and balance sheet preparation.</w:delText>
        </w:r>
      </w:del>
    </w:p>
    <w:p w:rsidR="00114BDE" w:rsidRDefault="00114BDE" w:rsidP="00114BDE">
      <w:pPr>
        <w:widowControl w:val="0"/>
        <w:autoSpaceDE w:val="0"/>
        <w:autoSpaceDN w:val="0"/>
        <w:adjustRightInd w:val="0"/>
        <w:spacing w:after="0"/>
        <w:ind w:left="360" w:right="180" w:firstLine="0"/>
        <w:jc w:val="both"/>
        <w:rPr>
          <w:rFonts w:ascii="Times New Roman" w:hAnsi="Times New Roman"/>
          <w:color w:val="000000"/>
          <w:sz w:val="20"/>
          <w:szCs w:val="20"/>
        </w:rPr>
      </w:pPr>
      <w:r>
        <w:rPr>
          <w:rFonts w:ascii="Times New Roman" w:hAnsi="Times New Roman"/>
          <w:b/>
          <w:bCs/>
          <w:color w:val="191919"/>
          <w:sz w:val="20"/>
          <w:szCs w:val="20"/>
        </w:rPr>
        <w:t>EDAS 6733 - Educational Policy</w:t>
      </w:r>
      <w:r>
        <w:rPr>
          <w:rFonts w:ascii="Times New Roman" w:hAnsi="Times New Roman"/>
          <w:b/>
          <w:bCs/>
          <w:color w:val="191919"/>
          <w:spacing w:val="-7"/>
          <w:sz w:val="20"/>
          <w:szCs w:val="20"/>
        </w:rPr>
        <w:t xml:space="preserve"> </w:t>
      </w:r>
      <w:r>
        <w:rPr>
          <w:rFonts w:ascii="Times New Roman" w:hAnsi="Times New Roman"/>
          <w:b/>
          <w:bCs/>
          <w:color w:val="191919"/>
          <w:sz w:val="20"/>
          <w:szCs w:val="20"/>
        </w:rPr>
        <w:t>...............................................................................................3(</w:t>
      </w:r>
      <w:del w:id="575" w:author=" " w:date="2011-04-06T12:30:00Z">
        <w:r w:rsidDel="00690FB0">
          <w:rPr>
            <w:rFonts w:ascii="Times New Roman" w:hAnsi="Times New Roman"/>
            <w:b/>
            <w:bCs/>
            <w:color w:val="191919"/>
            <w:sz w:val="20"/>
            <w:szCs w:val="20"/>
          </w:rPr>
          <w:delText>3-0</w:delText>
        </w:r>
      </w:del>
      <w:ins w:id="576" w:author=" " w:date="2011-04-06T12:31:00Z">
        <w:r>
          <w:rPr>
            <w:rFonts w:ascii="Times New Roman" w:hAnsi="Times New Roman"/>
            <w:b/>
            <w:bCs/>
            <w:color w:val="191919"/>
            <w:sz w:val="20"/>
            <w:szCs w:val="20"/>
          </w:rPr>
          <w:t xml:space="preserve"> </w:t>
        </w:r>
      </w:ins>
      <w:ins w:id="577" w:author=" " w:date="2011-04-06T12:30:00Z">
        <w:r>
          <w:rPr>
            <w:rFonts w:ascii="Times New Roman" w:hAnsi="Times New Roman"/>
            <w:b/>
            <w:bCs/>
            <w:color w:val="191919"/>
            <w:sz w:val="20"/>
            <w:szCs w:val="20"/>
          </w:rPr>
          <w:t>2-1</w:t>
        </w:r>
      </w:ins>
      <w:r>
        <w:rPr>
          <w:rFonts w:ascii="Times New Roman" w:hAnsi="Times New Roman"/>
          <w:b/>
          <w:bCs/>
          <w:color w:val="191919"/>
          <w:sz w:val="20"/>
          <w:szCs w:val="20"/>
        </w:rPr>
        <w:t>)</w:t>
      </w:r>
    </w:p>
    <w:p w:rsidR="00114BDE" w:rsidRDefault="00114BDE" w:rsidP="00114BDE">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The process of policy development at the local, state and federal levels and the influences of social, economic and political factors are studied. Emphasis will be on school law as it relates to policy development and English Education.</w:t>
      </w:r>
    </w:p>
    <w:p w:rsidR="00114BDE" w:rsidRDefault="00114BDE" w:rsidP="00114BDE">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EDAS 6785 - Imp</w:t>
      </w:r>
      <w:r>
        <w:rPr>
          <w:rFonts w:ascii="Times New Roman" w:hAnsi="Times New Roman"/>
          <w:b/>
          <w:bCs/>
          <w:color w:val="191919"/>
          <w:spacing w:val="-4"/>
          <w:sz w:val="20"/>
          <w:szCs w:val="20"/>
        </w:rPr>
        <w:t>r</w:t>
      </w:r>
      <w:r>
        <w:rPr>
          <w:rFonts w:ascii="Times New Roman" w:hAnsi="Times New Roman"/>
          <w:b/>
          <w:bCs/>
          <w:color w:val="191919"/>
          <w:sz w:val="20"/>
          <w:szCs w:val="20"/>
        </w:rPr>
        <w:t>ovement of Instruction</w:t>
      </w:r>
      <w:r>
        <w:rPr>
          <w:rFonts w:ascii="Times New Roman" w:hAnsi="Times New Roman"/>
          <w:b/>
          <w:bCs/>
          <w:color w:val="191919"/>
          <w:spacing w:val="-37"/>
          <w:sz w:val="20"/>
          <w:szCs w:val="20"/>
        </w:rPr>
        <w:t xml:space="preserve"> </w:t>
      </w:r>
      <w:r>
        <w:rPr>
          <w:rFonts w:ascii="Times New Roman" w:hAnsi="Times New Roman"/>
          <w:b/>
          <w:bCs/>
          <w:color w:val="191919"/>
          <w:sz w:val="20"/>
          <w:szCs w:val="20"/>
        </w:rPr>
        <w:t>................................................................................3(</w:t>
      </w:r>
      <w:del w:id="578" w:author=" " w:date="2011-04-06T12:31:00Z">
        <w:r w:rsidDel="00690FB0">
          <w:rPr>
            <w:rFonts w:ascii="Times New Roman" w:hAnsi="Times New Roman"/>
            <w:b/>
            <w:bCs/>
            <w:color w:val="191919"/>
            <w:sz w:val="20"/>
            <w:szCs w:val="20"/>
          </w:rPr>
          <w:delText>3-0</w:delText>
        </w:r>
      </w:del>
      <w:ins w:id="579" w:author=" " w:date="2011-04-06T12:31:00Z">
        <w:r>
          <w:rPr>
            <w:rFonts w:ascii="Times New Roman" w:hAnsi="Times New Roman"/>
            <w:b/>
            <w:bCs/>
            <w:color w:val="191919"/>
            <w:sz w:val="20"/>
            <w:szCs w:val="20"/>
          </w:rPr>
          <w:t xml:space="preserve"> 2-1</w:t>
        </w:r>
      </w:ins>
      <w:r>
        <w:rPr>
          <w:rFonts w:ascii="Times New Roman" w:hAnsi="Times New Roman"/>
          <w:b/>
          <w:bCs/>
          <w:color w:val="191919"/>
          <w:sz w:val="20"/>
          <w:szCs w:val="20"/>
        </w:rPr>
        <w:t xml:space="preserve">) </w:t>
      </w:r>
    </w:p>
    <w:p w:rsidR="00114BDE" w:rsidRDefault="00114BDE" w:rsidP="00114BDE">
      <w:pPr>
        <w:widowControl w:val="0"/>
        <w:autoSpaceDE w:val="0"/>
        <w:autoSpaceDN w:val="0"/>
        <w:adjustRightInd w:val="0"/>
        <w:spacing w:after="0" w:line="250" w:lineRule="auto"/>
        <w:ind w:left="360" w:right="180" w:firstLine="0"/>
        <w:jc w:val="both"/>
        <w:rPr>
          <w:ins w:id="580" w:author=" " w:date="2011-04-06T12:31:00Z"/>
          <w:rFonts w:ascii="Times New Roman" w:hAnsi="Times New Roman"/>
          <w:color w:val="191919"/>
          <w:sz w:val="20"/>
          <w:szCs w:val="20"/>
        </w:rPr>
      </w:pPr>
      <w:r>
        <w:rPr>
          <w:rFonts w:ascii="Times New Roman" w:hAnsi="Times New Roman"/>
          <w:color w:val="191919"/>
          <w:spacing w:val="-14"/>
          <w:sz w:val="20"/>
          <w:szCs w:val="20"/>
        </w:rPr>
        <w:t>T</w:t>
      </w:r>
      <w:r>
        <w:rPr>
          <w:rFonts w:ascii="Times New Roman" w:hAnsi="Times New Roman"/>
          <w:color w:val="191919"/>
          <w:sz w:val="20"/>
          <w:szCs w:val="20"/>
        </w:rPr>
        <w:t>aught from the context of the building principal, this course considers problems and techniques of improving the results of school instruction.</w:t>
      </w:r>
    </w:p>
    <w:p w:rsidR="00114BDE" w:rsidRDefault="00114BDE" w:rsidP="00114BDE">
      <w:pPr>
        <w:widowControl w:val="0"/>
        <w:autoSpaceDE w:val="0"/>
        <w:autoSpaceDN w:val="0"/>
        <w:adjustRightInd w:val="0"/>
        <w:spacing w:after="0" w:line="250" w:lineRule="auto"/>
        <w:ind w:left="360" w:right="180" w:firstLine="0"/>
        <w:jc w:val="both"/>
        <w:rPr>
          <w:ins w:id="581" w:author=" " w:date="2011-04-06T13:08:00Z"/>
          <w:rFonts w:ascii="Times New Roman" w:hAnsi="Times New Roman"/>
          <w:b/>
          <w:bCs/>
          <w:color w:val="191919"/>
          <w:sz w:val="20"/>
          <w:szCs w:val="20"/>
        </w:rPr>
      </w:pPr>
      <w:ins w:id="582" w:author=" " w:date="2011-04-06T12:31:00Z">
        <w:r>
          <w:rPr>
            <w:rFonts w:ascii="Times New Roman" w:hAnsi="Times New Roman"/>
            <w:b/>
            <w:bCs/>
            <w:color w:val="191919"/>
            <w:sz w:val="20"/>
            <w:szCs w:val="20"/>
          </w:rPr>
          <w:t xml:space="preserve">EDAS 6719 </w:t>
        </w:r>
      </w:ins>
      <w:ins w:id="583" w:author=" " w:date="2011-04-06T12:32:00Z">
        <w:r>
          <w:rPr>
            <w:rFonts w:ascii="Times New Roman" w:hAnsi="Times New Roman"/>
            <w:b/>
            <w:bCs/>
            <w:color w:val="191919"/>
            <w:sz w:val="20"/>
            <w:szCs w:val="20"/>
          </w:rPr>
          <w:t>–</w:t>
        </w:r>
      </w:ins>
      <w:ins w:id="584" w:author=" " w:date="2011-04-06T12:31:00Z">
        <w:r>
          <w:rPr>
            <w:rFonts w:ascii="Times New Roman" w:hAnsi="Times New Roman"/>
            <w:b/>
            <w:bCs/>
            <w:color w:val="191919"/>
            <w:sz w:val="20"/>
            <w:szCs w:val="20"/>
          </w:rPr>
          <w:t xml:space="preserve">Residency </w:t>
        </w:r>
      </w:ins>
      <w:ins w:id="585" w:author=" " w:date="2011-04-06T12:32:00Z">
        <w:r>
          <w:rPr>
            <w:rFonts w:ascii="Times New Roman" w:hAnsi="Times New Roman"/>
            <w:b/>
            <w:bCs/>
            <w:color w:val="191919"/>
            <w:sz w:val="20"/>
            <w:szCs w:val="20"/>
          </w:rPr>
          <w:t xml:space="preserve">I for </w:t>
        </w:r>
      </w:ins>
      <w:ins w:id="586" w:author=" " w:date="2011-04-06T12:35:00Z">
        <w:r>
          <w:rPr>
            <w:rFonts w:ascii="Times New Roman" w:hAnsi="Times New Roman"/>
            <w:b/>
            <w:bCs/>
            <w:color w:val="191919"/>
            <w:sz w:val="20"/>
            <w:szCs w:val="20"/>
          </w:rPr>
          <w:t>B</w:t>
        </w:r>
      </w:ins>
      <w:ins w:id="587" w:author=" " w:date="2011-04-06T12:32:00Z">
        <w:r>
          <w:rPr>
            <w:rFonts w:ascii="Times New Roman" w:hAnsi="Times New Roman"/>
            <w:b/>
            <w:bCs/>
            <w:color w:val="191919"/>
            <w:sz w:val="20"/>
            <w:szCs w:val="20"/>
          </w:rPr>
          <w:t>uilding-level Administrators…………………………</w:t>
        </w:r>
      </w:ins>
      <w:r>
        <w:rPr>
          <w:rFonts w:ascii="Times New Roman" w:hAnsi="Times New Roman"/>
          <w:b/>
          <w:bCs/>
          <w:color w:val="191919"/>
          <w:sz w:val="20"/>
          <w:szCs w:val="20"/>
        </w:rPr>
        <w:t>……..</w:t>
      </w:r>
      <w:ins w:id="588" w:author=" " w:date="2011-04-06T12:32:00Z">
        <w:r>
          <w:rPr>
            <w:rFonts w:ascii="Times New Roman" w:hAnsi="Times New Roman"/>
            <w:b/>
            <w:bCs/>
            <w:color w:val="191919"/>
            <w:sz w:val="20"/>
            <w:szCs w:val="20"/>
          </w:rPr>
          <w:t>...6(0-6)</w:t>
        </w:r>
      </w:ins>
    </w:p>
    <w:p w:rsidR="00114BDE" w:rsidRDefault="00B67D28" w:rsidP="00114BDE">
      <w:pPr>
        <w:widowControl w:val="0"/>
        <w:autoSpaceDE w:val="0"/>
        <w:autoSpaceDN w:val="0"/>
        <w:adjustRightInd w:val="0"/>
        <w:spacing w:after="0"/>
        <w:ind w:left="360" w:right="180" w:firstLine="0"/>
        <w:jc w:val="both"/>
        <w:rPr>
          <w:rFonts w:ascii="Times New Roman" w:hAnsi="Times New Roman"/>
          <w:sz w:val="20"/>
          <w:szCs w:val="20"/>
        </w:rPr>
      </w:pPr>
      <w:ins w:id="589" w:author=" " w:date="2011-04-06T13:10:00Z">
        <w:r w:rsidRPr="00B67D28">
          <w:rPr>
            <w:rFonts w:ascii="Times New Roman" w:hAnsi="Times New Roman"/>
            <w:sz w:val="20"/>
            <w:szCs w:val="20"/>
            <w:rPrChange w:id="590" w:author=" " w:date="2011-04-06T13:10:00Z">
              <w:rPr/>
            </w:rPrChange>
          </w:rPr>
          <w:t>Candidates acquire building level administrative experience under a Beginning Leader Candidate Support Team (BLCST or LCST) including a practicing supervisor/ administrator and ASU personnel. This course is part of a Performance-Based Educational Specialist program.  One hundred percent of the activities/assessments for this course are performance-based</w:t>
        </w:r>
      </w:ins>
    </w:p>
    <w:p w:rsidR="00114BDE" w:rsidRDefault="00114BDE" w:rsidP="00114BDE">
      <w:pPr>
        <w:widowControl w:val="0"/>
        <w:autoSpaceDE w:val="0"/>
        <w:autoSpaceDN w:val="0"/>
        <w:adjustRightInd w:val="0"/>
        <w:spacing w:after="0"/>
        <w:ind w:left="360" w:right="180" w:firstLine="0"/>
        <w:jc w:val="both"/>
        <w:rPr>
          <w:rFonts w:ascii="Times New Roman" w:hAnsi="Times New Roman"/>
          <w:sz w:val="20"/>
          <w:szCs w:val="20"/>
        </w:rPr>
      </w:pPr>
    </w:p>
    <w:p w:rsidR="00872727" w:rsidRDefault="00B67D28">
      <w:pPr>
        <w:spacing w:line="276" w:lineRule="auto"/>
        <w:ind w:left="360" w:right="180" w:firstLine="0"/>
        <w:jc w:val="both"/>
        <w:rPr>
          <w:rFonts w:ascii="Times New Roman" w:hAnsi="Times New Roman"/>
          <w:sz w:val="20"/>
          <w:szCs w:val="20"/>
        </w:rPr>
        <w:sectPr w:rsidR="00872727" w:rsidSect="00DD3D7A">
          <w:headerReference w:type="even" r:id="rId56"/>
          <w:pgSz w:w="12240" w:h="15840" w:code="1"/>
          <w:pgMar w:top="720" w:right="720" w:bottom="288" w:left="1440" w:header="720" w:footer="288" w:gutter="0"/>
          <w:cols w:space="720"/>
          <w:docGrid w:linePitch="360"/>
        </w:sectPr>
      </w:pPr>
      <w:ins w:id="591" w:author=" " w:date="2011-04-06T13:10:00Z">
        <w:r w:rsidRPr="00B67D28">
          <w:rPr>
            <w:rFonts w:ascii="Times New Roman" w:hAnsi="Times New Roman"/>
            <w:sz w:val="20"/>
            <w:szCs w:val="20"/>
            <w:rPrChange w:id="592" w:author=" " w:date="2011-04-06T13:10:00Z">
              <w:rPr/>
            </w:rPrChange>
          </w:rPr>
          <w:t xml:space="preserve">EDAS 6719 is designed for Ed.S. candidates to maximize opportunities and practices and to refine their skills in building level administration.  The experiences of this course include the continuation of an Administrative Preparation Portfolio for the candidate to document and record progress toward meeting Professional Standards Commission (PSC) Standards and Board of Regents (BOR) Performance Strands for Specialists’ Level preparation (using the Leader Keys), assess needs, and complete performance-based experiences in an authentic building level </w:t>
        </w:r>
      </w:ins>
    </w:p>
    <w:p w:rsidR="00572BC6" w:rsidRDefault="00B67D28">
      <w:pPr>
        <w:spacing w:line="276" w:lineRule="auto"/>
        <w:ind w:left="360" w:right="180" w:firstLine="0"/>
        <w:jc w:val="both"/>
        <w:rPr>
          <w:ins w:id="593" w:author=" " w:date="2011-04-06T12:34:00Z"/>
          <w:rFonts w:ascii="Times New Roman" w:hAnsi="Times New Roman"/>
          <w:b/>
          <w:bCs/>
          <w:color w:val="191919"/>
          <w:sz w:val="20"/>
          <w:szCs w:val="20"/>
        </w:rPr>
        <w:pPrChange w:id="594" w:author=" " w:date="2011-04-06T13:11:00Z">
          <w:pPr>
            <w:widowControl w:val="0"/>
            <w:autoSpaceDE w:val="0"/>
            <w:autoSpaceDN w:val="0"/>
            <w:adjustRightInd w:val="0"/>
            <w:spacing w:after="0" w:line="250" w:lineRule="auto"/>
            <w:ind w:left="1239" w:right="1978" w:hanging="360"/>
          </w:pPr>
        </w:pPrChange>
      </w:pPr>
      <w:ins w:id="595" w:author=" " w:date="2011-04-06T13:10:00Z">
        <w:r w:rsidRPr="00B67D28">
          <w:rPr>
            <w:rFonts w:ascii="Times New Roman" w:hAnsi="Times New Roman"/>
            <w:sz w:val="20"/>
            <w:szCs w:val="20"/>
            <w:rPrChange w:id="596" w:author=" " w:date="2011-04-06T13:10:00Z">
              <w:rPr/>
            </w:rPrChange>
          </w:rPr>
          <w:lastRenderedPageBreak/>
          <w:t>setting.  The Leader Keys is a performance appraisal process based on Georgia’s Leadership Performance Standards and has been adopted by the BOR and the PSC.  These experiences will lead to Residency II (EDAS 6769).</w:t>
        </w:r>
      </w:ins>
    </w:p>
    <w:p w:rsidR="00114BDE" w:rsidRDefault="00114BDE" w:rsidP="00114BDE">
      <w:pPr>
        <w:widowControl w:val="0"/>
        <w:autoSpaceDE w:val="0"/>
        <w:autoSpaceDN w:val="0"/>
        <w:adjustRightInd w:val="0"/>
        <w:spacing w:after="0" w:line="250" w:lineRule="auto"/>
        <w:ind w:left="360" w:right="180" w:firstLine="0"/>
        <w:jc w:val="both"/>
        <w:rPr>
          <w:ins w:id="597" w:author=" " w:date="2011-04-06T12:56:00Z"/>
          <w:rFonts w:ascii="Times New Roman" w:hAnsi="Times New Roman"/>
          <w:b/>
          <w:bCs/>
          <w:color w:val="191919"/>
          <w:sz w:val="20"/>
          <w:szCs w:val="20"/>
        </w:rPr>
      </w:pPr>
      <w:ins w:id="598" w:author=" " w:date="2011-04-06T12:35:00Z">
        <w:r>
          <w:rPr>
            <w:rFonts w:ascii="Times New Roman" w:hAnsi="Times New Roman"/>
            <w:b/>
            <w:bCs/>
            <w:color w:val="191919"/>
            <w:sz w:val="20"/>
            <w:szCs w:val="20"/>
          </w:rPr>
          <w:t>EDAS 6769 –Residency II for Building-level Administrators--------------------------------6(0-6)</w:t>
        </w:r>
      </w:ins>
    </w:p>
    <w:p w:rsidR="00572BC6" w:rsidRDefault="00B67D28">
      <w:pPr>
        <w:ind w:left="360" w:right="180" w:firstLine="0"/>
        <w:jc w:val="both"/>
        <w:rPr>
          <w:ins w:id="599" w:author=" " w:date="2011-04-06T12:57:00Z"/>
          <w:rFonts w:ascii="Times New Roman" w:hAnsi="Times New Roman"/>
          <w:sz w:val="20"/>
          <w:szCs w:val="20"/>
          <w:rPrChange w:id="600" w:author=" " w:date="2011-04-06T12:57:00Z">
            <w:rPr>
              <w:ins w:id="601" w:author=" " w:date="2011-04-06T12:57:00Z"/>
            </w:rPr>
          </w:rPrChange>
        </w:rPr>
        <w:pPrChange w:id="602" w:author=" " w:date="2011-04-06T12:58:00Z">
          <w:pPr/>
        </w:pPrChange>
      </w:pPr>
      <w:ins w:id="603" w:author=" " w:date="2011-04-06T12:57:00Z">
        <w:r w:rsidRPr="00B67D28">
          <w:rPr>
            <w:rFonts w:ascii="Times New Roman" w:hAnsi="Times New Roman"/>
            <w:sz w:val="20"/>
            <w:szCs w:val="20"/>
            <w:rPrChange w:id="604" w:author=" " w:date="2011-04-06T12:57:00Z">
              <w:rPr/>
            </w:rPrChange>
          </w:rPr>
          <w:t>Residency II is a continuation of Residency I.  Candidates acquire building level administrative experience under a BLCST. This course is part of a Performance-Based Educational Specialist program. One hundred percent of the activities/assessments for this course are performance based.</w:t>
        </w:r>
      </w:ins>
    </w:p>
    <w:p w:rsidR="00572BC6" w:rsidRDefault="00B67D28">
      <w:pPr>
        <w:spacing w:line="276" w:lineRule="auto"/>
        <w:ind w:left="360" w:right="180" w:firstLine="0"/>
        <w:jc w:val="both"/>
        <w:rPr>
          <w:ins w:id="605" w:author=" " w:date="2011-04-06T12:35:00Z"/>
          <w:rFonts w:ascii="Times New Roman" w:hAnsi="Times New Roman"/>
          <w:b/>
          <w:bCs/>
          <w:color w:val="191919"/>
          <w:sz w:val="20"/>
          <w:szCs w:val="20"/>
        </w:rPr>
        <w:pPrChange w:id="606" w:author=" " w:date="2011-04-06T13:11:00Z">
          <w:pPr>
            <w:widowControl w:val="0"/>
            <w:autoSpaceDE w:val="0"/>
            <w:autoSpaceDN w:val="0"/>
            <w:adjustRightInd w:val="0"/>
            <w:spacing w:after="0" w:line="250" w:lineRule="auto"/>
            <w:ind w:left="1239" w:right="1978" w:hanging="360"/>
          </w:pPr>
        </w:pPrChange>
      </w:pPr>
      <w:ins w:id="607" w:author=" " w:date="2011-04-06T12:57:00Z">
        <w:r w:rsidRPr="00B67D28">
          <w:rPr>
            <w:rFonts w:ascii="Times New Roman" w:hAnsi="Times New Roman"/>
            <w:sz w:val="20"/>
            <w:szCs w:val="20"/>
            <w:rPrChange w:id="608" w:author=" " w:date="2011-04-06T12:57:00Z">
              <w:rPr/>
            </w:rPrChange>
          </w:rPr>
          <w:t xml:space="preserve">EDAS 6769 is designed for Ed.S. candidates to maximize opportunities and practices and to refine their skills in building level administration.  The experiences of this course include the continuation of an Administrative Preparation Portfolio for the candidate to document and record progress toward meeting Professional Standards Commission (PSC) Standards and Board of Regents (BOR) Performance Strands for Specialists’ Level preparation using the GaDOE Leader Keys, assess needs and complete performance-based experiences in an authentic building level setting. </w:t>
        </w:r>
      </w:ins>
    </w:p>
    <w:p w:rsidR="00114BDE" w:rsidRDefault="00114BDE" w:rsidP="00114BDE">
      <w:pPr>
        <w:widowControl w:val="0"/>
        <w:autoSpaceDE w:val="0"/>
        <w:autoSpaceDN w:val="0"/>
        <w:adjustRightInd w:val="0"/>
        <w:spacing w:after="0" w:line="250" w:lineRule="auto"/>
        <w:ind w:left="360" w:right="180" w:firstLine="0"/>
        <w:jc w:val="both"/>
        <w:rPr>
          <w:ins w:id="609" w:author=" " w:date="2011-04-06T13:00:00Z"/>
          <w:rFonts w:ascii="Times New Roman" w:hAnsi="Times New Roman"/>
          <w:b/>
          <w:bCs/>
          <w:color w:val="191919"/>
          <w:sz w:val="20"/>
          <w:szCs w:val="20"/>
        </w:rPr>
      </w:pPr>
      <w:ins w:id="610" w:author=" " w:date="2011-04-06T12:35:00Z">
        <w:r>
          <w:rPr>
            <w:rFonts w:ascii="Times New Roman" w:hAnsi="Times New Roman"/>
            <w:b/>
            <w:bCs/>
            <w:color w:val="191919"/>
            <w:sz w:val="20"/>
            <w:szCs w:val="20"/>
          </w:rPr>
          <w:t xml:space="preserve">EDAS 6708 </w:t>
        </w:r>
      </w:ins>
      <w:ins w:id="611" w:author=" " w:date="2011-04-06T12:36:00Z">
        <w:r>
          <w:rPr>
            <w:rFonts w:ascii="Times New Roman" w:hAnsi="Times New Roman"/>
            <w:b/>
            <w:bCs/>
            <w:color w:val="191919"/>
            <w:sz w:val="20"/>
            <w:szCs w:val="20"/>
          </w:rPr>
          <w:t>–</w:t>
        </w:r>
      </w:ins>
      <w:ins w:id="612" w:author=" " w:date="2011-04-06T12:35:00Z">
        <w:r>
          <w:rPr>
            <w:rFonts w:ascii="Times New Roman" w:hAnsi="Times New Roman"/>
            <w:b/>
            <w:bCs/>
            <w:color w:val="191919"/>
            <w:sz w:val="20"/>
            <w:szCs w:val="20"/>
          </w:rPr>
          <w:t xml:space="preserve"> Residency </w:t>
        </w:r>
      </w:ins>
      <w:ins w:id="613" w:author=" " w:date="2011-04-06T12:36:00Z">
        <w:r>
          <w:rPr>
            <w:rFonts w:ascii="Times New Roman" w:hAnsi="Times New Roman"/>
            <w:b/>
            <w:bCs/>
            <w:color w:val="191919"/>
            <w:sz w:val="20"/>
            <w:szCs w:val="20"/>
          </w:rPr>
          <w:t>I for district-level Admiistrators…………………………</w:t>
        </w:r>
      </w:ins>
      <w:r>
        <w:rPr>
          <w:rFonts w:ascii="Times New Roman" w:hAnsi="Times New Roman"/>
          <w:b/>
          <w:bCs/>
          <w:color w:val="191919"/>
          <w:sz w:val="20"/>
          <w:szCs w:val="20"/>
        </w:rPr>
        <w:t>.</w:t>
      </w:r>
      <w:ins w:id="614" w:author=" " w:date="2011-04-06T12:36:00Z">
        <w:r>
          <w:rPr>
            <w:rFonts w:ascii="Times New Roman" w:hAnsi="Times New Roman"/>
            <w:b/>
            <w:bCs/>
            <w:color w:val="191919"/>
            <w:sz w:val="20"/>
            <w:szCs w:val="20"/>
          </w:rPr>
          <w:t>……6(0-6)</w:t>
        </w:r>
      </w:ins>
    </w:p>
    <w:p w:rsidR="00114BDE" w:rsidRDefault="00114BDE" w:rsidP="00114BDE">
      <w:pPr>
        <w:widowControl w:val="0"/>
        <w:autoSpaceDE w:val="0"/>
        <w:autoSpaceDN w:val="0"/>
        <w:adjustRightInd w:val="0"/>
        <w:spacing w:after="0" w:line="250" w:lineRule="auto"/>
        <w:ind w:left="360" w:right="180" w:hanging="360"/>
        <w:jc w:val="both"/>
        <w:rPr>
          <w:ins w:id="615" w:author=" " w:date="2011-04-06T12:36:00Z"/>
          <w:rFonts w:ascii="Times New Roman" w:hAnsi="Times New Roman"/>
          <w:b/>
          <w:bCs/>
          <w:color w:val="191919"/>
          <w:sz w:val="20"/>
          <w:szCs w:val="20"/>
        </w:rPr>
      </w:pPr>
      <w:ins w:id="616" w:author=" " w:date="2011-04-06T13:00:00Z">
        <w:r>
          <w:rPr>
            <w:rFonts w:ascii="Times New Roman" w:hAnsi="Times New Roman"/>
            <w:b/>
            <w:bCs/>
            <w:color w:val="191919"/>
            <w:sz w:val="20"/>
            <w:szCs w:val="20"/>
          </w:rPr>
          <w:tab/>
        </w:r>
      </w:ins>
      <w:ins w:id="617" w:author=" " w:date="2011-04-06T13:01:00Z">
        <w:r w:rsidRPr="002D4E96">
          <w:rPr>
            <w:rFonts w:ascii="Times New Roman" w:hAnsi="Times New Roman"/>
            <w:bCs/>
            <w:sz w:val="20"/>
            <w:szCs w:val="20"/>
          </w:rPr>
          <w:t>Candidates acquire district level administrative experience under a practicing supervisor / administrator This course is part of a Performance-Based Educational Specialist program. One hundred percent of the activities/assessments for this Course are performance-based. This course is designed for Ed.S. candidates to maximize opportunities and practices and to refine their skills in district level administration. The experiences of this course include the beginning of an Administrative Preparation Portfolio for the candidate to document and record progress toward meeting Professional Standards Commission (PSC) Standards and Board of Regents (BOR) Performance Strands for Specialists’ Level preparation, assess needs and complete performance-based experiences in an authentic district level setting. These experiences will lead to Residency11 EDAS 6768</w:t>
        </w:r>
      </w:ins>
    </w:p>
    <w:p w:rsidR="00114BDE" w:rsidRDefault="00114BDE" w:rsidP="00114BDE">
      <w:pPr>
        <w:widowControl w:val="0"/>
        <w:autoSpaceDE w:val="0"/>
        <w:autoSpaceDN w:val="0"/>
        <w:adjustRightInd w:val="0"/>
        <w:spacing w:after="0" w:line="250" w:lineRule="auto"/>
        <w:ind w:left="360" w:right="180" w:firstLine="0"/>
        <w:jc w:val="both"/>
        <w:rPr>
          <w:ins w:id="618" w:author=" " w:date="2011-04-06T13:06:00Z"/>
          <w:rFonts w:ascii="Times New Roman" w:hAnsi="Times New Roman"/>
          <w:b/>
          <w:bCs/>
          <w:color w:val="191919"/>
          <w:sz w:val="20"/>
          <w:szCs w:val="20"/>
        </w:rPr>
      </w:pPr>
      <w:ins w:id="619" w:author=" " w:date="2011-04-06T12:37:00Z">
        <w:r>
          <w:rPr>
            <w:rFonts w:ascii="Times New Roman" w:hAnsi="Times New Roman"/>
            <w:b/>
            <w:bCs/>
            <w:color w:val="191919"/>
            <w:sz w:val="20"/>
            <w:szCs w:val="20"/>
          </w:rPr>
          <w:t>EDAS 6770 – Residency II for District-level Administrators………………………</w:t>
        </w:r>
      </w:ins>
      <w:r>
        <w:rPr>
          <w:rFonts w:ascii="Times New Roman" w:hAnsi="Times New Roman"/>
          <w:b/>
          <w:bCs/>
          <w:color w:val="191919"/>
          <w:sz w:val="20"/>
          <w:szCs w:val="20"/>
        </w:rPr>
        <w:t>…….</w:t>
      </w:r>
      <w:ins w:id="620" w:author=" " w:date="2011-04-06T12:37:00Z">
        <w:r>
          <w:rPr>
            <w:rFonts w:ascii="Times New Roman" w:hAnsi="Times New Roman"/>
            <w:b/>
            <w:bCs/>
            <w:color w:val="191919"/>
            <w:sz w:val="20"/>
            <w:szCs w:val="20"/>
          </w:rPr>
          <w:t>……6(0-6)</w:t>
        </w:r>
      </w:ins>
    </w:p>
    <w:p w:rsidR="00114BDE" w:rsidRDefault="00114BDE" w:rsidP="00114BDE">
      <w:pPr>
        <w:widowControl w:val="0"/>
        <w:autoSpaceDE w:val="0"/>
        <w:autoSpaceDN w:val="0"/>
        <w:adjustRightInd w:val="0"/>
        <w:spacing w:after="0"/>
        <w:ind w:left="360" w:right="180" w:firstLine="0"/>
        <w:jc w:val="both"/>
        <w:rPr>
          <w:rFonts w:ascii="Times New Roman" w:hAnsi="Times New Roman"/>
          <w:sz w:val="20"/>
          <w:szCs w:val="20"/>
        </w:rPr>
      </w:pPr>
      <w:ins w:id="621" w:author=" " w:date="2011-04-06T13:06:00Z">
        <w:r>
          <w:rPr>
            <w:rFonts w:ascii="Times New Roman" w:hAnsi="Times New Roman"/>
            <w:b/>
            <w:bCs/>
            <w:color w:val="191919"/>
            <w:sz w:val="20"/>
            <w:szCs w:val="20"/>
          </w:rPr>
          <w:tab/>
        </w:r>
        <w:r w:rsidR="00B67D28" w:rsidRPr="00B67D28">
          <w:rPr>
            <w:rFonts w:ascii="Times New Roman" w:hAnsi="Times New Roman"/>
            <w:sz w:val="20"/>
            <w:szCs w:val="20"/>
            <w:rPrChange w:id="622" w:author=" " w:date="2011-04-06T13:07:00Z">
              <w:rPr/>
            </w:rPrChange>
          </w:rPr>
          <w:t xml:space="preserve">Residency II is a continuation of Residency I.  Candidates acquire district level administrative experience under a BLCST. This course is part of a Performance-Based  program and is designed to refine skills in district level administration.  The experiences of this course include the </w:t>
        </w:r>
        <w:r w:rsidR="00B67D28" w:rsidRPr="00B67D28">
          <w:rPr>
            <w:rFonts w:ascii="Times New Roman" w:hAnsi="Times New Roman"/>
            <w:sz w:val="20"/>
            <w:szCs w:val="20"/>
            <w:u w:val="single"/>
            <w:rPrChange w:id="623" w:author=" " w:date="2011-04-06T13:07:00Z">
              <w:rPr>
                <w:u w:val="single"/>
              </w:rPr>
            </w:rPrChange>
          </w:rPr>
          <w:t>continuation</w:t>
        </w:r>
        <w:r w:rsidR="00B67D28" w:rsidRPr="00B67D28">
          <w:rPr>
            <w:rFonts w:ascii="Times New Roman" w:hAnsi="Times New Roman"/>
            <w:sz w:val="20"/>
            <w:szCs w:val="20"/>
            <w:rPrChange w:id="624" w:author=" " w:date="2011-04-06T13:07:00Z">
              <w:rPr/>
            </w:rPrChange>
          </w:rPr>
          <w:t>* of an Administrative Preparation Portfolio for the candidate to document and record progress toward meeting Professional Standards Commission Standards and Board of Regents (BOR) Performance Strands for Specialists’ Level preparation using the GaDOE Leader Keys</w:t>
        </w:r>
      </w:ins>
    </w:p>
    <w:p w:rsidR="00114BDE" w:rsidRDefault="00114BDE" w:rsidP="00114BDE">
      <w:pPr>
        <w:widowControl w:val="0"/>
        <w:autoSpaceDE w:val="0"/>
        <w:autoSpaceDN w:val="0"/>
        <w:adjustRightInd w:val="0"/>
        <w:spacing w:after="0"/>
        <w:ind w:left="360" w:right="180" w:firstLine="0"/>
        <w:jc w:val="both"/>
        <w:rPr>
          <w:rFonts w:ascii="Times New Roman" w:hAnsi="Times New Roman"/>
          <w:sz w:val="20"/>
          <w:szCs w:val="20"/>
        </w:rPr>
      </w:pPr>
    </w:p>
    <w:p w:rsidR="00114BDE" w:rsidRDefault="00114BDE" w:rsidP="00114BDE">
      <w:pPr>
        <w:widowControl w:val="0"/>
        <w:autoSpaceDE w:val="0"/>
        <w:autoSpaceDN w:val="0"/>
        <w:adjustRightInd w:val="0"/>
        <w:spacing w:after="0"/>
        <w:ind w:left="360" w:right="180" w:firstLine="0"/>
        <w:jc w:val="both"/>
        <w:rPr>
          <w:rFonts w:ascii="Times New Roman" w:hAnsi="Times New Roman"/>
          <w:sz w:val="20"/>
          <w:szCs w:val="20"/>
        </w:rPr>
      </w:pPr>
    </w:p>
    <w:p w:rsidR="00114BDE" w:rsidRDefault="00114BDE" w:rsidP="00114BDE">
      <w:pPr>
        <w:widowControl w:val="0"/>
        <w:autoSpaceDE w:val="0"/>
        <w:autoSpaceDN w:val="0"/>
        <w:adjustRightInd w:val="0"/>
        <w:spacing w:after="0"/>
        <w:ind w:left="360" w:right="180" w:firstLine="0"/>
        <w:jc w:val="both"/>
        <w:rPr>
          <w:rFonts w:ascii="Times New Roman" w:hAnsi="Times New Roman"/>
          <w:sz w:val="20"/>
          <w:szCs w:val="20"/>
        </w:rPr>
      </w:pPr>
    </w:p>
    <w:p w:rsidR="00114BDE" w:rsidRPr="00AB16FB" w:rsidRDefault="00114BDE" w:rsidP="00114BDE">
      <w:pPr>
        <w:pStyle w:val="Heading1"/>
        <w:spacing w:before="0"/>
        <w:ind w:left="360" w:right="180" w:firstLine="0"/>
        <w:rPr>
          <w:rFonts w:ascii="Impact" w:hAnsi="Impact" w:cs="Impact"/>
          <w:color w:val="808080" w:themeColor="background1" w:themeShade="80"/>
          <w:sz w:val="36"/>
          <w:szCs w:val="36"/>
        </w:rPr>
      </w:pPr>
      <w:bookmarkStart w:id="625" w:name="_Toc294969762"/>
      <w:bookmarkStart w:id="626" w:name="_Toc295508324"/>
      <w:r w:rsidRPr="00AB16FB">
        <w:rPr>
          <w:rFonts w:ascii="Impact" w:hAnsi="Impact" w:cs="Impact"/>
          <w:color w:val="808080" w:themeColor="background1" w:themeShade="80"/>
          <w:sz w:val="36"/>
          <w:szCs w:val="36"/>
        </w:rPr>
        <w:t>ENGLISH EDUC</w:t>
      </w:r>
      <w:r w:rsidRPr="00AB16FB">
        <w:rPr>
          <w:rFonts w:ascii="Impact" w:hAnsi="Impact" w:cs="Impact"/>
          <w:color w:val="808080" w:themeColor="background1" w:themeShade="80"/>
          <w:spacing w:val="-19"/>
          <w:sz w:val="36"/>
          <w:szCs w:val="36"/>
        </w:rPr>
        <w:t>A</w:t>
      </w:r>
      <w:r w:rsidRPr="00AB16FB">
        <w:rPr>
          <w:rFonts w:ascii="Impact" w:hAnsi="Impact" w:cs="Impact"/>
          <w:color w:val="808080" w:themeColor="background1" w:themeShade="80"/>
          <w:sz w:val="36"/>
          <w:szCs w:val="36"/>
        </w:rPr>
        <w:t>TION</w:t>
      </w:r>
      <w:bookmarkEnd w:id="625"/>
      <w:bookmarkEnd w:id="626"/>
    </w:p>
    <w:p w:rsidR="00114BDE" w:rsidRDefault="00114BDE" w:rsidP="00114BDE">
      <w:pPr>
        <w:widowControl w:val="0"/>
        <w:autoSpaceDE w:val="0"/>
        <w:autoSpaceDN w:val="0"/>
        <w:adjustRightInd w:val="0"/>
        <w:spacing w:before="68" w:after="0" w:line="250" w:lineRule="auto"/>
        <w:ind w:left="360" w:right="180" w:firstLine="0"/>
        <w:jc w:val="both"/>
        <w:rPr>
          <w:rFonts w:ascii="Times New Roman" w:hAnsi="Times New Roman"/>
          <w:sz w:val="20"/>
          <w:szCs w:val="20"/>
        </w:rPr>
      </w:pPr>
      <w:r>
        <w:rPr>
          <w:rFonts w:ascii="Times New Roman" w:hAnsi="Times New Roman"/>
          <w:color w:val="000000"/>
          <w:sz w:val="18"/>
          <w:szCs w:val="18"/>
        </w:rPr>
        <w:t>The English Education Program (M.Ed.) is a fifth-year course of study for advanced prepar</w:t>
      </w:r>
      <w:r>
        <w:rPr>
          <w:rFonts w:ascii="Times New Roman" w:hAnsi="Times New Roman"/>
          <w:color w:val="000000"/>
          <w:spacing w:val="-1"/>
          <w:sz w:val="18"/>
          <w:szCs w:val="18"/>
        </w:rPr>
        <w:t>a</w:t>
      </w:r>
      <w:r>
        <w:rPr>
          <w:rFonts w:ascii="Times New Roman" w:hAnsi="Times New Roman"/>
          <w:color w:val="000000"/>
          <w:sz w:val="20"/>
          <w:szCs w:val="20"/>
        </w:rPr>
        <w:t>tion of secondary teachers of English and for others to study in the field.</w:t>
      </w:r>
      <w:r>
        <w:rPr>
          <w:rFonts w:ascii="Times New Roman" w:hAnsi="Times New Roman"/>
          <w:color w:val="000000"/>
          <w:spacing w:val="-4"/>
          <w:sz w:val="20"/>
          <w:szCs w:val="20"/>
        </w:rPr>
        <w:t xml:space="preserve"> </w:t>
      </w:r>
      <w:r>
        <w:rPr>
          <w:rFonts w:ascii="Times New Roman" w:hAnsi="Times New Roman"/>
          <w:color w:val="000000"/>
          <w:sz w:val="20"/>
          <w:szCs w:val="20"/>
        </w:rPr>
        <w:t xml:space="preserve">The program requires a total of 36 semester hours, with a minimum of 21 hours in required and elective graduate English courses </w:t>
      </w:r>
      <w:r>
        <w:rPr>
          <w:rFonts w:ascii="Times New Roman" w:hAnsi="Times New Roman"/>
          <w:sz w:val="20"/>
          <w:szCs w:val="20"/>
        </w:rPr>
        <w:t>and 15 hours in education or related fields. Students must remain in good academic standing in the program and are required to pass a written comprehensive examination near the end of their course of stud</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4"/>
          <w:sz w:val="20"/>
          <w:szCs w:val="20"/>
        </w:rPr>
        <w:t xml:space="preserve"> </w:t>
      </w:r>
      <w:r>
        <w:rPr>
          <w:rFonts w:ascii="Times New Roman" w:hAnsi="Times New Roman"/>
          <w:sz w:val="20"/>
          <w:szCs w:val="20"/>
        </w:rPr>
        <w:t>The program provides an opportunity for students to strengthen strategic academic and pedagogical areas and to relate coursework to classroom teaching and learning experiences.</w:t>
      </w:r>
    </w:p>
    <w:p w:rsidR="00114BDE" w:rsidRDefault="00114BDE" w:rsidP="00114BDE">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114BDE" w:rsidRPr="00AB16FB" w:rsidRDefault="00114BDE" w:rsidP="00114BDE">
      <w:pPr>
        <w:pStyle w:val="Heading2"/>
        <w:spacing w:before="0"/>
        <w:ind w:left="360" w:right="180" w:firstLine="0"/>
        <w:rPr>
          <w:rFonts w:ascii="Times New Roman" w:hAnsi="Times New Roman"/>
          <w:color w:val="808080" w:themeColor="background1" w:themeShade="80"/>
          <w:sz w:val="28"/>
          <w:szCs w:val="28"/>
        </w:rPr>
      </w:pPr>
      <w:bookmarkStart w:id="627" w:name="_Toc294969763"/>
      <w:bookmarkStart w:id="628" w:name="_Toc295508325"/>
      <w:r w:rsidRPr="00AB16FB">
        <w:rPr>
          <w:rFonts w:ascii="Times New Roman" w:hAnsi="Times New Roman"/>
          <w:bCs w:val="0"/>
          <w:color w:val="808080" w:themeColor="background1" w:themeShade="80"/>
          <w:sz w:val="28"/>
          <w:szCs w:val="28"/>
        </w:rPr>
        <w:t>Objectives of the P</w:t>
      </w:r>
      <w:r w:rsidRPr="00AB16FB">
        <w:rPr>
          <w:rFonts w:ascii="Times New Roman" w:hAnsi="Times New Roman"/>
          <w:bCs w:val="0"/>
          <w:color w:val="808080" w:themeColor="background1" w:themeShade="80"/>
          <w:spacing w:val="-5"/>
          <w:sz w:val="28"/>
          <w:szCs w:val="28"/>
        </w:rPr>
        <w:t>r</w:t>
      </w:r>
      <w:r w:rsidRPr="00AB16FB">
        <w:rPr>
          <w:rFonts w:ascii="Times New Roman" w:hAnsi="Times New Roman"/>
          <w:bCs w:val="0"/>
          <w:color w:val="808080" w:themeColor="background1" w:themeShade="80"/>
          <w:sz w:val="28"/>
          <w:szCs w:val="28"/>
        </w:rPr>
        <w:t>ogram</w:t>
      </w:r>
      <w:bookmarkEnd w:id="627"/>
      <w:bookmarkEnd w:id="628"/>
    </w:p>
    <w:p w:rsidR="00114BDE" w:rsidRPr="00640B1C" w:rsidRDefault="00114BDE" w:rsidP="00F56BDC">
      <w:pPr>
        <w:pStyle w:val="BalloonText"/>
        <w:widowControl w:val="0"/>
        <w:numPr>
          <w:ilvl w:val="0"/>
          <w:numId w:val="32"/>
        </w:numPr>
        <w:autoSpaceDE w:val="0"/>
        <w:autoSpaceDN w:val="0"/>
        <w:adjustRightInd w:val="0"/>
        <w:spacing w:before="37" w:line="250" w:lineRule="auto"/>
        <w:ind w:left="900" w:right="180"/>
        <w:jc w:val="both"/>
        <w:rPr>
          <w:rFonts w:ascii="Times New Roman" w:hAnsi="Times New Roman"/>
          <w:sz w:val="20"/>
          <w:szCs w:val="20"/>
        </w:rPr>
      </w:pPr>
      <w:r w:rsidRPr="00640B1C">
        <w:rPr>
          <w:rFonts w:ascii="Times New Roman" w:hAnsi="Times New Roman"/>
          <w:spacing w:val="-14"/>
          <w:sz w:val="20"/>
          <w:szCs w:val="20"/>
        </w:rPr>
        <w:t>T</w:t>
      </w:r>
      <w:r w:rsidRPr="00640B1C">
        <w:rPr>
          <w:rFonts w:ascii="Times New Roman" w:hAnsi="Times New Roman"/>
          <w:sz w:val="20"/>
          <w:szCs w:val="20"/>
        </w:rPr>
        <w:t>o increase the English teache</w:t>
      </w:r>
      <w:r w:rsidRPr="00640B1C">
        <w:rPr>
          <w:rFonts w:ascii="Times New Roman" w:hAnsi="Times New Roman"/>
          <w:spacing w:val="8"/>
          <w:sz w:val="20"/>
          <w:szCs w:val="20"/>
        </w:rPr>
        <w:t>r</w:t>
      </w:r>
      <w:r w:rsidRPr="00640B1C">
        <w:rPr>
          <w:rFonts w:ascii="Times New Roman" w:hAnsi="Times New Roman"/>
          <w:spacing w:val="-11"/>
          <w:sz w:val="20"/>
          <w:szCs w:val="20"/>
        </w:rPr>
        <w:t>’</w:t>
      </w:r>
      <w:r w:rsidRPr="00640B1C">
        <w:rPr>
          <w:rFonts w:ascii="Times New Roman" w:hAnsi="Times New Roman"/>
          <w:sz w:val="20"/>
          <w:szCs w:val="20"/>
        </w:rPr>
        <w:t>s knowledge of</w:t>
      </w:r>
      <w:r w:rsidRPr="00640B1C">
        <w:rPr>
          <w:rFonts w:ascii="Times New Roman" w:hAnsi="Times New Roman"/>
          <w:spacing w:val="-11"/>
          <w:sz w:val="20"/>
          <w:szCs w:val="20"/>
        </w:rPr>
        <w:t xml:space="preserve"> </w:t>
      </w:r>
      <w:r w:rsidRPr="00640B1C">
        <w:rPr>
          <w:rFonts w:ascii="Times New Roman" w:hAnsi="Times New Roman"/>
          <w:sz w:val="20"/>
          <w:szCs w:val="20"/>
        </w:rPr>
        <w:t>American and English literature as well as the literatures of other nations, literary genres and literary critic</w:t>
      </w:r>
      <w:r>
        <w:rPr>
          <w:rFonts w:ascii="Times New Roman" w:hAnsi="Times New Roman"/>
          <w:sz w:val="20"/>
          <w:szCs w:val="20"/>
        </w:rPr>
        <w:t>ism, including awareness of mi</w:t>
      </w:r>
      <w:r w:rsidRPr="00640B1C">
        <w:rPr>
          <w:rFonts w:ascii="Times New Roman" w:hAnsi="Times New Roman"/>
          <w:sz w:val="20"/>
          <w:szCs w:val="20"/>
        </w:rPr>
        <w:t>nority and adolescent literature.</w:t>
      </w:r>
    </w:p>
    <w:p w:rsidR="00114BDE" w:rsidRPr="00640B1C" w:rsidRDefault="00114BDE" w:rsidP="00F56BDC">
      <w:pPr>
        <w:pStyle w:val="BalloonText"/>
        <w:widowControl w:val="0"/>
        <w:numPr>
          <w:ilvl w:val="0"/>
          <w:numId w:val="32"/>
        </w:numPr>
        <w:autoSpaceDE w:val="0"/>
        <w:autoSpaceDN w:val="0"/>
        <w:adjustRightInd w:val="0"/>
        <w:spacing w:line="250" w:lineRule="auto"/>
        <w:ind w:left="900" w:right="180"/>
        <w:jc w:val="both"/>
        <w:rPr>
          <w:rFonts w:ascii="Times New Roman" w:hAnsi="Times New Roman"/>
          <w:sz w:val="20"/>
          <w:szCs w:val="20"/>
        </w:rPr>
      </w:pPr>
      <w:r w:rsidRPr="00640B1C">
        <w:rPr>
          <w:rFonts w:ascii="Times New Roman" w:hAnsi="Times New Roman"/>
          <w:spacing w:val="-14"/>
          <w:sz w:val="20"/>
          <w:szCs w:val="20"/>
        </w:rPr>
        <w:t>T</w:t>
      </w:r>
      <w:r w:rsidRPr="00640B1C">
        <w:rPr>
          <w:rFonts w:ascii="Times New Roman" w:hAnsi="Times New Roman"/>
          <w:sz w:val="20"/>
          <w:szCs w:val="20"/>
        </w:rPr>
        <w:t>o enhance the English teache</w:t>
      </w:r>
      <w:r w:rsidRPr="00640B1C">
        <w:rPr>
          <w:rFonts w:ascii="Times New Roman" w:hAnsi="Times New Roman"/>
          <w:spacing w:val="8"/>
          <w:sz w:val="20"/>
          <w:szCs w:val="20"/>
        </w:rPr>
        <w:t>r</w:t>
      </w:r>
      <w:r w:rsidRPr="00640B1C">
        <w:rPr>
          <w:rFonts w:ascii="Times New Roman" w:hAnsi="Times New Roman"/>
          <w:spacing w:val="-11"/>
          <w:sz w:val="20"/>
          <w:szCs w:val="20"/>
        </w:rPr>
        <w:t>’</w:t>
      </w:r>
      <w:r w:rsidRPr="00640B1C">
        <w:rPr>
          <w:rFonts w:ascii="Times New Roman" w:hAnsi="Times New Roman"/>
          <w:sz w:val="20"/>
          <w:szCs w:val="20"/>
        </w:rPr>
        <w:t>s knowledge and understanding of language learning and their relationships to various styles of teaching and learning.</w:t>
      </w:r>
    </w:p>
    <w:p w:rsidR="00114BDE" w:rsidRPr="00640B1C" w:rsidRDefault="00114BDE" w:rsidP="00F56BDC">
      <w:pPr>
        <w:pStyle w:val="BalloonText"/>
        <w:widowControl w:val="0"/>
        <w:numPr>
          <w:ilvl w:val="0"/>
          <w:numId w:val="32"/>
        </w:numPr>
        <w:autoSpaceDE w:val="0"/>
        <w:autoSpaceDN w:val="0"/>
        <w:adjustRightInd w:val="0"/>
        <w:ind w:left="900" w:right="180"/>
        <w:jc w:val="both"/>
        <w:rPr>
          <w:rFonts w:ascii="Times New Roman" w:hAnsi="Times New Roman"/>
          <w:sz w:val="20"/>
          <w:szCs w:val="20"/>
        </w:rPr>
      </w:pPr>
      <w:r w:rsidRPr="00640B1C">
        <w:rPr>
          <w:rFonts w:ascii="Times New Roman" w:hAnsi="Times New Roman"/>
          <w:spacing w:val="-14"/>
          <w:sz w:val="20"/>
          <w:szCs w:val="20"/>
        </w:rPr>
        <w:t>T</w:t>
      </w:r>
      <w:r w:rsidRPr="00640B1C">
        <w:rPr>
          <w:rFonts w:ascii="Times New Roman" w:hAnsi="Times New Roman"/>
          <w:sz w:val="20"/>
          <w:szCs w:val="20"/>
        </w:rPr>
        <w:t>o improve the English teache</w:t>
      </w:r>
      <w:r w:rsidRPr="00640B1C">
        <w:rPr>
          <w:rFonts w:ascii="Times New Roman" w:hAnsi="Times New Roman"/>
          <w:spacing w:val="8"/>
          <w:sz w:val="20"/>
          <w:szCs w:val="20"/>
        </w:rPr>
        <w:t>r</w:t>
      </w:r>
      <w:r w:rsidRPr="00640B1C">
        <w:rPr>
          <w:rFonts w:ascii="Times New Roman" w:hAnsi="Times New Roman"/>
          <w:spacing w:val="-11"/>
          <w:sz w:val="20"/>
          <w:szCs w:val="20"/>
        </w:rPr>
        <w:t>’</w:t>
      </w:r>
      <w:r w:rsidRPr="00640B1C">
        <w:rPr>
          <w:rFonts w:ascii="Times New Roman" w:hAnsi="Times New Roman"/>
          <w:sz w:val="20"/>
          <w:szCs w:val="20"/>
        </w:rPr>
        <w:t>s competence in teaching communication.</w:t>
      </w:r>
    </w:p>
    <w:p w:rsidR="00114BDE" w:rsidRPr="00640B1C" w:rsidRDefault="00114BDE" w:rsidP="00F56BDC">
      <w:pPr>
        <w:pStyle w:val="BalloonText"/>
        <w:widowControl w:val="0"/>
        <w:numPr>
          <w:ilvl w:val="0"/>
          <w:numId w:val="32"/>
        </w:numPr>
        <w:autoSpaceDE w:val="0"/>
        <w:autoSpaceDN w:val="0"/>
        <w:adjustRightInd w:val="0"/>
        <w:spacing w:before="10" w:line="250" w:lineRule="auto"/>
        <w:ind w:left="900" w:right="180"/>
        <w:jc w:val="both"/>
        <w:rPr>
          <w:rFonts w:ascii="Times New Roman" w:hAnsi="Times New Roman"/>
          <w:sz w:val="20"/>
          <w:szCs w:val="20"/>
        </w:rPr>
      </w:pPr>
      <w:r w:rsidRPr="00640B1C">
        <w:rPr>
          <w:rFonts w:ascii="Times New Roman" w:hAnsi="Times New Roman"/>
          <w:spacing w:val="-14"/>
          <w:sz w:val="20"/>
          <w:szCs w:val="20"/>
        </w:rPr>
        <w:t>T</w:t>
      </w:r>
      <w:r w:rsidRPr="00640B1C">
        <w:rPr>
          <w:rFonts w:ascii="Times New Roman" w:hAnsi="Times New Roman"/>
          <w:sz w:val="20"/>
          <w:szCs w:val="20"/>
        </w:rPr>
        <w:t>o improve the English teache</w:t>
      </w:r>
      <w:r w:rsidRPr="00640B1C">
        <w:rPr>
          <w:rFonts w:ascii="Times New Roman" w:hAnsi="Times New Roman"/>
          <w:spacing w:val="8"/>
          <w:sz w:val="20"/>
          <w:szCs w:val="20"/>
        </w:rPr>
        <w:t>r</w:t>
      </w:r>
      <w:r w:rsidRPr="00640B1C">
        <w:rPr>
          <w:rFonts w:ascii="Times New Roman" w:hAnsi="Times New Roman"/>
          <w:spacing w:val="-11"/>
          <w:sz w:val="20"/>
          <w:szCs w:val="20"/>
        </w:rPr>
        <w:t>’</w:t>
      </w:r>
      <w:r w:rsidRPr="00640B1C">
        <w:rPr>
          <w:rFonts w:ascii="Times New Roman" w:hAnsi="Times New Roman"/>
          <w:sz w:val="20"/>
          <w:szCs w:val="20"/>
        </w:rPr>
        <w:t>s understanding of and competence in developing e</w:t>
      </w:r>
      <w:r w:rsidRPr="00640B1C">
        <w:rPr>
          <w:rFonts w:ascii="Times New Roman" w:hAnsi="Times New Roman"/>
          <w:spacing w:val="-4"/>
          <w:sz w:val="20"/>
          <w:szCs w:val="20"/>
        </w:rPr>
        <w:t>f</w:t>
      </w:r>
      <w:r w:rsidRPr="00640B1C">
        <w:rPr>
          <w:rFonts w:ascii="Times New Roman" w:hAnsi="Times New Roman"/>
          <w:sz w:val="20"/>
          <w:szCs w:val="20"/>
        </w:rPr>
        <w:t>fective curricula for secondary English.</w:t>
      </w:r>
    </w:p>
    <w:p w:rsidR="00114BDE" w:rsidRPr="00640B1C" w:rsidRDefault="00114BDE" w:rsidP="00F56BDC">
      <w:pPr>
        <w:pStyle w:val="BalloonText"/>
        <w:widowControl w:val="0"/>
        <w:numPr>
          <w:ilvl w:val="0"/>
          <w:numId w:val="32"/>
        </w:numPr>
        <w:autoSpaceDE w:val="0"/>
        <w:autoSpaceDN w:val="0"/>
        <w:adjustRightInd w:val="0"/>
        <w:spacing w:line="250" w:lineRule="auto"/>
        <w:ind w:left="900" w:right="180"/>
        <w:jc w:val="both"/>
        <w:rPr>
          <w:rFonts w:ascii="Times New Roman" w:hAnsi="Times New Roman"/>
          <w:sz w:val="20"/>
          <w:szCs w:val="20"/>
        </w:rPr>
      </w:pPr>
      <w:r w:rsidRPr="00640B1C">
        <w:rPr>
          <w:rFonts w:ascii="Times New Roman" w:hAnsi="Times New Roman"/>
          <w:spacing w:val="-14"/>
          <w:sz w:val="20"/>
          <w:szCs w:val="20"/>
        </w:rPr>
        <w:t>T</w:t>
      </w:r>
      <w:r w:rsidRPr="00640B1C">
        <w:rPr>
          <w:rFonts w:ascii="Times New Roman" w:hAnsi="Times New Roman"/>
          <w:sz w:val="20"/>
          <w:szCs w:val="20"/>
        </w:rPr>
        <w:t>o o</w:t>
      </w:r>
      <w:r w:rsidRPr="00640B1C">
        <w:rPr>
          <w:rFonts w:ascii="Times New Roman" w:hAnsi="Times New Roman"/>
          <w:spacing w:val="-4"/>
          <w:sz w:val="20"/>
          <w:szCs w:val="20"/>
        </w:rPr>
        <w:t>f</w:t>
      </w:r>
      <w:r w:rsidRPr="00640B1C">
        <w:rPr>
          <w:rFonts w:ascii="Times New Roman" w:hAnsi="Times New Roman"/>
          <w:sz w:val="20"/>
          <w:szCs w:val="20"/>
        </w:rPr>
        <w:t>fer a sequential, holistic program of study which will strengthen strategic areas in the preparation of the secondary English teacher and provide opportunities for exploration of problems in teaching and learning English at the secondary level.</w:t>
      </w:r>
    </w:p>
    <w:p w:rsidR="00114BDE" w:rsidRPr="00640B1C" w:rsidRDefault="00114BDE" w:rsidP="00F56BDC">
      <w:pPr>
        <w:pStyle w:val="BalloonText"/>
        <w:widowControl w:val="0"/>
        <w:numPr>
          <w:ilvl w:val="0"/>
          <w:numId w:val="32"/>
        </w:numPr>
        <w:autoSpaceDE w:val="0"/>
        <w:autoSpaceDN w:val="0"/>
        <w:adjustRightInd w:val="0"/>
        <w:spacing w:line="250" w:lineRule="auto"/>
        <w:ind w:left="900" w:right="180"/>
        <w:jc w:val="both"/>
        <w:rPr>
          <w:rFonts w:ascii="Times New Roman" w:hAnsi="Times New Roman"/>
          <w:sz w:val="20"/>
          <w:szCs w:val="20"/>
        </w:rPr>
      </w:pPr>
      <w:r w:rsidRPr="00640B1C">
        <w:rPr>
          <w:rFonts w:ascii="Times New Roman" w:hAnsi="Times New Roman"/>
          <w:spacing w:val="-14"/>
          <w:sz w:val="20"/>
          <w:szCs w:val="20"/>
        </w:rPr>
        <w:t>T</w:t>
      </w:r>
      <w:r w:rsidRPr="00640B1C">
        <w:rPr>
          <w:rFonts w:ascii="Times New Roman" w:hAnsi="Times New Roman"/>
          <w:sz w:val="20"/>
          <w:szCs w:val="20"/>
        </w:rPr>
        <w:t>o provide an opportunity for the English teacher to increase competence in other fields related to English, i.e., drama, speech and reading.</w:t>
      </w:r>
    </w:p>
    <w:p w:rsidR="00114BDE"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sz w:val="11"/>
          <w:szCs w:val="11"/>
        </w:rPr>
      </w:pPr>
    </w:p>
    <w:p w:rsidR="00114BDE" w:rsidRPr="00AB16FB" w:rsidRDefault="00114BDE" w:rsidP="00114BDE">
      <w:pPr>
        <w:pStyle w:val="Heading2"/>
        <w:spacing w:before="0"/>
        <w:ind w:left="360" w:right="180" w:firstLine="0"/>
        <w:rPr>
          <w:rFonts w:ascii="Times New Roman" w:hAnsi="Times New Roman"/>
          <w:color w:val="808080" w:themeColor="background1" w:themeShade="80"/>
          <w:sz w:val="28"/>
          <w:szCs w:val="28"/>
        </w:rPr>
      </w:pPr>
      <w:bookmarkStart w:id="629" w:name="_Toc294969764"/>
      <w:bookmarkStart w:id="630" w:name="_Toc295508326"/>
      <w:r w:rsidRPr="00AB16FB">
        <w:rPr>
          <w:rFonts w:ascii="Times New Roman" w:hAnsi="Times New Roman"/>
          <w:bCs w:val="0"/>
          <w:color w:val="808080" w:themeColor="background1" w:themeShade="80"/>
          <w:sz w:val="28"/>
          <w:szCs w:val="28"/>
        </w:rPr>
        <w:t>Admission to the P</w:t>
      </w:r>
      <w:r w:rsidRPr="00AB16FB">
        <w:rPr>
          <w:rFonts w:ascii="Times New Roman" w:hAnsi="Times New Roman"/>
          <w:bCs w:val="0"/>
          <w:color w:val="808080" w:themeColor="background1" w:themeShade="80"/>
          <w:spacing w:val="-5"/>
          <w:sz w:val="28"/>
          <w:szCs w:val="28"/>
        </w:rPr>
        <w:t>r</w:t>
      </w:r>
      <w:r w:rsidRPr="00AB16FB">
        <w:rPr>
          <w:rFonts w:ascii="Times New Roman" w:hAnsi="Times New Roman"/>
          <w:bCs w:val="0"/>
          <w:color w:val="808080" w:themeColor="background1" w:themeShade="80"/>
          <w:sz w:val="28"/>
          <w:szCs w:val="28"/>
        </w:rPr>
        <w:t>ogram</w:t>
      </w:r>
      <w:bookmarkEnd w:id="629"/>
      <w:bookmarkEnd w:id="630"/>
    </w:p>
    <w:p w:rsidR="00872727" w:rsidRDefault="00114BDE" w:rsidP="00114BDE">
      <w:pPr>
        <w:widowControl w:val="0"/>
        <w:autoSpaceDE w:val="0"/>
        <w:autoSpaceDN w:val="0"/>
        <w:adjustRightInd w:val="0"/>
        <w:spacing w:before="37" w:after="0" w:line="250" w:lineRule="auto"/>
        <w:ind w:left="360" w:right="180" w:firstLine="0"/>
        <w:jc w:val="both"/>
        <w:rPr>
          <w:rFonts w:ascii="Times New Roman" w:hAnsi="Times New Roman"/>
          <w:sz w:val="20"/>
          <w:szCs w:val="20"/>
        </w:rPr>
        <w:sectPr w:rsidR="00872727" w:rsidSect="00DD3D7A">
          <w:headerReference w:type="even" r:id="rId57"/>
          <w:pgSz w:w="12240" w:h="15840" w:code="1"/>
          <w:pgMar w:top="720" w:right="720" w:bottom="288" w:left="1440" w:header="720" w:footer="288" w:gutter="0"/>
          <w:cols w:space="720"/>
          <w:docGrid w:linePitch="360"/>
        </w:sectPr>
      </w:pPr>
      <w:r>
        <w:rPr>
          <w:rFonts w:ascii="Times New Roman" w:hAnsi="Times New Roman"/>
          <w:sz w:val="20"/>
          <w:szCs w:val="20"/>
        </w:rPr>
        <w:t>Admission to the English Education Program requires an unde</w:t>
      </w:r>
      <w:r>
        <w:rPr>
          <w:rFonts w:ascii="Times New Roman" w:hAnsi="Times New Roman"/>
          <w:spacing w:val="-4"/>
          <w:sz w:val="20"/>
          <w:szCs w:val="20"/>
        </w:rPr>
        <w:t>r</w:t>
      </w:r>
      <w:r>
        <w:rPr>
          <w:rFonts w:ascii="Times New Roman" w:hAnsi="Times New Roman"/>
          <w:sz w:val="20"/>
          <w:szCs w:val="20"/>
        </w:rPr>
        <w:t xml:space="preserve">graduate degree in English Education, or the equivalent, </w:t>
      </w:r>
    </w:p>
    <w:p w:rsidR="00114BDE" w:rsidRDefault="00114BDE" w:rsidP="00114BDE">
      <w:pPr>
        <w:widowControl w:val="0"/>
        <w:autoSpaceDE w:val="0"/>
        <w:autoSpaceDN w:val="0"/>
        <w:adjustRightInd w:val="0"/>
        <w:spacing w:before="37" w:after="0" w:line="250" w:lineRule="auto"/>
        <w:ind w:left="360" w:right="180" w:firstLine="0"/>
        <w:jc w:val="both"/>
        <w:rPr>
          <w:rFonts w:ascii="Times New Roman" w:hAnsi="Times New Roman"/>
          <w:sz w:val="20"/>
          <w:szCs w:val="20"/>
        </w:rPr>
      </w:pPr>
      <w:r>
        <w:rPr>
          <w:rFonts w:ascii="Times New Roman" w:hAnsi="Times New Roman"/>
          <w:sz w:val="20"/>
          <w:szCs w:val="20"/>
        </w:rPr>
        <w:lastRenderedPageBreak/>
        <w:t>from an accredited college, and satisfactory scores on the Graduate Record Examination or Miller</w:t>
      </w:r>
      <w:r>
        <w:rPr>
          <w:rFonts w:ascii="Times New Roman" w:hAnsi="Times New Roman"/>
          <w:spacing w:val="-11"/>
          <w:sz w:val="20"/>
          <w:szCs w:val="20"/>
        </w:rPr>
        <w:t xml:space="preserve"> </w:t>
      </w:r>
      <w:r>
        <w:rPr>
          <w:rFonts w:ascii="Times New Roman" w:hAnsi="Times New Roman"/>
          <w:sz w:val="20"/>
          <w:szCs w:val="20"/>
        </w:rPr>
        <w:t>Analogies</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est.</w:t>
      </w:r>
      <w:r>
        <w:rPr>
          <w:rFonts w:ascii="Times New Roman" w:hAnsi="Times New Roman"/>
          <w:spacing w:val="-4"/>
          <w:sz w:val="20"/>
          <w:szCs w:val="20"/>
        </w:rPr>
        <w:t xml:space="preserve"> </w:t>
      </w:r>
      <w:r>
        <w:rPr>
          <w:rFonts w:ascii="Times New Roman" w:hAnsi="Times New Roman"/>
          <w:sz w:val="20"/>
          <w:szCs w:val="20"/>
        </w:rPr>
        <w:t>When students lack a su</w:t>
      </w:r>
      <w:r>
        <w:rPr>
          <w:rFonts w:ascii="Times New Roman" w:hAnsi="Times New Roman"/>
          <w:spacing w:val="-4"/>
          <w:sz w:val="20"/>
          <w:szCs w:val="20"/>
        </w:rPr>
        <w:t>f</w:t>
      </w:r>
      <w:r>
        <w:rPr>
          <w:rFonts w:ascii="Times New Roman" w:hAnsi="Times New Roman"/>
          <w:sz w:val="20"/>
          <w:szCs w:val="20"/>
        </w:rPr>
        <w:t>ficient background in English, they may be required to take additional unde</w:t>
      </w:r>
      <w:r>
        <w:rPr>
          <w:rFonts w:ascii="Times New Roman" w:hAnsi="Times New Roman"/>
          <w:spacing w:val="-4"/>
          <w:sz w:val="20"/>
          <w:szCs w:val="20"/>
        </w:rPr>
        <w:t>r</w:t>
      </w:r>
      <w:r>
        <w:rPr>
          <w:rFonts w:ascii="Times New Roman" w:hAnsi="Times New Roman"/>
          <w:sz w:val="20"/>
          <w:szCs w:val="20"/>
        </w:rPr>
        <w:t>graduate courses before beginning the M.Ed. program in English Education. Students are also governed by the general admission procedures and requirements for the M.Ed. degree program, and they may matriculate in the English Education program under the same categories of admission.</w:t>
      </w:r>
    </w:p>
    <w:p w:rsidR="00114BDE" w:rsidRDefault="00114BDE" w:rsidP="00114BDE">
      <w:pPr>
        <w:widowControl w:val="0"/>
        <w:autoSpaceDE w:val="0"/>
        <w:autoSpaceDN w:val="0"/>
        <w:adjustRightInd w:val="0"/>
        <w:spacing w:before="6" w:after="0" w:line="190" w:lineRule="exact"/>
        <w:ind w:left="360" w:right="180" w:firstLine="0"/>
        <w:jc w:val="both"/>
        <w:rPr>
          <w:rFonts w:ascii="Times New Roman" w:hAnsi="Times New Roman"/>
          <w:sz w:val="19"/>
          <w:szCs w:val="19"/>
        </w:rPr>
      </w:pPr>
    </w:p>
    <w:p w:rsidR="00114BDE" w:rsidRPr="00AB16FB" w:rsidRDefault="00114BDE" w:rsidP="00114BDE">
      <w:pPr>
        <w:pStyle w:val="Heading2"/>
        <w:spacing w:before="0"/>
        <w:ind w:left="360" w:right="180" w:firstLine="0"/>
        <w:rPr>
          <w:rFonts w:ascii="Times New Roman" w:hAnsi="Times New Roman"/>
          <w:color w:val="808080" w:themeColor="background1" w:themeShade="80"/>
          <w:sz w:val="36"/>
          <w:szCs w:val="36"/>
        </w:rPr>
      </w:pPr>
      <w:bookmarkStart w:id="631" w:name="_Toc294969765"/>
      <w:bookmarkStart w:id="632" w:name="_Toc295508327"/>
      <w:r w:rsidRPr="00AB16FB">
        <w:rPr>
          <w:rFonts w:ascii="Times New Roman" w:hAnsi="Times New Roman"/>
          <w:bCs w:val="0"/>
          <w:color w:val="808080" w:themeColor="background1" w:themeShade="80"/>
          <w:sz w:val="36"/>
          <w:szCs w:val="36"/>
        </w:rPr>
        <w:t>P</w:t>
      </w:r>
      <w:r w:rsidRPr="00AB16FB">
        <w:rPr>
          <w:rFonts w:ascii="Times New Roman" w:hAnsi="Times New Roman"/>
          <w:bCs w:val="0"/>
          <w:color w:val="808080" w:themeColor="background1" w:themeShade="80"/>
          <w:spacing w:val="-6"/>
          <w:sz w:val="36"/>
          <w:szCs w:val="36"/>
        </w:rPr>
        <w:t>r</w:t>
      </w:r>
      <w:r w:rsidRPr="00AB16FB">
        <w:rPr>
          <w:rFonts w:ascii="Times New Roman" w:hAnsi="Times New Roman"/>
          <w:bCs w:val="0"/>
          <w:color w:val="808080" w:themeColor="background1" w:themeShade="80"/>
          <w:sz w:val="36"/>
          <w:szCs w:val="36"/>
        </w:rPr>
        <w:t>ogram of Study</w:t>
      </w:r>
      <w:bookmarkEnd w:id="631"/>
      <w:bookmarkEnd w:id="632"/>
    </w:p>
    <w:p w:rsidR="00114BDE" w:rsidRDefault="00114BDE" w:rsidP="00114BDE">
      <w:pPr>
        <w:widowControl w:val="0"/>
        <w:autoSpaceDE w:val="0"/>
        <w:autoSpaceDN w:val="0"/>
        <w:adjustRightInd w:val="0"/>
        <w:spacing w:before="19" w:after="0" w:line="260" w:lineRule="exact"/>
        <w:ind w:left="360" w:right="180" w:firstLine="0"/>
        <w:jc w:val="both"/>
        <w:rPr>
          <w:rFonts w:ascii="Times New Roman" w:hAnsi="Times New Roman"/>
          <w:sz w:val="26"/>
          <w:szCs w:val="26"/>
        </w:rPr>
      </w:pPr>
    </w:p>
    <w:p w:rsidR="00114BDE" w:rsidRPr="00AB16FB" w:rsidRDefault="00114BDE" w:rsidP="00114BDE">
      <w:pPr>
        <w:widowControl w:val="0"/>
        <w:autoSpaceDE w:val="0"/>
        <w:autoSpaceDN w:val="0"/>
        <w:adjustRightInd w:val="0"/>
        <w:spacing w:after="0"/>
        <w:ind w:left="360" w:right="180" w:firstLine="0"/>
        <w:jc w:val="both"/>
        <w:rPr>
          <w:rFonts w:ascii="Times New Roman" w:hAnsi="Times New Roman"/>
          <w:color w:val="808080" w:themeColor="background1" w:themeShade="80"/>
          <w:sz w:val="28"/>
          <w:szCs w:val="28"/>
        </w:rPr>
      </w:pPr>
      <w:r w:rsidRPr="00AB16FB">
        <w:rPr>
          <w:rFonts w:ascii="Times New Roman" w:hAnsi="Times New Roman"/>
          <w:b/>
          <w:bCs/>
          <w:color w:val="808080" w:themeColor="background1" w:themeShade="80"/>
          <w:sz w:val="28"/>
          <w:szCs w:val="28"/>
        </w:rPr>
        <w:t>A</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ea</w:t>
      </w:r>
      <w:r w:rsidRPr="00AB16FB">
        <w:rPr>
          <w:rFonts w:ascii="Times New Roman" w:hAnsi="Times New Roman"/>
          <w:b/>
          <w:bCs/>
          <w:color w:val="808080" w:themeColor="background1" w:themeShade="80"/>
          <w:spacing w:val="-15"/>
          <w:sz w:val="28"/>
          <w:szCs w:val="28"/>
        </w:rPr>
        <w:t xml:space="preserve"> </w:t>
      </w:r>
      <w:r w:rsidRPr="00AB16FB">
        <w:rPr>
          <w:rFonts w:ascii="Times New Roman" w:hAnsi="Times New Roman"/>
          <w:b/>
          <w:bCs/>
          <w:color w:val="808080" w:themeColor="background1" w:themeShade="80"/>
          <w:sz w:val="28"/>
          <w:szCs w:val="28"/>
        </w:rPr>
        <w:t>A</w:t>
      </w:r>
      <w:r w:rsidRPr="00AB16FB">
        <w:rPr>
          <w:rFonts w:ascii="Times New Roman" w:hAnsi="Times New Roman"/>
          <w:b/>
          <w:bCs/>
          <w:color w:val="808080" w:themeColor="background1" w:themeShade="80"/>
          <w:spacing w:val="-16"/>
          <w:sz w:val="28"/>
          <w:szCs w:val="28"/>
        </w:rPr>
        <w:t xml:space="preserve"> </w:t>
      </w:r>
      <w:r w:rsidRPr="00AB16FB">
        <w:rPr>
          <w:rFonts w:ascii="Times New Roman" w:hAnsi="Times New Roman"/>
          <w:b/>
          <w:bCs/>
          <w:color w:val="808080" w:themeColor="background1" w:themeShade="80"/>
          <w:sz w:val="28"/>
          <w:szCs w:val="28"/>
        </w:rPr>
        <w:t>- Natu</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e of the Learner</w:t>
      </w:r>
      <w:r w:rsidRPr="00AB16FB">
        <w:rPr>
          <w:rFonts w:ascii="Times New Roman" w:hAnsi="Times New Roman"/>
          <w:b/>
          <w:bCs/>
          <w:color w:val="808080" w:themeColor="background1" w:themeShade="80"/>
          <w:spacing w:val="-5"/>
          <w:sz w:val="28"/>
          <w:szCs w:val="28"/>
        </w:rPr>
        <w:t xml:space="preserve"> </w:t>
      </w:r>
      <w:r w:rsidRPr="00AB16FB">
        <w:rPr>
          <w:rFonts w:ascii="Times New Roman" w:hAnsi="Times New Roman"/>
          <w:b/>
          <w:bCs/>
          <w:color w:val="808080" w:themeColor="background1" w:themeShade="80"/>
          <w:sz w:val="28"/>
          <w:szCs w:val="28"/>
        </w:rPr>
        <w:t>and Learning P</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oblems</w:t>
      </w:r>
    </w:p>
    <w:p w:rsidR="00114BDE" w:rsidRPr="00AB16FB" w:rsidRDefault="00114BDE" w:rsidP="00114BDE">
      <w:pPr>
        <w:widowControl w:val="0"/>
        <w:autoSpaceDE w:val="0"/>
        <w:autoSpaceDN w:val="0"/>
        <w:adjustRightInd w:val="0"/>
        <w:spacing w:before="14" w:after="0"/>
        <w:ind w:left="360" w:right="180" w:firstLine="0"/>
        <w:jc w:val="both"/>
        <w:rPr>
          <w:rFonts w:ascii="Times New Roman" w:hAnsi="Times New Roman"/>
          <w:color w:val="808080" w:themeColor="background1" w:themeShade="80"/>
          <w:sz w:val="28"/>
          <w:szCs w:val="28"/>
        </w:rPr>
      </w:pPr>
      <w:r w:rsidRPr="00AB16FB">
        <w:rPr>
          <w:rFonts w:ascii="Times New Roman" w:hAnsi="Times New Roman"/>
          <w:b/>
          <w:bCs/>
          <w:color w:val="808080" w:themeColor="background1" w:themeShade="80"/>
          <w:sz w:val="28"/>
          <w:szCs w:val="28"/>
        </w:rPr>
        <w:t>(Minimum of 3 semester</w:t>
      </w:r>
      <w:r w:rsidRPr="00AB16FB">
        <w:rPr>
          <w:rFonts w:ascii="Times New Roman" w:hAnsi="Times New Roman"/>
          <w:b/>
          <w:bCs/>
          <w:color w:val="808080" w:themeColor="background1" w:themeShade="80"/>
          <w:spacing w:val="-5"/>
          <w:sz w:val="28"/>
          <w:szCs w:val="28"/>
        </w:rPr>
        <w:t xml:space="preserve"> </w:t>
      </w:r>
      <w:r w:rsidRPr="00AB16FB">
        <w:rPr>
          <w:rFonts w:ascii="Times New Roman" w:hAnsi="Times New Roman"/>
          <w:b/>
          <w:bCs/>
          <w:color w:val="808080" w:themeColor="background1" w:themeShade="80"/>
          <w:sz w:val="28"/>
          <w:szCs w:val="28"/>
        </w:rPr>
        <w:t>hours)</w:t>
      </w:r>
    </w:p>
    <w:tbl>
      <w:tblPr>
        <w:tblW w:w="7150" w:type="dxa"/>
        <w:tblInd w:w="1110" w:type="dxa"/>
        <w:tblLayout w:type="fixed"/>
        <w:tblCellMar>
          <w:left w:w="0" w:type="dxa"/>
          <w:right w:w="0" w:type="dxa"/>
        </w:tblCellMar>
        <w:tblLook w:val="0000"/>
      </w:tblPr>
      <w:tblGrid>
        <w:gridCol w:w="850"/>
        <w:gridCol w:w="810"/>
        <w:gridCol w:w="5490"/>
      </w:tblGrid>
      <w:tr w:rsidR="00114BDE" w:rsidRPr="00FA7AC7" w:rsidTr="00114BDE">
        <w:trPr>
          <w:trHeight w:hRule="exact" w:val="298"/>
        </w:trPr>
        <w:tc>
          <w:tcPr>
            <w:tcW w:w="850" w:type="dxa"/>
            <w:tcBorders>
              <w:top w:val="nil"/>
              <w:left w:val="nil"/>
              <w:bottom w:val="nil"/>
              <w:right w:val="nil"/>
            </w:tcBorders>
          </w:tcPr>
          <w:p w:rsidR="00114BDE" w:rsidRPr="00FA7AC7" w:rsidRDefault="00114BDE" w:rsidP="00114BDE">
            <w:pPr>
              <w:widowControl w:val="0"/>
              <w:autoSpaceDE w:val="0"/>
              <w:autoSpaceDN w:val="0"/>
              <w:adjustRightInd w:val="0"/>
              <w:spacing w:before="34" w:after="0"/>
              <w:ind w:left="60" w:right="180" w:firstLine="0"/>
              <w:jc w:val="both"/>
              <w:rPr>
                <w:rFonts w:ascii="Times New Roman" w:hAnsi="Times New Roman"/>
                <w:sz w:val="24"/>
                <w:szCs w:val="24"/>
              </w:rPr>
            </w:pPr>
            <w:r w:rsidRPr="00FA7AC7">
              <w:rPr>
                <w:rFonts w:ascii="Times New Roman" w:hAnsi="Times New Roman"/>
                <w:sz w:val="20"/>
                <w:szCs w:val="20"/>
              </w:rPr>
              <w:t>SPED</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before="34" w:after="0"/>
              <w:ind w:left="60" w:right="180" w:firstLine="0"/>
              <w:jc w:val="both"/>
              <w:rPr>
                <w:rFonts w:ascii="Times New Roman" w:hAnsi="Times New Roman"/>
                <w:sz w:val="24"/>
                <w:szCs w:val="24"/>
              </w:rPr>
            </w:pPr>
            <w:r w:rsidRPr="00FA7AC7">
              <w:rPr>
                <w:rFonts w:ascii="Times New Roman" w:hAnsi="Times New Roman"/>
                <w:sz w:val="20"/>
                <w:szCs w:val="20"/>
              </w:rPr>
              <w:t>5501</w:t>
            </w:r>
          </w:p>
        </w:tc>
        <w:tc>
          <w:tcPr>
            <w:tcW w:w="5490" w:type="dxa"/>
            <w:tcBorders>
              <w:top w:val="nil"/>
              <w:left w:val="nil"/>
              <w:bottom w:val="nil"/>
              <w:right w:val="nil"/>
            </w:tcBorders>
          </w:tcPr>
          <w:p w:rsidR="00114BDE" w:rsidRPr="00FA7AC7" w:rsidRDefault="00114BDE" w:rsidP="00114BDE">
            <w:pPr>
              <w:widowControl w:val="0"/>
              <w:autoSpaceDE w:val="0"/>
              <w:autoSpaceDN w:val="0"/>
              <w:adjustRightInd w:val="0"/>
              <w:spacing w:before="56" w:after="0"/>
              <w:ind w:left="360" w:right="180" w:firstLine="0"/>
              <w:jc w:val="both"/>
              <w:rPr>
                <w:rFonts w:ascii="Times New Roman" w:hAnsi="Times New Roman"/>
                <w:sz w:val="24"/>
                <w:szCs w:val="24"/>
              </w:rPr>
            </w:pPr>
            <w:r w:rsidRPr="00FA7AC7">
              <w:rPr>
                <w:rFonts w:ascii="Times New Roman" w:hAnsi="Times New Roman"/>
                <w:sz w:val="20"/>
                <w:szCs w:val="20"/>
              </w:rPr>
              <w:t>Exceptional Children and</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outh**</w:t>
            </w:r>
          </w:p>
        </w:tc>
      </w:tr>
      <w:tr w:rsidR="00114BDE" w:rsidRPr="00FA7AC7" w:rsidTr="00114BDE">
        <w:trPr>
          <w:trHeight w:hRule="exact" w:val="229"/>
        </w:trPr>
        <w:tc>
          <w:tcPr>
            <w:tcW w:w="850" w:type="dxa"/>
            <w:tcBorders>
              <w:top w:val="nil"/>
              <w:left w:val="nil"/>
              <w:bottom w:val="nil"/>
              <w:right w:val="nil"/>
            </w:tcBorders>
          </w:tcPr>
          <w:p w:rsidR="00114BDE" w:rsidRPr="00FA7AC7" w:rsidRDefault="00114BDE" w:rsidP="00114BDE">
            <w:pPr>
              <w:widowControl w:val="0"/>
              <w:autoSpaceDE w:val="0"/>
              <w:autoSpaceDN w:val="0"/>
              <w:adjustRightInd w:val="0"/>
              <w:spacing w:after="0" w:line="205" w:lineRule="exact"/>
              <w:ind w:left="60" w:right="180" w:firstLine="0"/>
              <w:jc w:val="both"/>
              <w:rPr>
                <w:rFonts w:ascii="Times New Roman" w:hAnsi="Times New Roman"/>
                <w:sz w:val="24"/>
                <w:szCs w:val="24"/>
              </w:rPr>
            </w:pPr>
            <w:r w:rsidRPr="00FA7AC7">
              <w:rPr>
                <w:rFonts w:ascii="Times New Roman" w:hAnsi="Times New Roman"/>
                <w:sz w:val="20"/>
                <w:szCs w:val="20"/>
              </w:rPr>
              <w:t>PSYC</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05" w:lineRule="exact"/>
              <w:ind w:left="60" w:right="180" w:firstLine="0"/>
              <w:jc w:val="both"/>
              <w:rPr>
                <w:rFonts w:ascii="Times New Roman" w:hAnsi="Times New Roman"/>
                <w:sz w:val="24"/>
                <w:szCs w:val="24"/>
              </w:rPr>
            </w:pPr>
            <w:r w:rsidRPr="00FA7AC7">
              <w:rPr>
                <w:rFonts w:ascii="Times New Roman" w:hAnsi="Times New Roman"/>
                <w:sz w:val="20"/>
                <w:szCs w:val="20"/>
              </w:rPr>
              <w:t>5509</w:t>
            </w:r>
          </w:p>
        </w:tc>
        <w:tc>
          <w:tcPr>
            <w:tcW w:w="5490" w:type="dxa"/>
            <w:tcBorders>
              <w:top w:val="nil"/>
              <w:left w:val="nil"/>
              <w:bottom w:val="nil"/>
              <w:right w:val="nil"/>
            </w:tcBorders>
          </w:tcPr>
          <w:p w:rsidR="00114BDE" w:rsidRPr="00FA7AC7" w:rsidRDefault="00114BDE" w:rsidP="00114BDE">
            <w:pPr>
              <w:widowControl w:val="0"/>
              <w:autoSpaceDE w:val="0"/>
              <w:autoSpaceDN w:val="0"/>
              <w:adjustRightInd w:val="0"/>
              <w:spacing w:after="0" w:line="205" w:lineRule="exact"/>
              <w:ind w:left="360" w:right="180" w:firstLine="0"/>
              <w:jc w:val="both"/>
              <w:rPr>
                <w:rFonts w:ascii="Times New Roman" w:hAnsi="Times New Roman"/>
                <w:sz w:val="24"/>
                <w:szCs w:val="24"/>
              </w:rPr>
            </w:pPr>
            <w:r w:rsidRPr="00FA7AC7">
              <w:rPr>
                <w:rFonts w:ascii="Times New Roman" w:hAnsi="Times New Roman"/>
                <w:sz w:val="20"/>
                <w:szCs w:val="20"/>
              </w:rPr>
              <w:t>Introduction to Behavior Modification</w:t>
            </w:r>
          </w:p>
        </w:tc>
      </w:tr>
      <w:tr w:rsidR="00114BDE" w:rsidRPr="00FA7AC7" w:rsidTr="00114BDE">
        <w:trPr>
          <w:trHeight w:hRule="exact" w:val="240"/>
        </w:trPr>
        <w:tc>
          <w:tcPr>
            <w:tcW w:w="85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60" w:right="180" w:firstLine="0"/>
              <w:jc w:val="both"/>
              <w:rPr>
                <w:rFonts w:ascii="Times New Roman" w:hAnsi="Times New Roman"/>
                <w:sz w:val="24"/>
                <w:szCs w:val="24"/>
              </w:rPr>
            </w:pPr>
            <w:r w:rsidRPr="00FA7AC7">
              <w:rPr>
                <w:rFonts w:ascii="Times New Roman" w:hAnsi="Times New Roman"/>
                <w:sz w:val="20"/>
                <w:szCs w:val="20"/>
              </w:rPr>
              <w:t>PSYC</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60" w:right="180" w:firstLine="0"/>
              <w:jc w:val="both"/>
              <w:rPr>
                <w:rFonts w:ascii="Times New Roman" w:hAnsi="Times New Roman"/>
                <w:sz w:val="24"/>
                <w:szCs w:val="24"/>
              </w:rPr>
            </w:pPr>
            <w:r w:rsidRPr="00FA7AC7">
              <w:rPr>
                <w:rFonts w:ascii="Times New Roman" w:hAnsi="Times New Roman"/>
                <w:sz w:val="20"/>
                <w:szCs w:val="20"/>
              </w:rPr>
              <w:t>5515</w:t>
            </w:r>
          </w:p>
        </w:tc>
        <w:tc>
          <w:tcPr>
            <w:tcW w:w="54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Educational Psychology</w:t>
            </w:r>
          </w:p>
        </w:tc>
      </w:tr>
      <w:tr w:rsidR="00114BDE" w:rsidRPr="00FA7AC7" w:rsidTr="00114BDE">
        <w:trPr>
          <w:trHeight w:hRule="exact" w:val="240"/>
        </w:trPr>
        <w:tc>
          <w:tcPr>
            <w:tcW w:w="85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60" w:right="180" w:firstLine="0"/>
              <w:jc w:val="both"/>
              <w:rPr>
                <w:rFonts w:ascii="Times New Roman" w:hAnsi="Times New Roman"/>
                <w:sz w:val="24"/>
                <w:szCs w:val="24"/>
              </w:rPr>
            </w:pPr>
            <w:r w:rsidRPr="00FA7AC7">
              <w:rPr>
                <w:rFonts w:ascii="Times New Roman" w:hAnsi="Times New Roman"/>
                <w:sz w:val="20"/>
                <w:szCs w:val="20"/>
              </w:rPr>
              <w:t>PSYC</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60" w:right="180" w:firstLine="0"/>
              <w:jc w:val="both"/>
              <w:rPr>
                <w:rFonts w:ascii="Times New Roman" w:hAnsi="Times New Roman"/>
                <w:sz w:val="24"/>
                <w:szCs w:val="24"/>
              </w:rPr>
            </w:pPr>
            <w:r w:rsidRPr="00FA7AC7">
              <w:rPr>
                <w:rFonts w:ascii="Times New Roman" w:hAnsi="Times New Roman"/>
                <w:sz w:val="20"/>
                <w:szCs w:val="20"/>
              </w:rPr>
              <w:t>5520</w:t>
            </w:r>
          </w:p>
        </w:tc>
        <w:tc>
          <w:tcPr>
            <w:tcW w:w="54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Developmental Psychology</w:t>
            </w:r>
          </w:p>
        </w:tc>
      </w:tr>
      <w:tr w:rsidR="00114BDE" w:rsidRPr="00FA7AC7" w:rsidTr="00114BDE">
        <w:trPr>
          <w:trHeight w:hRule="exact" w:val="240"/>
        </w:trPr>
        <w:tc>
          <w:tcPr>
            <w:tcW w:w="85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60" w:right="180" w:firstLine="0"/>
              <w:jc w:val="both"/>
              <w:rPr>
                <w:rFonts w:ascii="Times New Roman" w:hAnsi="Times New Roman"/>
                <w:sz w:val="24"/>
                <w:szCs w:val="24"/>
              </w:rPr>
            </w:pPr>
            <w:r w:rsidRPr="00FA7AC7">
              <w:rPr>
                <w:rFonts w:ascii="Times New Roman" w:hAnsi="Times New Roman"/>
                <w:sz w:val="20"/>
                <w:szCs w:val="20"/>
              </w:rPr>
              <w:t>PSYC</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60" w:right="180" w:firstLine="0"/>
              <w:jc w:val="both"/>
              <w:rPr>
                <w:rFonts w:ascii="Times New Roman" w:hAnsi="Times New Roman"/>
                <w:sz w:val="24"/>
                <w:szCs w:val="24"/>
              </w:rPr>
            </w:pPr>
            <w:r w:rsidRPr="00FA7AC7">
              <w:rPr>
                <w:rFonts w:ascii="Times New Roman" w:hAnsi="Times New Roman"/>
                <w:sz w:val="20"/>
                <w:szCs w:val="20"/>
              </w:rPr>
              <w:t>5530</w:t>
            </w:r>
          </w:p>
        </w:tc>
        <w:tc>
          <w:tcPr>
            <w:tcW w:w="54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Adolescent Psychology</w:t>
            </w:r>
          </w:p>
        </w:tc>
      </w:tr>
      <w:tr w:rsidR="00114BDE" w:rsidRPr="00FA7AC7" w:rsidTr="00114BDE">
        <w:trPr>
          <w:trHeight w:hRule="exact" w:val="240"/>
        </w:trPr>
        <w:tc>
          <w:tcPr>
            <w:tcW w:w="85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60" w:right="180" w:firstLine="0"/>
              <w:jc w:val="both"/>
              <w:rPr>
                <w:rFonts w:ascii="Times New Roman" w:hAnsi="Times New Roman"/>
                <w:sz w:val="24"/>
                <w:szCs w:val="24"/>
              </w:rPr>
            </w:pPr>
            <w:r w:rsidRPr="00FA7AC7">
              <w:rPr>
                <w:rFonts w:ascii="Times New Roman" w:hAnsi="Times New Roman"/>
                <w:sz w:val="20"/>
                <w:szCs w:val="20"/>
              </w:rPr>
              <w:t>PSYC</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60" w:right="180" w:firstLine="0"/>
              <w:jc w:val="both"/>
              <w:rPr>
                <w:rFonts w:ascii="Times New Roman" w:hAnsi="Times New Roman"/>
                <w:sz w:val="24"/>
                <w:szCs w:val="24"/>
              </w:rPr>
            </w:pPr>
            <w:r w:rsidRPr="00FA7AC7">
              <w:rPr>
                <w:rFonts w:ascii="Times New Roman" w:hAnsi="Times New Roman"/>
                <w:sz w:val="20"/>
                <w:szCs w:val="20"/>
              </w:rPr>
              <w:t>5552</w:t>
            </w:r>
          </w:p>
        </w:tc>
        <w:tc>
          <w:tcPr>
            <w:tcW w:w="54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Conditions of Learning</w:t>
            </w:r>
          </w:p>
        </w:tc>
      </w:tr>
      <w:tr w:rsidR="00114BDE" w:rsidRPr="00FA7AC7" w:rsidTr="00114BDE">
        <w:trPr>
          <w:trHeight w:hRule="exact" w:val="320"/>
        </w:trPr>
        <w:tc>
          <w:tcPr>
            <w:tcW w:w="85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60" w:right="180" w:firstLine="0"/>
              <w:jc w:val="both"/>
              <w:rPr>
                <w:rFonts w:ascii="Times New Roman" w:hAnsi="Times New Roman"/>
                <w:sz w:val="24"/>
                <w:szCs w:val="24"/>
              </w:rPr>
            </w:pPr>
            <w:r w:rsidRPr="00FA7AC7">
              <w:rPr>
                <w:rFonts w:ascii="Times New Roman" w:hAnsi="Times New Roman"/>
                <w:sz w:val="20"/>
                <w:szCs w:val="20"/>
              </w:rPr>
              <w:t>PSYC</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60" w:right="180" w:firstLine="0"/>
              <w:jc w:val="both"/>
              <w:rPr>
                <w:rFonts w:ascii="Times New Roman" w:hAnsi="Times New Roman"/>
                <w:sz w:val="24"/>
                <w:szCs w:val="24"/>
              </w:rPr>
            </w:pPr>
            <w:r w:rsidRPr="00FA7AC7">
              <w:rPr>
                <w:rFonts w:ascii="Times New Roman" w:hAnsi="Times New Roman"/>
                <w:sz w:val="20"/>
                <w:szCs w:val="20"/>
              </w:rPr>
              <w:t>5555</w:t>
            </w:r>
          </w:p>
        </w:tc>
        <w:tc>
          <w:tcPr>
            <w:tcW w:w="549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Theories of Learning</w:t>
            </w:r>
          </w:p>
        </w:tc>
      </w:tr>
    </w:tbl>
    <w:p w:rsidR="00114BDE" w:rsidRDefault="00114BDE" w:rsidP="00114BDE">
      <w:pPr>
        <w:widowControl w:val="0"/>
        <w:autoSpaceDE w:val="0"/>
        <w:autoSpaceDN w:val="0"/>
        <w:adjustRightInd w:val="0"/>
        <w:spacing w:before="3" w:after="0" w:line="110" w:lineRule="exact"/>
        <w:ind w:left="360" w:right="180" w:firstLine="0"/>
        <w:jc w:val="both"/>
        <w:rPr>
          <w:rFonts w:ascii="Times New Roman" w:hAnsi="Times New Roman"/>
          <w:sz w:val="11"/>
          <w:szCs w:val="11"/>
        </w:rPr>
      </w:pPr>
    </w:p>
    <w:p w:rsidR="00114BDE" w:rsidRPr="00AB16FB" w:rsidRDefault="00114BDE" w:rsidP="00114BDE">
      <w:pPr>
        <w:widowControl w:val="0"/>
        <w:autoSpaceDE w:val="0"/>
        <w:autoSpaceDN w:val="0"/>
        <w:adjustRightInd w:val="0"/>
        <w:spacing w:before="14" w:after="0"/>
        <w:ind w:left="360" w:right="180" w:firstLine="0"/>
        <w:jc w:val="both"/>
        <w:rPr>
          <w:rFonts w:ascii="Times New Roman" w:hAnsi="Times New Roman"/>
          <w:color w:val="808080" w:themeColor="background1" w:themeShade="80"/>
          <w:sz w:val="28"/>
          <w:szCs w:val="28"/>
        </w:rPr>
      </w:pPr>
      <w:r w:rsidRPr="00AB16FB">
        <w:rPr>
          <w:rFonts w:ascii="Times New Roman" w:hAnsi="Times New Roman"/>
          <w:b/>
          <w:bCs/>
          <w:color w:val="808080" w:themeColor="background1" w:themeShade="80"/>
          <w:sz w:val="28"/>
          <w:szCs w:val="28"/>
        </w:rPr>
        <w:t>A</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ea B - P</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ograms and P</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oblems of the School</w:t>
      </w:r>
    </w:p>
    <w:p w:rsidR="00114BDE" w:rsidRPr="00AB16FB" w:rsidRDefault="00114BDE" w:rsidP="00114BDE">
      <w:pPr>
        <w:widowControl w:val="0"/>
        <w:autoSpaceDE w:val="0"/>
        <w:autoSpaceDN w:val="0"/>
        <w:adjustRightInd w:val="0"/>
        <w:spacing w:before="14" w:after="0"/>
        <w:ind w:left="360" w:right="180" w:firstLine="0"/>
        <w:jc w:val="both"/>
        <w:rPr>
          <w:rFonts w:ascii="Times New Roman" w:hAnsi="Times New Roman"/>
          <w:color w:val="808080" w:themeColor="background1" w:themeShade="80"/>
          <w:sz w:val="28"/>
          <w:szCs w:val="28"/>
        </w:rPr>
      </w:pPr>
      <w:r w:rsidRPr="00AB16FB">
        <w:rPr>
          <w:rFonts w:ascii="Times New Roman" w:hAnsi="Times New Roman"/>
          <w:b/>
          <w:bCs/>
          <w:color w:val="808080" w:themeColor="background1" w:themeShade="80"/>
          <w:sz w:val="28"/>
          <w:szCs w:val="28"/>
        </w:rPr>
        <w:t>(Minimum of 3 semester</w:t>
      </w:r>
      <w:r w:rsidRPr="00AB16FB">
        <w:rPr>
          <w:rFonts w:ascii="Times New Roman" w:hAnsi="Times New Roman"/>
          <w:b/>
          <w:bCs/>
          <w:color w:val="808080" w:themeColor="background1" w:themeShade="80"/>
          <w:spacing w:val="-5"/>
          <w:sz w:val="28"/>
          <w:szCs w:val="28"/>
        </w:rPr>
        <w:t xml:space="preserve"> </w:t>
      </w:r>
      <w:r w:rsidRPr="00AB16FB">
        <w:rPr>
          <w:rFonts w:ascii="Times New Roman" w:hAnsi="Times New Roman"/>
          <w:b/>
          <w:bCs/>
          <w:color w:val="808080" w:themeColor="background1" w:themeShade="80"/>
          <w:sz w:val="28"/>
          <w:szCs w:val="28"/>
        </w:rPr>
        <w:t>hours)</w:t>
      </w:r>
    </w:p>
    <w:tbl>
      <w:tblPr>
        <w:tblW w:w="8950" w:type="dxa"/>
        <w:tblInd w:w="1170" w:type="dxa"/>
        <w:tblLayout w:type="fixed"/>
        <w:tblCellMar>
          <w:left w:w="0" w:type="dxa"/>
          <w:right w:w="0" w:type="dxa"/>
        </w:tblCellMar>
        <w:tblLook w:val="0000"/>
      </w:tblPr>
      <w:tblGrid>
        <w:gridCol w:w="940"/>
        <w:gridCol w:w="810"/>
        <w:gridCol w:w="6710"/>
        <w:gridCol w:w="490"/>
      </w:tblGrid>
      <w:tr w:rsidR="00114BDE" w:rsidRPr="00FA7AC7" w:rsidTr="00114BDE">
        <w:trPr>
          <w:trHeight w:hRule="exact" w:val="287"/>
        </w:trPr>
        <w:tc>
          <w:tcPr>
            <w:tcW w:w="940" w:type="dxa"/>
            <w:tcBorders>
              <w:top w:val="nil"/>
              <w:left w:val="nil"/>
              <w:bottom w:val="nil"/>
              <w:right w:val="nil"/>
            </w:tcBorders>
          </w:tcPr>
          <w:p w:rsidR="00114BDE" w:rsidRPr="00FA7AC7" w:rsidRDefault="00114BDE" w:rsidP="00114BDE">
            <w:pPr>
              <w:widowControl w:val="0"/>
              <w:autoSpaceDE w:val="0"/>
              <w:autoSpaceDN w:val="0"/>
              <w:adjustRightInd w:val="0"/>
              <w:spacing w:before="34" w:after="0"/>
              <w:ind w:right="180" w:firstLine="0"/>
              <w:jc w:val="both"/>
              <w:rPr>
                <w:rFonts w:ascii="Times New Roman" w:hAnsi="Times New Roman"/>
                <w:sz w:val="24"/>
                <w:szCs w:val="24"/>
              </w:rPr>
            </w:pPr>
            <w:r w:rsidRPr="00FA7AC7">
              <w:rPr>
                <w:rFonts w:ascii="Times New Roman" w:hAnsi="Times New Roman"/>
                <w:sz w:val="20"/>
                <w:szCs w:val="20"/>
              </w:rPr>
              <w:t>EDUC</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before="34" w:after="0"/>
              <w:ind w:right="180" w:firstLine="0"/>
              <w:jc w:val="both"/>
              <w:rPr>
                <w:rFonts w:ascii="Times New Roman" w:hAnsi="Times New Roman"/>
                <w:sz w:val="24"/>
                <w:szCs w:val="24"/>
              </w:rPr>
            </w:pPr>
            <w:r w:rsidRPr="00FA7AC7">
              <w:rPr>
                <w:rFonts w:ascii="Times New Roman" w:hAnsi="Times New Roman"/>
                <w:sz w:val="20"/>
                <w:szCs w:val="20"/>
              </w:rPr>
              <w:t>5504</w:t>
            </w:r>
          </w:p>
        </w:tc>
        <w:tc>
          <w:tcPr>
            <w:tcW w:w="7200" w:type="dxa"/>
            <w:gridSpan w:val="2"/>
            <w:tcBorders>
              <w:top w:val="nil"/>
              <w:left w:val="nil"/>
              <w:bottom w:val="nil"/>
              <w:right w:val="nil"/>
            </w:tcBorders>
          </w:tcPr>
          <w:p w:rsidR="00114BDE" w:rsidRPr="00FA7AC7" w:rsidRDefault="00114BDE" w:rsidP="00114BDE">
            <w:pPr>
              <w:widowControl w:val="0"/>
              <w:tabs>
                <w:tab w:val="left" w:pos="0"/>
              </w:tabs>
              <w:autoSpaceDE w:val="0"/>
              <w:autoSpaceDN w:val="0"/>
              <w:adjustRightInd w:val="0"/>
              <w:spacing w:before="34" w:after="0"/>
              <w:ind w:left="360" w:right="180" w:firstLine="0"/>
              <w:jc w:val="both"/>
              <w:rPr>
                <w:rFonts w:ascii="Times New Roman" w:hAnsi="Times New Roman"/>
                <w:sz w:val="24"/>
                <w:szCs w:val="24"/>
              </w:rPr>
            </w:pPr>
            <w:r w:rsidRPr="00FA7AC7">
              <w:rPr>
                <w:rFonts w:ascii="Times New Roman" w:hAnsi="Times New Roman"/>
                <w:sz w:val="20"/>
                <w:szCs w:val="20"/>
              </w:rPr>
              <w:t>History of Education</w:t>
            </w:r>
          </w:p>
        </w:tc>
      </w:tr>
      <w:tr w:rsidR="00114BDE" w:rsidRPr="00FA7AC7" w:rsidTr="00114BDE">
        <w:trPr>
          <w:gridAfter w:val="1"/>
          <w:wAfter w:w="490" w:type="dxa"/>
          <w:trHeight w:hRule="exact" w:val="250"/>
        </w:trPr>
        <w:tc>
          <w:tcPr>
            <w:tcW w:w="94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sz w:val="20"/>
                <w:szCs w:val="20"/>
              </w:rPr>
              <w:t>EDUC</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sz w:val="20"/>
                <w:szCs w:val="20"/>
              </w:rPr>
              <w:t>5509</w:t>
            </w:r>
          </w:p>
        </w:tc>
        <w:tc>
          <w:tcPr>
            <w:tcW w:w="6710" w:type="dxa"/>
            <w:tcBorders>
              <w:top w:val="nil"/>
              <w:left w:val="nil"/>
              <w:bottom w:val="nil"/>
              <w:right w:val="nil"/>
            </w:tcBorders>
          </w:tcPr>
          <w:p w:rsidR="00114BDE" w:rsidRPr="00FA7AC7" w:rsidRDefault="00114BDE" w:rsidP="00114BDE">
            <w:pPr>
              <w:widowControl w:val="0"/>
              <w:autoSpaceDE w:val="0"/>
              <w:autoSpaceDN w:val="0"/>
              <w:adjustRightInd w:val="0"/>
              <w:spacing w:before="6" w:after="0"/>
              <w:ind w:left="360" w:right="180" w:firstLine="0"/>
              <w:jc w:val="both"/>
              <w:rPr>
                <w:rFonts w:ascii="Times New Roman" w:hAnsi="Times New Roman"/>
                <w:sz w:val="24"/>
                <w:szCs w:val="24"/>
              </w:rPr>
            </w:pPr>
            <w:r w:rsidRPr="00FA7AC7">
              <w:rPr>
                <w:rFonts w:ascii="Times New Roman" w:hAnsi="Times New Roman"/>
                <w:sz w:val="20"/>
                <w:szCs w:val="20"/>
              </w:rPr>
              <w:t>Philosophy of Education</w:t>
            </w:r>
          </w:p>
        </w:tc>
      </w:tr>
      <w:tr w:rsidR="00114BDE" w:rsidRPr="00FA7AC7" w:rsidTr="00114BDE">
        <w:trPr>
          <w:gridAfter w:val="1"/>
          <w:wAfter w:w="490" w:type="dxa"/>
          <w:trHeight w:hRule="exact" w:val="230"/>
        </w:trPr>
        <w:tc>
          <w:tcPr>
            <w:tcW w:w="940" w:type="dxa"/>
            <w:tcBorders>
              <w:top w:val="nil"/>
              <w:left w:val="nil"/>
              <w:bottom w:val="nil"/>
              <w:right w:val="nil"/>
            </w:tcBorders>
          </w:tcPr>
          <w:p w:rsidR="00114BDE" w:rsidRPr="00FA7AC7" w:rsidRDefault="00114BDE" w:rsidP="00114BDE">
            <w:pPr>
              <w:widowControl w:val="0"/>
              <w:autoSpaceDE w:val="0"/>
              <w:autoSpaceDN w:val="0"/>
              <w:adjustRightInd w:val="0"/>
              <w:spacing w:after="0" w:line="207" w:lineRule="exact"/>
              <w:ind w:right="180" w:firstLine="0"/>
              <w:jc w:val="both"/>
              <w:rPr>
                <w:rFonts w:ascii="Times New Roman" w:hAnsi="Times New Roman"/>
                <w:sz w:val="24"/>
                <w:szCs w:val="24"/>
              </w:rPr>
            </w:pPr>
            <w:r w:rsidRPr="00FA7AC7">
              <w:rPr>
                <w:rFonts w:ascii="Times New Roman" w:hAnsi="Times New Roman"/>
                <w:sz w:val="20"/>
                <w:szCs w:val="20"/>
              </w:rPr>
              <w:t>EDUC</w:t>
            </w:r>
          </w:p>
        </w:tc>
        <w:tc>
          <w:tcPr>
            <w:tcW w:w="810" w:type="dxa"/>
            <w:tcBorders>
              <w:top w:val="nil"/>
              <w:left w:val="nil"/>
              <w:bottom w:val="nil"/>
              <w:right w:val="nil"/>
            </w:tcBorders>
          </w:tcPr>
          <w:p w:rsidR="00114BDE" w:rsidRPr="00FA7AC7" w:rsidRDefault="00114BDE" w:rsidP="00114BDE">
            <w:pPr>
              <w:widowControl w:val="0"/>
              <w:autoSpaceDE w:val="0"/>
              <w:autoSpaceDN w:val="0"/>
              <w:adjustRightInd w:val="0"/>
              <w:spacing w:after="0" w:line="207" w:lineRule="exact"/>
              <w:ind w:right="180" w:firstLine="0"/>
              <w:jc w:val="both"/>
              <w:rPr>
                <w:rFonts w:ascii="Times New Roman" w:hAnsi="Times New Roman"/>
                <w:sz w:val="24"/>
                <w:szCs w:val="24"/>
              </w:rPr>
            </w:pPr>
            <w:r w:rsidRPr="00FA7AC7">
              <w:rPr>
                <w:rFonts w:ascii="Times New Roman" w:hAnsi="Times New Roman"/>
                <w:sz w:val="20"/>
                <w:szCs w:val="20"/>
              </w:rPr>
              <w:t>5517</w:t>
            </w:r>
          </w:p>
        </w:tc>
        <w:tc>
          <w:tcPr>
            <w:tcW w:w="6710" w:type="dxa"/>
            <w:tcBorders>
              <w:top w:val="nil"/>
              <w:left w:val="nil"/>
              <w:bottom w:val="nil"/>
              <w:right w:val="nil"/>
            </w:tcBorders>
          </w:tcPr>
          <w:p w:rsidR="00114BDE" w:rsidRPr="00FA7AC7" w:rsidRDefault="00114BDE" w:rsidP="00114BDE">
            <w:pPr>
              <w:widowControl w:val="0"/>
              <w:autoSpaceDE w:val="0"/>
              <w:autoSpaceDN w:val="0"/>
              <w:adjustRightInd w:val="0"/>
              <w:spacing w:after="0" w:line="207" w:lineRule="exact"/>
              <w:ind w:left="360" w:right="180" w:firstLine="0"/>
              <w:jc w:val="both"/>
              <w:rPr>
                <w:rFonts w:ascii="Times New Roman" w:hAnsi="Times New Roman"/>
                <w:sz w:val="24"/>
                <w:szCs w:val="24"/>
              </w:rPr>
            </w:pPr>
            <w:r w:rsidRPr="00FA7AC7">
              <w:rPr>
                <w:rFonts w:ascii="Times New Roman" w:hAnsi="Times New Roman"/>
                <w:sz w:val="20"/>
                <w:szCs w:val="20"/>
              </w:rPr>
              <w:t>Methods and Materials of Language, Literature and Composition*</w:t>
            </w:r>
          </w:p>
        </w:tc>
      </w:tr>
      <w:tr w:rsidR="00114BDE" w:rsidRPr="00FA7AC7" w:rsidTr="00114BDE">
        <w:trPr>
          <w:gridAfter w:val="1"/>
          <w:wAfter w:w="490" w:type="dxa"/>
          <w:trHeight w:hRule="exact" w:val="480"/>
        </w:trPr>
        <w:tc>
          <w:tcPr>
            <w:tcW w:w="940" w:type="dxa"/>
            <w:tcBorders>
              <w:top w:val="nil"/>
              <w:left w:val="nil"/>
              <w:bottom w:val="nil"/>
              <w:right w:val="nil"/>
            </w:tcBorders>
          </w:tcPr>
          <w:p w:rsidR="00114BDE" w:rsidRDefault="00114BDE" w:rsidP="00114BDE">
            <w:pPr>
              <w:widowControl w:val="0"/>
              <w:autoSpaceDE w:val="0"/>
              <w:autoSpaceDN w:val="0"/>
              <w:adjustRightInd w:val="0"/>
              <w:spacing w:after="0" w:line="217" w:lineRule="exact"/>
              <w:ind w:right="180" w:firstLine="0"/>
              <w:jc w:val="both"/>
              <w:rPr>
                <w:rFonts w:ascii="Times New Roman" w:hAnsi="Times New Roman"/>
                <w:sz w:val="20"/>
                <w:szCs w:val="20"/>
              </w:rPr>
            </w:pPr>
            <w:r w:rsidRPr="00FA7AC7">
              <w:rPr>
                <w:rFonts w:ascii="Times New Roman" w:hAnsi="Times New Roman"/>
                <w:sz w:val="20"/>
                <w:szCs w:val="20"/>
              </w:rPr>
              <w:t>EDUC</w:t>
            </w:r>
          </w:p>
          <w:p w:rsidR="00114BDE" w:rsidRPr="00FA7AC7" w:rsidRDefault="00114BDE" w:rsidP="00114BDE">
            <w:pPr>
              <w:widowControl w:val="0"/>
              <w:autoSpaceDE w:val="0"/>
              <w:autoSpaceDN w:val="0"/>
              <w:adjustRightInd w:val="0"/>
              <w:spacing w:after="0" w:line="217" w:lineRule="exact"/>
              <w:ind w:right="180" w:firstLine="0"/>
              <w:jc w:val="both"/>
              <w:rPr>
                <w:rFonts w:ascii="Times New Roman" w:hAnsi="Times New Roman"/>
                <w:sz w:val="24"/>
                <w:szCs w:val="24"/>
              </w:rPr>
            </w:pPr>
            <w:r w:rsidRPr="00FA7AC7">
              <w:rPr>
                <w:rFonts w:ascii="Times New Roman" w:hAnsi="Times New Roman"/>
                <w:sz w:val="20"/>
                <w:szCs w:val="20"/>
              </w:rPr>
              <w:t>EDUC</w:t>
            </w:r>
          </w:p>
        </w:tc>
        <w:tc>
          <w:tcPr>
            <w:tcW w:w="810" w:type="dxa"/>
            <w:tcBorders>
              <w:top w:val="nil"/>
              <w:left w:val="nil"/>
              <w:bottom w:val="nil"/>
              <w:right w:val="nil"/>
            </w:tcBorders>
          </w:tcPr>
          <w:p w:rsidR="00114BDE" w:rsidRDefault="00114BDE" w:rsidP="00114BDE">
            <w:pPr>
              <w:widowControl w:val="0"/>
              <w:autoSpaceDE w:val="0"/>
              <w:autoSpaceDN w:val="0"/>
              <w:adjustRightInd w:val="0"/>
              <w:spacing w:before="6" w:after="0"/>
              <w:ind w:right="180" w:firstLine="0"/>
              <w:jc w:val="both"/>
              <w:rPr>
                <w:rFonts w:ascii="Times New Roman" w:hAnsi="Times New Roman"/>
                <w:sz w:val="20"/>
                <w:szCs w:val="20"/>
              </w:rPr>
            </w:pPr>
            <w:r w:rsidRPr="00FA7AC7">
              <w:rPr>
                <w:rFonts w:ascii="Times New Roman" w:hAnsi="Times New Roman"/>
                <w:sz w:val="20"/>
                <w:szCs w:val="20"/>
              </w:rPr>
              <w:t>5524</w:t>
            </w:r>
          </w:p>
          <w:p w:rsidR="00114BDE" w:rsidRPr="00FA7AC7" w:rsidRDefault="00114BDE" w:rsidP="00114BDE">
            <w:pPr>
              <w:widowControl w:val="0"/>
              <w:autoSpaceDE w:val="0"/>
              <w:autoSpaceDN w:val="0"/>
              <w:adjustRightInd w:val="0"/>
              <w:spacing w:before="6" w:after="0"/>
              <w:ind w:right="180" w:firstLine="0"/>
              <w:jc w:val="both"/>
              <w:rPr>
                <w:rFonts w:ascii="Times New Roman" w:hAnsi="Times New Roman"/>
                <w:sz w:val="24"/>
                <w:szCs w:val="24"/>
              </w:rPr>
            </w:pPr>
            <w:r w:rsidRPr="00FA7AC7">
              <w:rPr>
                <w:rFonts w:ascii="Times New Roman" w:hAnsi="Times New Roman"/>
                <w:sz w:val="20"/>
                <w:szCs w:val="20"/>
              </w:rPr>
              <w:t>5526</w:t>
            </w:r>
          </w:p>
        </w:tc>
        <w:tc>
          <w:tcPr>
            <w:tcW w:w="6710" w:type="dxa"/>
            <w:tcBorders>
              <w:top w:val="nil"/>
              <w:left w:val="nil"/>
              <w:bottom w:val="nil"/>
              <w:right w:val="nil"/>
            </w:tcBorders>
          </w:tcPr>
          <w:p w:rsidR="00114BDE" w:rsidRDefault="00114BDE" w:rsidP="00114BDE">
            <w:pPr>
              <w:widowControl w:val="0"/>
              <w:autoSpaceDE w:val="0"/>
              <w:autoSpaceDN w:val="0"/>
              <w:adjustRightInd w:val="0"/>
              <w:spacing w:after="0" w:line="217" w:lineRule="exact"/>
              <w:ind w:left="360" w:right="180" w:firstLine="0"/>
              <w:jc w:val="both"/>
              <w:rPr>
                <w:rFonts w:ascii="Times New Roman" w:hAnsi="Times New Roman"/>
                <w:sz w:val="20"/>
                <w:szCs w:val="20"/>
              </w:rPr>
            </w:pPr>
            <w:r w:rsidRPr="00FA7AC7">
              <w:rPr>
                <w:rFonts w:ascii="Times New Roman" w:hAnsi="Times New Roman"/>
                <w:sz w:val="20"/>
                <w:szCs w:val="20"/>
              </w:rPr>
              <w:t>Methods and Materials in</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English in</w:t>
            </w:r>
            <w:r>
              <w:rPr>
                <w:rFonts w:ascii="Times New Roman" w:hAnsi="Times New Roman"/>
                <w:sz w:val="20"/>
                <w:szCs w:val="20"/>
              </w:rPr>
              <w:t xml:space="preserve"> </w:t>
            </w:r>
            <w:r w:rsidRPr="00FA7AC7">
              <w:rPr>
                <w:rFonts w:ascii="Times New Roman" w:hAnsi="Times New Roman"/>
                <w:sz w:val="20"/>
                <w:szCs w:val="20"/>
              </w:rPr>
              <w:t>the Secondary School**</w:t>
            </w:r>
          </w:p>
          <w:p w:rsidR="00114BDE" w:rsidRPr="00FA7AC7" w:rsidRDefault="00114BDE" w:rsidP="00114BDE">
            <w:pPr>
              <w:widowControl w:val="0"/>
              <w:autoSpaceDE w:val="0"/>
              <w:autoSpaceDN w:val="0"/>
              <w:adjustRightInd w:val="0"/>
              <w:spacing w:after="0" w:line="217" w:lineRule="exact"/>
              <w:ind w:left="360" w:right="180" w:firstLine="0"/>
              <w:jc w:val="both"/>
              <w:rPr>
                <w:rFonts w:ascii="Times New Roman" w:hAnsi="Times New Roman"/>
                <w:sz w:val="20"/>
                <w:szCs w:val="20"/>
              </w:rPr>
            </w:pPr>
            <w:r w:rsidRPr="00FA7AC7">
              <w:rPr>
                <w:rFonts w:ascii="Times New Roman" w:hAnsi="Times New Roman"/>
                <w:sz w:val="20"/>
                <w:szCs w:val="20"/>
              </w:rPr>
              <w:t>Linguistics and the</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of English</w:t>
            </w:r>
          </w:p>
          <w:p w:rsidR="00114BDE" w:rsidRPr="00FA7AC7" w:rsidRDefault="00114BDE" w:rsidP="00114BDE">
            <w:pPr>
              <w:widowControl w:val="0"/>
              <w:autoSpaceDE w:val="0"/>
              <w:autoSpaceDN w:val="0"/>
              <w:adjustRightInd w:val="0"/>
              <w:spacing w:before="10" w:after="0"/>
              <w:ind w:left="360" w:right="180" w:firstLine="0"/>
              <w:jc w:val="both"/>
              <w:rPr>
                <w:rFonts w:ascii="Times New Roman" w:hAnsi="Times New Roman"/>
                <w:sz w:val="24"/>
                <w:szCs w:val="24"/>
              </w:rPr>
            </w:pPr>
          </w:p>
        </w:tc>
      </w:tr>
      <w:tr w:rsidR="00114BDE" w:rsidRPr="00FA7AC7" w:rsidTr="00114BDE">
        <w:trPr>
          <w:gridAfter w:val="1"/>
          <w:wAfter w:w="490" w:type="dxa"/>
          <w:trHeight w:hRule="exact" w:val="225"/>
        </w:trPr>
        <w:tc>
          <w:tcPr>
            <w:tcW w:w="940" w:type="dxa"/>
            <w:tcBorders>
              <w:top w:val="nil"/>
              <w:left w:val="nil"/>
              <w:bottom w:val="nil"/>
              <w:right w:val="nil"/>
            </w:tcBorders>
          </w:tcPr>
          <w:p w:rsidR="00114BDE" w:rsidRPr="00114BDE" w:rsidRDefault="00114BDE" w:rsidP="00114BDE">
            <w:pPr>
              <w:widowControl w:val="0"/>
              <w:autoSpaceDE w:val="0"/>
              <w:autoSpaceDN w:val="0"/>
              <w:adjustRightInd w:val="0"/>
              <w:spacing w:after="0" w:line="217" w:lineRule="exact"/>
              <w:ind w:right="180" w:firstLine="0"/>
              <w:jc w:val="both"/>
              <w:rPr>
                <w:rFonts w:ascii="Times New Roman" w:hAnsi="Times New Roman"/>
                <w:sz w:val="20"/>
                <w:szCs w:val="20"/>
              </w:rPr>
            </w:pPr>
            <w:r w:rsidRPr="00FA7AC7">
              <w:rPr>
                <w:rFonts w:ascii="Times New Roman" w:hAnsi="Times New Roman"/>
                <w:sz w:val="20"/>
                <w:szCs w:val="20"/>
              </w:rPr>
              <w:t>EDUC</w:t>
            </w:r>
          </w:p>
        </w:tc>
        <w:tc>
          <w:tcPr>
            <w:tcW w:w="810" w:type="dxa"/>
            <w:tcBorders>
              <w:top w:val="nil"/>
              <w:left w:val="nil"/>
              <w:bottom w:val="nil"/>
              <w:right w:val="nil"/>
            </w:tcBorders>
          </w:tcPr>
          <w:p w:rsidR="00114BDE" w:rsidRPr="00114BDE" w:rsidRDefault="00114BDE" w:rsidP="00114BDE">
            <w:pPr>
              <w:widowControl w:val="0"/>
              <w:autoSpaceDE w:val="0"/>
              <w:autoSpaceDN w:val="0"/>
              <w:adjustRightInd w:val="0"/>
              <w:spacing w:before="6" w:after="0"/>
              <w:ind w:right="180" w:firstLine="0"/>
              <w:jc w:val="both"/>
              <w:rPr>
                <w:rFonts w:ascii="Times New Roman" w:hAnsi="Times New Roman"/>
                <w:sz w:val="20"/>
                <w:szCs w:val="20"/>
              </w:rPr>
            </w:pPr>
            <w:r w:rsidRPr="00FA7AC7">
              <w:rPr>
                <w:rFonts w:ascii="Times New Roman" w:hAnsi="Times New Roman"/>
                <w:sz w:val="20"/>
                <w:szCs w:val="20"/>
              </w:rPr>
              <w:t>5528</w:t>
            </w:r>
          </w:p>
        </w:tc>
        <w:tc>
          <w:tcPr>
            <w:tcW w:w="6710" w:type="dxa"/>
            <w:tcBorders>
              <w:top w:val="nil"/>
              <w:left w:val="nil"/>
              <w:bottom w:val="nil"/>
              <w:right w:val="nil"/>
            </w:tcBorders>
          </w:tcPr>
          <w:p w:rsidR="00114BDE" w:rsidRPr="00114BDE" w:rsidRDefault="00114BDE" w:rsidP="00114BDE">
            <w:pPr>
              <w:widowControl w:val="0"/>
              <w:autoSpaceDE w:val="0"/>
              <w:autoSpaceDN w:val="0"/>
              <w:adjustRightInd w:val="0"/>
              <w:spacing w:after="0" w:line="217" w:lineRule="exact"/>
              <w:ind w:left="360" w:right="180" w:firstLine="0"/>
              <w:jc w:val="both"/>
              <w:rPr>
                <w:rFonts w:ascii="Times New Roman" w:hAnsi="Times New Roman"/>
                <w:sz w:val="20"/>
                <w:szCs w:val="20"/>
              </w:rPr>
            </w:pPr>
            <w:r w:rsidRPr="00114BDE">
              <w:rPr>
                <w:rFonts w:ascii="Times New Roman" w:hAnsi="Times New Roman"/>
                <w:sz w:val="20"/>
                <w:szCs w:val="20"/>
              </w:rPr>
              <w:t>T</w:t>
            </w:r>
            <w:r w:rsidRPr="00FA7AC7">
              <w:rPr>
                <w:rFonts w:ascii="Times New Roman" w:hAnsi="Times New Roman"/>
                <w:sz w:val="20"/>
                <w:szCs w:val="20"/>
              </w:rPr>
              <w:t>eaching Composition in the Secondary School**</w:t>
            </w:r>
          </w:p>
        </w:tc>
      </w:tr>
      <w:tr w:rsidR="00114BDE" w:rsidRPr="00FA7AC7" w:rsidTr="00114BDE">
        <w:trPr>
          <w:gridAfter w:val="1"/>
          <w:wAfter w:w="490" w:type="dxa"/>
          <w:trHeight w:hRule="exact" w:val="270"/>
        </w:trPr>
        <w:tc>
          <w:tcPr>
            <w:tcW w:w="940" w:type="dxa"/>
            <w:tcBorders>
              <w:top w:val="nil"/>
              <w:left w:val="nil"/>
              <w:bottom w:val="nil"/>
              <w:right w:val="nil"/>
            </w:tcBorders>
          </w:tcPr>
          <w:p w:rsidR="00114BDE" w:rsidRPr="00114BDE" w:rsidRDefault="00114BDE" w:rsidP="00114BDE">
            <w:pPr>
              <w:widowControl w:val="0"/>
              <w:autoSpaceDE w:val="0"/>
              <w:autoSpaceDN w:val="0"/>
              <w:adjustRightInd w:val="0"/>
              <w:spacing w:after="0" w:line="217" w:lineRule="exact"/>
              <w:ind w:right="180" w:firstLine="0"/>
              <w:jc w:val="both"/>
              <w:rPr>
                <w:rFonts w:ascii="Times New Roman" w:hAnsi="Times New Roman"/>
                <w:sz w:val="20"/>
                <w:szCs w:val="20"/>
              </w:rPr>
            </w:pPr>
            <w:r w:rsidRPr="00FA7AC7">
              <w:rPr>
                <w:rFonts w:ascii="Times New Roman" w:hAnsi="Times New Roman"/>
                <w:sz w:val="20"/>
                <w:szCs w:val="20"/>
              </w:rPr>
              <w:t>EDUC</w:t>
            </w:r>
          </w:p>
        </w:tc>
        <w:tc>
          <w:tcPr>
            <w:tcW w:w="810" w:type="dxa"/>
            <w:tcBorders>
              <w:top w:val="nil"/>
              <w:left w:val="nil"/>
              <w:bottom w:val="nil"/>
              <w:right w:val="nil"/>
            </w:tcBorders>
          </w:tcPr>
          <w:p w:rsidR="00114BDE" w:rsidRPr="00114BDE" w:rsidRDefault="00114BDE" w:rsidP="00114BDE">
            <w:pPr>
              <w:widowControl w:val="0"/>
              <w:autoSpaceDE w:val="0"/>
              <w:autoSpaceDN w:val="0"/>
              <w:adjustRightInd w:val="0"/>
              <w:spacing w:before="6" w:after="0"/>
              <w:ind w:right="180" w:firstLine="0"/>
              <w:jc w:val="both"/>
              <w:rPr>
                <w:rFonts w:ascii="Times New Roman" w:hAnsi="Times New Roman"/>
                <w:sz w:val="20"/>
                <w:szCs w:val="20"/>
              </w:rPr>
            </w:pPr>
            <w:r w:rsidRPr="00FA7AC7">
              <w:rPr>
                <w:rFonts w:ascii="Times New Roman" w:hAnsi="Times New Roman"/>
                <w:sz w:val="20"/>
                <w:szCs w:val="20"/>
              </w:rPr>
              <w:t>5538</w:t>
            </w:r>
          </w:p>
        </w:tc>
        <w:tc>
          <w:tcPr>
            <w:tcW w:w="6710" w:type="dxa"/>
            <w:tcBorders>
              <w:top w:val="nil"/>
              <w:left w:val="nil"/>
              <w:bottom w:val="nil"/>
              <w:right w:val="nil"/>
            </w:tcBorders>
          </w:tcPr>
          <w:p w:rsidR="00114BDE" w:rsidRPr="00114BDE" w:rsidRDefault="00114BDE" w:rsidP="00114BDE">
            <w:pPr>
              <w:widowControl w:val="0"/>
              <w:autoSpaceDE w:val="0"/>
              <w:autoSpaceDN w:val="0"/>
              <w:adjustRightInd w:val="0"/>
              <w:spacing w:after="0" w:line="217" w:lineRule="exact"/>
              <w:ind w:left="360" w:right="180" w:firstLine="0"/>
              <w:jc w:val="both"/>
              <w:rPr>
                <w:rFonts w:ascii="Times New Roman" w:hAnsi="Times New Roman"/>
                <w:sz w:val="20"/>
                <w:szCs w:val="20"/>
              </w:rPr>
            </w:pPr>
            <w:r w:rsidRPr="00FA7AC7">
              <w:rPr>
                <w:rFonts w:ascii="Times New Roman" w:hAnsi="Times New Roman"/>
                <w:sz w:val="20"/>
                <w:szCs w:val="20"/>
              </w:rPr>
              <w:t>Curriculum Planning*</w:t>
            </w:r>
          </w:p>
        </w:tc>
      </w:tr>
      <w:tr w:rsidR="00114BDE" w:rsidRPr="00FA7AC7" w:rsidTr="00114BDE">
        <w:trPr>
          <w:gridAfter w:val="1"/>
          <w:wAfter w:w="490" w:type="dxa"/>
          <w:trHeight w:hRule="exact" w:val="270"/>
        </w:trPr>
        <w:tc>
          <w:tcPr>
            <w:tcW w:w="940" w:type="dxa"/>
            <w:tcBorders>
              <w:top w:val="nil"/>
              <w:left w:val="nil"/>
              <w:bottom w:val="nil"/>
              <w:right w:val="nil"/>
            </w:tcBorders>
          </w:tcPr>
          <w:p w:rsidR="00114BDE" w:rsidRPr="00114BDE" w:rsidRDefault="00114BDE" w:rsidP="00114BDE">
            <w:pPr>
              <w:widowControl w:val="0"/>
              <w:autoSpaceDE w:val="0"/>
              <w:autoSpaceDN w:val="0"/>
              <w:adjustRightInd w:val="0"/>
              <w:spacing w:after="0" w:line="217" w:lineRule="exact"/>
              <w:ind w:right="180" w:firstLine="0"/>
              <w:jc w:val="both"/>
              <w:rPr>
                <w:rFonts w:ascii="Times New Roman" w:hAnsi="Times New Roman"/>
                <w:sz w:val="20"/>
                <w:szCs w:val="20"/>
              </w:rPr>
            </w:pPr>
            <w:r w:rsidRPr="00FA7AC7">
              <w:rPr>
                <w:rFonts w:ascii="Times New Roman" w:hAnsi="Times New Roman"/>
                <w:sz w:val="20"/>
                <w:szCs w:val="20"/>
              </w:rPr>
              <w:t>EDUC</w:t>
            </w:r>
          </w:p>
        </w:tc>
        <w:tc>
          <w:tcPr>
            <w:tcW w:w="810" w:type="dxa"/>
            <w:tcBorders>
              <w:top w:val="nil"/>
              <w:left w:val="nil"/>
              <w:bottom w:val="nil"/>
              <w:right w:val="nil"/>
            </w:tcBorders>
          </w:tcPr>
          <w:p w:rsidR="00114BDE" w:rsidRPr="00114BDE" w:rsidRDefault="00114BDE" w:rsidP="00114BDE">
            <w:pPr>
              <w:widowControl w:val="0"/>
              <w:autoSpaceDE w:val="0"/>
              <w:autoSpaceDN w:val="0"/>
              <w:adjustRightInd w:val="0"/>
              <w:spacing w:before="6" w:after="0"/>
              <w:ind w:right="180" w:firstLine="0"/>
              <w:jc w:val="both"/>
              <w:rPr>
                <w:rFonts w:ascii="Times New Roman" w:hAnsi="Times New Roman"/>
                <w:sz w:val="20"/>
                <w:szCs w:val="20"/>
              </w:rPr>
            </w:pPr>
            <w:r w:rsidRPr="00FA7AC7">
              <w:rPr>
                <w:rFonts w:ascii="Times New Roman" w:hAnsi="Times New Roman"/>
                <w:sz w:val="20"/>
                <w:szCs w:val="20"/>
              </w:rPr>
              <w:t>5540</w:t>
            </w:r>
          </w:p>
        </w:tc>
        <w:tc>
          <w:tcPr>
            <w:tcW w:w="6710" w:type="dxa"/>
            <w:tcBorders>
              <w:top w:val="nil"/>
              <w:left w:val="nil"/>
              <w:bottom w:val="nil"/>
              <w:right w:val="nil"/>
            </w:tcBorders>
          </w:tcPr>
          <w:p w:rsidR="00114BDE" w:rsidRPr="00114BDE" w:rsidRDefault="00114BDE" w:rsidP="00114BDE">
            <w:pPr>
              <w:widowControl w:val="0"/>
              <w:autoSpaceDE w:val="0"/>
              <w:autoSpaceDN w:val="0"/>
              <w:adjustRightInd w:val="0"/>
              <w:spacing w:after="0" w:line="217" w:lineRule="exact"/>
              <w:ind w:left="360" w:right="180" w:firstLine="0"/>
              <w:jc w:val="both"/>
              <w:rPr>
                <w:rFonts w:ascii="Times New Roman" w:hAnsi="Times New Roman"/>
                <w:sz w:val="20"/>
                <w:szCs w:val="20"/>
              </w:rPr>
            </w:pPr>
            <w:r w:rsidRPr="00FA7AC7">
              <w:rPr>
                <w:rFonts w:ascii="Times New Roman" w:hAnsi="Times New Roman"/>
                <w:sz w:val="20"/>
                <w:szCs w:val="20"/>
              </w:rPr>
              <w:t>Curriculum Principles</w:t>
            </w:r>
          </w:p>
        </w:tc>
      </w:tr>
      <w:tr w:rsidR="00114BDE" w:rsidRPr="00FA7AC7" w:rsidTr="00114BDE">
        <w:trPr>
          <w:gridAfter w:val="1"/>
          <w:wAfter w:w="490" w:type="dxa"/>
          <w:trHeight w:hRule="exact" w:val="270"/>
        </w:trPr>
        <w:tc>
          <w:tcPr>
            <w:tcW w:w="940" w:type="dxa"/>
            <w:tcBorders>
              <w:top w:val="nil"/>
              <w:left w:val="nil"/>
              <w:bottom w:val="nil"/>
              <w:right w:val="nil"/>
            </w:tcBorders>
          </w:tcPr>
          <w:p w:rsidR="00114BDE" w:rsidRPr="00114BDE" w:rsidRDefault="00114BDE" w:rsidP="00114BDE">
            <w:pPr>
              <w:widowControl w:val="0"/>
              <w:autoSpaceDE w:val="0"/>
              <w:autoSpaceDN w:val="0"/>
              <w:adjustRightInd w:val="0"/>
              <w:spacing w:after="0" w:line="217" w:lineRule="exact"/>
              <w:ind w:right="180" w:firstLine="0"/>
              <w:jc w:val="both"/>
              <w:rPr>
                <w:rFonts w:ascii="Times New Roman" w:hAnsi="Times New Roman"/>
                <w:sz w:val="20"/>
                <w:szCs w:val="20"/>
              </w:rPr>
            </w:pPr>
            <w:r w:rsidRPr="00FA7AC7">
              <w:rPr>
                <w:rFonts w:ascii="Times New Roman" w:hAnsi="Times New Roman"/>
                <w:sz w:val="20"/>
                <w:szCs w:val="20"/>
              </w:rPr>
              <w:t>EDUC</w:t>
            </w:r>
          </w:p>
        </w:tc>
        <w:tc>
          <w:tcPr>
            <w:tcW w:w="810" w:type="dxa"/>
            <w:tcBorders>
              <w:top w:val="nil"/>
              <w:left w:val="nil"/>
              <w:bottom w:val="nil"/>
              <w:right w:val="nil"/>
            </w:tcBorders>
          </w:tcPr>
          <w:p w:rsidR="00114BDE" w:rsidRPr="00114BDE" w:rsidRDefault="00114BDE" w:rsidP="00114BDE">
            <w:pPr>
              <w:widowControl w:val="0"/>
              <w:autoSpaceDE w:val="0"/>
              <w:autoSpaceDN w:val="0"/>
              <w:adjustRightInd w:val="0"/>
              <w:spacing w:before="6" w:after="0"/>
              <w:ind w:right="180" w:firstLine="0"/>
              <w:jc w:val="both"/>
              <w:rPr>
                <w:rFonts w:ascii="Times New Roman" w:hAnsi="Times New Roman"/>
                <w:sz w:val="20"/>
                <w:szCs w:val="20"/>
              </w:rPr>
            </w:pPr>
            <w:r w:rsidRPr="00FA7AC7">
              <w:rPr>
                <w:rFonts w:ascii="Times New Roman" w:hAnsi="Times New Roman"/>
                <w:sz w:val="20"/>
                <w:szCs w:val="20"/>
              </w:rPr>
              <w:t>5593</w:t>
            </w:r>
          </w:p>
        </w:tc>
        <w:tc>
          <w:tcPr>
            <w:tcW w:w="6710" w:type="dxa"/>
            <w:tcBorders>
              <w:top w:val="nil"/>
              <w:left w:val="nil"/>
              <w:bottom w:val="nil"/>
              <w:right w:val="nil"/>
            </w:tcBorders>
          </w:tcPr>
          <w:p w:rsidR="00114BDE" w:rsidRPr="00114BDE" w:rsidRDefault="00114BDE" w:rsidP="00114BDE">
            <w:pPr>
              <w:widowControl w:val="0"/>
              <w:autoSpaceDE w:val="0"/>
              <w:autoSpaceDN w:val="0"/>
              <w:adjustRightInd w:val="0"/>
              <w:spacing w:after="0" w:line="217" w:lineRule="exact"/>
              <w:ind w:left="360" w:right="180" w:firstLine="0"/>
              <w:jc w:val="both"/>
              <w:rPr>
                <w:rFonts w:ascii="Times New Roman" w:hAnsi="Times New Roman"/>
                <w:sz w:val="20"/>
                <w:szCs w:val="20"/>
              </w:rPr>
            </w:pPr>
            <w:r w:rsidRPr="00FA7AC7">
              <w:rPr>
                <w:rFonts w:ascii="Times New Roman" w:hAnsi="Times New Roman"/>
                <w:sz w:val="20"/>
                <w:szCs w:val="20"/>
              </w:rPr>
              <w:t>Internship I - Internship in the Secondary School</w:t>
            </w:r>
          </w:p>
        </w:tc>
      </w:tr>
      <w:tr w:rsidR="00114BDE" w:rsidRPr="00FA7AC7" w:rsidTr="00114BDE">
        <w:trPr>
          <w:gridAfter w:val="1"/>
          <w:wAfter w:w="490" w:type="dxa"/>
          <w:trHeight w:hRule="exact" w:val="270"/>
        </w:trPr>
        <w:tc>
          <w:tcPr>
            <w:tcW w:w="940" w:type="dxa"/>
            <w:tcBorders>
              <w:top w:val="nil"/>
              <w:left w:val="nil"/>
              <w:bottom w:val="nil"/>
              <w:right w:val="nil"/>
            </w:tcBorders>
          </w:tcPr>
          <w:p w:rsidR="00114BDE" w:rsidRPr="00114BDE" w:rsidRDefault="00114BDE" w:rsidP="00114BDE">
            <w:pPr>
              <w:widowControl w:val="0"/>
              <w:autoSpaceDE w:val="0"/>
              <w:autoSpaceDN w:val="0"/>
              <w:adjustRightInd w:val="0"/>
              <w:spacing w:after="0" w:line="217" w:lineRule="exact"/>
              <w:ind w:right="180" w:firstLine="0"/>
              <w:jc w:val="both"/>
              <w:rPr>
                <w:rFonts w:ascii="Times New Roman" w:hAnsi="Times New Roman"/>
                <w:sz w:val="20"/>
                <w:szCs w:val="20"/>
              </w:rPr>
            </w:pPr>
            <w:r w:rsidRPr="00FA7AC7">
              <w:rPr>
                <w:rFonts w:ascii="Times New Roman" w:hAnsi="Times New Roman"/>
                <w:sz w:val="20"/>
                <w:szCs w:val="20"/>
              </w:rPr>
              <w:t>EDUC</w:t>
            </w:r>
          </w:p>
        </w:tc>
        <w:tc>
          <w:tcPr>
            <w:tcW w:w="810" w:type="dxa"/>
            <w:tcBorders>
              <w:top w:val="nil"/>
              <w:left w:val="nil"/>
              <w:bottom w:val="nil"/>
              <w:right w:val="nil"/>
            </w:tcBorders>
          </w:tcPr>
          <w:p w:rsidR="00114BDE" w:rsidRPr="00114BDE" w:rsidRDefault="00114BDE" w:rsidP="00114BDE">
            <w:pPr>
              <w:widowControl w:val="0"/>
              <w:autoSpaceDE w:val="0"/>
              <w:autoSpaceDN w:val="0"/>
              <w:adjustRightInd w:val="0"/>
              <w:spacing w:before="6" w:after="0"/>
              <w:ind w:right="180" w:firstLine="0"/>
              <w:jc w:val="both"/>
              <w:rPr>
                <w:rFonts w:ascii="Times New Roman" w:hAnsi="Times New Roman"/>
                <w:sz w:val="20"/>
                <w:szCs w:val="20"/>
              </w:rPr>
            </w:pPr>
            <w:r w:rsidRPr="00FA7AC7">
              <w:rPr>
                <w:rFonts w:ascii="Times New Roman" w:hAnsi="Times New Roman"/>
                <w:sz w:val="20"/>
                <w:szCs w:val="20"/>
              </w:rPr>
              <w:t>5594</w:t>
            </w:r>
          </w:p>
        </w:tc>
        <w:tc>
          <w:tcPr>
            <w:tcW w:w="6710" w:type="dxa"/>
            <w:tcBorders>
              <w:top w:val="nil"/>
              <w:left w:val="nil"/>
              <w:bottom w:val="nil"/>
              <w:right w:val="nil"/>
            </w:tcBorders>
          </w:tcPr>
          <w:p w:rsidR="00114BDE" w:rsidRPr="00114BDE" w:rsidRDefault="00114BDE" w:rsidP="00114BDE">
            <w:pPr>
              <w:widowControl w:val="0"/>
              <w:autoSpaceDE w:val="0"/>
              <w:autoSpaceDN w:val="0"/>
              <w:adjustRightInd w:val="0"/>
              <w:spacing w:after="0" w:line="217" w:lineRule="exact"/>
              <w:ind w:left="360" w:right="180" w:firstLine="0"/>
              <w:jc w:val="both"/>
              <w:rPr>
                <w:rFonts w:ascii="Times New Roman" w:hAnsi="Times New Roman"/>
                <w:sz w:val="20"/>
                <w:szCs w:val="20"/>
              </w:rPr>
            </w:pPr>
            <w:r w:rsidRPr="00FA7AC7">
              <w:rPr>
                <w:rFonts w:ascii="Times New Roman" w:hAnsi="Times New Roman"/>
                <w:sz w:val="20"/>
                <w:szCs w:val="20"/>
              </w:rPr>
              <w:t>Internship II - Internship in the Secondary School</w:t>
            </w:r>
          </w:p>
        </w:tc>
      </w:tr>
      <w:tr w:rsidR="00114BDE" w:rsidRPr="00FA7AC7" w:rsidTr="00114BDE">
        <w:trPr>
          <w:gridAfter w:val="1"/>
          <w:wAfter w:w="490" w:type="dxa"/>
          <w:trHeight w:hRule="exact" w:val="480"/>
        </w:trPr>
        <w:tc>
          <w:tcPr>
            <w:tcW w:w="940" w:type="dxa"/>
            <w:tcBorders>
              <w:top w:val="nil"/>
              <w:left w:val="nil"/>
              <w:bottom w:val="nil"/>
              <w:right w:val="nil"/>
            </w:tcBorders>
          </w:tcPr>
          <w:p w:rsidR="00114BDE" w:rsidRPr="00114BDE" w:rsidRDefault="00114BDE" w:rsidP="00114BDE">
            <w:pPr>
              <w:widowControl w:val="0"/>
              <w:autoSpaceDE w:val="0"/>
              <w:autoSpaceDN w:val="0"/>
              <w:adjustRightInd w:val="0"/>
              <w:spacing w:after="0" w:line="217" w:lineRule="exact"/>
              <w:ind w:right="180" w:firstLine="0"/>
              <w:jc w:val="both"/>
              <w:rPr>
                <w:rFonts w:ascii="Times New Roman" w:hAnsi="Times New Roman"/>
                <w:sz w:val="20"/>
                <w:szCs w:val="20"/>
              </w:rPr>
            </w:pPr>
            <w:r w:rsidRPr="00FA7AC7">
              <w:rPr>
                <w:rFonts w:ascii="Times New Roman" w:hAnsi="Times New Roman"/>
                <w:sz w:val="20"/>
                <w:szCs w:val="20"/>
              </w:rPr>
              <w:t>READ</w:t>
            </w:r>
          </w:p>
        </w:tc>
        <w:tc>
          <w:tcPr>
            <w:tcW w:w="810" w:type="dxa"/>
            <w:tcBorders>
              <w:top w:val="nil"/>
              <w:left w:val="nil"/>
              <w:bottom w:val="nil"/>
              <w:right w:val="nil"/>
            </w:tcBorders>
          </w:tcPr>
          <w:p w:rsidR="00114BDE" w:rsidRPr="00114BDE" w:rsidRDefault="00114BDE" w:rsidP="00114BDE">
            <w:pPr>
              <w:widowControl w:val="0"/>
              <w:autoSpaceDE w:val="0"/>
              <w:autoSpaceDN w:val="0"/>
              <w:adjustRightInd w:val="0"/>
              <w:spacing w:before="6" w:after="0"/>
              <w:ind w:right="180" w:firstLine="0"/>
              <w:jc w:val="both"/>
              <w:rPr>
                <w:rFonts w:ascii="Times New Roman" w:hAnsi="Times New Roman"/>
                <w:sz w:val="20"/>
                <w:szCs w:val="20"/>
              </w:rPr>
            </w:pPr>
            <w:r w:rsidRPr="00FA7AC7">
              <w:rPr>
                <w:rFonts w:ascii="Times New Roman" w:hAnsi="Times New Roman"/>
                <w:sz w:val="20"/>
                <w:szCs w:val="20"/>
              </w:rPr>
              <w:t>5505</w:t>
            </w:r>
          </w:p>
        </w:tc>
        <w:tc>
          <w:tcPr>
            <w:tcW w:w="6710" w:type="dxa"/>
            <w:tcBorders>
              <w:top w:val="nil"/>
              <w:left w:val="nil"/>
              <w:bottom w:val="nil"/>
              <w:right w:val="nil"/>
            </w:tcBorders>
          </w:tcPr>
          <w:p w:rsidR="00114BDE" w:rsidRPr="00114BDE" w:rsidRDefault="00114BDE" w:rsidP="00114BDE">
            <w:pPr>
              <w:widowControl w:val="0"/>
              <w:autoSpaceDE w:val="0"/>
              <w:autoSpaceDN w:val="0"/>
              <w:adjustRightInd w:val="0"/>
              <w:spacing w:after="0" w:line="217" w:lineRule="exact"/>
              <w:ind w:left="360" w:right="180" w:firstLine="0"/>
              <w:jc w:val="both"/>
              <w:rPr>
                <w:rFonts w:ascii="Times New Roman" w:hAnsi="Times New Roman"/>
                <w:sz w:val="20"/>
                <w:szCs w:val="20"/>
              </w:rPr>
            </w:pPr>
            <w:r w:rsidRPr="00FA7AC7">
              <w:rPr>
                <w:rFonts w:ascii="Times New Roman" w:hAnsi="Times New Roman"/>
                <w:sz w:val="20"/>
                <w:szCs w:val="20"/>
              </w:rPr>
              <w:t>Improving Reading Instruction in the Content</w:t>
            </w:r>
            <w:r w:rsidRPr="00114BDE">
              <w:rPr>
                <w:rFonts w:ascii="Times New Roman" w:hAnsi="Times New Roman"/>
                <w:sz w:val="20"/>
                <w:szCs w:val="20"/>
              </w:rPr>
              <w:t xml:space="preserve"> </w:t>
            </w:r>
            <w:r w:rsidRPr="00FA7AC7">
              <w:rPr>
                <w:rFonts w:ascii="Times New Roman" w:hAnsi="Times New Roman"/>
                <w:sz w:val="20"/>
                <w:szCs w:val="20"/>
              </w:rPr>
              <w:t>Areas***</w:t>
            </w:r>
          </w:p>
        </w:tc>
      </w:tr>
    </w:tbl>
    <w:p w:rsidR="00114BDE" w:rsidRPr="00AB16FB" w:rsidRDefault="00114BDE" w:rsidP="00114BDE">
      <w:pPr>
        <w:widowControl w:val="0"/>
        <w:autoSpaceDE w:val="0"/>
        <w:autoSpaceDN w:val="0"/>
        <w:adjustRightInd w:val="0"/>
        <w:spacing w:before="14" w:after="0"/>
        <w:ind w:left="360" w:right="180" w:firstLine="0"/>
        <w:rPr>
          <w:rFonts w:ascii="Times New Roman" w:hAnsi="Times New Roman"/>
          <w:color w:val="808080" w:themeColor="background1" w:themeShade="80"/>
          <w:sz w:val="28"/>
          <w:szCs w:val="28"/>
        </w:rPr>
      </w:pPr>
      <w:r w:rsidRPr="00AB16FB">
        <w:rPr>
          <w:rFonts w:ascii="Times New Roman" w:hAnsi="Times New Roman"/>
          <w:b/>
          <w:bCs/>
          <w:color w:val="808080" w:themeColor="background1" w:themeShade="80"/>
          <w:sz w:val="28"/>
          <w:szCs w:val="28"/>
        </w:rPr>
        <w:t>A</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ea C -</w:t>
      </w:r>
      <w:r w:rsidRPr="00AB16FB">
        <w:rPr>
          <w:rFonts w:ascii="Times New Roman" w:hAnsi="Times New Roman"/>
          <w:b/>
          <w:bCs/>
          <w:color w:val="808080" w:themeColor="background1" w:themeShade="80"/>
          <w:spacing w:val="-5"/>
          <w:sz w:val="28"/>
          <w:szCs w:val="28"/>
        </w:rPr>
        <w:t xml:space="preserve"> </w:t>
      </w:r>
      <w:r w:rsidRPr="00AB16FB">
        <w:rPr>
          <w:rFonts w:ascii="Times New Roman" w:hAnsi="Times New Roman"/>
          <w:b/>
          <w:bCs/>
          <w:color w:val="808080" w:themeColor="background1" w:themeShade="80"/>
          <w:sz w:val="28"/>
          <w:szCs w:val="28"/>
        </w:rPr>
        <w:t>The</w:t>
      </w:r>
      <w:r w:rsidRPr="00AB16FB">
        <w:rPr>
          <w:rFonts w:ascii="Times New Roman" w:hAnsi="Times New Roman"/>
          <w:b/>
          <w:bCs/>
          <w:color w:val="808080" w:themeColor="background1" w:themeShade="80"/>
          <w:spacing w:val="-5"/>
          <w:sz w:val="28"/>
          <w:szCs w:val="28"/>
        </w:rPr>
        <w:t xml:space="preserve"> </w:t>
      </w:r>
      <w:r w:rsidRPr="00AB16FB">
        <w:rPr>
          <w:rFonts w:ascii="Times New Roman" w:hAnsi="Times New Roman"/>
          <w:b/>
          <w:bCs/>
          <w:color w:val="808080" w:themeColor="background1" w:themeShade="80"/>
          <w:spacing w:val="-26"/>
          <w:sz w:val="28"/>
          <w:szCs w:val="28"/>
        </w:rPr>
        <w:t>T</w:t>
      </w:r>
      <w:r w:rsidRPr="00AB16FB">
        <w:rPr>
          <w:rFonts w:ascii="Times New Roman" w:hAnsi="Times New Roman"/>
          <w:b/>
          <w:bCs/>
          <w:color w:val="808080" w:themeColor="background1" w:themeShade="80"/>
          <w:sz w:val="28"/>
          <w:szCs w:val="28"/>
        </w:rPr>
        <w:t>eaching Field (Minimum of 21 semester</w:t>
      </w:r>
      <w:r w:rsidRPr="00AB16FB">
        <w:rPr>
          <w:rFonts w:ascii="Times New Roman" w:hAnsi="Times New Roman"/>
          <w:b/>
          <w:bCs/>
          <w:color w:val="808080" w:themeColor="background1" w:themeShade="80"/>
          <w:spacing w:val="-5"/>
          <w:sz w:val="28"/>
          <w:szCs w:val="28"/>
        </w:rPr>
        <w:t xml:space="preserve"> </w:t>
      </w:r>
      <w:r w:rsidRPr="00AB16FB">
        <w:rPr>
          <w:rFonts w:ascii="Times New Roman" w:hAnsi="Times New Roman"/>
          <w:b/>
          <w:bCs/>
          <w:color w:val="808080" w:themeColor="background1" w:themeShade="80"/>
          <w:sz w:val="28"/>
          <w:szCs w:val="28"/>
        </w:rPr>
        <w:t>hours)</w:t>
      </w:r>
    </w:p>
    <w:tbl>
      <w:tblPr>
        <w:tblW w:w="0" w:type="auto"/>
        <w:tblInd w:w="1170" w:type="dxa"/>
        <w:tblLayout w:type="fixed"/>
        <w:tblCellMar>
          <w:left w:w="0" w:type="dxa"/>
          <w:right w:w="0" w:type="dxa"/>
        </w:tblCellMar>
        <w:tblLook w:val="0000"/>
      </w:tblPr>
      <w:tblGrid>
        <w:gridCol w:w="900"/>
        <w:gridCol w:w="90"/>
        <w:gridCol w:w="855"/>
        <w:gridCol w:w="90"/>
        <w:gridCol w:w="4600"/>
        <w:gridCol w:w="90"/>
      </w:tblGrid>
      <w:tr w:rsidR="00114BDE" w:rsidRPr="00FA7AC7" w:rsidTr="005401FF">
        <w:trPr>
          <w:trHeight w:hRule="exact" w:val="287"/>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before="34" w:after="0"/>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before="34" w:after="0"/>
              <w:ind w:right="180" w:firstLine="15"/>
              <w:rPr>
                <w:rFonts w:ascii="Times New Roman" w:hAnsi="Times New Roman"/>
                <w:sz w:val="24"/>
                <w:szCs w:val="24"/>
              </w:rPr>
            </w:pPr>
            <w:r w:rsidRPr="00FA7AC7">
              <w:rPr>
                <w:rFonts w:ascii="Times New Roman" w:hAnsi="Times New Roman"/>
                <w:sz w:val="20"/>
                <w:szCs w:val="20"/>
              </w:rPr>
              <w:t>5304</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before="34" w:after="0"/>
              <w:ind w:left="225" w:right="180" w:firstLine="0"/>
              <w:rPr>
                <w:rFonts w:ascii="Times New Roman" w:hAnsi="Times New Roman"/>
                <w:sz w:val="24"/>
                <w:szCs w:val="24"/>
              </w:rPr>
            </w:pPr>
            <w:r w:rsidRPr="00FA7AC7">
              <w:rPr>
                <w:rFonts w:ascii="Times New Roman" w:hAnsi="Times New Roman"/>
                <w:sz w:val="20"/>
                <w:szCs w:val="20"/>
              </w:rPr>
              <w:t>History of the English Language***</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5500</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Bibliography and Research Methods**</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5615</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Advanced Exposition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5600</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Shakespeare</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5606</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Medieval Literature</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5609</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Introduction to Linguistics</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5612</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Advanced Grammar and Syntax</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5621</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Literature of the Sixteenth and Seventeenth Centuries</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5632</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Restoration and Eighteenth Century Literature</w:t>
            </w:r>
          </w:p>
        </w:tc>
      </w:tr>
      <w:tr w:rsidR="00114BDE" w:rsidRPr="00FA7AC7" w:rsidTr="005401FF">
        <w:trPr>
          <w:trHeight w:hRule="exact" w:val="251"/>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5641</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before="9" w:after="0"/>
              <w:ind w:left="225" w:right="180" w:firstLine="0"/>
              <w:rPr>
                <w:rFonts w:ascii="Times New Roman" w:hAnsi="Times New Roman"/>
                <w:sz w:val="24"/>
                <w:szCs w:val="24"/>
              </w:rPr>
            </w:pPr>
            <w:r w:rsidRPr="00FA7AC7">
              <w:rPr>
                <w:rFonts w:ascii="Times New Roman" w:hAnsi="Times New Roman"/>
                <w:sz w:val="20"/>
                <w:szCs w:val="20"/>
              </w:rPr>
              <w:t>Romanticism</w:t>
            </w:r>
          </w:p>
        </w:tc>
      </w:tr>
      <w:tr w:rsidR="00114BDE" w:rsidRPr="00FA7AC7" w:rsidTr="005401FF">
        <w:trPr>
          <w:trHeight w:hRule="exact" w:val="229"/>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05"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05" w:lineRule="exact"/>
              <w:ind w:right="180" w:firstLine="15"/>
              <w:rPr>
                <w:rFonts w:ascii="Times New Roman" w:hAnsi="Times New Roman"/>
                <w:sz w:val="24"/>
                <w:szCs w:val="24"/>
              </w:rPr>
            </w:pPr>
            <w:r w:rsidRPr="00FA7AC7">
              <w:rPr>
                <w:rFonts w:ascii="Times New Roman" w:hAnsi="Times New Roman"/>
                <w:sz w:val="20"/>
                <w:szCs w:val="20"/>
              </w:rPr>
              <w:t>5650</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05" w:lineRule="exact"/>
              <w:ind w:left="225" w:right="180" w:firstLine="0"/>
              <w:rPr>
                <w:rFonts w:ascii="Times New Roman" w:hAnsi="Times New Roman"/>
                <w:sz w:val="24"/>
                <w:szCs w:val="24"/>
              </w:rPr>
            </w:pPr>
            <w:r w:rsidRPr="00FA7AC7">
              <w:rPr>
                <w:rFonts w:ascii="Times New Roman" w:hAnsi="Times New Roman"/>
                <w:sz w:val="20"/>
                <w:szCs w:val="20"/>
              </w:rPr>
              <w:t>Modern Drama</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5651</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pacing w:val="-12"/>
                <w:sz w:val="20"/>
                <w:szCs w:val="20"/>
              </w:rPr>
              <w:t>V</w:t>
            </w:r>
            <w:r w:rsidRPr="00FA7AC7">
              <w:rPr>
                <w:rFonts w:ascii="Times New Roman" w:hAnsi="Times New Roman"/>
                <w:sz w:val="20"/>
                <w:szCs w:val="20"/>
              </w:rPr>
              <w:t>ictorian Literature</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5670</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Modern British Literature</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5681</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Early</w:t>
            </w:r>
            <w:r w:rsidRPr="00FA7AC7">
              <w:rPr>
                <w:rFonts w:ascii="Times New Roman" w:hAnsi="Times New Roman"/>
                <w:spacing w:val="-11"/>
                <w:sz w:val="20"/>
                <w:szCs w:val="20"/>
              </w:rPr>
              <w:t xml:space="preserve"> </w:t>
            </w:r>
            <w:r w:rsidRPr="00FA7AC7">
              <w:rPr>
                <w:rFonts w:ascii="Times New Roman" w:hAnsi="Times New Roman"/>
                <w:sz w:val="20"/>
                <w:szCs w:val="20"/>
              </w:rPr>
              <w:t>American Literature</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5683</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American Romanticism</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5684</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American Realism and Naturalism</w:t>
            </w:r>
          </w:p>
        </w:tc>
      </w:tr>
      <w:tr w:rsidR="00114BDE" w:rsidRPr="00FA7AC7" w:rsidTr="005401FF">
        <w:trPr>
          <w:trHeight w:hRule="exact" w:val="24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5685</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Southern Literature</w:t>
            </w:r>
          </w:p>
        </w:tc>
      </w:tr>
      <w:tr w:rsidR="00114BDE" w:rsidRPr="00FA7AC7" w:rsidTr="005401FF">
        <w:trPr>
          <w:trHeight w:hRule="exact" w:val="251"/>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before="9" w:after="0"/>
              <w:ind w:right="180" w:firstLine="15"/>
              <w:rPr>
                <w:rFonts w:ascii="Times New Roman" w:hAnsi="Times New Roman"/>
                <w:sz w:val="24"/>
                <w:szCs w:val="24"/>
              </w:rPr>
            </w:pPr>
            <w:r w:rsidRPr="00FA7AC7">
              <w:rPr>
                <w:rFonts w:ascii="Times New Roman" w:hAnsi="Times New Roman"/>
                <w:sz w:val="20"/>
                <w:szCs w:val="20"/>
              </w:rPr>
              <w:t>5686</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Modern</w:t>
            </w:r>
            <w:r w:rsidRPr="00FA7AC7">
              <w:rPr>
                <w:rFonts w:ascii="Times New Roman" w:hAnsi="Times New Roman"/>
                <w:spacing w:val="-11"/>
                <w:sz w:val="20"/>
                <w:szCs w:val="20"/>
              </w:rPr>
              <w:t xml:space="preserve"> </w:t>
            </w:r>
            <w:r w:rsidRPr="00FA7AC7">
              <w:rPr>
                <w:rFonts w:ascii="Times New Roman" w:hAnsi="Times New Roman"/>
                <w:sz w:val="20"/>
                <w:szCs w:val="20"/>
              </w:rPr>
              <w:t>American Literature</w:t>
            </w:r>
          </w:p>
        </w:tc>
      </w:tr>
      <w:tr w:rsidR="00114BDE" w:rsidRPr="00FA7AC7" w:rsidTr="005401FF">
        <w:trPr>
          <w:trHeight w:hRule="exact" w:val="229"/>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05"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05" w:lineRule="exact"/>
              <w:ind w:right="180" w:firstLine="15"/>
              <w:rPr>
                <w:rFonts w:ascii="Times New Roman" w:hAnsi="Times New Roman"/>
                <w:sz w:val="24"/>
                <w:szCs w:val="24"/>
              </w:rPr>
            </w:pPr>
            <w:r w:rsidRPr="00FA7AC7">
              <w:rPr>
                <w:rFonts w:ascii="Times New Roman" w:hAnsi="Times New Roman"/>
                <w:sz w:val="20"/>
                <w:szCs w:val="20"/>
              </w:rPr>
              <w:t>5690</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05" w:lineRule="exact"/>
              <w:ind w:left="225" w:right="180" w:firstLine="0"/>
              <w:rPr>
                <w:rFonts w:ascii="Times New Roman" w:hAnsi="Times New Roman"/>
                <w:sz w:val="24"/>
                <w:szCs w:val="24"/>
              </w:rPr>
            </w:pPr>
            <w:r w:rsidRPr="00FA7AC7">
              <w:rPr>
                <w:rFonts w:ascii="Times New Roman" w:hAnsi="Times New Roman"/>
                <w:sz w:val="20"/>
                <w:szCs w:val="20"/>
              </w:rPr>
              <w:t>African</w:t>
            </w:r>
            <w:r w:rsidRPr="00FA7AC7">
              <w:rPr>
                <w:rFonts w:ascii="Times New Roman" w:hAnsi="Times New Roman"/>
                <w:spacing w:val="-11"/>
                <w:sz w:val="20"/>
                <w:szCs w:val="20"/>
              </w:rPr>
              <w:t xml:space="preserve"> </w:t>
            </w:r>
            <w:r w:rsidRPr="00FA7AC7">
              <w:rPr>
                <w:rFonts w:ascii="Times New Roman" w:hAnsi="Times New Roman"/>
                <w:sz w:val="20"/>
                <w:szCs w:val="20"/>
              </w:rPr>
              <w:t>American Literature</w:t>
            </w:r>
          </w:p>
        </w:tc>
      </w:tr>
      <w:tr w:rsidR="00114BDE" w:rsidRPr="00FA7AC7" w:rsidTr="005401FF">
        <w:trPr>
          <w:trHeight w:hRule="exact" w:val="251"/>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before="9" w:after="0"/>
              <w:ind w:right="180" w:firstLine="15"/>
              <w:rPr>
                <w:rFonts w:ascii="Times New Roman" w:hAnsi="Times New Roman"/>
                <w:sz w:val="24"/>
                <w:szCs w:val="24"/>
              </w:rPr>
            </w:pPr>
            <w:r w:rsidRPr="00FA7AC7">
              <w:rPr>
                <w:rFonts w:ascii="Times New Roman" w:hAnsi="Times New Roman"/>
                <w:sz w:val="20"/>
                <w:szCs w:val="20"/>
              </w:rPr>
              <w:t>5696</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firstLine="0"/>
              <w:rPr>
                <w:rFonts w:ascii="Times New Roman" w:hAnsi="Times New Roman"/>
                <w:sz w:val="24"/>
                <w:szCs w:val="24"/>
              </w:rPr>
            </w:pPr>
            <w:r w:rsidRPr="00FA7AC7">
              <w:rPr>
                <w:rFonts w:ascii="Times New Roman" w:hAnsi="Times New Roman"/>
                <w:sz w:val="20"/>
                <w:szCs w:val="20"/>
              </w:rPr>
              <w:t>Contemporary Literature**</w:t>
            </w:r>
          </w:p>
        </w:tc>
      </w:tr>
      <w:tr w:rsidR="00114BDE" w:rsidRPr="00FA7AC7" w:rsidTr="005401FF">
        <w:trPr>
          <w:trHeight w:hRule="exact" w:val="229"/>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05" w:lineRule="exact"/>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05" w:lineRule="exact"/>
              <w:ind w:right="180" w:firstLine="15"/>
              <w:rPr>
                <w:rFonts w:ascii="Times New Roman" w:hAnsi="Times New Roman"/>
                <w:sz w:val="24"/>
                <w:szCs w:val="24"/>
              </w:rPr>
            </w:pPr>
            <w:r w:rsidRPr="00FA7AC7">
              <w:rPr>
                <w:rFonts w:ascii="Times New Roman" w:hAnsi="Times New Roman"/>
                <w:sz w:val="20"/>
                <w:szCs w:val="20"/>
              </w:rPr>
              <w:t>5792</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05" w:lineRule="exact"/>
              <w:ind w:left="225" w:right="180" w:firstLine="0"/>
              <w:rPr>
                <w:rFonts w:ascii="Times New Roman" w:hAnsi="Times New Roman"/>
                <w:sz w:val="24"/>
                <w:szCs w:val="24"/>
              </w:rPr>
            </w:pPr>
            <w:r w:rsidRPr="00FA7AC7">
              <w:rPr>
                <w:rFonts w:ascii="Times New Roman" w:hAnsi="Times New Roman"/>
                <w:sz w:val="20"/>
                <w:szCs w:val="20"/>
              </w:rPr>
              <w:t>African</w:t>
            </w:r>
            <w:r w:rsidRPr="00FA7AC7">
              <w:rPr>
                <w:rFonts w:ascii="Times New Roman" w:hAnsi="Times New Roman"/>
                <w:spacing w:val="-11"/>
                <w:sz w:val="20"/>
                <w:szCs w:val="20"/>
              </w:rPr>
              <w:t xml:space="preserve"> </w:t>
            </w:r>
            <w:r w:rsidRPr="00FA7AC7">
              <w:rPr>
                <w:rFonts w:ascii="Times New Roman" w:hAnsi="Times New Roman"/>
                <w:sz w:val="20"/>
                <w:szCs w:val="20"/>
              </w:rPr>
              <w:t>American Novel</w:t>
            </w:r>
          </w:p>
        </w:tc>
      </w:tr>
      <w:tr w:rsidR="00114BDE" w:rsidRPr="00FA7AC7" w:rsidTr="005401FF">
        <w:trPr>
          <w:trHeight w:hRule="exact" w:val="251"/>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before="9" w:after="0"/>
              <w:ind w:right="180" w:firstLine="0"/>
              <w:rPr>
                <w:rFonts w:ascii="Times New Roman" w:hAnsi="Times New Roman"/>
                <w:sz w:val="24"/>
                <w:szCs w:val="24"/>
              </w:rPr>
            </w:pPr>
            <w:r w:rsidRPr="00FA7AC7">
              <w:rPr>
                <w:rFonts w:ascii="Times New Roman" w:hAnsi="Times New Roman"/>
                <w:sz w:val="20"/>
                <w:szCs w:val="20"/>
              </w:rPr>
              <w:t>ENGL</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15"/>
              <w:rPr>
                <w:rFonts w:ascii="Times New Roman" w:hAnsi="Times New Roman"/>
                <w:sz w:val="24"/>
                <w:szCs w:val="24"/>
              </w:rPr>
            </w:pPr>
            <w:r w:rsidRPr="00FA7AC7">
              <w:rPr>
                <w:rFonts w:ascii="Times New Roman" w:hAnsi="Times New Roman"/>
                <w:sz w:val="20"/>
                <w:szCs w:val="20"/>
              </w:rPr>
              <w:t>5794</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before="9" w:after="0"/>
              <w:ind w:left="225" w:right="180" w:firstLine="0"/>
              <w:rPr>
                <w:rFonts w:ascii="Times New Roman" w:hAnsi="Times New Roman"/>
                <w:sz w:val="24"/>
                <w:szCs w:val="24"/>
              </w:rPr>
            </w:pPr>
            <w:r w:rsidRPr="00FA7AC7">
              <w:rPr>
                <w:rFonts w:ascii="Times New Roman" w:hAnsi="Times New Roman"/>
                <w:sz w:val="20"/>
                <w:szCs w:val="20"/>
              </w:rPr>
              <w:t>African</w:t>
            </w:r>
            <w:r w:rsidRPr="00FA7AC7">
              <w:rPr>
                <w:rFonts w:ascii="Times New Roman" w:hAnsi="Times New Roman"/>
                <w:spacing w:val="-11"/>
                <w:sz w:val="20"/>
                <w:szCs w:val="20"/>
              </w:rPr>
              <w:t xml:space="preserve"> </w:t>
            </w:r>
            <w:r w:rsidRPr="00FA7AC7">
              <w:rPr>
                <w:rFonts w:ascii="Times New Roman" w:hAnsi="Times New Roman"/>
                <w:sz w:val="20"/>
                <w:szCs w:val="20"/>
              </w:rPr>
              <w:t>American Drama</w:t>
            </w:r>
          </w:p>
        </w:tc>
      </w:tr>
      <w:tr w:rsidR="00114BDE" w:rsidRPr="00FA7AC7" w:rsidTr="005401FF">
        <w:trPr>
          <w:gridAfter w:val="1"/>
          <w:wAfter w:w="90" w:type="dxa"/>
          <w:trHeight w:hRule="exact" w:val="209"/>
        </w:trPr>
        <w:tc>
          <w:tcPr>
            <w:tcW w:w="9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05" w:lineRule="exact"/>
              <w:ind w:right="180" w:firstLine="0"/>
              <w:rPr>
                <w:rFonts w:ascii="Times New Roman" w:hAnsi="Times New Roman"/>
                <w:sz w:val="24"/>
                <w:szCs w:val="24"/>
              </w:rPr>
            </w:pPr>
            <w:r w:rsidRPr="00FA7AC7">
              <w:rPr>
                <w:rFonts w:ascii="Times New Roman" w:hAnsi="Times New Roman"/>
                <w:sz w:val="20"/>
                <w:szCs w:val="20"/>
              </w:rPr>
              <w:lastRenderedPageBreak/>
              <w:t>ENGL</w:t>
            </w:r>
          </w:p>
        </w:tc>
        <w:tc>
          <w:tcPr>
            <w:tcW w:w="855" w:type="dxa"/>
            <w:tcBorders>
              <w:top w:val="nil"/>
              <w:left w:val="nil"/>
              <w:bottom w:val="nil"/>
              <w:right w:val="nil"/>
            </w:tcBorders>
          </w:tcPr>
          <w:p w:rsidR="00114BDE" w:rsidRPr="00FA7AC7" w:rsidRDefault="00114BDE" w:rsidP="005401FF">
            <w:pPr>
              <w:widowControl w:val="0"/>
              <w:autoSpaceDE w:val="0"/>
              <w:autoSpaceDN w:val="0"/>
              <w:adjustRightInd w:val="0"/>
              <w:spacing w:after="0" w:line="205" w:lineRule="exact"/>
              <w:ind w:right="180" w:firstLine="0"/>
              <w:rPr>
                <w:rFonts w:ascii="Times New Roman" w:hAnsi="Times New Roman"/>
                <w:sz w:val="24"/>
                <w:szCs w:val="24"/>
              </w:rPr>
            </w:pPr>
            <w:r w:rsidRPr="00FA7AC7">
              <w:rPr>
                <w:rFonts w:ascii="Times New Roman" w:hAnsi="Times New Roman"/>
                <w:sz w:val="20"/>
                <w:szCs w:val="20"/>
              </w:rPr>
              <w:t>5908</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05" w:lineRule="exact"/>
              <w:ind w:left="225" w:right="180" w:firstLine="0"/>
              <w:rPr>
                <w:rFonts w:ascii="Times New Roman" w:hAnsi="Times New Roman"/>
                <w:sz w:val="24"/>
                <w:szCs w:val="24"/>
              </w:rPr>
            </w:pPr>
            <w:r w:rsidRPr="00FA7AC7">
              <w:rPr>
                <w:rFonts w:ascii="Times New Roman" w:hAnsi="Times New Roman"/>
                <w:sz w:val="20"/>
                <w:szCs w:val="20"/>
              </w:rPr>
              <w:t>Literary Criticism**</w:t>
            </w:r>
          </w:p>
        </w:tc>
      </w:tr>
      <w:tr w:rsidR="00114BDE" w:rsidRPr="00FA7AC7" w:rsidTr="005401FF">
        <w:trPr>
          <w:gridAfter w:val="1"/>
          <w:wAfter w:w="90" w:type="dxa"/>
          <w:trHeight w:hRule="exact" w:val="927"/>
        </w:trPr>
        <w:tc>
          <w:tcPr>
            <w:tcW w:w="6535" w:type="dxa"/>
            <w:gridSpan w:val="5"/>
            <w:tcBorders>
              <w:top w:val="nil"/>
              <w:left w:val="nil"/>
              <w:bottom w:val="nil"/>
              <w:right w:val="nil"/>
            </w:tcBorders>
          </w:tcPr>
          <w:p w:rsidR="00114BDE" w:rsidRPr="00AB16FB" w:rsidRDefault="00114BDE" w:rsidP="005401FF">
            <w:pPr>
              <w:widowControl w:val="0"/>
              <w:autoSpaceDE w:val="0"/>
              <w:autoSpaceDN w:val="0"/>
              <w:adjustRightInd w:val="0"/>
              <w:spacing w:after="0" w:line="305" w:lineRule="exact"/>
              <w:ind w:right="180" w:firstLine="0"/>
              <w:rPr>
                <w:rFonts w:ascii="Times New Roman" w:hAnsi="Times New Roman"/>
                <w:color w:val="808080" w:themeColor="background1" w:themeShade="80"/>
                <w:sz w:val="24"/>
                <w:szCs w:val="24"/>
              </w:rPr>
            </w:pPr>
            <w:r w:rsidRPr="00AB16FB">
              <w:rPr>
                <w:rFonts w:ascii="Times New Roman" w:hAnsi="Times New Roman"/>
                <w:b/>
                <w:bCs/>
                <w:color w:val="808080" w:themeColor="background1" w:themeShade="80"/>
                <w:sz w:val="28"/>
                <w:szCs w:val="28"/>
              </w:rPr>
              <w:t>A</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ea D - Resea</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ch (Minimum of 3 semester</w:t>
            </w:r>
            <w:r w:rsidRPr="00AB16FB">
              <w:rPr>
                <w:rFonts w:ascii="Times New Roman" w:hAnsi="Times New Roman"/>
                <w:b/>
                <w:bCs/>
                <w:color w:val="808080" w:themeColor="background1" w:themeShade="80"/>
                <w:spacing w:val="-5"/>
                <w:sz w:val="28"/>
                <w:szCs w:val="28"/>
              </w:rPr>
              <w:t xml:space="preserve"> </w:t>
            </w:r>
            <w:r w:rsidRPr="00AB16FB">
              <w:rPr>
                <w:rFonts w:ascii="Times New Roman" w:hAnsi="Times New Roman"/>
                <w:b/>
                <w:bCs/>
                <w:color w:val="808080" w:themeColor="background1" w:themeShade="80"/>
                <w:sz w:val="28"/>
                <w:szCs w:val="28"/>
              </w:rPr>
              <w:t>hours)</w:t>
            </w:r>
          </w:p>
        </w:tc>
      </w:tr>
      <w:tr w:rsidR="00114BDE" w:rsidRPr="00FA7AC7" w:rsidTr="005401FF">
        <w:trPr>
          <w:trHeight w:hRule="exact" w:val="254"/>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ind w:right="180" w:firstLine="0"/>
              <w:rPr>
                <w:rFonts w:ascii="Times New Roman" w:hAnsi="Times New Roman"/>
                <w:sz w:val="24"/>
                <w:szCs w:val="24"/>
              </w:rPr>
            </w:pPr>
            <w:r w:rsidRPr="00FA7AC7">
              <w:rPr>
                <w:rFonts w:ascii="Times New Roman" w:hAnsi="Times New Roman"/>
                <w:sz w:val="20"/>
                <w:szCs w:val="20"/>
              </w:rPr>
              <w:t>EDUC</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ind w:right="180" w:firstLine="0"/>
              <w:rPr>
                <w:rFonts w:ascii="Times New Roman" w:hAnsi="Times New Roman"/>
                <w:sz w:val="24"/>
                <w:szCs w:val="24"/>
              </w:rPr>
            </w:pPr>
            <w:r w:rsidRPr="00FA7AC7">
              <w:rPr>
                <w:rFonts w:ascii="Times New Roman" w:hAnsi="Times New Roman"/>
                <w:sz w:val="20"/>
                <w:szCs w:val="20"/>
              </w:rPr>
              <w:t>5500</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ind w:left="225" w:right="180" w:hanging="4"/>
              <w:rPr>
                <w:rFonts w:ascii="Times New Roman" w:hAnsi="Times New Roman"/>
                <w:sz w:val="24"/>
                <w:szCs w:val="24"/>
              </w:rPr>
            </w:pPr>
            <w:r w:rsidRPr="00FA7AC7">
              <w:rPr>
                <w:rFonts w:ascii="Times New Roman" w:hAnsi="Times New Roman"/>
                <w:sz w:val="20"/>
                <w:szCs w:val="20"/>
              </w:rPr>
              <w:t>Educational Statistics***</w:t>
            </w:r>
          </w:p>
        </w:tc>
      </w:tr>
      <w:tr w:rsidR="00114BDE" w:rsidRPr="00FA7AC7" w:rsidTr="005401FF">
        <w:trPr>
          <w:trHeight w:hRule="exact" w:val="320"/>
        </w:trPr>
        <w:tc>
          <w:tcPr>
            <w:tcW w:w="900"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EDUC</w:t>
            </w:r>
          </w:p>
        </w:tc>
        <w:tc>
          <w:tcPr>
            <w:tcW w:w="1035" w:type="dxa"/>
            <w:gridSpan w:val="3"/>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5501</w:t>
            </w:r>
          </w:p>
        </w:tc>
        <w:tc>
          <w:tcPr>
            <w:tcW w:w="4690" w:type="dxa"/>
            <w:gridSpan w:val="2"/>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left="225" w:right="180" w:hanging="4"/>
              <w:rPr>
                <w:rFonts w:ascii="Times New Roman" w:hAnsi="Times New Roman"/>
                <w:sz w:val="24"/>
                <w:szCs w:val="24"/>
              </w:rPr>
            </w:pPr>
            <w:r w:rsidRPr="00FA7AC7">
              <w:rPr>
                <w:rFonts w:ascii="Times New Roman" w:hAnsi="Times New Roman"/>
                <w:sz w:val="20"/>
                <w:szCs w:val="20"/>
              </w:rPr>
              <w:t>Educational Research**</w:t>
            </w:r>
          </w:p>
        </w:tc>
      </w:tr>
    </w:tbl>
    <w:p w:rsidR="00114BDE" w:rsidRDefault="00114BDE" w:rsidP="00114BDE">
      <w:pPr>
        <w:widowControl w:val="0"/>
        <w:autoSpaceDE w:val="0"/>
        <w:autoSpaceDN w:val="0"/>
        <w:adjustRightInd w:val="0"/>
        <w:spacing w:before="3" w:after="0" w:line="110" w:lineRule="exact"/>
        <w:ind w:left="360" w:right="180"/>
        <w:rPr>
          <w:rFonts w:ascii="Times New Roman" w:hAnsi="Times New Roman"/>
          <w:sz w:val="11"/>
          <w:szCs w:val="11"/>
        </w:rPr>
      </w:pPr>
    </w:p>
    <w:p w:rsidR="00114BDE" w:rsidRPr="00AB16FB" w:rsidRDefault="00114BDE" w:rsidP="00114BDE">
      <w:pPr>
        <w:widowControl w:val="0"/>
        <w:autoSpaceDE w:val="0"/>
        <w:autoSpaceDN w:val="0"/>
        <w:adjustRightInd w:val="0"/>
        <w:spacing w:before="14" w:after="0"/>
        <w:ind w:left="360" w:right="180" w:firstLine="0"/>
        <w:rPr>
          <w:rFonts w:ascii="Times New Roman" w:hAnsi="Times New Roman"/>
          <w:color w:val="808080" w:themeColor="background1" w:themeShade="80"/>
          <w:sz w:val="28"/>
          <w:szCs w:val="28"/>
        </w:rPr>
      </w:pPr>
      <w:r w:rsidRPr="00AB16FB">
        <w:rPr>
          <w:rFonts w:ascii="Times New Roman" w:hAnsi="Times New Roman"/>
          <w:b/>
          <w:bCs/>
          <w:color w:val="808080" w:themeColor="background1" w:themeShade="80"/>
          <w:sz w:val="28"/>
          <w:szCs w:val="28"/>
        </w:rPr>
        <w:t>A</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ea E - Related</w:t>
      </w:r>
      <w:r w:rsidRPr="00AB16FB">
        <w:rPr>
          <w:rFonts w:ascii="Times New Roman" w:hAnsi="Times New Roman"/>
          <w:b/>
          <w:bCs/>
          <w:color w:val="808080" w:themeColor="background1" w:themeShade="80"/>
          <w:spacing w:val="-15"/>
          <w:sz w:val="28"/>
          <w:szCs w:val="28"/>
        </w:rPr>
        <w:t xml:space="preserve"> </w:t>
      </w:r>
      <w:r w:rsidRPr="00AB16FB">
        <w:rPr>
          <w:rFonts w:ascii="Times New Roman" w:hAnsi="Times New Roman"/>
          <w:b/>
          <w:bCs/>
          <w:color w:val="808080" w:themeColor="background1" w:themeShade="80"/>
          <w:sz w:val="28"/>
          <w:szCs w:val="28"/>
        </w:rPr>
        <w:t>A</w:t>
      </w:r>
      <w:r w:rsidRPr="00AB16FB">
        <w:rPr>
          <w:rFonts w:ascii="Times New Roman" w:hAnsi="Times New Roman"/>
          <w:b/>
          <w:bCs/>
          <w:color w:val="808080" w:themeColor="background1" w:themeShade="80"/>
          <w:spacing w:val="-5"/>
          <w:sz w:val="28"/>
          <w:szCs w:val="28"/>
        </w:rPr>
        <w:t>r</w:t>
      </w:r>
      <w:r w:rsidRPr="00AB16FB">
        <w:rPr>
          <w:rFonts w:ascii="Times New Roman" w:hAnsi="Times New Roman"/>
          <w:b/>
          <w:bCs/>
          <w:color w:val="808080" w:themeColor="background1" w:themeShade="80"/>
          <w:sz w:val="28"/>
          <w:szCs w:val="28"/>
        </w:rPr>
        <w:t>eas (Minimum of 3 semester</w:t>
      </w:r>
      <w:r w:rsidRPr="00AB16FB">
        <w:rPr>
          <w:rFonts w:ascii="Times New Roman" w:hAnsi="Times New Roman"/>
          <w:b/>
          <w:bCs/>
          <w:color w:val="808080" w:themeColor="background1" w:themeShade="80"/>
          <w:spacing w:val="-5"/>
          <w:sz w:val="28"/>
          <w:szCs w:val="28"/>
        </w:rPr>
        <w:t xml:space="preserve"> </w:t>
      </w:r>
      <w:r w:rsidRPr="00AB16FB">
        <w:rPr>
          <w:rFonts w:ascii="Times New Roman" w:hAnsi="Times New Roman"/>
          <w:b/>
          <w:bCs/>
          <w:color w:val="808080" w:themeColor="background1" w:themeShade="80"/>
          <w:sz w:val="28"/>
          <w:szCs w:val="28"/>
        </w:rPr>
        <w:t>hours)</w:t>
      </w:r>
    </w:p>
    <w:tbl>
      <w:tblPr>
        <w:tblW w:w="0" w:type="auto"/>
        <w:tblInd w:w="1170" w:type="dxa"/>
        <w:tblLayout w:type="fixed"/>
        <w:tblCellMar>
          <w:left w:w="0" w:type="dxa"/>
          <w:right w:w="0" w:type="dxa"/>
        </w:tblCellMar>
        <w:tblLook w:val="0000"/>
      </w:tblPr>
      <w:tblGrid>
        <w:gridCol w:w="868"/>
        <w:gridCol w:w="1292"/>
        <w:gridCol w:w="5335"/>
      </w:tblGrid>
      <w:tr w:rsidR="00114BDE" w:rsidRPr="00FA7AC7" w:rsidTr="005401FF">
        <w:trPr>
          <w:trHeight w:hRule="exact" w:val="287"/>
        </w:trPr>
        <w:tc>
          <w:tcPr>
            <w:tcW w:w="868" w:type="dxa"/>
            <w:tcBorders>
              <w:top w:val="nil"/>
              <w:left w:val="nil"/>
              <w:bottom w:val="nil"/>
              <w:right w:val="nil"/>
            </w:tcBorders>
          </w:tcPr>
          <w:p w:rsidR="00114BDE" w:rsidRPr="00FA7AC7" w:rsidRDefault="00114BDE" w:rsidP="005401FF">
            <w:pPr>
              <w:widowControl w:val="0"/>
              <w:autoSpaceDE w:val="0"/>
              <w:autoSpaceDN w:val="0"/>
              <w:adjustRightInd w:val="0"/>
              <w:spacing w:before="34" w:after="0"/>
              <w:ind w:right="180" w:firstLine="0"/>
              <w:rPr>
                <w:rFonts w:ascii="Times New Roman" w:hAnsi="Times New Roman"/>
                <w:sz w:val="24"/>
                <w:szCs w:val="24"/>
              </w:rPr>
            </w:pPr>
            <w:r w:rsidRPr="00FA7AC7">
              <w:rPr>
                <w:rFonts w:ascii="Times New Roman" w:hAnsi="Times New Roman"/>
                <w:sz w:val="20"/>
                <w:szCs w:val="20"/>
              </w:rPr>
              <w:t>EDUC</w:t>
            </w:r>
          </w:p>
        </w:tc>
        <w:tc>
          <w:tcPr>
            <w:tcW w:w="1292" w:type="dxa"/>
            <w:tcBorders>
              <w:top w:val="nil"/>
              <w:left w:val="nil"/>
              <w:bottom w:val="nil"/>
              <w:right w:val="nil"/>
            </w:tcBorders>
          </w:tcPr>
          <w:p w:rsidR="00114BDE" w:rsidRPr="00FA7AC7" w:rsidRDefault="00114BDE" w:rsidP="005401FF">
            <w:pPr>
              <w:widowControl w:val="0"/>
              <w:autoSpaceDE w:val="0"/>
              <w:autoSpaceDN w:val="0"/>
              <w:adjustRightInd w:val="0"/>
              <w:spacing w:before="34" w:after="0"/>
              <w:ind w:right="180" w:firstLine="0"/>
              <w:rPr>
                <w:rFonts w:ascii="Times New Roman" w:hAnsi="Times New Roman"/>
                <w:sz w:val="24"/>
                <w:szCs w:val="24"/>
              </w:rPr>
            </w:pPr>
            <w:r w:rsidRPr="00FA7AC7">
              <w:rPr>
                <w:rFonts w:ascii="Times New Roman" w:hAnsi="Times New Roman"/>
                <w:sz w:val="20"/>
                <w:szCs w:val="20"/>
              </w:rPr>
              <w:t>5513</w:t>
            </w:r>
          </w:p>
        </w:tc>
        <w:tc>
          <w:tcPr>
            <w:tcW w:w="5335" w:type="dxa"/>
            <w:tcBorders>
              <w:top w:val="nil"/>
              <w:left w:val="nil"/>
              <w:bottom w:val="nil"/>
              <w:right w:val="nil"/>
            </w:tcBorders>
          </w:tcPr>
          <w:p w:rsidR="00114BDE" w:rsidRPr="00FA7AC7" w:rsidRDefault="00114BDE" w:rsidP="005401FF">
            <w:pPr>
              <w:widowControl w:val="0"/>
              <w:autoSpaceDE w:val="0"/>
              <w:autoSpaceDN w:val="0"/>
              <w:adjustRightInd w:val="0"/>
              <w:spacing w:before="34" w:after="0"/>
              <w:ind w:right="180" w:firstLine="0"/>
              <w:rPr>
                <w:rFonts w:ascii="Times New Roman" w:hAnsi="Times New Roman"/>
                <w:sz w:val="24"/>
                <w:szCs w:val="24"/>
              </w:rPr>
            </w:pPr>
            <w:r w:rsidRPr="00FA7AC7">
              <w:rPr>
                <w:rFonts w:ascii="Times New Roman" w:hAnsi="Times New Roman"/>
                <w:sz w:val="20"/>
                <w:szCs w:val="20"/>
              </w:rPr>
              <w:t>Language Study for Middle Childhood</w:t>
            </w:r>
          </w:p>
        </w:tc>
      </w:tr>
      <w:tr w:rsidR="00114BDE" w:rsidRPr="00FA7AC7" w:rsidTr="005401FF">
        <w:trPr>
          <w:trHeight w:hRule="exact" w:val="240"/>
        </w:trPr>
        <w:tc>
          <w:tcPr>
            <w:tcW w:w="868"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EDUC</w:t>
            </w:r>
          </w:p>
        </w:tc>
        <w:tc>
          <w:tcPr>
            <w:tcW w:w="1292"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5514</w:t>
            </w:r>
          </w:p>
        </w:tc>
        <w:tc>
          <w:tcPr>
            <w:tcW w:w="5335"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Literature for Middle Childhood</w:t>
            </w:r>
          </w:p>
        </w:tc>
      </w:tr>
      <w:tr w:rsidR="00114BDE" w:rsidRPr="00FA7AC7" w:rsidTr="005401FF">
        <w:trPr>
          <w:trHeight w:hRule="exact" w:val="240"/>
        </w:trPr>
        <w:tc>
          <w:tcPr>
            <w:tcW w:w="868"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EDUC</w:t>
            </w:r>
          </w:p>
        </w:tc>
        <w:tc>
          <w:tcPr>
            <w:tcW w:w="1292"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5515</w:t>
            </w:r>
          </w:p>
        </w:tc>
        <w:tc>
          <w:tcPr>
            <w:tcW w:w="5335"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Adolescent Literature</w:t>
            </w:r>
          </w:p>
        </w:tc>
      </w:tr>
      <w:tr w:rsidR="00114BDE" w:rsidRPr="00FA7AC7" w:rsidTr="005401FF">
        <w:trPr>
          <w:trHeight w:hRule="exact" w:val="240"/>
        </w:trPr>
        <w:tc>
          <w:tcPr>
            <w:tcW w:w="868"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MEED</w:t>
            </w:r>
          </w:p>
        </w:tc>
        <w:tc>
          <w:tcPr>
            <w:tcW w:w="1292"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5500</w:t>
            </w:r>
          </w:p>
        </w:tc>
        <w:tc>
          <w:tcPr>
            <w:tcW w:w="5335"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Introduction to the Selection of Print and Non-Print Materials</w:t>
            </w:r>
          </w:p>
        </w:tc>
      </w:tr>
      <w:tr w:rsidR="00114BDE" w:rsidRPr="00FA7AC7" w:rsidTr="005401FF">
        <w:trPr>
          <w:trHeight w:hRule="exact" w:val="320"/>
        </w:trPr>
        <w:tc>
          <w:tcPr>
            <w:tcW w:w="868"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MEED</w:t>
            </w:r>
          </w:p>
        </w:tc>
        <w:tc>
          <w:tcPr>
            <w:tcW w:w="1292"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5530</w:t>
            </w:r>
          </w:p>
        </w:tc>
        <w:tc>
          <w:tcPr>
            <w:tcW w:w="5335" w:type="dxa"/>
            <w:tcBorders>
              <w:top w:val="nil"/>
              <w:left w:val="nil"/>
              <w:bottom w:val="nil"/>
              <w:right w:val="nil"/>
            </w:tcBorders>
          </w:tcPr>
          <w:p w:rsidR="00114BDE" w:rsidRPr="00FA7AC7" w:rsidRDefault="00114BDE" w:rsidP="005401FF">
            <w:pPr>
              <w:widowControl w:val="0"/>
              <w:autoSpaceDE w:val="0"/>
              <w:autoSpaceDN w:val="0"/>
              <w:adjustRightInd w:val="0"/>
              <w:spacing w:after="0" w:line="217" w:lineRule="exact"/>
              <w:ind w:right="180" w:firstLine="0"/>
              <w:rPr>
                <w:rFonts w:ascii="Times New Roman" w:hAnsi="Times New Roman"/>
                <w:sz w:val="24"/>
                <w:szCs w:val="24"/>
              </w:rPr>
            </w:pPr>
            <w:r w:rsidRPr="00FA7AC7">
              <w:rPr>
                <w:rFonts w:ascii="Times New Roman" w:hAnsi="Times New Roman"/>
                <w:sz w:val="20"/>
                <w:szCs w:val="20"/>
              </w:rPr>
              <w:t>Selection and Utilization of Educational Media</w:t>
            </w:r>
          </w:p>
        </w:tc>
      </w:tr>
    </w:tbl>
    <w:p w:rsidR="00114BDE" w:rsidRDefault="00114BDE" w:rsidP="00114BDE">
      <w:pPr>
        <w:widowControl w:val="0"/>
        <w:autoSpaceDE w:val="0"/>
        <w:autoSpaceDN w:val="0"/>
        <w:adjustRightInd w:val="0"/>
        <w:spacing w:before="4" w:after="0" w:line="120" w:lineRule="exact"/>
        <w:ind w:left="360" w:right="180"/>
        <w:rPr>
          <w:rFonts w:ascii="Times New Roman" w:hAnsi="Times New Roman"/>
          <w:sz w:val="12"/>
          <w:szCs w:val="12"/>
        </w:rPr>
      </w:pPr>
    </w:p>
    <w:p w:rsidR="00114BDE" w:rsidRDefault="00114BDE" w:rsidP="00114BDE">
      <w:pPr>
        <w:widowControl w:val="0"/>
        <w:autoSpaceDE w:val="0"/>
        <w:autoSpaceDN w:val="0"/>
        <w:adjustRightInd w:val="0"/>
        <w:spacing w:before="26" w:after="0"/>
        <w:ind w:left="360" w:right="180" w:firstLine="0"/>
        <w:rPr>
          <w:rFonts w:ascii="Times New Roman" w:hAnsi="Times New Roman"/>
          <w:sz w:val="20"/>
          <w:szCs w:val="20"/>
        </w:rPr>
      </w:pPr>
      <w:r>
        <w:rPr>
          <w:rFonts w:ascii="Times New Roman" w:hAnsi="Times New Roman"/>
          <w:sz w:val="20"/>
          <w:szCs w:val="20"/>
        </w:rPr>
        <w:t>* Program must include one of these courses</w:t>
      </w:r>
    </w:p>
    <w:p w:rsidR="00114BDE" w:rsidRDefault="00114BDE" w:rsidP="00114BDE">
      <w:pPr>
        <w:widowControl w:val="0"/>
        <w:autoSpaceDE w:val="0"/>
        <w:autoSpaceDN w:val="0"/>
        <w:adjustRightInd w:val="0"/>
        <w:spacing w:before="10" w:after="0"/>
        <w:ind w:left="360" w:right="180" w:firstLine="0"/>
        <w:rPr>
          <w:rFonts w:ascii="Times New Roman" w:hAnsi="Times New Roman"/>
          <w:sz w:val="20"/>
          <w:szCs w:val="20"/>
        </w:rPr>
      </w:pPr>
      <w:r>
        <w:rPr>
          <w:rFonts w:ascii="Times New Roman" w:hAnsi="Times New Roman"/>
          <w:sz w:val="20"/>
          <w:szCs w:val="20"/>
        </w:rPr>
        <w:t>** Required course</w:t>
      </w:r>
    </w:p>
    <w:p w:rsidR="00114BDE" w:rsidRDefault="00114BDE" w:rsidP="00114BDE">
      <w:pPr>
        <w:widowControl w:val="0"/>
        <w:autoSpaceDE w:val="0"/>
        <w:autoSpaceDN w:val="0"/>
        <w:adjustRightInd w:val="0"/>
        <w:spacing w:before="10" w:after="0"/>
        <w:ind w:left="360" w:right="180" w:firstLine="0"/>
        <w:rPr>
          <w:rFonts w:ascii="Times New Roman" w:hAnsi="Times New Roman"/>
          <w:sz w:val="20"/>
          <w:szCs w:val="20"/>
        </w:rPr>
      </w:pPr>
      <w:r>
        <w:rPr>
          <w:rFonts w:ascii="Times New Roman" w:hAnsi="Times New Roman"/>
          <w:sz w:val="20"/>
          <w:szCs w:val="20"/>
        </w:rPr>
        <w:t>*** Required unless previously fulfilled</w:t>
      </w:r>
    </w:p>
    <w:p w:rsidR="00114BDE" w:rsidRDefault="00114BDE" w:rsidP="00114BDE">
      <w:pPr>
        <w:widowControl w:val="0"/>
        <w:autoSpaceDE w:val="0"/>
        <w:autoSpaceDN w:val="0"/>
        <w:adjustRightInd w:val="0"/>
        <w:spacing w:before="6" w:after="0"/>
        <w:ind w:left="360" w:right="180" w:firstLine="0"/>
        <w:rPr>
          <w:rFonts w:ascii="Times New Roman" w:hAnsi="Times New Roman"/>
          <w:sz w:val="20"/>
          <w:szCs w:val="20"/>
        </w:rPr>
      </w:pPr>
      <w:r>
        <w:rPr>
          <w:rFonts w:ascii="Times New Roman" w:hAnsi="Times New Roman"/>
          <w:b/>
          <w:bCs/>
          <w:spacing w:val="-18"/>
          <w:sz w:val="20"/>
          <w:szCs w:val="20"/>
        </w:rPr>
        <w:t>T</w:t>
      </w:r>
      <w:r>
        <w:rPr>
          <w:rFonts w:ascii="Times New Roman" w:hAnsi="Times New Roman"/>
          <w:b/>
          <w:bCs/>
          <w:sz w:val="20"/>
          <w:szCs w:val="20"/>
        </w:rPr>
        <w:t>otal</w:t>
      </w:r>
      <w:r>
        <w:rPr>
          <w:rFonts w:ascii="Times New Roman" w:hAnsi="Times New Roman"/>
          <w:b/>
          <w:bCs/>
          <w:spacing w:val="13"/>
          <w:sz w:val="20"/>
          <w:szCs w:val="20"/>
        </w:rPr>
        <w:t xml:space="preserve"> </w:t>
      </w:r>
      <w:r>
        <w:rPr>
          <w:rFonts w:ascii="Times New Roman" w:hAnsi="Times New Roman"/>
          <w:b/>
          <w:bCs/>
          <w:sz w:val="20"/>
          <w:szCs w:val="20"/>
        </w:rPr>
        <w:t>Hours</w:t>
      </w:r>
      <w:r>
        <w:rPr>
          <w:rFonts w:ascii="Times New Roman" w:hAnsi="Times New Roman"/>
          <w:b/>
          <w:bCs/>
          <w:spacing w:val="13"/>
          <w:sz w:val="20"/>
          <w:szCs w:val="20"/>
        </w:rPr>
        <w:t xml:space="preserve"> </w:t>
      </w:r>
      <w:r>
        <w:rPr>
          <w:rFonts w:ascii="Times New Roman" w:hAnsi="Times New Roman"/>
          <w:b/>
          <w:bCs/>
          <w:sz w:val="20"/>
          <w:szCs w:val="20"/>
        </w:rPr>
        <w:t>Requi</w:t>
      </w:r>
      <w:r>
        <w:rPr>
          <w:rFonts w:ascii="Times New Roman" w:hAnsi="Times New Roman"/>
          <w:b/>
          <w:bCs/>
          <w:spacing w:val="-4"/>
          <w:sz w:val="20"/>
          <w:szCs w:val="20"/>
        </w:rPr>
        <w:t>r</w:t>
      </w:r>
      <w:r>
        <w:rPr>
          <w:rFonts w:ascii="Times New Roman" w:hAnsi="Times New Roman"/>
          <w:b/>
          <w:bCs/>
          <w:sz w:val="20"/>
          <w:szCs w:val="20"/>
        </w:rPr>
        <w:t>ed........................................................................................................</w:t>
      </w:r>
      <w:r>
        <w:rPr>
          <w:rFonts w:ascii="Times New Roman" w:hAnsi="Times New Roman"/>
          <w:b/>
          <w:bCs/>
          <w:spacing w:val="-1"/>
          <w:sz w:val="20"/>
          <w:szCs w:val="20"/>
        </w:rPr>
        <w:t>.</w:t>
      </w:r>
      <w:r>
        <w:rPr>
          <w:rFonts w:ascii="Times New Roman" w:hAnsi="Times New Roman"/>
          <w:b/>
          <w:bCs/>
          <w:position w:val="-2"/>
          <w:sz w:val="20"/>
          <w:szCs w:val="20"/>
        </w:rPr>
        <w:t>36</w:t>
      </w:r>
      <w:r>
        <w:rPr>
          <w:rFonts w:ascii="Times New Roman" w:hAnsi="Times New Roman"/>
          <w:b/>
          <w:bCs/>
          <w:spacing w:val="13"/>
          <w:position w:val="-2"/>
          <w:sz w:val="20"/>
          <w:szCs w:val="20"/>
        </w:rPr>
        <w:t xml:space="preserve"> </w:t>
      </w:r>
      <w:r>
        <w:rPr>
          <w:rFonts w:ascii="Times New Roman" w:hAnsi="Times New Roman"/>
          <w:b/>
          <w:bCs/>
          <w:position w:val="-2"/>
          <w:sz w:val="20"/>
          <w:szCs w:val="20"/>
        </w:rPr>
        <w:t>hours</w:t>
      </w:r>
    </w:p>
    <w:p w:rsidR="00114BDE" w:rsidRDefault="00114BDE" w:rsidP="00114BDE">
      <w:pPr>
        <w:widowControl w:val="0"/>
        <w:autoSpaceDE w:val="0"/>
        <w:autoSpaceDN w:val="0"/>
        <w:adjustRightInd w:val="0"/>
        <w:spacing w:before="10" w:after="0" w:line="200" w:lineRule="exact"/>
        <w:ind w:left="360" w:right="180"/>
        <w:rPr>
          <w:rFonts w:ascii="Times New Roman" w:hAnsi="Times New Roman"/>
          <w:sz w:val="20"/>
          <w:szCs w:val="20"/>
        </w:rPr>
      </w:pPr>
    </w:p>
    <w:p w:rsidR="00114BDE" w:rsidRPr="00AB16FB" w:rsidRDefault="00114BDE" w:rsidP="00114BDE">
      <w:pPr>
        <w:pStyle w:val="Heading2"/>
        <w:spacing w:before="0"/>
        <w:ind w:left="360" w:right="180" w:firstLine="0"/>
        <w:rPr>
          <w:rFonts w:ascii="Times New Roman" w:hAnsi="Times New Roman"/>
          <w:color w:val="808080" w:themeColor="background1" w:themeShade="80"/>
          <w:sz w:val="28"/>
          <w:szCs w:val="28"/>
        </w:rPr>
      </w:pPr>
      <w:bookmarkStart w:id="633" w:name="_Toc294969766"/>
      <w:bookmarkStart w:id="634" w:name="_Toc295508328"/>
      <w:r w:rsidRPr="00AB16FB">
        <w:rPr>
          <w:rFonts w:ascii="Times New Roman" w:hAnsi="Times New Roman"/>
          <w:bCs w:val="0"/>
          <w:color w:val="808080" w:themeColor="background1" w:themeShade="80"/>
          <w:sz w:val="28"/>
          <w:szCs w:val="28"/>
        </w:rPr>
        <w:t>Comp</w:t>
      </w:r>
      <w:r w:rsidRPr="00AB16FB">
        <w:rPr>
          <w:rFonts w:ascii="Times New Roman" w:hAnsi="Times New Roman"/>
          <w:bCs w:val="0"/>
          <w:color w:val="808080" w:themeColor="background1" w:themeShade="80"/>
          <w:spacing w:val="-5"/>
          <w:sz w:val="28"/>
          <w:szCs w:val="28"/>
        </w:rPr>
        <w:t>r</w:t>
      </w:r>
      <w:r w:rsidRPr="00AB16FB">
        <w:rPr>
          <w:rFonts w:ascii="Times New Roman" w:hAnsi="Times New Roman"/>
          <w:bCs w:val="0"/>
          <w:color w:val="808080" w:themeColor="background1" w:themeShade="80"/>
          <w:sz w:val="28"/>
          <w:szCs w:val="28"/>
        </w:rPr>
        <w:t>ehensive Examination Policies</w:t>
      </w:r>
      <w:bookmarkEnd w:id="633"/>
      <w:bookmarkEnd w:id="634"/>
    </w:p>
    <w:p w:rsidR="00114BDE" w:rsidRDefault="00114BDE" w:rsidP="00114BDE">
      <w:pPr>
        <w:widowControl w:val="0"/>
        <w:autoSpaceDE w:val="0"/>
        <w:autoSpaceDN w:val="0"/>
        <w:adjustRightInd w:val="0"/>
        <w:spacing w:before="34" w:after="0"/>
        <w:ind w:left="360" w:right="180" w:firstLine="0"/>
        <w:rPr>
          <w:rFonts w:ascii="Times New Roman" w:hAnsi="Times New Roman"/>
          <w:sz w:val="20"/>
          <w:szCs w:val="20"/>
        </w:rPr>
      </w:pPr>
      <w:r>
        <w:rPr>
          <w:rFonts w:ascii="Times New Roman" w:hAnsi="Times New Roman"/>
          <w:b/>
          <w:bCs/>
          <w:sz w:val="20"/>
          <w:szCs w:val="20"/>
        </w:rPr>
        <w:t>I. Objectives of the Comp</w:t>
      </w:r>
      <w:r>
        <w:rPr>
          <w:rFonts w:ascii="Times New Roman" w:hAnsi="Times New Roman"/>
          <w:b/>
          <w:bCs/>
          <w:spacing w:val="-4"/>
          <w:sz w:val="20"/>
          <w:szCs w:val="20"/>
        </w:rPr>
        <w:t>r</w:t>
      </w:r>
      <w:r>
        <w:rPr>
          <w:rFonts w:ascii="Times New Roman" w:hAnsi="Times New Roman"/>
          <w:b/>
          <w:bCs/>
          <w:sz w:val="20"/>
          <w:szCs w:val="20"/>
        </w:rPr>
        <w:t xml:space="preserve">ehensive Examination In English </w:t>
      </w:r>
      <w:r>
        <w:rPr>
          <w:rFonts w:ascii="Times New Roman" w:hAnsi="Times New Roman"/>
          <w:b/>
          <w:bCs/>
          <w:spacing w:val="-4"/>
          <w:sz w:val="20"/>
          <w:szCs w:val="20"/>
        </w:rPr>
        <w:t>r</w:t>
      </w:r>
      <w:r>
        <w:rPr>
          <w:rFonts w:ascii="Times New Roman" w:hAnsi="Times New Roman"/>
          <w:b/>
          <w:bCs/>
          <w:sz w:val="20"/>
          <w:szCs w:val="20"/>
        </w:rPr>
        <w:t>equi</w:t>
      </w:r>
      <w:r>
        <w:rPr>
          <w:rFonts w:ascii="Times New Roman" w:hAnsi="Times New Roman"/>
          <w:b/>
          <w:bCs/>
          <w:spacing w:val="-4"/>
          <w:sz w:val="20"/>
          <w:szCs w:val="20"/>
        </w:rPr>
        <w:t>r</w:t>
      </w:r>
      <w:r>
        <w:rPr>
          <w:rFonts w:ascii="Times New Roman" w:hAnsi="Times New Roman"/>
          <w:b/>
          <w:bCs/>
          <w:sz w:val="20"/>
          <w:szCs w:val="20"/>
        </w:rPr>
        <w:t>e the student to:</w:t>
      </w:r>
    </w:p>
    <w:p w:rsidR="00114BDE" w:rsidRDefault="00114BDE" w:rsidP="005401FF">
      <w:pPr>
        <w:widowControl w:val="0"/>
        <w:autoSpaceDE w:val="0"/>
        <w:autoSpaceDN w:val="0"/>
        <w:adjustRightInd w:val="0"/>
        <w:spacing w:before="13" w:after="0" w:line="250" w:lineRule="auto"/>
        <w:ind w:left="1080" w:right="180" w:hanging="270"/>
        <w:jc w:val="both"/>
        <w:rPr>
          <w:rFonts w:ascii="Times New Roman" w:hAnsi="Times New Roman"/>
          <w:sz w:val="20"/>
          <w:szCs w:val="20"/>
        </w:rPr>
      </w:pPr>
      <w:r>
        <w:rPr>
          <w:rFonts w:ascii="Times New Roman" w:hAnsi="Times New Roman"/>
          <w:sz w:val="20"/>
          <w:szCs w:val="20"/>
        </w:rPr>
        <w:t>A. Demonstrate an acceptable knowledge of research methods in English, resources for English studies and approaches to literary criticism, including the ability to apply these in research.</w:t>
      </w:r>
    </w:p>
    <w:p w:rsidR="005401FF" w:rsidRDefault="00114BDE" w:rsidP="005401FF">
      <w:pPr>
        <w:widowControl w:val="0"/>
        <w:autoSpaceDE w:val="0"/>
        <w:autoSpaceDN w:val="0"/>
        <w:adjustRightInd w:val="0"/>
        <w:spacing w:after="0"/>
        <w:ind w:left="1080" w:right="180" w:hanging="270"/>
        <w:jc w:val="both"/>
        <w:rPr>
          <w:rFonts w:ascii="Times New Roman" w:hAnsi="Times New Roman"/>
          <w:sz w:val="20"/>
          <w:szCs w:val="20"/>
        </w:rPr>
      </w:pPr>
      <w:r>
        <w:rPr>
          <w:rFonts w:ascii="Times New Roman" w:hAnsi="Times New Roman"/>
          <w:sz w:val="20"/>
          <w:szCs w:val="20"/>
        </w:rPr>
        <w:t>B. Demonstrate a general knowledge of the bodies of</w:t>
      </w:r>
      <w:r>
        <w:rPr>
          <w:rFonts w:ascii="Times New Roman" w:hAnsi="Times New Roman"/>
          <w:spacing w:val="-11"/>
          <w:sz w:val="20"/>
          <w:szCs w:val="20"/>
        </w:rPr>
        <w:t xml:space="preserve"> </w:t>
      </w:r>
      <w:r>
        <w:rPr>
          <w:rFonts w:ascii="Times New Roman" w:hAnsi="Times New Roman"/>
          <w:sz w:val="20"/>
          <w:szCs w:val="20"/>
        </w:rPr>
        <w:t>American and English literatures (as indicate</w:t>
      </w:r>
      <w:r w:rsidR="005401FF">
        <w:rPr>
          <w:rFonts w:ascii="Times New Roman" w:hAnsi="Times New Roman"/>
          <w:sz w:val="20"/>
          <w:szCs w:val="20"/>
        </w:rPr>
        <w:t xml:space="preserve"> by the department</w:t>
      </w:r>
      <w:r w:rsidR="005401FF">
        <w:rPr>
          <w:rFonts w:ascii="Times New Roman" w:hAnsi="Times New Roman"/>
          <w:spacing w:val="-11"/>
          <w:sz w:val="20"/>
          <w:szCs w:val="20"/>
        </w:rPr>
        <w:t>’</w:t>
      </w:r>
      <w:r w:rsidR="005401FF">
        <w:rPr>
          <w:rFonts w:ascii="Times New Roman" w:hAnsi="Times New Roman"/>
          <w:sz w:val="20"/>
          <w:szCs w:val="20"/>
        </w:rPr>
        <w:t>s reading list) and specific knowledge of the literary periods and topics in which courses have been taken.</w:t>
      </w:r>
    </w:p>
    <w:p w:rsidR="005401FF" w:rsidRDefault="005401FF" w:rsidP="005401FF">
      <w:pPr>
        <w:widowControl w:val="0"/>
        <w:autoSpaceDE w:val="0"/>
        <w:autoSpaceDN w:val="0"/>
        <w:adjustRightInd w:val="0"/>
        <w:spacing w:after="0" w:line="250" w:lineRule="auto"/>
        <w:ind w:left="1080" w:right="180" w:hanging="270"/>
        <w:jc w:val="both"/>
        <w:rPr>
          <w:rFonts w:ascii="Times New Roman" w:hAnsi="Times New Roman"/>
          <w:sz w:val="20"/>
          <w:szCs w:val="20"/>
        </w:rPr>
      </w:pPr>
      <w:r>
        <w:rPr>
          <w:rFonts w:ascii="Times New Roman" w:hAnsi="Times New Roman"/>
          <w:sz w:val="20"/>
          <w:szCs w:val="20"/>
        </w:rPr>
        <w:t>C. Demonstrate an acceptable level of mastery of written communication skills. Students prepa</w:t>
      </w:r>
      <w:r>
        <w:rPr>
          <w:rFonts w:ascii="Times New Roman" w:hAnsi="Times New Roman"/>
          <w:spacing w:val="-4"/>
          <w:sz w:val="20"/>
          <w:szCs w:val="20"/>
        </w:rPr>
        <w:t>r</w:t>
      </w:r>
      <w:r>
        <w:rPr>
          <w:rFonts w:ascii="Times New Roman" w:hAnsi="Times New Roman"/>
          <w:sz w:val="20"/>
          <w:szCs w:val="20"/>
        </w:rPr>
        <w:t>ing to take the comprehensive examination in English may secure copies of previous examination questions from the department.</w:t>
      </w:r>
    </w:p>
    <w:p w:rsidR="005401FF" w:rsidRDefault="005401FF" w:rsidP="005401FF">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b/>
          <w:bCs/>
          <w:sz w:val="20"/>
          <w:szCs w:val="20"/>
        </w:rPr>
        <w:t>II. Number</w:t>
      </w:r>
      <w:r>
        <w:rPr>
          <w:rFonts w:ascii="Times New Roman" w:hAnsi="Times New Roman"/>
          <w:b/>
          <w:bCs/>
          <w:spacing w:val="-4"/>
          <w:sz w:val="20"/>
          <w:szCs w:val="20"/>
        </w:rPr>
        <w:t xml:space="preserve"> </w:t>
      </w:r>
      <w:r>
        <w:rPr>
          <w:rFonts w:ascii="Times New Roman" w:hAnsi="Times New Roman"/>
          <w:b/>
          <w:bCs/>
          <w:sz w:val="20"/>
          <w:szCs w:val="20"/>
        </w:rPr>
        <w:t>of Hours and</w:t>
      </w:r>
      <w:r>
        <w:rPr>
          <w:rFonts w:ascii="Times New Roman" w:hAnsi="Times New Roman"/>
          <w:b/>
          <w:bCs/>
          <w:spacing w:val="-11"/>
          <w:sz w:val="20"/>
          <w:szCs w:val="20"/>
        </w:rPr>
        <w:t xml:space="preserve"> </w:t>
      </w:r>
      <w:r>
        <w:rPr>
          <w:rFonts w:ascii="Times New Roman" w:hAnsi="Times New Roman"/>
          <w:b/>
          <w:bCs/>
          <w:sz w:val="20"/>
          <w:szCs w:val="20"/>
        </w:rPr>
        <w:t>Academic</w:t>
      </w:r>
      <w:r>
        <w:rPr>
          <w:rFonts w:ascii="Times New Roman" w:hAnsi="Times New Roman"/>
          <w:b/>
          <w:bCs/>
          <w:spacing w:val="-11"/>
          <w:sz w:val="20"/>
          <w:szCs w:val="20"/>
        </w:rPr>
        <w:t xml:space="preserve"> </w:t>
      </w:r>
      <w:r>
        <w:rPr>
          <w:rFonts w:ascii="Times New Roman" w:hAnsi="Times New Roman"/>
          <w:b/>
          <w:bCs/>
          <w:spacing w:val="-15"/>
          <w:sz w:val="20"/>
          <w:szCs w:val="20"/>
        </w:rPr>
        <w:t>A</w:t>
      </w:r>
      <w:r>
        <w:rPr>
          <w:rFonts w:ascii="Times New Roman" w:hAnsi="Times New Roman"/>
          <w:b/>
          <w:bCs/>
          <w:sz w:val="20"/>
          <w:szCs w:val="20"/>
        </w:rPr>
        <w:t>verage Requi</w:t>
      </w:r>
      <w:r>
        <w:rPr>
          <w:rFonts w:ascii="Times New Roman" w:hAnsi="Times New Roman"/>
          <w:b/>
          <w:bCs/>
          <w:spacing w:val="-4"/>
          <w:sz w:val="20"/>
          <w:szCs w:val="20"/>
        </w:rPr>
        <w:t>r</w:t>
      </w:r>
      <w:r>
        <w:rPr>
          <w:rFonts w:ascii="Times New Roman" w:hAnsi="Times New Roman"/>
          <w:b/>
          <w:bCs/>
          <w:sz w:val="20"/>
          <w:szCs w:val="20"/>
        </w:rPr>
        <w:t>ed:</w:t>
      </w:r>
    </w:p>
    <w:p w:rsidR="005401FF"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must have completed or be completing 33 semester hours and have an overall ave</w:t>
      </w:r>
      <w:r>
        <w:rPr>
          <w:rFonts w:ascii="Times New Roman" w:hAnsi="Times New Roman"/>
          <w:spacing w:val="-4"/>
          <w:sz w:val="20"/>
          <w:szCs w:val="20"/>
        </w:rPr>
        <w:t>r</w:t>
      </w:r>
      <w:r>
        <w:rPr>
          <w:rFonts w:ascii="Times New Roman" w:hAnsi="Times New Roman"/>
          <w:sz w:val="20"/>
          <w:szCs w:val="20"/>
        </w:rPr>
        <w:t>age of “B” before being eligible to take the comprehensive examination in English.</w:t>
      </w:r>
      <w:r>
        <w:rPr>
          <w:rFonts w:ascii="Times New Roman" w:hAnsi="Times New Roman"/>
          <w:spacing w:val="-11"/>
          <w:sz w:val="20"/>
          <w:szCs w:val="20"/>
        </w:rPr>
        <w:t xml:space="preserve"> </w:t>
      </w:r>
      <w:r>
        <w:rPr>
          <w:rFonts w:ascii="Times New Roman" w:hAnsi="Times New Roman"/>
          <w:sz w:val="20"/>
          <w:szCs w:val="20"/>
        </w:rPr>
        <w:t>Additionall</w:t>
      </w:r>
      <w:r>
        <w:rPr>
          <w:rFonts w:ascii="Times New Roman" w:hAnsi="Times New Roman"/>
          <w:spacing w:val="-13"/>
          <w:sz w:val="20"/>
          <w:szCs w:val="20"/>
        </w:rPr>
        <w:t>y</w:t>
      </w:r>
      <w:r>
        <w:rPr>
          <w:rFonts w:ascii="Times New Roman" w:hAnsi="Times New Roman"/>
          <w:sz w:val="20"/>
          <w:szCs w:val="20"/>
        </w:rPr>
        <w:t>, the student should have completed or be completing the 21</w:t>
      </w:r>
      <w:r>
        <w:rPr>
          <w:rFonts w:ascii="Times New Roman" w:hAnsi="Times New Roman"/>
          <w:spacing w:val="-1"/>
          <w:sz w:val="20"/>
          <w:szCs w:val="20"/>
        </w:rPr>
        <w:t xml:space="preserve"> </w:t>
      </w:r>
      <w:r>
        <w:rPr>
          <w:rFonts w:ascii="Times New Roman" w:hAnsi="Times New Roman"/>
          <w:position w:val="-2"/>
          <w:sz w:val="20"/>
          <w:szCs w:val="20"/>
        </w:rPr>
        <w:t xml:space="preserve">semester hours required in the </w:t>
      </w:r>
      <w:r w:rsidR="00E126F2">
        <w:rPr>
          <w:rFonts w:ascii="Times New Roman" w:hAnsi="Times New Roman"/>
          <w:position w:val="-2"/>
          <w:sz w:val="20"/>
          <w:szCs w:val="20"/>
        </w:rPr>
        <w:t>teaching</w:t>
      </w:r>
      <w:r>
        <w:rPr>
          <w:rFonts w:ascii="Times New Roman" w:hAnsi="Times New Roman"/>
          <w:position w:val="-2"/>
          <w:sz w:val="20"/>
          <w:szCs w:val="20"/>
        </w:rPr>
        <w:t xml:space="preserve"> </w:t>
      </w:r>
      <w:r w:rsidRPr="00D8640C">
        <w:rPr>
          <w:rFonts w:ascii="Times New Roman" w:hAnsi="Times New Roman"/>
          <w:position w:val="-2"/>
          <w:sz w:val="20"/>
          <w:szCs w:val="20"/>
        </w:rPr>
        <w:t>field, Area C.</w:t>
      </w:r>
    </w:p>
    <w:p w:rsidR="005401FF" w:rsidRDefault="005401FF" w:rsidP="005401FF">
      <w:pPr>
        <w:widowControl w:val="0"/>
        <w:autoSpaceDE w:val="0"/>
        <w:autoSpaceDN w:val="0"/>
        <w:adjustRightInd w:val="0"/>
        <w:spacing w:after="0" w:line="211" w:lineRule="exact"/>
        <w:ind w:left="360" w:right="180" w:firstLine="0"/>
        <w:jc w:val="both"/>
        <w:rPr>
          <w:rFonts w:ascii="Times New Roman" w:hAnsi="Times New Roman"/>
          <w:sz w:val="20"/>
          <w:szCs w:val="20"/>
        </w:rPr>
      </w:pPr>
      <w:r>
        <w:rPr>
          <w:rFonts w:ascii="Times New Roman" w:hAnsi="Times New Roman"/>
          <w:b/>
          <w:bCs/>
          <w:sz w:val="20"/>
          <w:szCs w:val="20"/>
        </w:rPr>
        <w:t>III. Requi</w:t>
      </w:r>
      <w:r>
        <w:rPr>
          <w:rFonts w:ascii="Times New Roman" w:hAnsi="Times New Roman"/>
          <w:b/>
          <w:bCs/>
          <w:spacing w:val="-4"/>
          <w:sz w:val="20"/>
          <w:szCs w:val="20"/>
        </w:rPr>
        <w:t>r</w:t>
      </w:r>
      <w:r>
        <w:rPr>
          <w:rFonts w:ascii="Times New Roman" w:hAnsi="Times New Roman"/>
          <w:b/>
          <w:bCs/>
          <w:sz w:val="20"/>
          <w:szCs w:val="20"/>
        </w:rPr>
        <w:t>ed Courses:</w:t>
      </w:r>
    </w:p>
    <w:p w:rsidR="005401FF" w:rsidRDefault="00B67D28" w:rsidP="005401FF">
      <w:pPr>
        <w:widowControl w:val="0"/>
        <w:autoSpaceDE w:val="0"/>
        <w:autoSpaceDN w:val="0"/>
        <w:adjustRightInd w:val="0"/>
        <w:spacing w:before="10" w:after="0" w:line="250" w:lineRule="auto"/>
        <w:ind w:left="360" w:right="180" w:firstLine="360"/>
        <w:jc w:val="both"/>
        <w:rPr>
          <w:rFonts w:ascii="Times New Roman" w:hAnsi="Times New Roman"/>
          <w:sz w:val="20"/>
          <w:szCs w:val="20"/>
        </w:rPr>
      </w:pPr>
      <w:r w:rsidRPr="00B67D28">
        <w:rPr>
          <w:rFonts w:ascii="Calibri" w:hAnsi="Calibri"/>
          <w:noProof/>
          <w:lang w:eastAsia="en-US"/>
        </w:rPr>
        <w:pict>
          <v:shapetype id="_x0000_t202" coordsize="21600,21600" o:spt="202" path="m,l,21600r21600,l21600,xe">
            <v:stroke joinstyle="miter"/>
            <v:path gradientshapeok="t" o:connecttype="rect"/>
          </v:shapetype>
          <v:shape id="_x0000_s1381" type="#_x0000_t202" style="position:absolute;left:0;text-align:left;margin-left:85.85pt;margin-top:18.15pt;width:415.45pt;height:62pt;z-index:-251516928;mso-position-horizontal-relative:page" o:allowincell="f" filled="f" stroked="f">
            <v:textbox style="mso-next-textbox:#_x0000_s1381" inset="0,0,0,0">
              <w:txbxContent>
                <w:tbl>
                  <w:tblPr>
                    <w:tblW w:w="8280" w:type="dxa"/>
                    <w:tblLayout w:type="fixed"/>
                    <w:tblCellMar>
                      <w:left w:w="0" w:type="dxa"/>
                      <w:right w:w="0" w:type="dxa"/>
                    </w:tblCellMar>
                    <w:tblLook w:val="0000"/>
                  </w:tblPr>
                  <w:tblGrid>
                    <w:gridCol w:w="810"/>
                    <w:gridCol w:w="630"/>
                    <w:gridCol w:w="6840"/>
                  </w:tblGrid>
                  <w:tr w:rsidR="00572BC6" w:rsidRPr="00FA7AC7" w:rsidTr="009263EC">
                    <w:trPr>
                      <w:trHeight w:hRule="exact" w:val="271"/>
                    </w:trPr>
                    <w:tc>
                      <w:tcPr>
                        <w:tcW w:w="810" w:type="dxa"/>
                        <w:tcBorders>
                          <w:top w:val="nil"/>
                          <w:left w:val="nil"/>
                          <w:bottom w:val="nil"/>
                          <w:right w:val="nil"/>
                        </w:tcBorders>
                      </w:tcPr>
                      <w:p w:rsidR="00572BC6" w:rsidRPr="00FA7AC7" w:rsidRDefault="00572BC6" w:rsidP="009263EC">
                        <w:pPr>
                          <w:widowControl w:val="0"/>
                          <w:autoSpaceDE w:val="0"/>
                          <w:autoSpaceDN w:val="0"/>
                          <w:adjustRightInd w:val="0"/>
                          <w:spacing w:before="29" w:after="0"/>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572BC6" w:rsidRPr="00FA7AC7" w:rsidRDefault="00572BC6" w:rsidP="009263EC">
                        <w:pPr>
                          <w:widowControl w:val="0"/>
                          <w:autoSpaceDE w:val="0"/>
                          <w:autoSpaceDN w:val="0"/>
                          <w:adjustRightInd w:val="0"/>
                          <w:spacing w:before="29" w:after="0"/>
                          <w:ind w:left="67" w:hanging="67"/>
                          <w:rPr>
                            <w:rFonts w:ascii="Times New Roman" w:hAnsi="Times New Roman"/>
                            <w:sz w:val="24"/>
                            <w:szCs w:val="24"/>
                          </w:rPr>
                        </w:pPr>
                        <w:r w:rsidRPr="00FA7AC7">
                          <w:rPr>
                            <w:rFonts w:ascii="Times New Roman" w:hAnsi="Times New Roman"/>
                            <w:sz w:val="20"/>
                            <w:szCs w:val="20"/>
                          </w:rPr>
                          <w:t>5304</w:t>
                        </w:r>
                      </w:p>
                    </w:tc>
                    <w:tc>
                      <w:tcPr>
                        <w:tcW w:w="6840" w:type="dxa"/>
                        <w:tcBorders>
                          <w:top w:val="nil"/>
                          <w:left w:val="nil"/>
                          <w:bottom w:val="nil"/>
                          <w:right w:val="nil"/>
                        </w:tcBorders>
                      </w:tcPr>
                      <w:p w:rsidR="00572BC6" w:rsidRPr="00FA7AC7" w:rsidRDefault="00572BC6" w:rsidP="009263EC">
                        <w:pPr>
                          <w:widowControl w:val="0"/>
                          <w:autoSpaceDE w:val="0"/>
                          <w:autoSpaceDN w:val="0"/>
                          <w:adjustRightInd w:val="0"/>
                          <w:spacing w:before="29" w:after="0"/>
                          <w:ind w:left="96" w:hanging="6"/>
                          <w:rPr>
                            <w:rFonts w:ascii="Times New Roman" w:hAnsi="Times New Roman"/>
                            <w:sz w:val="24"/>
                            <w:szCs w:val="24"/>
                          </w:rPr>
                        </w:pPr>
                        <w:r w:rsidRPr="00FA7AC7">
                          <w:rPr>
                            <w:rFonts w:ascii="Times New Roman" w:hAnsi="Times New Roman"/>
                            <w:sz w:val="20"/>
                            <w:szCs w:val="20"/>
                          </w:rPr>
                          <w:t>History of the English Language (required unless previously fulfilled</w:t>
                        </w:r>
                        <w:r w:rsidRPr="00FA7AC7">
                          <w:rPr>
                            <w:rFonts w:ascii="Times New Roman" w:hAnsi="Times New Roman"/>
                            <w:spacing w:val="8"/>
                            <w:sz w:val="20"/>
                            <w:szCs w:val="20"/>
                          </w:rPr>
                          <w:t>)</w:t>
                        </w:r>
                        <w:r w:rsidRPr="00FA7AC7">
                          <w:rPr>
                            <w:rFonts w:ascii="Times New Roman" w:hAnsi="Times New Roman"/>
                            <w:sz w:val="20"/>
                            <w:szCs w:val="20"/>
                          </w:rPr>
                          <w:t>....3 hrs</w:t>
                        </w:r>
                      </w:p>
                    </w:tc>
                  </w:tr>
                  <w:tr w:rsidR="00572BC6" w:rsidRPr="00FA7AC7" w:rsidTr="009263EC">
                    <w:trPr>
                      <w:trHeight w:hRule="exact" w:val="229"/>
                    </w:trPr>
                    <w:tc>
                      <w:tcPr>
                        <w:tcW w:w="810" w:type="dxa"/>
                        <w:tcBorders>
                          <w:top w:val="nil"/>
                          <w:left w:val="nil"/>
                          <w:bottom w:val="nil"/>
                          <w:right w:val="nil"/>
                        </w:tcBorders>
                      </w:tcPr>
                      <w:p w:rsidR="00572BC6" w:rsidRPr="00FA7AC7" w:rsidRDefault="00572BC6" w:rsidP="009263EC">
                        <w:pPr>
                          <w:widowControl w:val="0"/>
                          <w:autoSpaceDE w:val="0"/>
                          <w:autoSpaceDN w:val="0"/>
                          <w:adjustRightInd w:val="0"/>
                          <w:spacing w:after="0" w:line="205"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572BC6" w:rsidRPr="00FA7AC7" w:rsidRDefault="00572BC6" w:rsidP="009263EC">
                        <w:pPr>
                          <w:widowControl w:val="0"/>
                          <w:autoSpaceDE w:val="0"/>
                          <w:autoSpaceDN w:val="0"/>
                          <w:adjustRightInd w:val="0"/>
                          <w:spacing w:after="0" w:line="205" w:lineRule="exact"/>
                          <w:ind w:left="67" w:hanging="67"/>
                          <w:rPr>
                            <w:rFonts w:ascii="Times New Roman" w:hAnsi="Times New Roman"/>
                            <w:sz w:val="24"/>
                            <w:szCs w:val="24"/>
                          </w:rPr>
                        </w:pPr>
                        <w:r w:rsidRPr="00FA7AC7">
                          <w:rPr>
                            <w:rFonts w:ascii="Times New Roman" w:hAnsi="Times New Roman"/>
                            <w:sz w:val="20"/>
                            <w:szCs w:val="20"/>
                          </w:rPr>
                          <w:t>5500</w:t>
                        </w:r>
                      </w:p>
                    </w:tc>
                    <w:tc>
                      <w:tcPr>
                        <w:tcW w:w="6840" w:type="dxa"/>
                        <w:tcBorders>
                          <w:top w:val="nil"/>
                          <w:left w:val="nil"/>
                          <w:bottom w:val="nil"/>
                          <w:right w:val="nil"/>
                        </w:tcBorders>
                      </w:tcPr>
                      <w:p w:rsidR="00572BC6" w:rsidRPr="00FA7AC7" w:rsidRDefault="00572BC6" w:rsidP="009263EC">
                        <w:pPr>
                          <w:widowControl w:val="0"/>
                          <w:autoSpaceDE w:val="0"/>
                          <w:autoSpaceDN w:val="0"/>
                          <w:adjustRightInd w:val="0"/>
                          <w:spacing w:after="0" w:line="205" w:lineRule="exact"/>
                          <w:ind w:left="96" w:hanging="6"/>
                          <w:rPr>
                            <w:rFonts w:ascii="Times New Roman" w:hAnsi="Times New Roman"/>
                            <w:sz w:val="24"/>
                            <w:szCs w:val="24"/>
                          </w:rPr>
                        </w:pPr>
                        <w:r w:rsidRPr="00FA7AC7">
                          <w:rPr>
                            <w:rFonts w:ascii="Times New Roman" w:hAnsi="Times New Roman"/>
                            <w:sz w:val="20"/>
                            <w:szCs w:val="20"/>
                          </w:rPr>
                          <w:t>Bibliography and Research Methods</w:t>
                        </w:r>
                        <w:r w:rsidRPr="00FA7AC7">
                          <w:rPr>
                            <w:rFonts w:ascii="Times New Roman" w:hAnsi="Times New Roman"/>
                            <w:spacing w:val="-20"/>
                            <w:sz w:val="20"/>
                            <w:szCs w:val="20"/>
                          </w:rPr>
                          <w:t xml:space="preserve"> </w:t>
                        </w:r>
                        <w:r w:rsidRPr="00FA7AC7">
                          <w:rPr>
                            <w:rFonts w:ascii="Times New Roman" w:hAnsi="Times New Roman"/>
                            <w:sz w:val="20"/>
                            <w:szCs w:val="20"/>
                          </w:rPr>
                          <w:t>.........................................................3 hrs</w:t>
                        </w:r>
                      </w:p>
                    </w:tc>
                  </w:tr>
                  <w:tr w:rsidR="00572BC6" w:rsidRPr="00FA7AC7" w:rsidTr="009263EC">
                    <w:trPr>
                      <w:trHeight w:hRule="exact" w:val="240"/>
                    </w:trPr>
                    <w:tc>
                      <w:tcPr>
                        <w:tcW w:w="810" w:type="dxa"/>
                        <w:tcBorders>
                          <w:top w:val="nil"/>
                          <w:left w:val="nil"/>
                          <w:bottom w:val="nil"/>
                          <w:right w:val="nil"/>
                        </w:tcBorders>
                      </w:tcPr>
                      <w:p w:rsidR="00572BC6" w:rsidRPr="00FA7AC7" w:rsidRDefault="00572BC6"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572BC6" w:rsidRPr="00FA7AC7" w:rsidRDefault="00572BC6" w:rsidP="009263EC">
                        <w:pPr>
                          <w:widowControl w:val="0"/>
                          <w:autoSpaceDE w:val="0"/>
                          <w:autoSpaceDN w:val="0"/>
                          <w:adjustRightInd w:val="0"/>
                          <w:spacing w:after="0" w:line="217" w:lineRule="exact"/>
                          <w:ind w:left="67" w:hanging="67"/>
                          <w:rPr>
                            <w:rFonts w:ascii="Times New Roman" w:hAnsi="Times New Roman"/>
                            <w:sz w:val="24"/>
                            <w:szCs w:val="24"/>
                          </w:rPr>
                        </w:pPr>
                        <w:r w:rsidRPr="00FA7AC7">
                          <w:rPr>
                            <w:rFonts w:ascii="Times New Roman" w:hAnsi="Times New Roman"/>
                            <w:sz w:val="20"/>
                            <w:szCs w:val="20"/>
                          </w:rPr>
                          <w:t>5515</w:t>
                        </w:r>
                      </w:p>
                    </w:tc>
                    <w:tc>
                      <w:tcPr>
                        <w:tcW w:w="6840" w:type="dxa"/>
                        <w:tcBorders>
                          <w:top w:val="nil"/>
                          <w:left w:val="nil"/>
                          <w:bottom w:val="nil"/>
                          <w:right w:val="nil"/>
                        </w:tcBorders>
                      </w:tcPr>
                      <w:p w:rsidR="00572BC6" w:rsidRPr="00FA7AC7" w:rsidRDefault="00572BC6" w:rsidP="009263EC">
                        <w:pPr>
                          <w:widowControl w:val="0"/>
                          <w:autoSpaceDE w:val="0"/>
                          <w:autoSpaceDN w:val="0"/>
                          <w:adjustRightInd w:val="0"/>
                          <w:spacing w:after="0" w:line="217" w:lineRule="exact"/>
                          <w:ind w:left="96" w:hanging="6"/>
                          <w:rPr>
                            <w:rFonts w:ascii="Times New Roman" w:hAnsi="Times New Roman"/>
                            <w:sz w:val="24"/>
                            <w:szCs w:val="24"/>
                          </w:rPr>
                        </w:pPr>
                        <w:r w:rsidRPr="00FA7AC7">
                          <w:rPr>
                            <w:rFonts w:ascii="Times New Roman" w:hAnsi="Times New Roman"/>
                            <w:sz w:val="20"/>
                            <w:szCs w:val="20"/>
                          </w:rPr>
                          <w:t>Advanced Exposition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r w:rsidRPr="00FA7AC7">
                          <w:rPr>
                            <w:rFonts w:ascii="Times New Roman" w:hAnsi="Times New Roman"/>
                            <w:spacing w:val="-8"/>
                            <w:sz w:val="20"/>
                            <w:szCs w:val="20"/>
                          </w:rPr>
                          <w:t xml:space="preserve"> </w:t>
                        </w:r>
                        <w:r w:rsidRPr="00FA7AC7">
                          <w:rPr>
                            <w:rFonts w:ascii="Times New Roman" w:hAnsi="Times New Roman"/>
                            <w:sz w:val="20"/>
                            <w:szCs w:val="20"/>
                          </w:rPr>
                          <w:t>............................................................3 hrs</w:t>
                        </w:r>
                      </w:p>
                    </w:tc>
                  </w:tr>
                  <w:tr w:rsidR="00572BC6" w:rsidRPr="00FA7AC7" w:rsidTr="009263EC">
                    <w:trPr>
                      <w:trHeight w:hRule="exact" w:val="240"/>
                    </w:trPr>
                    <w:tc>
                      <w:tcPr>
                        <w:tcW w:w="810" w:type="dxa"/>
                        <w:tcBorders>
                          <w:top w:val="nil"/>
                          <w:left w:val="nil"/>
                          <w:bottom w:val="nil"/>
                          <w:right w:val="nil"/>
                        </w:tcBorders>
                      </w:tcPr>
                      <w:p w:rsidR="00572BC6" w:rsidRPr="00FA7AC7" w:rsidRDefault="00572BC6"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572BC6" w:rsidRPr="00FA7AC7" w:rsidRDefault="00572BC6" w:rsidP="009263EC">
                        <w:pPr>
                          <w:widowControl w:val="0"/>
                          <w:autoSpaceDE w:val="0"/>
                          <w:autoSpaceDN w:val="0"/>
                          <w:adjustRightInd w:val="0"/>
                          <w:spacing w:after="0" w:line="217" w:lineRule="exact"/>
                          <w:ind w:left="67" w:hanging="67"/>
                          <w:rPr>
                            <w:rFonts w:ascii="Times New Roman" w:hAnsi="Times New Roman"/>
                            <w:sz w:val="24"/>
                            <w:szCs w:val="24"/>
                          </w:rPr>
                        </w:pPr>
                        <w:r w:rsidRPr="00FA7AC7">
                          <w:rPr>
                            <w:rFonts w:ascii="Times New Roman" w:hAnsi="Times New Roman"/>
                            <w:sz w:val="20"/>
                            <w:szCs w:val="20"/>
                          </w:rPr>
                          <w:t>5696</w:t>
                        </w:r>
                      </w:p>
                    </w:tc>
                    <w:tc>
                      <w:tcPr>
                        <w:tcW w:w="6840" w:type="dxa"/>
                        <w:tcBorders>
                          <w:top w:val="nil"/>
                          <w:left w:val="nil"/>
                          <w:bottom w:val="nil"/>
                          <w:right w:val="nil"/>
                        </w:tcBorders>
                      </w:tcPr>
                      <w:p w:rsidR="00572BC6" w:rsidRPr="00FA7AC7" w:rsidRDefault="00572BC6" w:rsidP="009263EC">
                        <w:pPr>
                          <w:widowControl w:val="0"/>
                          <w:autoSpaceDE w:val="0"/>
                          <w:autoSpaceDN w:val="0"/>
                          <w:adjustRightInd w:val="0"/>
                          <w:spacing w:after="0" w:line="217" w:lineRule="exact"/>
                          <w:ind w:left="96" w:hanging="6"/>
                          <w:rPr>
                            <w:rFonts w:ascii="Times New Roman" w:hAnsi="Times New Roman"/>
                            <w:sz w:val="24"/>
                            <w:szCs w:val="24"/>
                          </w:rPr>
                        </w:pPr>
                        <w:r w:rsidRPr="00FA7AC7">
                          <w:rPr>
                            <w:rFonts w:ascii="Times New Roman" w:hAnsi="Times New Roman"/>
                            <w:sz w:val="20"/>
                            <w:szCs w:val="20"/>
                          </w:rPr>
                          <w:t>Contemporary Literature</w:t>
                        </w:r>
                        <w:r w:rsidRPr="00FA7AC7">
                          <w:rPr>
                            <w:rFonts w:ascii="Times New Roman" w:hAnsi="Times New Roman"/>
                            <w:spacing w:val="-37"/>
                            <w:sz w:val="20"/>
                            <w:szCs w:val="20"/>
                          </w:rPr>
                          <w:t xml:space="preserve"> </w:t>
                        </w:r>
                        <w:r w:rsidRPr="00FA7AC7">
                          <w:rPr>
                            <w:rFonts w:ascii="Times New Roman" w:hAnsi="Times New Roman"/>
                            <w:sz w:val="20"/>
                            <w:szCs w:val="20"/>
                          </w:rPr>
                          <w:t>............................................................................3 hrs</w:t>
                        </w:r>
                      </w:p>
                    </w:tc>
                  </w:tr>
                  <w:tr w:rsidR="00572BC6" w:rsidRPr="00FA7AC7" w:rsidTr="009263EC">
                    <w:trPr>
                      <w:trHeight w:hRule="exact" w:val="260"/>
                    </w:trPr>
                    <w:tc>
                      <w:tcPr>
                        <w:tcW w:w="810" w:type="dxa"/>
                        <w:tcBorders>
                          <w:top w:val="nil"/>
                          <w:left w:val="nil"/>
                          <w:bottom w:val="nil"/>
                          <w:right w:val="nil"/>
                        </w:tcBorders>
                      </w:tcPr>
                      <w:p w:rsidR="00572BC6" w:rsidRPr="00FA7AC7" w:rsidRDefault="00572BC6" w:rsidP="009263EC">
                        <w:pPr>
                          <w:widowControl w:val="0"/>
                          <w:autoSpaceDE w:val="0"/>
                          <w:autoSpaceDN w:val="0"/>
                          <w:adjustRightInd w:val="0"/>
                          <w:spacing w:after="0" w:line="217" w:lineRule="exact"/>
                          <w:ind w:left="40" w:firstLine="50"/>
                          <w:rPr>
                            <w:rFonts w:ascii="Times New Roman" w:hAnsi="Times New Roman"/>
                            <w:sz w:val="24"/>
                            <w:szCs w:val="24"/>
                          </w:rPr>
                        </w:pPr>
                        <w:r w:rsidRPr="00FA7AC7">
                          <w:rPr>
                            <w:rFonts w:ascii="Times New Roman" w:hAnsi="Times New Roman"/>
                            <w:sz w:val="20"/>
                            <w:szCs w:val="20"/>
                          </w:rPr>
                          <w:t>ENGL</w:t>
                        </w:r>
                      </w:p>
                    </w:tc>
                    <w:tc>
                      <w:tcPr>
                        <w:tcW w:w="630" w:type="dxa"/>
                        <w:tcBorders>
                          <w:top w:val="nil"/>
                          <w:left w:val="nil"/>
                          <w:bottom w:val="nil"/>
                          <w:right w:val="nil"/>
                        </w:tcBorders>
                      </w:tcPr>
                      <w:p w:rsidR="00572BC6" w:rsidRPr="00FA7AC7" w:rsidRDefault="00572BC6" w:rsidP="009263EC">
                        <w:pPr>
                          <w:widowControl w:val="0"/>
                          <w:autoSpaceDE w:val="0"/>
                          <w:autoSpaceDN w:val="0"/>
                          <w:adjustRightInd w:val="0"/>
                          <w:spacing w:before="9" w:after="0"/>
                          <w:ind w:left="67" w:hanging="67"/>
                          <w:rPr>
                            <w:rFonts w:ascii="Times New Roman" w:hAnsi="Times New Roman"/>
                            <w:sz w:val="24"/>
                            <w:szCs w:val="24"/>
                          </w:rPr>
                        </w:pPr>
                        <w:r w:rsidRPr="00FA7AC7">
                          <w:rPr>
                            <w:rFonts w:ascii="Times New Roman" w:hAnsi="Times New Roman"/>
                            <w:sz w:val="20"/>
                            <w:szCs w:val="20"/>
                          </w:rPr>
                          <w:t>5908</w:t>
                        </w:r>
                      </w:p>
                    </w:tc>
                    <w:tc>
                      <w:tcPr>
                        <w:tcW w:w="6840" w:type="dxa"/>
                        <w:tcBorders>
                          <w:top w:val="nil"/>
                          <w:left w:val="nil"/>
                          <w:bottom w:val="nil"/>
                          <w:right w:val="nil"/>
                        </w:tcBorders>
                      </w:tcPr>
                      <w:p w:rsidR="00572BC6" w:rsidRPr="00FA7AC7" w:rsidRDefault="00572BC6" w:rsidP="009263EC">
                        <w:pPr>
                          <w:widowControl w:val="0"/>
                          <w:autoSpaceDE w:val="0"/>
                          <w:autoSpaceDN w:val="0"/>
                          <w:adjustRightInd w:val="0"/>
                          <w:spacing w:before="9" w:after="0"/>
                          <w:ind w:left="96" w:hanging="6"/>
                          <w:rPr>
                            <w:rFonts w:ascii="Times New Roman" w:hAnsi="Times New Roman"/>
                            <w:sz w:val="24"/>
                            <w:szCs w:val="24"/>
                          </w:rPr>
                        </w:pPr>
                        <w:r w:rsidRPr="00FA7AC7">
                          <w:rPr>
                            <w:rFonts w:ascii="Times New Roman" w:hAnsi="Times New Roman"/>
                            <w:sz w:val="20"/>
                            <w:szCs w:val="20"/>
                          </w:rPr>
                          <w:t>Literary Criticism</w:t>
                        </w:r>
                        <w:r w:rsidRPr="00FA7AC7">
                          <w:rPr>
                            <w:rFonts w:ascii="Times New Roman" w:hAnsi="Times New Roman"/>
                            <w:spacing w:val="-31"/>
                            <w:sz w:val="20"/>
                            <w:szCs w:val="20"/>
                          </w:rPr>
                          <w:t xml:space="preserve"> </w:t>
                        </w:r>
                        <w:r w:rsidRPr="00FA7AC7">
                          <w:rPr>
                            <w:rFonts w:ascii="Times New Roman" w:hAnsi="Times New Roman"/>
                            <w:sz w:val="20"/>
                            <w:szCs w:val="20"/>
                          </w:rPr>
                          <w:t>.......................................................................................3 hrs</w:t>
                        </w:r>
                      </w:p>
                    </w:tc>
                  </w:tr>
                </w:tbl>
                <w:p w:rsidR="00572BC6" w:rsidRDefault="00572BC6" w:rsidP="005401FF">
                  <w:pPr>
                    <w:widowControl w:val="0"/>
                    <w:autoSpaceDE w:val="0"/>
                    <w:autoSpaceDN w:val="0"/>
                    <w:adjustRightInd w:val="0"/>
                    <w:spacing w:after="0"/>
                    <w:rPr>
                      <w:rFonts w:ascii="Times New Roman" w:hAnsi="Times New Roman"/>
                      <w:sz w:val="24"/>
                      <w:szCs w:val="24"/>
                    </w:rPr>
                  </w:pPr>
                </w:p>
              </w:txbxContent>
            </v:textbox>
            <w10:wrap anchorx="page"/>
          </v:shape>
        </w:pict>
      </w:r>
      <w:r w:rsidR="005401FF">
        <w:rPr>
          <w:rFonts w:ascii="Times New Roman" w:hAnsi="Times New Roman"/>
          <w:sz w:val="20"/>
          <w:szCs w:val="20"/>
        </w:rPr>
        <w:t>A</w:t>
      </w:r>
      <w:r w:rsidR="005401FF">
        <w:rPr>
          <w:rFonts w:ascii="Times New Roman" w:hAnsi="Times New Roman"/>
          <w:spacing w:val="-11"/>
          <w:sz w:val="20"/>
          <w:szCs w:val="20"/>
        </w:rPr>
        <w:t xml:space="preserve"> </w:t>
      </w:r>
      <w:r w:rsidR="005401FF">
        <w:rPr>
          <w:rFonts w:ascii="Times New Roman" w:hAnsi="Times New Roman"/>
          <w:sz w:val="20"/>
          <w:szCs w:val="20"/>
        </w:rPr>
        <w:t>student must have completed or be completing the following required courses in the teaching field,</w:t>
      </w:r>
      <w:r w:rsidR="005401FF">
        <w:rPr>
          <w:rFonts w:ascii="Times New Roman" w:hAnsi="Times New Roman"/>
          <w:spacing w:val="-11"/>
          <w:sz w:val="20"/>
          <w:szCs w:val="20"/>
        </w:rPr>
        <w:t xml:space="preserve"> </w:t>
      </w:r>
      <w:r w:rsidR="005401FF">
        <w:rPr>
          <w:rFonts w:ascii="Times New Roman" w:hAnsi="Times New Roman"/>
          <w:sz w:val="20"/>
          <w:szCs w:val="20"/>
        </w:rPr>
        <w:t>Area C, before being eligible to take the comprehensive examination in English:</w:t>
      </w:r>
    </w:p>
    <w:p w:rsidR="005401FF" w:rsidRDefault="005401FF" w:rsidP="005401FF">
      <w:pPr>
        <w:widowControl w:val="0"/>
        <w:autoSpaceDE w:val="0"/>
        <w:autoSpaceDN w:val="0"/>
        <w:adjustRightInd w:val="0"/>
        <w:spacing w:before="4" w:after="0" w:line="170" w:lineRule="exact"/>
        <w:ind w:left="360" w:right="180" w:firstLine="0"/>
        <w:jc w:val="both"/>
        <w:rPr>
          <w:rFonts w:ascii="Times New Roman" w:hAnsi="Times New Roman"/>
          <w:sz w:val="17"/>
          <w:szCs w:val="17"/>
        </w:rPr>
      </w:pPr>
    </w:p>
    <w:p w:rsidR="005401FF" w:rsidRDefault="005401FF" w:rsidP="005401FF">
      <w:pPr>
        <w:widowControl w:val="0"/>
        <w:autoSpaceDE w:val="0"/>
        <w:autoSpaceDN w:val="0"/>
        <w:adjustRightInd w:val="0"/>
        <w:spacing w:after="0" w:line="200" w:lineRule="exact"/>
        <w:ind w:left="360" w:right="180" w:firstLine="0"/>
        <w:jc w:val="both"/>
        <w:rPr>
          <w:rFonts w:ascii="Times New Roman" w:hAnsi="Times New Roman"/>
          <w:sz w:val="20"/>
          <w:szCs w:val="20"/>
        </w:rPr>
      </w:pPr>
    </w:p>
    <w:p w:rsidR="005401FF" w:rsidRDefault="005401FF" w:rsidP="005401FF">
      <w:pPr>
        <w:widowControl w:val="0"/>
        <w:autoSpaceDE w:val="0"/>
        <w:autoSpaceDN w:val="0"/>
        <w:adjustRightInd w:val="0"/>
        <w:spacing w:after="0" w:line="200" w:lineRule="exact"/>
        <w:ind w:left="360" w:right="180" w:firstLine="0"/>
        <w:jc w:val="both"/>
        <w:rPr>
          <w:rFonts w:ascii="Times New Roman" w:hAnsi="Times New Roman"/>
          <w:sz w:val="20"/>
          <w:szCs w:val="20"/>
        </w:rPr>
      </w:pPr>
    </w:p>
    <w:p w:rsidR="005401FF" w:rsidRDefault="005401FF" w:rsidP="005401FF">
      <w:pPr>
        <w:widowControl w:val="0"/>
        <w:autoSpaceDE w:val="0"/>
        <w:autoSpaceDN w:val="0"/>
        <w:adjustRightInd w:val="0"/>
        <w:spacing w:after="0" w:line="200" w:lineRule="exact"/>
        <w:ind w:left="360" w:right="180" w:firstLine="0"/>
        <w:jc w:val="both"/>
        <w:rPr>
          <w:rFonts w:ascii="Times New Roman" w:hAnsi="Times New Roman"/>
          <w:sz w:val="20"/>
          <w:szCs w:val="20"/>
        </w:rPr>
      </w:pPr>
    </w:p>
    <w:p w:rsidR="005401FF" w:rsidRDefault="005401FF" w:rsidP="005401FF">
      <w:pPr>
        <w:widowControl w:val="0"/>
        <w:autoSpaceDE w:val="0"/>
        <w:autoSpaceDN w:val="0"/>
        <w:adjustRightInd w:val="0"/>
        <w:spacing w:after="0" w:line="200" w:lineRule="exact"/>
        <w:ind w:left="360" w:right="180" w:firstLine="0"/>
        <w:jc w:val="both"/>
        <w:rPr>
          <w:rFonts w:ascii="Times New Roman" w:hAnsi="Times New Roman"/>
          <w:sz w:val="20"/>
          <w:szCs w:val="20"/>
        </w:rPr>
      </w:pPr>
    </w:p>
    <w:p w:rsidR="005401FF" w:rsidRDefault="005401FF" w:rsidP="005401FF">
      <w:pPr>
        <w:widowControl w:val="0"/>
        <w:autoSpaceDE w:val="0"/>
        <w:autoSpaceDN w:val="0"/>
        <w:adjustRightInd w:val="0"/>
        <w:spacing w:after="0" w:line="200" w:lineRule="exact"/>
        <w:ind w:left="360" w:right="180" w:firstLine="0"/>
        <w:jc w:val="both"/>
        <w:rPr>
          <w:rFonts w:ascii="Times New Roman" w:hAnsi="Times New Roman"/>
          <w:sz w:val="20"/>
          <w:szCs w:val="20"/>
        </w:rPr>
      </w:pPr>
    </w:p>
    <w:p w:rsidR="005401FF" w:rsidRDefault="005401FF" w:rsidP="005401FF">
      <w:pPr>
        <w:widowControl w:val="0"/>
        <w:autoSpaceDE w:val="0"/>
        <w:autoSpaceDN w:val="0"/>
        <w:adjustRightInd w:val="0"/>
        <w:spacing w:before="26" w:after="0"/>
        <w:ind w:left="630" w:right="180" w:firstLine="0"/>
        <w:jc w:val="both"/>
        <w:rPr>
          <w:rFonts w:ascii="Times New Roman" w:hAnsi="Times New Roman"/>
          <w:sz w:val="20"/>
          <w:szCs w:val="20"/>
        </w:rPr>
      </w:pPr>
      <w:r>
        <w:rPr>
          <w:rFonts w:ascii="Times New Roman" w:hAnsi="Times New Roman"/>
          <w:sz w:val="20"/>
          <w:szCs w:val="20"/>
        </w:rPr>
        <w:t>One course in</w:t>
      </w:r>
      <w:r>
        <w:rPr>
          <w:rFonts w:ascii="Times New Roman" w:hAnsi="Times New Roman"/>
          <w:spacing w:val="-11"/>
          <w:sz w:val="20"/>
          <w:szCs w:val="20"/>
        </w:rPr>
        <w:t xml:space="preserve"> </w:t>
      </w:r>
      <w:r>
        <w:rPr>
          <w:rFonts w:ascii="Times New Roman" w:hAnsi="Times New Roman"/>
          <w:sz w:val="20"/>
          <w:szCs w:val="20"/>
        </w:rPr>
        <w:t>American Literature</w:t>
      </w:r>
      <w:r>
        <w:rPr>
          <w:rFonts w:ascii="Times New Roman" w:hAnsi="Times New Roman"/>
          <w:spacing w:val="-9"/>
          <w:sz w:val="20"/>
          <w:szCs w:val="20"/>
        </w:rPr>
        <w:t xml:space="preserve"> </w:t>
      </w:r>
      <w:r>
        <w:rPr>
          <w:rFonts w:ascii="Times New Roman" w:hAnsi="Times New Roman"/>
          <w:sz w:val="20"/>
          <w:szCs w:val="20"/>
        </w:rPr>
        <w:t>.........................................................................................3 hrs</w:t>
      </w:r>
    </w:p>
    <w:p w:rsidR="005401FF" w:rsidRDefault="005401FF" w:rsidP="005401FF">
      <w:pPr>
        <w:widowControl w:val="0"/>
        <w:autoSpaceDE w:val="0"/>
        <w:autoSpaceDN w:val="0"/>
        <w:adjustRightInd w:val="0"/>
        <w:spacing w:before="10" w:after="0"/>
        <w:ind w:left="630" w:right="180" w:firstLine="0"/>
        <w:jc w:val="both"/>
        <w:rPr>
          <w:rFonts w:ascii="Times New Roman" w:hAnsi="Times New Roman"/>
          <w:sz w:val="20"/>
          <w:szCs w:val="20"/>
        </w:rPr>
      </w:pPr>
      <w:r>
        <w:rPr>
          <w:rFonts w:ascii="Times New Roman" w:hAnsi="Times New Roman"/>
          <w:sz w:val="20"/>
          <w:szCs w:val="20"/>
        </w:rPr>
        <w:t>One course in English Literatur</w:t>
      </w:r>
      <w:r>
        <w:rPr>
          <w:rFonts w:ascii="Times New Roman" w:hAnsi="Times New Roman"/>
          <w:spacing w:val="7"/>
          <w:sz w:val="20"/>
          <w:szCs w:val="20"/>
        </w:rPr>
        <w:t>e</w:t>
      </w:r>
      <w:r>
        <w:rPr>
          <w:rFonts w:ascii="Times New Roman" w:hAnsi="Times New Roman"/>
          <w:sz w:val="20"/>
          <w:szCs w:val="20"/>
        </w:rPr>
        <w:t>.............................................................................................3 hrs</w:t>
      </w:r>
    </w:p>
    <w:p w:rsidR="005401FF" w:rsidRDefault="005401FF" w:rsidP="005401FF">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b/>
          <w:bCs/>
          <w:sz w:val="20"/>
          <w:szCs w:val="20"/>
        </w:rPr>
        <w:t>I</w:t>
      </w:r>
      <w:r>
        <w:rPr>
          <w:rFonts w:ascii="Times New Roman" w:hAnsi="Times New Roman"/>
          <w:b/>
          <w:bCs/>
          <w:spacing w:val="-26"/>
          <w:sz w:val="20"/>
          <w:szCs w:val="20"/>
        </w:rPr>
        <w:t>V</w:t>
      </w:r>
      <w:r>
        <w:rPr>
          <w:rFonts w:ascii="Times New Roman" w:hAnsi="Times New Roman"/>
          <w:b/>
          <w:bCs/>
          <w:sz w:val="20"/>
          <w:szCs w:val="20"/>
        </w:rPr>
        <w:t>. Number</w:t>
      </w:r>
      <w:r>
        <w:rPr>
          <w:rFonts w:ascii="Times New Roman" w:hAnsi="Times New Roman"/>
          <w:b/>
          <w:bCs/>
          <w:spacing w:val="-4"/>
          <w:sz w:val="20"/>
          <w:szCs w:val="20"/>
        </w:rPr>
        <w:t xml:space="preserve"> </w:t>
      </w:r>
      <w:r>
        <w:rPr>
          <w:rFonts w:ascii="Times New Roman" w:hAnsi="Times New Roman"/>
          <w:b/>
          <w:bCs/>
          <w:sz w:val="20"/>
          <w:szCs w:val="20"/>
        </w:rPr>
        <w:t>of</w:t>
      </w:r>
      <w:r>
        <w:rPr>
          <w:rFonts w:ascii="Times New Roman" w:hAnsi="Times New Roman"/>
          <w:b/>
          <w:bCs/>
          <w:spacing w:val="-11"/>
          <w:sz w:val="20"/>
          <w:szCs w:val="20"/>
        </w:rPr>
        <w:t xml:space="preserve"> </w:t>
      </w:r>
      <w:r>
        <w:rPr>
          <w:rFonts w:ascii="Times New Roman" w:hAnsi="Times New Roman"/>
          <w:b/>
          <w:bCs/>
          <w:sz w:val="20"/>
          <w:szCs w:val="20"/>
        </w:rPr>
        <w:t>Attempts</w:t>
      </w:r>
    </w:p>
    <w:p w:rsidR="005401FF"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is eligible to take the comprehensive examination in English three times prior to termination from the program.</w:t>
      </w:r>
    </w:p>
    <w:p w:rsidR="005401FF" w:rsidRDefault="005401FF" w:rsidP="005401FF">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b/>
          <w:bCs/>
          <w:sz w:val="20"/>
          <w:szCs w:val="20"/>
        </w:rPr>
        <w:t>Evaluation of Comp</w:t>
      </w:r>
      <w:r>
        <w:rPr>
          <w:rFonts w:ascii="Times New Roman" w:hAnsi="Times New Roman"/>
          <w:b/>
          <w:bCs/>
          <w:spacing w:val="-4"/>
          <w:sz w:val="20"/>
          <w:szCs w:val="20"/>
        </w:rPr>
        <w:t>r</w:t>
      </w:r>
      <w:r>
        <w:rPr>
          <w:rFonts w:ascii="Times New Roman" w:hAnsi="Times New Roman"/>
          <w:b/>
          <w:bCs/>
          <w:sz w:val="20"/>
          <w:szCs w:val="20"/>
        </w:rPr>
        <w:t>ehensive Examination in English</w:t>
      </w:r>
    </w:p>
    <w:p w:rsidR="005401FF"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committee of faculty members who teach graduate courses in the Department evaluates the comprehensive examination in English.</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who takes the examination receives either a pass or fail and must pass all parts of the examination, demonstrating competence in each area.</w:t>
      </w:r>
    </w:p>
    <w:p w:rsidR="005401FF" w:rsidRDefault="005401FF" w:rsidP="005401FF">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b/>
          <w:bCs/>
          <w:sz w:val="20"/>
          <w:szCs w:val="20"/>
        </w:rPr>
        <w:t>Re-examination</w:t>
      </w:r>
    </w:p>
    <w:p w:rsidR="005401FF" w:rsidRDefault="005401FF" w:rsidP="005401FF">
      <w:pPr>
        <w:widowControl w:val="0"/>
        <w:autoSpaceDE w:val="0"/>
        <w:autoSpaceDN w:val="0"/>
        <w:adjustRightInd w:val="0"/>
        <w:spacing w:before="10" w:after="0" w:line="250" w:lineRule="auto"/>
        <w:ind w:left="360" w:right="180"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student who fails any portion of the examination must retake the entire examination; howeve</w:t>
      </w:r>
      <w:r>
        <w:rPr>
          <w:rFonts w:ascii="Times New Roman" w:hAnsi="Times New Roman"/>
          <w:spacing w:val="-8"/>
          <w:sz w:val="20"/>
          <w:szCs w:val="20"/>
        </w:rPr>
        <w:t>r</w:t>
      </w:r>
      <w:r>
        <w:rPr>
          <w:rFonts w:ascii="Times New Roman" w:hAnsi="Times New Roman"/>
          <w:sz w:val="20"/>
          <w:szCs w:val="20"/>
        </w:rPr>
        <w:t>, no additional course work is required.</w:t>
      </w:r>
    </w:p>
    <w:p w:rsidR="005401FF" w:rsidRDefault="005401FF" w:rsidP="005401FF">
      <w:pPr>
        <w:widowControl w:val="0"/>
        <w:autoSpaceDE w:val="0"/>
        <w:autoSpaceDN w:val="0"/>
        <w:adjustRightInd w:val="0"/>
        <w:spacing w:before="10" w:after="0" w:line="200" w:lineRule="exact"/>
        <w:ind w:left="360" w:right="180" w:firstLine="0"/>
        <w:jc w:val="both"/>
        <w:rPr>
          <w:rFonts w:ascii="Times New Roman" w:hAnsi="Times New Roman"/>
          <w:sz w:val="20"/>
          <w:szCs w:val="20"/>
        </w:rPr>
      </w:pPr>
    </w:p>
    <w:p w:rsidR="005401FF" w:rsidRPr="00AB16FB" w:rsidRDefault="005401FF" w:rsidP="005401FF">
      <w:pPr>
        <w:pStyle w:val="Heading2"/>
        <w:ind w:left="360" w:right="180" w:firstLine="0"/>
        <w:rPr>
          <w:rFonts w:ascii="Impact" w:hAnsi="Impact" w:cs="Impact"/>
          <w:color w:val="808080" w:themeColor="background1" w:themeShade="80"/>
          <w:sz w:val="36"/>
          <w:szCs w:val="36"/>
        </w:rPr>
      </w:pPr>
      <w:bookmarkStart w:id="635" w:name="_Toc294969767"/>
      <w:bookmarkStart w:id="636" w:name="_Toc295508329"/>
      <w:r w:rsidRPr="00AB16FB">
        <w:rPr>
          <w:rFonts w:ascii="Impact" w:hAnsi="Impact" w:cs="Impact"/>
          <w:color w:val="808080" w:themeColor="background1" w:themeShade="80"/>
          <w:sz w:val="36"/>
          <w:szCs w:val="36"/>
        </w:rPr>
        <w:lastRenderedPageBreak/>
        <w:t>COURSE DESCRIPTIONS</w:t>
      </w:r>
      <w:bookmarkEnd w:id="635"/>
      <w:bookmarkEnd w:id="636"/>
    </w:p>
    <w:p w:rsidR="005401FF" w:rsidRDefault="005401FF" w:rsidP="005401FF">
      <w:pPr>
        <w:widowControl w:val="0"/>
        <w:autoSpaceDE w:val="0"/>
        <w:autoSpaceDN w:val="0"/>
        <w:adjustRightInd w:val="0"/>
        <w:spacing w:before="23" w:after="0" w:line="252"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5304 - History of the English Language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5504)</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 xml:space="preserve">...........................3(3-0) </w:t>
      </w:r>
    </w:p>
    <w:p w:rsidR="005401FF" w:rsidRDefault="005401FF" w:rsidP="005401FF">
      <w:pPr>
        <w:widowControl w:val="0"/>
        <w:autoSpaceDE w:val="0"/>
        <w:autoSpaceDN w:val="0"/>
        <w:adjustRightInd w:val="0"/>
        <w:spacing w:before="23" w:after="0" w:line="252"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The development of the English language since the fifth centur</w:t>
      </w:r>
      <w:r>
        <w:rPr>
          <w:rFonts w:ascii="Times New Roman" w:hAnsi="Times New Roman"/>
          <w:color w:val="191919"/>
          <w:spacing w:val="-13"/>
          <w:sz w:val="20"/>
          <w:szCs w:val="20"/>
        </w:rPr>
        <w:t>y</w:t>
      </w:r>
      <w:r>
        <w:rPr>
          <w:rFonts w:ascii="Times New Roman" w:hAnsi="Times New Roman"/>
          <w:color w:val="191919"/>
          <w:sz w:val="20"/>
          <w:szCs w:val="20"/>
        </w:rPr>
        <w:t>, emphasizing the philological changes which have occurred.</w:t>
      </w:r>
    </w:p>
    <w:p w:rsidR="005401FF"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5500 - Bibliography and Resea</w:t>
      </w:r>
      <w:r>
        <w:rPr>
          <w:rFonts w:ascii="Times New Roman" w:hAnsi="Times New Roman"/>
          <w:b/>
          <w:bCs/>
          <w:color w:val="191919"/>
          <w:spacing w:val="-4"/>
          <w:sz w:val="20"/>
          <w:szCs w:val="20"/>
        </w:rPr>
        <w:t>r</w:t>
      </w:r>
      <w:r>
        <w:rPr>
          <w:rFonts w:ascii="Times New Roman" w:hAnsi="Times New Roman"/>
          <w:b/>
          <w:bCs/>
          <w:color w:val="191919"/>
          <w:sz w:val="20"/>
          <w:szCs w:val="20"/>
        </w:rPr>
        <w:t>ch Methods</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22"/>
          <w:sz w:val="20"/>
          <w:szCs w:val="20"/>
        </w:rPr>
        <w:t>V</w:t>
      </w:r>
      <w:r>
        <w:rPr>
          <w:rFonts w:ascii="Times New Roman" w:hAnsi="Times New Roman"/>
          <w:color w:val="191919"/>
          <w:sz w:val="20"/>
          <w:szCs w:val="20"/>
        </w:rPr>
        <w:t>arious approaches to literary scholarship and methods of research. Required and should be taken as early as possible in the student</w:t>
      </w:r>
      <w:r>
        <w:rPr>
          <w:rFonts w:ascii="Times New Roman" w:hAnsi="Times New Roman"/>
          <w:color w:val="191919"/>
          <w:spacing w:val="-11"/>
          <w:sz w:val="20"/>
          <w:szCs w:val="20"/>
        </w:rPr>
        <w:t>’</w:t>
      </w:r>
      <w:r>
        <w:rPr>
          <w:rFonts w:ascii="Times New Roman" w:hAnsi="Times New Roman"/>
          <w:color w:val="191919"/>
          <w:sz w:val="20"/>
          <w:szCs w:val="20"/>
        </w:rPr>
        <w:t>s course of stud</w:t>
      </w:r>
      <w:r>
        <w:rPr>
          <w:rFonts w:ascii="Times New Roman" w:hAnsi="Times New Roman"/>
          <w:color w:val="191919"/>
          <w:spacing w:val="-13"/>
          <w:sz w:val="20"/>
          <w:szCs w:val="20"/>
        </w:rPr>
        <w:t>y</w:t>
      </w:r>
      <w:r>
        <w:rPr>
          <w:rFonts w:ascii="Times New Roman" w:hAnsi="Times New Roman"/>
          <w:color w:val="191919"/>
          <w:sz w:val="20"/>
          <w:szCs w:val="20"/>
        </w:rPr>
        <w:t>.</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5600 - Shakespea</w:t>
      </w:r>
      <w:r>
        <w:rPr>
          <w:rFonts w:ascii="Times New Roman" w:hAnsi="Times New Roman"/>
          <w:b/>
          <w:bCs/>
          <w:color w:val="191919"/>
          <w:spacing w:val="-4"/>
          <w:sz w:val="20"/>
          <w:szCs w:val="20"/>
        </w:rPr>
        <w:t>r</w:t>
      </w:r>
      <w:r>
        <w:rPr>
          <w:rFonts w:ascii="Times New Roman" w:hAnsi="Times New Roman"/>
          <w:b/>
          <w:bCs/>
          <w:color w:val="191919"/>
          <w:sz w:val="20"/>
          <w:szCs w:val="20"/>
        </w:rPr>
        <w:t>e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5510)</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Representative tragedies, comedies and history plays along with major poetry and critical problems in these works.</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5606 - Medieval Literatu</w:t>
      </w:r>
      <w:r>
        <w:rPr>
          <w:rFonts w:ascii="Times New Roman" w:hAnsi="Times New Roman"/>
          <w:b/>
          <w:bCs/>
          <w:color w:val="191919"/>
          <w:spacing w:val="-4"/>
          <w:sz w:val="20"/>
          <w:szCs w:val="20"/>
        </w:rPr>
        <w:t>r</w:t>
      </w:r>
      <w:r>
        <w:rPr>
          <w:rFonts w:ascii="Times New Roman" w:hAnsi="Times New Roman"/>
          <w:b/>
          <w:bCs/>
          <w:color w:val="191919"/>
          <w:sz w:val="20"/>
          <w:szCs w:val="20"/>
        </w:rPr>
        <w:t>e (Formerly CHAUCER)</w:t>
      </w:r>
      <w:r>
        <w:rPr>
          <w:rFonts w:ascii="Times New Roman" w:hAnsi="Times New Roman"/>
          <w:b/>
          <w:bCs/>
          <w:color w:val="191919"/>
          <w:spacing w:val="-23"/>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Significant authors through the 15th centur</w:t>
      </w:r>
      <w:r>
        <w:rPr>
          <w:rFonts w:ascii="Times New Roman" w:hAnsi="Times New Roman"/>
          <w:color w:val="191919"/>
          <w:spacing w:val="-13"/>
          <w:sz w:val="20"/>
          <w:szCs w:val="20"/>
        </w:rPr>
        <w:t>y</w:t>
      </w:r>
      <w:r>
        <w:rPr>
          <w:rFonts w:ascii="Times New Roman" w:hAnsi="Times New Roman"/>
          <w:color w:val="191919"/>
          <w:sz w:val="20"/>
          <w:szCs w:val="20"/>
        </w:rPr>
        <w:t>, with emphasis on the major works of Chauce</w:t>
      </w:r>
      <w:r>
        <w:rPr>
          <w:rFonts w:ascii="Times New Roman" w:hAnsi="Times New Roman"/>
          <w:color w:val="191919"/>
          <w:spacing w:val="-11"/>
          <w:sz w:val="20"/>
          <w:szCs w:val="20"/>
        </w:rPr>
        <w:t>r</w:t>
      </w:r>
      <w:r>
        <w:rPr>
          <w:rFonts w:ascii="Times New Roman" w:hAnsi="Times New Roman"/>
          <w:color w:val="191919"/>
          <w:sz w:val="20"/>
          <w:szCs w:val="20"/>
        </w:rPr>
        <w:t>. Some attention given to the language and historical background of the age.</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5609 - Int</w:t>
      </w:r>
      <w:r>
        <w:rPr>
          <w:rFonts w:ascii="Times New Roman" w:hAnsi="Times New Roman"/>
          <w:b/>
          <w:bCs/>
          <w:color w:val="191919"/>
          <w:spacing w:val="-4"/>
          <w:sz w:val="20"/>
          <w:szCs w:val="20"/>
        </w:rPr>
        <w:t>r</w:t>
      </w:r>
      <w:r>
        <w:rPr>
          <w:rFonts w:ascii="Times New Roman" w:hAnsi="Times New Roman"/>
          <w:b/>
          <w:bCs/>
          <w:color w:val="191919"/>
          <w:sz w:val="20"/>
          <w:szCs w:val="20"/>
        </w:rPr>
        <w:t>oduction to Linguistics</w:t>
      </w:r>
      <w:r>
        <w:rPr>
          <w:rFonts w:ascii="Times New Roman" w:hAnsi="Times New Roman"/>
          <w:b/>
          <w:bCs/>
          <w:color w:val="191919"/>
          <w:spacing w:val="-30"/>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Introduction to the principles of linguistic theory and analysis. Fundamentals of major approaches to the study of phonolog</w:t>
      </w:r>
      <w:r>
        <w:rPr>
          <w:rFonts w:ascii="Times New Roman" w:hAnsi="Times New Roman"/>
          <w:color w:val="191919"/>
          <w:spacing w:val="-13"/>
          <w:sz w:val="20"/>
          <w:szCs w:val="20"/>
        </w:rPr>
        <w:t>y</w:t>
      </w:r>
      <w:r>
        <w:rPr>
          <w:rFonts w:ascii="Times New Roman" w:hAnsi="Times New Roman"/>
          <w:color w:val="191919"/>
          <w:sz w:val="20"/>
          <w:szCs w:val="20"/>
        </w:rPr>
        <w:t>, morphology and syntax.</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5612 -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Advanced Grammar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and Syntax</w:t>
      </w:r>
      <w:r>
        <w:rPr>
          <w:rFonts w:ascii="Times New Roman" w:hAnsi="Times New Roman"/>
          <w:b/>
          <w:bCs/>
          <w:color w:val="191919"/>
          <w:spacing w:val="-13"/>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Critical examination of salient components of modem syntax and gramma</w:t>
      </w:r>
      <w:r>
        <w:rPr>
          <w:rFonts w:ascii="Times New Roman" w:hAnsi="Times New Roman"/>
          <w:color w:val="191919"/>
          <w:spacing w:val="-11"/>
          <w:sz w:val="20"/>
          <w:szCs w:val="20"/>
        </w:rPr>
        <w:t>r</w:t>
      </w:r>
      <w:r>
        <w:rPr>
          <w:rFonts w:ascii="Times New Roman" w:hAnsi="Times New Roman"/>
          <w:color w:val="191919"/>
          <w:sz w:val="20"/>
          <w:szCs w:val="20"/>
        </w:rPr>
        <w:t>.</w:t>
      </w:r>
    </w:p>
    <w:p w:rsidR="005401FF" w:rsidRDefault="005401FF" w:rsidP="005401FF">
      <w:pPr>
        <w:widowControl w:val="0"/>
        <w:autoSpaceDE w:val="0"/>
        <w:autoSpaceDN w:val="0"/>
        <w:adjustRightInd w:val="0"/>
        <w:spacing w:before="6" w:after="0"/>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5615 -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Advanced Exposition for</w:t>
      </w:r>
      <w:r>
        <w:rPr>
          <w:rFonts w:ascii="Times New Roman" w:hAnsi="Times New Roman"/>
          <w:b/>
          <w:bCs/>
          <w:color w:val="191919"/>
          <w:spacing w:val="-7"/>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eachers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5515)</w:t>
      </w:r>
      <w:r>
        <w:rPr>
          <w:rFonts w:ascii="Times New Roman" w:hAnsi="Times New Roman"/>
          <w:b/>
          <w:bCs/>
          <w:color w:val="191919"/>
          <w:spacing w:val="-7"/>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echniques of exposition, including structures, research methodolog</w:t>
      </w:r>
      <w:r>
        <w:rPr>
          <w:rFonts w:ascii="Times New Roman" w:hAnsi="Times New Roman"/>
          <w:color w:val="191919"/>
          <w:spacing w:val="-13"/>
          <w:sz w:val="20"/>
          <w:szCs w:val="20"/>
        </w:rPr>
        <w:t>y</w:t>
      </w:r>
      <w:r>
        <w:rPr>
          <w:rFonts w:ascii="Times New Roman" w:hAnsi="Times New Roman"/>
          <w:color w:val="191919"/>
          <w:sz w:val="20"/>
          <w:szCs w:val="20"/>
        </w:rPr>
        <w:t>, rhetorical principles and teaching applications.</w:t>
      </w:r>
    </w:p>
    <w:p w:rsidR="00114BDE" w:rsidRDefault="00114BDE" w:rsidP="005401FF">
      <w:pPr>
        <w:widowControl w:val="0"/>
        <w:autoSpaceDE w:val="0"/>
        <w:autoSpaceDN w:val="0"/>
        <w:adjustRightInd w:val="0"/>
        <w:spacing w:after="0"/>
        <w:ind w:left="360" w:right="180" w:firstLine="0"/>
        <w:jc w:val="both"/>
        <w:rPr>
          <w:rFonts w:ascii="Times New Roman" w:hAnsi="Times New Roman"/>
          <w:sz w:val="20"/>
          <w:szCs w:val="20"/>
        </w:rPr>
      </w:pPr>
    </w:p>
    <w:p w:rsidR="005401FF" w:rsidRDefault="005401FF" w:rsidP="005401FF">
      <w:pPr>
        <w:widowControl w:val="0"/>
        <w:autoSpaceDE w:val="0"/>
        <w:autoSpaceDN w:val="0"/>
        <w:adjustRightInd w:val="0"/>
        <w:spacing w:before="27" w:after="0"/>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5621 - Literatu</w:t>
      </w:r>
      <w:r>
        <w:rPr>
          <w:rFonts w:ascii="Times New Roman" w:hAnsi="Times New Roman"/>
          <w:b/>
          <w:bCs/>
          <w:color w:val="191919"/>
          <w:spacing w:val="-4"/>
          <w:sz w:val="20"/>
          <w:szCs w:val="20"/>
        </w:rPr>
        <w:t>r</w:t>
      </w:r>
      <w:r>
        <w:rPr>
          <w:rFonts w:ascii="Times New Roman" w:hAnsi="Times New Roman"/>
          <w:b/>
          <w:bCs/>
          <w:color w:val="191919"/>
          <w:sz w:val="20"/>
          <w:szCs w:val="20"/>
        </w:rPr>
        <w:t xml:space="preserve">e of the Sixteenth and Seventeenth Centuries </w:t>
      </w:r>
    </w:p>
    <w:p w:rsidR="005401FF" w:rsidRDefault="005401FF" w:rsidP="005401FF">
      <w:pPr>
        <w:widowControl w:val="0"/>
        <w:autoSpaceDE w:val="0"/>
        <w:autoSpaceDN w:val="0"/>
        <w:adjustRightInd w:val="0"/>
        <w:spacing w:before="10" w:after="0" w:line="252"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(Formerly Old English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17"/>
          <w:sz w:val="20"/>
          <w:szCs w:val="20"/>
        </w:rPr>
        <w:t xml:space="preserve"> </w:t>
      </w:r>
      <w:r>
        <w:rPr>
          <w:rFonts w:ascii="Times New Roman" w:hAnsi="Times New Roman"/>
          <w:b/>
          <w:bCs/>
          <w:color w:val="191919"/>
          <w:sz w:val="20"/>
          <w:szCs w:val="20"/>
        </w:rPr>
        <w:t xml:space="preserve">..........................................................................................(3-0) </w:t>
      </w:r>
    </w:p>
    <w:p w:rsidR="005401FF" w:rsidRDefault="005401FF" w:rsidP="005401FF">
      <w:pPr>
        <w:widowControl w:val="0"/>
        <w:autoSpaceDE w:val="0"/>
        <w:autoSpaceDN w:val="0"/>
        <w:adjustRightInd w:val="0"/>
        <w:spacing w:before="10" w:after="0" w:line="252"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Literary tendencies and thought of the period, including critical study of such major figures as More, Sidne</w:t>
      </w:r>
      <w:r>
        <w:rPr>
          <w:rFonts w:ascii="Times New Roman" w:hAnsi="Times New Roman"/>
          <w:color w:val="191919"/>
          <w:spacing w:val="-13"/>
          <w:sz w:val="20"/>
          <w:szCs w:val="20"/>
        </w:rPr>
        <w:t>y</w:t>
      </w:r>
      <w:r>
        <w:rPr>
          <w:rFonts w:ascii="Times New Roman" w:hAnsi="Times New Roman"/>
          <w:color w:val="191919"/>
          <w:sz w:val="20"/>
          <w:szCs w:val="20"/>
        </w:rPr>
        <w:t>, Donne, Jonson, Herbert and Milton.</w:t>
      </w:r>
    </w:p>
    <w:p w:rsidR="005401FF"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5632 - Restoration and Eighteenth Century Literatu</w:t>
      </w:r>
      <w:r>
        <w:rPr>
          <w:rFonts w:ascii="Times New Roman" w:hAnsi="Times New Roman"/>
          <w:b/>
          <w:bCs/>
          <w:color w:val="191919"/>
          <w:spacing w:val="-4"/>
          <w:sz w:val="20"/>
          <w:szCs w:val="20"/>
        </w:rPr>
        <w:t>r</w:t>
      </w:r>
      <w:r>
        <w:rPr>
          <w:rFonts w:ascii="Times New Roman" w:hAnsi="Times New Roman"/>
          <w:b/>
          <w:bCs/>
          <w:color w:val="191919"/>
          <w:spacing w:val="5"/>
          <w:sz w:val="20"/>
          <w:szCs w:val="20"/>
        </w:rPr>
        <w:t>e</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Poetry and prose of the Restoration and Neo-classical periods with emphasis on such figures as Dryden, Congreve, Pope, Swift and Johnson.</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5641 - Romanticism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5502)</w:t>
      </w:r>
      <w:r>
        <w:rPr>
          <w:rFonts w:ascii="Times New Roman" w:hAnsi="Times New Roman"/>
          <w:b/>
          <w:bCs/>
          <w:color w:val="191919"/>
          <w:spacing w:val="-27"/>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Study of the general literary tendencies and thought of the period, with emphasis on the poetry of</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ordsworth, Coleridge, Byron, Shelley and Keats.</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5650 - Modern Drama</w:t>
      </w:r>
      <w:r>
        <w:rPr>
          <w:rFonts w:ascii="Times New Roman" w:hAnsi="Times New Roman"/>
          <w:b/>
          <w:bCs/>
          <w:color w:val="191919"/>
          <w:spacing w:val="-33"/>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Major trends in modem drama with readings from playwrights of Britain, Europe and the Americas.</w:t>
      </w:r>
    </w:p>
    <w:p w:rsidR="005401FF" w:rsidRDefault="005401FF" w:rsidP="005401FF">
      <w:pPr>
        <w:widowControl w:val="0"/>
        <w:autoSpaceDE w:val="0"/>
        <w:autoSpaceDN w:val="0"/>
        <w:adjustRightInd w:val="0"/>
        <w:spacing w:before="6" w:after="0" w:line="251"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5651 -</w:t>
      </w:r>
      <w:r>
        <w:rPr>
          <w:rFonts w:ascii="Times New Roman" w:hAnsi="Times New Roman"/>
          <w:b/>
          <w:bCs/>
          <w:color w:val="191919"/>
          <w:spacing w:val="-4"/>
          <w:sz w:val="20"/>
          <w:szCs w:val="20"/>
        </w:rPr>
        <w:t xml:space="preserve"> </w:t>
      </w:r>
      <w:r>
        <w:rPr>
          <w:rFonts w:ascii="Times New Roman" w:hAnsi="Times New Roman"/>
          <w:b/>
          <w:bCs/>
          <w:color w:val="191919"/>
          <w:spacing w:val="-7"/>
          <w:sz w:val="20"/>
          <w:szCs w:val="20"/>
        </w:rPr>
        <w:t>V</w:t>
      </w:r>
      <w:r>
        <w:rPr>
          <w:rFonts w:ascii="Times New Roman" w:hAnsi="Times New Roman"/>
          <w:b/>
          <w:bCs/>
          <w:color w:val="191919"/>
          <w:sz w:val="20"/>
          <w:szCs w:val="20"/>
        </w:rPr>
        <w:t>ictorian Literatu</w:t>
      </w:r>
      <w:r>
        <w:rPr>
          <w:rFonts w:ascii="Times New Roman" w:hAnsi="Times New Roman"/>
          <w:b/>
          <w:bCs/>
          <w:color w:val="191919"/>
          <w:spacing w:val="-4"/>
          <w:sz w:val="20"/>
          <w:szCs w:val="20"/>
        </w:rPr>
        <w:t>r</w:t>
      </w:r>
      <w:r>
        <w:rPr>
          <w:rFonts w:ascii="Times New Roman" w:hAnsi="Times New Roman"/>
          <w:b/>
          <w:bCs/>
          <w:color w:val="191919"/>
          <w:sz w:val="20"/>
          <w:szCs w:val="20"/>
        </w:rPr>
        <w:t>e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5603)</w:t>
      </w:r>
      <w:r>
        <w:rPr>
          <w:rFonts w:ascii="Times New Roman" w:hAnsi="Times New Roman"/>
          <w:b/>
          <w:bCs/>
          <w:color w:val="191919"/>
          <w:spacing w:val="-28"/>
          <w:sz w:val="20"/>
          <w:szCs w:val="20"/>
        </w:rPr>
        <w:t xml:space="preserve"> </w:t>
      </w:r>
      <w:r>
        <w:rPr>
          <w:rFonts w:ascii="Times New Roman" w:hAnsi="Times New Roman"/>
          <w:b/>
          <w:bCs/>
          <w:color w:val="191919"/>
          <w:sz w:val="20"/>
          <w:szCs w:val="20"/>
        </w:rPr>
        <w:t xml:space="preserve">................................................3(3-0) </w:t>
      </w:r>
    </w:p>
    <w:p w:rsidR="005401FF" w:rsidRDefault="005401FF" w:rsidP="005401FF">
      <w:pPr>
        <w:widowControl w:val="0"/>
        <w:autoSpaceDE w:val="0"/>
        <w:autoSpaceDN w:val="0"/>
        <w:adjustRightInd w:val="0"/>
        <w:spacing w:before="6" w:after="0" w:line="251"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Critical examination of major authors of the period, with some attention to social and cultural background. Focus may be on poets like Browning and</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ennyson, prose writers like Carlyle and Ruskin, or novelists like Dickens and Eliot.</w:t>
      </w:r>
    </w:p>
    <w:p w:rsidR="005401FF" w:rsidRDefault="005401FF" w:rsidP="005401FF">
      <w:pPr>
        <w:widowControl w:val="0"/>
        <w:autoSpaceDE w:val="0"/>
        <w:autoSpaceDN w:val="0"/>
        <w:adjustRightInd w:val="0"/>
        <w:spacing w:after="0" w:line="226"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5610 - Modern British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7"/>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Major works of the 20th centur</w:t>
      </w:r>
      <w:r>
        <w:rPr>
          <w:rFonts w:ascii="Times New Roman" w:hAnsi="Times New Roman"/>
          <w:color w:val="191919"/>
          <w:spacing w:val="-13"/>
          <w:sz w:val="20"/>
          <w:szCs w:val="20"/>
        </w:rPr>
        <w:t>y</w:t>
      </w:r>
      <w:r>
        <w:rPr>
          <w:rFonts w:ascii="Times New Roman" w:hAnsi="Times New Roman"/>
          <w:color w:val="191919"/>
          <w:sz w:val="20"/>
          <w:szCs w:val="20"/>
        </w:rPr>
        <w:t>, with emphasis on either fiction or poetr</w:t>
      </w:r>
      <w:r>
        <w:rPr>
          <w:rFonts w:ascii="Times New Roman" w:hAnsi="Times New Roman"/>
          <w:color w:val="191919"/>
          <w:spacing w:val="-13"/>
          <w:sz w:val="20"/>
          <w:szCs w:val="20"/>
        </w:rPr>
        <w:t>y</w:t>
      </w:r>
      <w:r>
        <w:rPr>
          <w:rFonts w:ascii="Times New Roman" w:hAnsi="Times New Roman"/>
          <w:color w:val="191919"/>
          <w:sz w:val="20"/>
          <w:szCs w:val="20"/>
        </w:rPr>
        <w:t>.</w:t>
      </w:r>
    </w:p>
    <w:p w:rsidR="005401FF"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5681 - Early</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Literatu</w:t>
      </w:r>
      <w:r>
        <w:rPr>
          <w:rFonts w:ascii="Times New Roman" w:hAnsi="Times New Roman"/>
          <w:b/>
          <w:bCs/>
          <w:color w:val="191919"/>
          <w:spacing w:val="-4"/>
          <w:sz w:val="20"/>
          <w:szCs w:val="20"/>
        </w:rPr>
        <w:t>r</w:t>
      </w:r>
      <w:r>
        <w:rPr>
          <w:rFonts w:ascii="Times New Roman" w:hAnsi="Times New Roman"/>
          <w:b/>
          <w:bCs/>
          <w:color w:val="191919"/>
          <w:spacing w:val="10"/>
          <w:sz w:val="20"/>
          <w:szCs w:val="20"/>
        </w:rPr>
        <w:t>e</w:t>
      </w:r>
      <w:r>
        <w:rPr>
          <w:rFonts w:ascii="Times New Roman" w:hAnsi="Times New Roman"/>
          <w:b/>
          <w:bCs/>
          <w:color w:val="191919"/>
          <w:sz w:val="20"/>
          <w:szCs w:val="20"/>
        </w:rPr>
        <w:t xml:space="preserve">..............................................................................3(3-0) </w:t>
      </w:r>
    </w:p>
    <w:p w:rsidR="005401FF"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sz w:val="20"/>
          <w:szCs w:val="20"/>
        </w:rPr>
      </w:pPr>
      <w:r>
        <w:rPr>
          <w:rFonts w:ascii="Times New Roman" w:hAnsi="Times New Roman"/>
          <w:color w:val="191919"/>
          <w:spacing w:val="-22"/>
          <w:sz w:val="20"/>
          <w:szCs w:val="20"/>
        </w:rPr>
        <w:t>V</w:t>
      </w:r>
      <w:r>
        <w:rPr>
          <w:rFonts w:ascii="Times New Roman" w:hAnsi="Times New Roman"/>
          <w:color w:val="191919"/>
          <w:sz w:val="20"/>
          <w:szCs w:val="20"/>
        </w:rPr>
        <w:t>arious genres of literature from the beginnings through the early national period.</w:t>
      </w:r>
      <w:r>
        <w:rPr>
          <w:rFonts w:ascii="Times New Roman" w:hAnsi="Times New Roman"/>
          <w:color w:val="191919"/>
          <w:spacing w:val="-11"/>
          <w:sz w:val="20"/>
          <w:szCs w:val="20"/>
        </w:rPr>
        <w:t xml:space="preserve"> </w:t>
      </w:r>
      <w:r>
        <w:rPr>
          <w:rFonts w:ascii="Times New Roman" w:hAnsi="Times New Roman"/>
          <w:color w:val="191919"/>
          <w:sz w:val="20"/>
          <w:szCs w:val="20"/>
        </w:rPr>
        <w:t>Attention also given to cultural and historical background.</w:t>
      </w:r>
    </w:p>
    <w:p w:rsidR="005401FF"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5683 -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Romanticism</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Prose and poetry of the early and mid-19th century by such key figures as Hawthorne, Melville, Douglass, Poe, Emerson,</w:t>
      </w:r>
      <w:r>
        <w:rPr>
          <w:rFonts w:ascii="Times New Roman" w:hAnsi="Times New Roman"/>
          <w:color w:val="191919"/>
          <w:spacing w:val="-4"/>
          <w:sz w:val="20"/>
          <w:szCs w:val="20"/>
        </w:rPr>
        <w:t xml:space="preserve"> </w:t>
      </w:r>
      <w:r>
        <w:rPr>
          <w:rFonts w:ascii="Times New Roman" w:hAnsi="Times New Roman"/>
          <w:color w:val="191919"/>
          <w:sz w:val="20"/>
          <w:szCs w:val="20"/>
        </w:rPr>
        <w:t>Thoreau and</w:t>
      </w:r>
      <w:r>
        <w:rPr>
          <w:rFonts w:ascii="Times New Roman" w:hAnsi="Times New Roman"/>
          <w:color w:val="191919"/>
          <w:spacing w:val="-4"/>
          <w:sz w:val="20"/>
          <w:szCs w:val="20"/>
        </w:rPr>
        <w:t xml:space="preserve"> </w:t>
      </w:r>
      <w:r>
        <w:rPr>
          <w:rFonts w:ascii="Times New Roman" w:hAnsi="Times New Roman"/>
          <w:color w:val="191919"/>
          <w:sz w:val="20"/>
          <w:szCs w:val="20"/>
        </w:rPr>
        <w:t>Whitman.</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5684 -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Realism and Naturalism</w:t>
      </w:r>
      <w:r>
        <w:rPr>
          <w:rFonts w:ascii="Times New Roman" w:hAnsi="Times New Roman"/>
          <w:b/>
          <w:bCs/>
          <w:color w:val="191919"/>
          <w:spacing w:val="-5"/>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Important writers of the period from 1865-1914, including</w:t>
      </w:r>
      <w:r>
        <w:rPr>
          <w:rFonts w:ascii="Times New Roman" w:hAnsi="Times New Roman"/>
          <w:color w:val="191919"/>
          <w:spacing w:val="-3"/>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wain, James, Howells,</w:t>
      </w:r>
      <w:r>
        <w:rPr>
          <w:rFonts w:ascii="Times New Roman" w:hAnsi="Times New Roman"/>
          <w:color w:val="191919"/>
          <w:spacing w:val="-4"/>
          <w:sz w:val="20"/>
          <w:szCs w:val="20"/>
        </w:rPr>
        <w:t xml:space="preserve"> </w:t>
      </w:r>
      <w:r>
        <w:rPr>
          <w:rFonts w:ascii="Times New Roman" w:hAnsi="Times New Roman"/>
          <w:color w:val="191919"/>
          <w:sz w:val="20"/>
          <w:szCs w:val="20"/>
        </w:rPr>
        <w:t>Wharton, Crane, Chopin, Chesnutt and Dreise</w:t>
      </w:r>
      <w:r>
        <w:rPr>
          <w:rFonts w:ascii="Times New Roman" w:hAnsi="Times New Roman"/>
          <w:color w:val="191919"/>
          <w:spacing w:val="-11"/>
          <w:sz w:val="20"/>
          <w:szCs w:val="20"/>
        </w:rPr>
        <w:t>r</w:t>
      </w:r>
      <w:r>
        <w:rPr>
          <w:rFonts w:ascii="Times New Roman" w:hAnsi="Times New Roman"/>
          <w:color w:val="191919"/>
          <w:sz w:val="20"/>
          <w:szCs w:val="20"/>
        </w:rPr>
        <w:t>.</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5685 - Southern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Study of major and representative writers from various periods of literature of the</w:t>
      </w:r>
      <w:r>
        <w:rPr>
          <w:rFonts w:ascii="Times New Roman" w:hAnsi="Times New Roman"/>
          <w:color w:val="191919"/>
          <w:spacing w:val="-11"/>
          <w:sz w:val="20"/>
          <w:szCs w:val="20"/>
        </w:rPr>
        <w:t xml:space="preserve"> </w:t>
      </w:r>
      <w:r>
        <w:rPr>
          <w:rFonts w:ascii="Times New Roman" w:hAnsi="Times New Roman"/>
          <w:color w:val="191919"/>
          <w:sz w:val="20"/>
          <w:szCs w:val="20"/>
        </w:rPr>
        <w:t>American South.</w:t>
      </w:r>
    </w:p>
    <w:p w:rsidR="005401FF"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5686 - Modern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1"/>
          <w:sz w:val="20"/>
          <w:szCs w:val="20"/>
        </w:rPr>
        <w:t xml:space="preserve"> </w:t>
      </w:r>
      <w:r>
        <w:rPr>
          <w:rFonts w:ascii="Times New Roman" w:hAnsi="Times New Roman"/>
          <w:b/>
          <w:bCs/>
          <w:color w:val="191919"/>
          <w:sz w:val="20"/>
          <w:szCs w:val="20"/>
        </w:rPr>
        <w:t xml:space="preserve">.........................................................................3(3-0) </w:t>
      </w:r>
    </w:p>
    <w:p w:rsidR="005401FF"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Major trends in 20th century fiction, non-fictional prose, drama and poetr</w:t>
      </w:r>
      <w:r>
        <w:rPr>
          <w:rFonts w:ascii="Times New Roman" w:hAnsi="Times New Roman"/>
          <w:color w:val="191919"/>
          <w:spacing w:val="-13"/>
          <w:sz w:val="20"/>
          <w:szCs w:val="20"/>
        </w:rPr>
        <w:t>y</w:t>
      </w:r>
      <w:r>
        <w:rPr>
          <w:rFonts w:ascii="Times New Roman" w:hAnsi="Times New Roman"/>
          <w:color w:val="191919"/>
          <w:sz w:val="20"/>
          <w:szCs w:val="20"/>
        </w:rPr>
        <w:t>. Genre, movement and author emphases will var</w:t>
      </w:r>
      <w:r>
        <w:rPr>
          <w:rFonts w:ascii="Times New Roman" w:hAnsi="Times New Roman"/>
          <w:color w:val="191919"/>
          <w:spacing w:val="-13"/>
          <w:sz w:val="20"/>
          <w:szCs w:val="20"/>
        </w:rPr>
        <w:t>y</w:t>
      </w:r>
      <w:r>
        <w:rPr>
          <w:rFonts w:ascii="Times New Roman" w:hAnsi="Times New Roman"/>
          <w:color w:val="191919"/>
          <w:sz w:val="20"/>
          <w:szCs w:val="20"/>
        </w:rPr>
        <w:t>.</w:t>
      </w:r>
    </w:p>
    <w:p w:rsidR="005401FF"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5690 -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African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6"/>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Critical investigation of</w:t>
      </w:r>
      <w:r>
        <w:rPr>
          <w:rFonts w:ascii="Times New Roman" w:hAnsi="Times New Roman"/>
          <w:color w:val="191919"/>
          <w:spacing w:val="-11"/>
          <w:sz w:val="20"/>
          <w:szCs w:val="20"/>
        </w:rPr>
        <w:t xml:space="preserve"> </w:t>
      </w:r>
      <w:r>
        <w:rPr>
          <w:rFonts w:ascii="Times New Roman" w:hAnsi="Times New Roman"/>
          <w:color w:val="191919"/>
          <w:sz w:val="20"/>
          <w:szCs w:val="20"/>
        </w:rPr>
        <w:t>African-American writing from the 18th through the 20th centuries, with emphasis on major writers and cultural traditions.</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5696 - Contemporary Literatu</w:t>
      </w:r>
      <w:r>
        <w:rPr>
          <w:rFonts w:ascii="Times New Roman" w:hAnsi="Times New Roman"/>
          <w:b/>
          <w:bCs/>
          <w:color w:val="191919"/>
          <w:spacing w:val="-4"/>
          <w:sz w:val="20"/>
          <w:szCs w:val="20"/>
        </w:rPr>
        <w:t>r</w:t>
      </w:r>
      <w:r>
        <w:rPr>
          <w:rFonts w:ascii="Times New Roman" w:hAnsi="Times New Roman"/>
          <w:b/>
          <w:bCs/>
          <w:color w:val="191919"/>
          <w:spacing w:val="5"/>
          <w:sz w:val="20"/>
          <w:szCs w:val="20"/>
        </w:rPr>
        <w:t>e</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Major writers and trends of</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orld Literature in English since</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orld</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ar II, including authors from both</w:t>
      </w:r>
      <w:r>
        <w:rPr>
          <w:rFonts w:ascii="Times New Roman" w:hAnsi="Times New Roman"/>
          <w:color w:val="191919"/>
          <w:spacing w:val="-4"/>
          <w:sz w:val="20"/>
          <w:szCs w:val="20"/>
        </w:rPr>
        <w:t xml:space="preserve"> </w:t>
      </w:r>
      <w:r>
        <w:rPr>
          <w:rFonts w:ascii="Times New Roman" w:hAnsi="Times New Roman"/>
          <w:color w:val="191919"/>
          <w:spacing w:val="-16"/>
          <w:sz w:val="20"/>
          <w:szCs w:val="20"/>
        </w:rPr>
        <w:t>W</w:t>
      </w:r>
      <w:r>
        <w:rPr>
          <w:rFonts w:ascii="Times New Roman" w:hAnsi="Times New Roman"/>
          <w:color w:val="191919"/>
          <w:sz w:val="20"/>
          <w:szCs w:val="20"/>
        </w:rPr>
        <w:t>estern and non-</w:t>
      </w:r>
      <w:r>
        <w:rPr>
          <w:rFonts w:ascii="Times New Roman" w:hAnsi="Times New Roman"/>
          <w:color w:val="191919"/>
          <w:spacing w:val="-16"/>
          <w:sz w:val="20"/>
          <w:szCs w:val="20"/>
        </w:rPr>
        <w:t>W</w:t>
      </w:r>
      <w:r>
        <w:rPr>
          <w:rFonts w:ascii="Times New Roman" w:hAnsi="Times New Roman"/>
          <w:color w:val="191919"/>
          <w:sz w:val="20"/>
          <w:szCs w:val="20"/>
        </w:rPr>
        <w:t>estern cultures.</w:t>
      </w:r>
    </w:p>
    <w:p w:rsidR="00872727" w:rsidRDefault="00872727" w:rsidP="005401FF">
      <w:pPr>
        <w:widowControl w:val="0"/>
        <w:autoSpaceDE w:val="0"/>
        <w:autoSpaceDN w:val="0"/>
        <w:adjustRightInd w:val="0"/>
        <w:spacing w:after="0" w:line="227" w:lineRule="exact"/>
        <w:ind w:left="360" w:right="180" w:firstLine="0"/>
        <w:jc w:val="both"/>
        <w:rPr>
          <w:rFonts w:ascii="Times New Roman" w:hAnsi="Times New Roman"/>
          <w:b/>
          <w:bCs/>
          <w:color w:val="191919"/>
          <w:sz w:val="20"/>
          <w:szCs w:val="20"/>
        </w:rPr>
        <w:sectPr w:rsidR="00872727" w:rsidSect="00DD3D7A">
          <w:headerReference w:type="default" r:id="rId58"/>
          <w:pgSz w:w="12240" w:h="15840" w:code="1"/>
          <w:pgMar w:top="720" w:right="720" w:bottom="288" w:left="1440" w:header="720" w:footer="288" w:gutter="0"/>
          <w:cols w:space="720"/>
          <w:docGrid w:linePitch="360"/>
        </w:sectPr>
      </w:pP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lastRenderedPageBreak/>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5792 -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African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Novel (Formerly 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5692)</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Critical and interpretive study of fiction by</w:t>
      </w:r>
      <w:r>
        <w:rPr>
          <w:rFonts w:ascii="Times New Roman" w:hAnsi="Times New Roman"/>
          <w:color w:val="191919"/>
          <w:spacing w:val="-11"/>
          <w:sz w:val="20"/>
          <w:szCs w:val="20"/>
        </w:rPr>
        <w:t xml:space="preserve"> </w:t>
      </w:r>
      <w:r>
        <w:rPr>
          <w:rFonts w:ascii="Times New Roman" w:hAnsi="Times New Roman"/>
          <w:color w:val="191919"/>
          <w:sz w:val="20"/>
          <w:szCs w:val="20"/>
        </w:rPr>
        <w:t>African</w:t>
      </w:r>
      <w:r>
        <w:rPr>
          <w:rFonts w:ascii="Times New Roman" w:hAnsi="Times New Roman"/>
          <w:color w:val="191919"/>
          <w:spacing w:val="-11"/>
          <w:sz w:val="20"/>
          <w:szCs w:val="20"/>
        </w:rPr>
        <w:t xml:space="preserve"> </w:t>
      </w:r>
      <w:r>
        <w:rPr>
          <w:rFonts w:ascii="Times New Roman" w:hAnsi="Times New Roman"/>
          <w:color w:val="191919"/>
          <w:sz w:val="20"/>
          <w:szCs w:val="20"/>
        </w:rPr>
        <w:t>Americans of the 20th centur</w:t>
      </w:r>
      <w:r>
        <w:rPr>
          <w:rFonts w:ascii="Times New Roman" w:hAnsi="Times New Roman"/>
          <w:color w:val="191919"/>
          <w:spacing w:val="-13"/>
          <w:sz w:val="20"/>
          <w:szCs w:val="20"/>
        </w:rPr>
        <w:t>y</w:t>
      </w:r>
      <w:r>
        <w:rPr>
          <w:rFonts w:ascii="Times New Roman" w:hAnsi="Times New Roman"/>
          <w:color w:val="191919"/>
          <w:sz w:val="20"/>
          <w:szCs w:val="20"/>
        </w:rPr>
        <w:t>, with some attention to 19th century backgrounds.</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5794 -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African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American Drama</w:t>
      </w:r>
      <w:r>
        <w:rPr>
          <w:rFonts w:ascii="Times New Roman" w:hAnsi="Times New Roman"/>
          <w:b/>
          <w:bCs/>
          <w:color w:val="191919"/>
          <w:spacing w:val="-21"/>
          <w:sz w:val="20"/>
          <w:szCs w:val="20"/>
        </w:rPr>
        <w:t xml:space="preserve"> </w:t>
      </w:r>
      <w:r>
        <w:rPr>
          <w:rFonts w:ascii="Times New Roman" w:hAnsi="Times New Roman"/>
          <w:b/>
          <w:bCs/>
          <w:color w:val="191919"/>
          <w:sz w:val="20"/>
          <w:szCs w:val="20"/>
        </w:rPr>
        <w:t>................................................................................3(3-0)</w:t>
      </w:r>
    </w:p>
    <w:p w:rsidR="005401FF" w:rsidRDefault="005401FF" w:rsidP="005401FF">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study of the history and development of drama by</w:t>
      </w:r>
      <w:r>
        <w:rPr>
          <w:rFonts w:ascii="Times New Roman" w:hAnsi="Times New Roman"/>
          <w:color w:val="000000"/>
          <w:spacing w:val="-11"/>
          <w:sz w:val="20"/>
          <w:szCs w:val="20"/>
        </w:rPr>
        <w:t xml:space="preserve"> </w:t>
      </w:r>
      <w:r>
        <w:rPr>
          <w:rFonts w:ascii="Times New Roman" w:hAnsi="Times New Roman"/>
          <w:color w:val="000000"/>
          <w:sz w:val="20"/>
          <w:szCs w:val="20"/>
        </w:rPr>
        <w:t>African</w:t>
      </w:r>
      <w:r>
        <w:rPr>
          <w:rFonts w:ascii="Times New Roman" w:hAnsi="Times New Roman"/>
          <w:color w:val="000000"/>
          <w:spacing w:val="-11"/>
          <w:sz w:val="20"/>
          <w:szCs w:val="20"/>
        </w:rPr>
        <w:t xml:space="preserve"> </w:t>
      </w:r>
      <w:r>
        <w:rPr>
          <w:rFonts w:ascii="Times New Roman" w:hAnsi="Times New Roman"/>
          <w:color w:val="000000"/>
          <w:sz w:val="20"/>
          <w:szCs w:val="20"/>
        </w:rPr>
        <w:t>Americans, emphasizing the 20th centur</w:t>
      </w:r>
      <w:r>
        <w:rPr>
          <w:rFonts w:ascii="Times New Roman" w:hAnsi="Times New Roman"/>
          <w:color w:val="000000"/>
          <w:spacing w:val="-13"/>
          <w:sz w:val="20"/>
          <w:szCs w:val="20"/>
        </w:rPr>
        <w:t>y</w:t>
      </w:r>
      <w:r>
        <w:rPr>
          <w:rFonts w:ascii="Times New Roman" w:hAnsi="Times New Roman"/>
          <w:color w:val="000000"/>
          <w:sz w:val="20"/>
          <w:szCs w:val="20"/>
        </w:rPr>
        <w:t>.</w:t>
      </w:r>
    </w:p>
    <w:p w:rsidR="005401FF" w:rsidRDefault="005401FF" w:rsidP="005401FF">
      <w:pPr>
        <w:widowControl w:val="0"/>
        <w:autoSpaceDE w:val="0"/>
        <w:autoSpaceDN w:val="0"/>
        <w:adjustRightInd w:val="0"/>
        <w:spacing w:before="6" w:after="0"/>
        <w:ind w:left="360" w:right="180" w:firstLine="0"/>
        <w:jc w:val="both"/>
        <w:rPr>
          <w:rFonts w:ascii="Times New Roman" w:hAnsi="Times New Roman"/>
          <w:color w:val="000000"/>
          <w:sz w:val="20"/>
          <w:szCs w:val="20"/>
        </w:rPr>
      </w:pPr>
      <w:r>
        <w:rPr>
          <w:rFonts w:ascii="Times New Roman" w:hAnsi="Times New Roman"/>
          <w:b/>
          <w:bCs/>
          <w:color w:val="191919"/>
          <w:sz w:val="20"/>
          <w:szCs w:val="20"/>
        </w:rPr>
        <w:t>ENGL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5908 - Literary Criticism</w:t>
      </w:r>
      <w:r>
        <w:rPr>
          <w:rFonts w:ascii="Times New Roman" w:hAnsi="Times New Roman"/>
          <w:b/>
          <w:bCs/>
          <w:color w:val="191919"/>
          <w:spacing w:val="-15"/>
          <w:sz w:val="20"/>
          <w:szCs w:val="20"/>
        </w:rPr>
        <w:t xml:space="preserve"> </w:t>
      </w:r>
      <w:r>
        <w:rPr>
          <w:rFonts w:ascii="Times New Roman" w:hAnsi="Times New Roman"/>
          <w:b/>
          <w:bCs/>
          <w:color w:val="191919"/>
          <w:sz w:val="20"/>
          <w:szCs w:val="20"/>
        </w:rPr>
        <w:t>............................................................................................3(3-0)</w:t>
      </w:r>
    </w:p>
    <w:p w:rsidR="00114BDE" w:rsidRDefault="005401FF" w:rsidP="005401FF">
      <w:pPr>
        <w:widowControl w:val="0"/>
        <w:autoSpaceDE w:val="0"/>
        <w:autoSpaceDN w:val="0"/>
        <w:adjustRightInd w:val="0"/>
        <w:spacing w:after="0"/>
        <w:ind w:left="360" w:right="180" w:firstLine="0"/>
        <w:jc w:val="both"/>
        <w:rPr>
          <w:rFonts w:ascii="Times New Roman" w:hAnsi="Times New Roman"/>
          <w:color w:val="191919"/>
          <w:sz w:val="20"/>
          <w:szCs w:val="20"/>
        </w:rPr>
      </w:pPr>
      <w:r>
        <w:rPr>
          <w:rFonts w:ascii="Times New Roman" w:hAnsi="Times New Roman"/>
          <w:color w:val="191919"/>
          <w:sz w:val="20"/>
          <w:szCs w:val="20"/>
        </w:rPr>
        <w:t>Origin and development of the basic principles of literary theor</w:t>
      </w:r>
      <w:r>
        <w:rPr>
          <w:rFonts w:ascii="Times New Roman" w:hAnsi="Times New Roman"/>
          <w:color w:val="191919"/>
          <w:spacing w:val="-13"/>
          <w:sz w:val="20"/>
          <w:szCs w:val="20"/>
        </w:rPr>
        <w:t>y</w:t>
      </w:r>
      <w:r>
        <w:rPr>
          <w:rFonts w:ascii="Times New Roman" w:hAnsi="Times New Roman"/>
          <w:color w:val="191919"/>
          <w:sz w:val="20"/>
          <w:szCs w:val="20"/>
        </w:rPr>
        <w:t>.</w:t>
      </w:r>
    </w:p>
    <w:p w:rsidR="005401FF" w:rsidRDefault="005401FF" w:rsidP="005401FF">
      <w:pPr>
        <w:widowControl w:val="0"/>
        <w:autoSpaceDE w:val="0"/>
        <w:autoSpaceDN w:val="0"/>
        <w:adjustRightInd w:val="0"/>
        <w:spacing w:after="0"/>
        <w:ind w:left="360" w:right="180" w:firstLine="0"/>
        <w:jc w:val="both"/>
        <w:rPr>
          <w:rFonts w:ascii="Times New Roman" w:hAnsi="Times New Roman"/>
          <w:color w:val="191919"/>
          <w:sz w:val="20"/>
          <w:szCs w:val="20"/>
        </w:rPr>
      </w:pPr>
    </w:p>
    <w:p w:rsidR="005401FF" w:rsidRDefault="005401FF" w:rsidP="005401FF">
      <w:pPr>
        <w:widowControl w:val="0"/>
        <w:autoSpaceDE w:val="0"/>
        <w:autoSpaceDN w:val="0"/>
        <w:adjustRightInd w:val="0"/>
        <w:spacing w:after="0"/>
        <w:ind w:left="360" w:right="180" w:firstLine="0"/>
        <w:jc w:val="both"/>
        <w:rPr>
          <w:rFonts w:ascii="Times New Roman" w:hAnsi="Times New Roman"/>
          <w:color w:val="191919"/>
          <w:sz w:val="20"/>
          <w:szCs w:val="20"/>
        </w:rPr>
      </w:pPr>
    </w:p>
    <w:p w:rsidR="005401FF" w:rsidRPr="00AB16FB" w:rsidRDefault="005401FF" w:rsidP="005401FF">
      <w:pPr>
        <w:pStyle w:val="Heading1"/>
        <w:spacing w:before="0"/>
        <w:ind w:left="360" w:right="180" w:firstLine="0"/>
        <w:rPr>
          <w:rFonts w:ascii="Impact" w:hAnsi="Impact" w:cs="Impact"/>
          <w:color w:val="808080" w:themeColor="background1" w:themeShade="80"/>
          <w:sz w:val="36"/>
          <w:szCs w:val="36"/>
        </w:rPr>
      </w:pPr>
      <w:bookmarkStart w:id="637" w:name="_Toc294969768"/>
      <w:bookmarkStart w:id="638" w:name="_Toc295508330"/>
      <w:r w:rsidRPr="00AB16FB">
        <w:rPr>
          <w:rFonts w:ascii="Impact" w:hAnsi="Impact" w:cs="Impact"/>
          <w:color w:val="808080" w:themeColor="background1" w:themeShade="80"/>
          <w:position w:val="-1"/>
          <w:sz w:val="36"/>
          <w:szCs w:val="36"/>
        </w:rPr>
        <w:t>HEA</w:t>
      </w:r>
      <w:r w:rsidRPr="00AB16FB">
        <w:rPr>
          <w:rFonts w:ascii="Impact" w:hAnsi="Impact" w:cs="Impact"/>
          <w:color w:val="808080" w:themeColor="background1" w:themeShade="80"/>
          <w:spacing w:val="-26"/>
          <w:position w:val="-1"/>
          <w:sz w:val="36"/>
          <w:szCs w:val="36"/>
        </w:rPr>
        <w:t>L</w:t>
      </w:r>
      <w:r w:rsidRPr="00AB16FB">
        <w:rPr>
          <w:rFonts w:ascii="Impact" w:hAnsi="Impact" w:cs="Impact"/>
          <w:color w:val="808080" w:themeColor="background1" w:themeShade="80"/>
          <w:position w:val="-1"/>
          <w:sz w:val="36"/>
          <w:szCs w:val="36"/>
        </w:rPr>
        <w:t>TH AND PHYSICAL EDUC</w:t>
      </w:r>
      <w:r w:rsidRPr="00AB16FB">
        <w:rPr>
          <w:rFonts w:ascii="Impact" w:hAnsi="Impact" w:cs="Impact"/>
          <w:color w:val="808080" w:themeColor="background1" w:themeShade="80"/>
          <w:spacing w:val="-19"/>
          <w:position w:val="-1"/>
          <w:sz w:val="36"/>
          <w:szCs w:val="36"/>
        </w:rPr>
        <w:t>A</w:t>
      </w:r>
      <w:r w:rsidRPr="00AB16FB">
        <w:rPr>
          <w:rFonts w:ascii="Impact" w:hAnsi="Impact" w:cs="Impact"/>
          <w:color w:val="808080" w:themeColor="background1" w:themeShade="80"/>
          <w:position w:val="-1"/>
          <w:sz w:val="36"/>
          <w:szCs w:val="36"/>
        </w:rPr>
        <w:t>TION</w:t>
      </w:r>
      <w:bookmarkEnd w:id="637"/>
      <w:bookmarkEnd w:id="638"/>
    </w:p>
    <w:p w:rsidR="005401FF" w:rsidRPr="008A01C7" w:rsidRDefault="005401FF" w:rsidP="005401FF">
      <w:pPr>
        <w:widowControl w:val="0"/>
        <w:autoSpaceDE w:val="0"/>
        <w:autoSpaceDN w:val="0"/>
        <w:adjustRightInd w:val="0"/>
        <w:spacing w:before="26" w:after="0"/>
        <w:ind w:left="360" w:right="180" w:firstLine="360"/>
        <w:jc w:val="both"/>
        <w:rPr>
          <w:rFonts w:ascii="Times New Roman" w:hAnsi="Times New Roman"/>
          <w:color w:val="000000"/>
          <w:sz w:val="20"/>
          <w:szCs w:val="20"/>
        </w:rPr>
      </w:pPr>
      <w:r>
        <w:rPr>
          <w:rFonts w:ascii="Times New Roman" w:hAnsi="Times New Roman"/>
          <w:color w:val="000000"/>
          <w:sz w:val="20"/>
          <w:szCs w:val="20"/>
        </w:rPr>
        <w:t>The M.Ed. in Health and Physical Education leads to Level</w:t>
      </w:r>
      <w:r w:rsidRPr="008A01C7">
        <w:rPr>
          <w:rFonts w:ascii="Times New Roman" w:hAnsi="Times New Roman"/>
          <w:color w:val="000000"/>
          <w:sz w:val="20"/>
          <w:szCs w:val="20"/>
        </w:rPr>
        <w:t xml:space="preserve"> </w:t>
      </w:r>
      <w:r>
        <w:rPr>
          <w:rFonts w:ascii="Times New Roman" w:hAnsi="Times New Roman"/>
          <w:color w:val="000000"/>
          <w:sz w:val="20"/>
          <w:szCs w:val="20"/>
        </w:rPr>
        <w:t>5</w:t>
      </w:r>
      <w:r w:rsidRPr="008A01C7">
        <w:rPr>
          <w:rFonts w:ascii="Times New Roman" w:hAnsi="Times New Roman"/>
          <w:color w:val="000000"/>
          <w:sz w:val="20"/>
          <w:szCs w:val="20"/>
        </w:rPr>
        <w:t xml:space="preserve"> certificatio</w:t>
      </w:r>
      <w:r>
        <w:rPr>
          <w:rFonts w:ascii="Times New Roman" w:hAnsi="Times New Roman"/>
          <w:color w:val="000000"/>
          <w:sz w:val="20"/>
          <w:szCs w:val="20"/>
        </w:rPr>
        <w:t>n</w:t>
      </w:r>
      <w:r w:rsidRPr="008A01C7">
        <w:rPr>
          <w:rFonts w:ascii="Times New Roman" w:hAnsi="Times New Roman"/>
          <w:color w:val="000000"/>
          <w:sz w:val="20"/>
          <w:szCs w:val="20"/>
        </w:rPr>
        <w:t xml:space="preserve"> an</w:t>
      </w:r>
      <w:r>
        <w:rPr>
          <w:rFonts w:ascii="Times New Roman" w:hAnsi="Times New Roman"/>
          <w:color w:val="000000"/>
          <w:sz w:val="20"/>
          <w:szCs w:val="20"/>
        </w:rPr>
        <w:t>d</w:t>
      </w:r>
      <w:r w:rsidRPr="008A01C7">
        <w:rPr>
          <w:rFonts w:ascii="Times New Roman" w:hAnsi="Times New Roman"/>
          <w:color w:val="000000"/>
          <w:sz w:val="20"/>
          <w:szCs w:val="20"/>
        </w:rPr>
        <w:t xml:space="preserve"> prepare</w:t>
      </w:r>
      <w:r>
        <w:rPr>
          <w:rFonts w:ascii="Times New Roman" w:hAnsi="Times New Roman"/>
          <w:color w:val="000000"/>
          <w:sz w:val="20"/>
          <w:szCs w:val="20"/>
        </w:rPr>
        <w:t>s</w:t>
      </w:r>
      <w:r w:rsidRPr="008A01C7">
        <w:rPr>
          <w:rFonts w:ascii="Times New Roman" w:hAnsi="Times New Roman"/>
          <w:color w:val="000000"/>
          <w:sz w:val="20"/>
          <w:szCs w:val="20"/>
        </w:rPr>
        <w:t xml:space="preserve"> students in traditional and innovative method</w:t>
      </w:r>
      <w:r>
        <w:rPr>
          <w:rFonts w:ascii="Times New Roman" w:hAnsi="Times New Roman"/>
          <w:color w:val="000000"/>
          <w:sz w:val="20"/>
          <w:szCs w:val="20"/>
        </w:rPr>
        <w:t>s</w:t>
      </w:r>
      <w:r w:rsidRPr="008A01C7">
        <w:rPr>
          <w:rFonts w:ascii="Times New Roman" w:hAnsi="Times New Roman"/>
          <w:color w:val="000000"/>
          <w:sz w:val="20"/>
          <w:szCs w:val="20"/>
        </w:rPr>
        <w:t xml:space="preserve"> o</w:t>
      </w:r>
      <w:r>
        <w:rPr>
          <w:rFonts w:ascii="Times New Roman" w:hAnsi="Times New Roman"/>
          <w:color w:val="000000"/>
          <w:sz w:val="20"/>
          <w:szCs w:val="20"/>
        </w:rPr>
        <w:t>f</w:t>
      </w:r>
      <w:r w:rsidRPr="008A01C7">
        <w:rPr>
          <w:rFonts w:ascii="Times New Roman" w:hAnsi="Times New Roman"/>
          <w:color w:val="000000"/>
          <w:sz w:val="20"/>
          <w:szCs w:val="20"/>
        </w:rPr>
        <w:t xml:space="preserve"> teachin</w:t>
      </w:r>
      <w:r>
        <w:rPr>
          <w:rFonts w:ascii="Times New Roman" w:hAnsi="Times New Roman"/>
          <w:color w:val="000000"/>
          <w:sz w:val="20"/>
          <w:szCs w:val="20"/>
        </w:rPr>
        <w:t>g</w:t>
      </w:r>
      <w:r w:rsidRPr="008A01C7">
        <w:rPr>
          <w:rFonts w:ascii="Times New Roman" w:hAnsi="Times New Roman"/>
          <w:color w:val="000000"/>
          <w:sz w:val="20"/>
          <w:szCs w:val="20"/>
        </w:rPr>
        <w:t xml:space="preserve"> physica</w:t>
      </w:r>
      <w:r>
        <w:rPr>
          <w:rFonts w:ascii="Times New Roman" w:hAnsi="Times New Roman"/>
          <w:color w:val="000000"/>
          <w:sz w:val="20"/>
          <w:szCs w:val="20"/>
        </w:rPr>
        <w:t>l</w:t>
      </w:r>
      <w:r w:rsidRPr="008A01C7">
        <w:rPr>
          <w:rFonts w:ascii="Times New Roman" w:hAnsi="Times New Roman"/>
          <w:color w:val="000000"/>
          <w:sz w:val="20"/>
          <w:szCs w:val="20"/>
        </w:rPr>
        <w:t xml:space="preserve"> educatio</w:t>
      </w:r>
      <w:r>
        <w:rPr>
          <w:rFonts w:ascii="Times New Roman" w:hAnsi="Times New Roman"/>
          <w:color w:val="000000"/>
          <w:sz w:val="20"/>
          <w:szCs w:val="20"/>
        </w:rPr>
        <w:t>n</w:t>
      </w:r>
      <w:r w:rsidRPr="008A01C7">
        <w:rPr>
          <w:rFonts w:ascii="Times New Roman" w:hAnsi="Times New Roman"/>
          <w:color w:val="000000"/>
          <w:sz w:val="20"/>
          <w:szCs w:val="20"/>
        </w:rPr>
        <w:t xml:space="preserve"> an</w:t>
      </w:r>
      <w:r>
        <w:rPr>
          <w:rFonts w:ascii="Times New Roman" w:hAnsi="Times New Roman"/>
          <w:color w:val="000000"/>
          <w:sz w:val="20"/>
          <w:szCs w:val="20"/>
        </w:rPr>
        <w:t>d</w:t>
      </w:r>
      <w:r w:rsidRPr="008A01C7">
        <w:rPr>
          <w:rFonts w:ascii="Times New Roman" w:hAnsi="Times New Roman"/>
          <w:color w:val="000000"/>
          <w:sz w:val="20"/>
          <w:szCs w:val="20"/>
        </w:rPr>
        <w:t xml:space="preserve"> health</w:t>
      </w:r>
      <w:r>
        <w:rPr>
          <w:rFonts w:ascii="Times New Roman" w:hAnsi="Times New Roman"/>
          <w:color w:val="000000"/>
          <w:sz w:val="20"/>
          <w:szCs w:val="20"/>
        </w:rPr>
        <w:t>.</w:t>
      </w:r>
      <w:r w:rsidRPr="008A01C7">
        <w:rPr>
          <w:rFonts w:ascii="Times New Roman" w:hAnsi="Times New Roman"/>
          <w:color w:val="000000"/>
          <w:sz w:val="20"/>
          <w:szCs w:val="20"/>
        </w:rPr>
        <w:t xml:space="preserve"> Successfu</w:t>
      </w:r>
      <w:r>
        <w:rPr>
          <w:rFonts w:ascii="Times New Roman" w:hAnsi="Times New Roman"/>
          <w:color w:val="000000"/>
          <w:sz w:val="20"/>
          <w:szCs w:val="20"/>
        </w:rPr>
        <w:t>l</w:t>
      </w:r>
      <w:r w:rsidRPr="008A01C7">
        <w:rPr>
          <w:rFonts w:ascii="Times New Roman" w:hAnsi="Times New Roman"/>
          <w:color w:val="000000"/>
          <w:sz w:val="20"/>
          <w:szCs w:val="20"/>
        </w:rPr>
        <w:t xml:space="preserve"> new methods of teaching motor skills, </w:t>
      </w:r>
      <w:r>
        <w:rPr>
          <w:rFonts w:ascii="Times New Roman" w:hAnsi="Times New Roman"/>
          <w:color w:val="000000"/>
          <w:sz w:val="20"/>
          <w:szCs w:val="20"/>
        </w:rPr>
        <w:t>conditioning,</w:t>
      </w:r>
      <w:r w:rsidRPr="008A01C7">
        <w:rPr>
          <w:rFonts w:ascii="Times New Roman" w:hAnsi="Times New Roman"/>
          <w:color w:val="000000"/>
          <w:sz w:val="20"/>
          <w:szCs w:val="20"/>
        </w:rPr>
        <w:t xml:space="preserve"> </w:t>
      </w:r>
      <w:r>
        <w:rPr>
          <w:rFonts w:ascii="Times New Roman" w:hAnsi="Times New Roman"/>
          <w:color w:val="000000"/>
          <w:sz w:val="20"/>
          <w:szCs w:val="20"/>
        </w:rPr>
        <w:t>research,</w:t>
      </w:r>
      <w:r w:rsidRPr="008A01C7">
        <w:rPr>
          <w:rFonts w:ascii="Times New Roman" w:hAnsi="Times New Roman"/>
          <w:color w:val="000000"/>
          <w:sz w:val="20"/>
          <w:szCs w:val="20"/>
        </w:rPr>
        <w:t xml:space="preserve"> </w:t>
      </w:r>
      <w:r>
        <w:rPr>
          <w:rFonts w:ascii="Times New Roman" w:hAnsi="Times New Roman"/>
          <w:color w:val="000000"/>
          <w:sz w:val="20"/>
          <w:szCs w:val="20"/>
        </w:rPr>
        <w:t>technology</w:t>
      </w:r>
      <w:r w:rsidRPr="008A01C7">
        <w:rPr>
          <w:rFonts w:ascii="Times New Roman" w:hAnsi="Times New Roman"/>
          <w:color w:val="000000"/>
          <w:sz w:val="20"/>
          <w:szCs w:val="20"/>
        </w:rPr>
        <w:t xml:space="preserve"> </w:t>
      </w:r>
      <w:r>
        <w:rPr>
          <w:rFonts w:ascii="Times New Roman" w:hAnsi="Times New Roman"/>
          <w:color w:val="000000"/>
          <w:sz w:val="20"/>
          <w:szCs w:val="20"/>
        </w:rPr>
        <w:t>and</w:t>
      </w:r>
      <w:r w:rsidRPr="008A01C7">
        <w:rPr>
          <w:rFonts w:ascii="Times New Roman" w:hAnsi="Times New Roman"/>
          <w:color w:val="000000"/>
          <w:sz w:val="20"/>
          <w:szCs w:val="20"/>
        </w:rPr>
        <w:t xml:space="preserve"> </w:t>
      </w:r>
      <w:r>
        <w:rPr>
          <w:rFonts w:ascii="Times New Roman" w:hAnsi="Times New Roman"/>
          <w:color w:val="000000"/>
          <w:sz w:val="20"/>
          <w:szCs w:val="20"/>
        </w:rPr>
        <w:t>coaching</w:t>
      </w:r>
      <w:r w:rsidRPr="008A01C7">
        <w:rPr>
          <w:rFonts w:ascii="Times New Roman" w:hAnsi="Times New Roman"/>
          <w:color w:val="000000"/>
          <w:sz w:val="20"/>
          <w:szCs w:val="20"/>
        </w:rPr>
        <w:t xml:space="preserve"> </w:t>
      </w:r>
      <w:r>
        <w:rPr>
          <w:rFonts w:ascii="Times New Roman" w:hAnsi="Times New Roman"/>
          <w:color w:val="000000"/>
          <w:sz w:val="20"/>
          <w:szCs w:val="20"/>
        </w:rPr>
        <w:t>are</w:t>
      </w:r>
      <w:r w:rsidRPr="008A01C7">
        <w:rPr>
          <w:rFonts w:ascii="Times New Roman" w:hAnsi="Times New Roman"/>
          <w:color w:val="000000"/>
          <w:sz w:val="20"/>
          <w:szCs w:val="20"/>
        </w:rPr>
        <w:t xml:space="preserve"> </w:t>
      </w:r>
      <w:r>
        <w:rPr>
          <w:rFonts w:ascii="Times New Roman" w:hAnsi="Times New Roman"/>
          <w:color w:val="000000"/>
          <w:sz w:val="20"/>
          <w:szCs w:val="20"/>
        </w:rPr>
        <w:t xml:space="preserve">incorporated </w:t>
      </w:r>
      <w:r w:rsidRPr="008A01C7">
        <w:rPr>
          <w:rFonts w:ascii="Times New Roman" w:hAnsi="Times New Roman"/>
          <w:color w:val="000000"/>
          <w:sz w:val="20"/>
          <w:szCs w:val="20"/>
        </w:rPr>
        <w:t>into each course within the graduate curriculum.</w:t>
      </w:r>
    </w:p>
    <w:p w:rsidR="005401FF" w:rsidRDefault="005401FF" w:rsidP="005401FF">
      <w:pPr>
        <w:widowControl w:val="0"/>
        <w:autoSpaceDE w:val="0"/>
        <w:autoSpaceDN w:val="0"/>
        <w:adjustRightInd w:val="0"/>
        <w:spacing w:before="6" w:after="0" w:line="200" w:lineRule="exact"/>
        <w:ind w:left="360" w:right="180" w:firstLine="0"/>
        <w:jc w:val="both"/>
        <w:rPr>
          <w:rFonts w:ascii="Times New Roman" w:hAnsi="Times New Roman"/>
          <w:sz w:val="20"/>
          <w:szCs w:val="20"/>
        </w:rPr>
      </w:pPr>
    </w:p>
    <w:p w:rsidR="005401FF" w:rsidRPr="00AB16FB" w:rsidRDefault="005401FF" w:rsidP="005401FF">
      <w:pPr>
        <w:pStyle w:val="Heading2"/>
        <w:spacing w:before="0"/>
        <w:ind w:left="360" w:right="180" w:firstLine="187"/>
        <w:rPr>
          <w:rFonts w:ascii="Times New Roman" w:hAnsi="Times New Roman"/>
          <w:color w:val="808080" w:themeColor="background1" w:themeShade="80"/>
          <w:sz w:val="28"/>
          <w:szCs w:val="28"/>
        </w:rPr>
      </w:pPr>
      <w:bookmarkStart w:id="639" w:name="_Toc294969769"/>
      <w:bookmarkStart w:id="640" w:name="_Toc295508331"/>
      <w:r w:rsidRPr="00AB16FB">
        <w:rPr>
          <w:rFonts w:ascii="Times New Roman" w:hAnsi="Times New Roman"/>
          <w:bCs w:val="0"/>
          <w:color w:val="808080" w:themeColor="background1" w:themeShade="80"/>
          <w:sz w:val="28"/>
          <w:szCs w:val="28"/>
        </w:rPr>
        <w:t>P</w:t>
      </w:r>
      <w:r w:rsidRPr="00AB16FB">
        <w:rPr>
          <w:rFonts w:ascii="Times New Roman" w:hAnsi="Times New Roman"/>
          <w:bCs w:val="0"/>
          <w:color w:val="808080" w:themeColor="background1" w:themeShade="80"/>
          <w:spacing w:val="-6"/>
          <w:sz w:val="28"/>
          <w:szCs w:val="28"/>
        </w:rPr>
        <w:t>r</w:t>
      </w:r>
      <w:r w:rsidRPr="00AB16FB">
        <w:rPr>
          <w:rFonts w:ascii="Times New Roman" w:hAnsi="Times New Roman"/>
          <w:bCs w:val="0"/>
          <w:color w:val="808080" w:themeColor="background1" w:themeShade="80"/>
          <w:sz w:val="28"/>
          <w:szCs w:val="28"/>
        </w:rPr>
        <w:t>ogram of Study</w:t>
      </w:r>
      <w:bookmarkEnd w:id="639"/>
      <w:bookmarkEnd w:id="640"/>
    </w:p>
    <w:p w:rsidR="005401FF" w:rsidRPr="00AB16FB" w:rsidRDefault="005401FF" w:rsidP="005401FF">
      <w:pPr>
        <w:widowControl w:val="0"/>
        <w:autoSpaceDE w:val="0"/>
        <w:autoSpaceDN w:val="0"/>
        <w:adjustRightInd w:val="0"/>
        <w:spacing w:before="38" w:after="0"/>
        <w:ind w:left="360" w:right="180" w:firstLine="0"/>
        <w:jc w:val="both"/>
        <w:rPr>
          <w:rFonts w:ascii="Times New Roman" w:hAnsi="Times New Roman"/>
          <w:color w:val="808080" w:themeColor="background1" w:themeShade="80"/>
          <w:sz w:val="24"/>
          <w:szCs w:val="24"/>
        </w:rPr>
      </w:pPr>
      <w:r w:rsidRPr="00AB16FB">
        <w:rPr>
          <w:rFonts w:ascii="Times New Roman" w:hAnsi="Times New Roman"/>
          <w:b/>
          <w:bCs/>
          <w:color w:val="808080" w:themeColor="background1" w:themeShade="80"/>
          <w:sz w:val="24"/>
          <w:szCs w:val="24"/>
        </w:rPr>
        <w:t>A</w:t>
      </w:r>
      <w:r w:rsidRPr="00AB16FB">
        <w:rPr>
          <w:rFonts w:ascii="Times New Roman" w:hAnsi="Times New Roman"/>
          <w:b/>
          <w:bCs/>
          <w:color w:val="808080" w:themeColor="background1" w:themeShade="80"/>
          <w:spacing w:val="-5"/>
          <w:sz w:val="24"/>
          <w:szCs w:val="24"/>
        </w:rPr>
        <w:t>r</w:t>
      </w:r>
      <w:r w:rsidRPr="00AB16FB">
        <w:rPr>
          <w:rFonts w:ascii="Times New Roman" w:hAnsi="Times New Roman"/>
          <w:b/>
          <w:bCs/>
          <w:color w:val="808080" w:themeColor="background1" w:themeShade="80"/>
          <w:sz w:val="24"/>
          <w:szCs w:val="24"/>
        </w:rPr>
        <w:t>ea</w:t>
      </w:r>
      <w:r w:rsidRPr="00AB16FB">
        <w:rPr>
          <w:rFonts w:ascii="Times New Roman" w:hAnsi="Times New Roman"/>
          <w:b/>
          <w:bCs/>
          <w:color w:val="808080" w:themeColor="background1" w:themeShade="80"/>
          <w:spacing w:val="-15"/>
          <w:sz w:val="24"/>
          <w:szCs w:val="24"/>
        </w:rPr>
        <w:t xml:space="preserve"> </w:t>
      </w:r>
      <w:r w:rsidRPr="00AB16FB">
        <w:rPr>
          <w:rFonts w:ascii="Times New Roman" w:hAnsi="Times New Roman"/>
          <w:b/>
          <w:bCs/>
          <w:color w:val="808080" w:themeColor="background1" w:themeShade="80"/>
          <w:sz w:val="24"/>
          <w:szCs w:val="24"/>
        </w:rPr>
        <w:t>A</w:t>
      </w:r>
      <w:r w:rsidRPr="00AB16FB">
        <w:rPr>
          <w:rFonts w:ascii="Times New Roman" w:hAnsi="Times New Roman"/>
          <w:b/>
          <w:bCs/>
          <w:color w:val="808080" w:themeColor="background1" w:themeShade="80"/>
          <w:spacing w:val="-16"/>
          <w:sz w:val="24"/>
          <w:szCs w:val="24"/>
        </w:rPr>
        <w:t xml:space="preserve"> </w:t>
      </w:r>
      <w:r w:rsidRPr="00AB16FB">
        <w:rPr>
          <w:rFonts w:ascii="Times New Roman" w:hAnsi="Times New Roman"/>
          <w:b/>
          <w:bCs/>
          <w:color w:val="808080" w:themeColor="background1" w:themeShade="80"/>
          <w:sz w:val="24"/>
          <w:szCs w:val="24"/>
        </w:rPr>
        <w:t>- Natu</w:t>
      </w:r>
      <w:r w:rsidRPr="00AB16FB">
        <w:rPr>
          <w:rFonts w:ascii="Times New Roman" w:hAnsi="Times New Roman"/>
          <w:b/>
          <w:bCs/>
          <w:color w:val="808080" w:themeColor="background1" w:themeShade="80"/>
          <w:spacing w:val="-5"/>
          <w:sz w:val="24"/>
          <w:szCs w:val="24"/>
        </w:rPr>
        <w:t>r</w:t>
      </w:r>
      <w:r w:rsidRPr="00AB16FB">
        <w:rPr>
          <w:rFonts w:ascii="Times New Roman" w:hAnsi="Times New Roman"/>
          <w:b/>
          <w:bCs/>
          <w:color w:val="808080" w:themeColor="background1" w:themeShade="80"/>
          <w:sz w:val="24"/>
          <w:szCs w:val="24"/>
        </w:rPr>
        <w:t>e of the Learner</w:t>
      </w:r>
      <w:r w:rsidRPr="00AB16FB">
        <w:rPr>
          <w:rFonts w:ascii="Times New Roman" w:hAnsi="Times New Roman"/>
          <w:b/>
          <w:bCs/>
          <w:color w:val="808080" w:themeColor="background1" w:themeShade="80"/>
          <w:spacing w:val="-5"/>
          <w:sz w:val="24"/>
          <w:szCs w:val="24"/>
        </w:rPr>
        <w:t xml:space="preserve"> </w:t>
      </w:r>
      <w:r w:rsidRPr="00AB16FB">
        <w:rPr>
          <w:rFonts w:ascii="Times New Roman" w:hAnsi="Times New Roman"/>
          <w:b/>
          <w:bCs/>
          <w:color w:val="808080" w:themeColor="background1" w:themeShade="80"/>
          <w:sz w:val="24"/>
          <w:szCs w:val="24"/>
        </w:rPr>
        <w:t>(Minimum of 3 semester</w:t>
      </w:r>
      <w:r w:rsidRPr="00AB16FB">
        <w:rPr>
          <w:rFonts w:ascii="Times New Roman" w:hAnsi="Times New Roman"/>
          <w:b/>
          <w:bCs/>
          <w:color w:val="808080" w:themeColor="background1" w:themeShade="80"/>
          <w:spacing w:val="-5"/>
          <w:sz w:val="24"/>
          <w:szCs w:val="24"/>
        </w:rPr>
        <w:t xml:space="preserve"> </w:t>
      </w:r>
      <w:r w:rsidRPr="00AB16FB">
        <w:rPr>
          <w:rFonts w:ascii="Times New Roman" w:hAnsi="Times New Roman"/>
          <w:b/>
          <w:bCs/>
          <w:color w:val="808080" w:themeColor="background1" w:themeShade="80"/>
          <w:sz w:val="24"/>
          <w:szCs w:val="24"/>
        </w:rPr>
        <w:t>hours)</w:t>
      </w:r>
    </w:p>
    <w:tbl>
      <w:tblPr>
        <w:tblW w:w="0" w:type="auto"/>
        <w:tblInd w:w="810" w:type="dxa"/>
        <w:tblLayout w:type="fixed"/>
        <w:tblCellMar>
          <w:left w:w="0" w:type="dxa"/>
          <w:right w:w="0" w:type="dxa"/>
        </w:tblCellMar>
        <w:tblLook w:val="0000"/>
      </w:tblPr>
      <w:tblGrid>
        <w:gridCol w:w="810"/>
        <w:gridCol w:w="683"/>
        <w:gridCol w:w="3286"/>
      </w:tblGrid>
      <w:tr w:rsidR="005401FF" w:rsidRPr="00FA7AC7" w:rsidTr="009263EC">
        <w:trPr>
          <w:trHeight w:hRule="exact" w:val="287"/>
        </w:trPr>
        <w:tc>
          <w:tcPr>
            <w:tcW w:w="810"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left="90" w:right="180" w:firstLine="0"/>
              <w:jc w:val="both"/>
              <w:rPr>
                <w:rFonts w:ascii="Times New Roman" w:hAnsi="Times New Roman"/>
                <w:sz w:val="24"/>
                <w:szCs w:val="24"/>
              </w:rPr>
            </w:pPr>
            <w:r w:rsidRPr="00FA7AC7">
              <w:rPr>
                <w:rFonts w:ascii="Times New Roman" w:hAnsi="Times New Roman"/>
                <w:sz w:val="20"/>
                <w:szCs w:val="20"/>
              </w:rPr>
              <w:t>PSYC</w:t>
            </w:r>
          </w:p>
        </w:tc>
        <w:tc>
          <w:tcPr>
            <w:tcW w:w="683"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left="90" w:right="180" w:firstLine="0"/>
              <w:jc w:val="both"/>
              <w:rPr>
                <w:rFonts w:ascii="Times New Roman" w:hAnsi="Times New Roman"/>
                <w:sz w:val="24"/>
                <w:szCs w:val="24"/>
              </w:rPr>
            </w:pPr>
            <w:r w:rsidRPr="00FA7AC7">
              <w:rPr>
                <w:rFonts w:ascii="Times New Roman" w:hAnsi="Times New Roman"/>
                <w:sz w:val="20"/>
                <w:szCs w:val="20"/>
              </w:rPr>
              <w:t>5515</w:t>
            </w:r>
          </w:p>
        </w:tc>
        <w:tc>
          <w:tcPr>
            <w:tcW w:w="3286"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left="360" w:right="180" w:firstLine="0"/>
              <w:jc w:val="both"/>
              <w:rPr>
                <w:rFonts w:ascii="Times New Roman" w:hAnsi="Times New Roman"/>
                <w:sz w:val="24"/>
                <w:szCs w:val="24"/>
              </w:rPr>
            </w:pPr>
            <w:r w:rsidRPr="00FA7AC7">
              <w:rPr>
                <w:rFonts w:ascii="Times New Roman" w:hAnsi="Times New Roman"/>
                <w:sz w:val="20"/>
                <w:szCs w:val="20"/>
              </w:rPr>
              <w:t>Educational Psychology</w:t>
            </w:r>
          </w:p>
        </w:tc>
      </w:tr>
      <w:tr w:rsidR="005401FF" w:rsidRPr="00FA7AC7" w:rsidTr="009263EC">
        <w:trPr>
          <w:trHeight w:hRule="exact" w:val="240"/>
        </w:trPr>
        <w:tc>
          <w:tcPr>
            <w:tcW w:w="810"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PSYC</w:t>
            </w:r>
          </w:p>
        </w:tc>
        <w:tc>
          <w:tcPr>
            <w:tcW w:w="683"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5552</w:t>
            </w:r>
          </w:p>
        </w:tc>
        <w:tc>
          <w:tcPr>
            <w:tcW w:w="3286"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Conditions of Learning</w:t>
            </w:r>
          </w:p>
        </w:tc>
      </w:tr>
      <w:tr w:rsidR="005401FF" w:rsidRPr="00FA7AC7" w:rsidTr="009263EC">
        <w:trPr>
          <w:trHeight w:hRule="exact" w:val="240"/>
        </w:trPr>
        <w:tc>
          <w:tcPr>
            <w:tcW w:w="810"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PSYC</w:t>
            </w:r>
          </w:p>
        </w:tc>
        <w:tc>
          <w:tcPr>
            <w:tcW w:w="683"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5509</w:t>
            </w:r>
          </w:p>
        </w:tc>
        <w:tc>
          <w:tcPr>
            <w:tcW w:w="3286"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Introduction to Behavior Modification</w:t>
            </w:r>
          </w:p>
        </w:tc>
      </w:tr>
      <w:tr w:rsidR="005401FF" w:rsidRPr="00FA7AC7" w:rsidTr="009263EC">
        <w:trPr>
          <w:trHeight w:hRule="exact" w:val="320"/>
        </w:trPr>
        <w:tc>
          <w:tcPr>
            <w:tcW w:w="810"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PSYC</w:t>
            </w:r>
          </w:p>
        </w:tc>
        <w:tc>
          <w:tcPr>
            <w:tcW w:w="683"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90" w:right="180" w:firstLine="0"/>
              <w:jc w:val="both"/>
              <w:rPr>
                <w:rFonts w:ascii="Times New Roman" w:hAnsi="Times New Roman"/>
                <w:sz w:val="24"/>
                <w:szCs w:val="24"/>
              </w:rPr>
            </w:pPr>
            <w:r w:rsidRPr="00FA7AC7">
              <w:rPr>
                <w:rFonts w:ascii="Times New Roman" w:hAnsi="Times New Roman"/>
                <w:sz w:val="20"/>
                <w:szCs w:val="20"/>
              </w:rPr>
              <w:t>5555</w:t>
            </w:r>
          </w:p>
        </w:tc>
        <w:tc>
          <w:tcPr>
            <w:tcW w:w="3286"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Conditions of Learning</w:t>
            </w:r>
          </w:p>
        </w:tc>
      </w:tr>
    </w:tbl>
    <w:p w:rsidR="005401FF"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sz w:val="11"/>
          <w:szCs w:val="11"/>
        </w:rPr>
      </w:pPr>
    </w:p>
    <w:p w:rsidR="005401FF" w:rsidRPr="00AB16FB" w:rsidRDefault="005401FF" w:rsidP="005401FF">
      <w:pPr>
        <w:widowControl w:val="0"/>
        <w:autoSpaceDE w:val="0"/>
        <w:autoSpaceDN w:val="0"/>
        <w:adjustRightInd w:val="0"/>
        <w:spacing w:before="14" w:after="0"/>
        <w:ind w:left="360" w:right="180" w:firstLine="0"/>
        <w:jc w:val="both"/>
        <w:rPr>
          <w:rFonts w:ascii="Times New Roman" w:hAnsi="Times New Roman"/>
          <w:color w:val="808080" w:themeColor="background1" w:themeShade="80"/>
          <w:sz w:val="24"/>
          <w:szCs w:val="24"/>
        </w:rPr>
      </w:pPr>
      <w:r w:rsidRPr="00AB16FB">
        <w:rPr>
          <w:rFonts w:ascii="Times New Roman" w:hAnsi="Times New Roman"/>
          <w:b/>
          <w:bCs/>
          <w:color w:val="808080" w:themeColor="background1" w:themeShade="80"/>
          <w:sz w:val="24"/>
          <w:szCs w:val="24"/>
        </w:rPr>
        <w:t>A</w:t>
      </w:r>
      <w:r w:rsidRPr="00AB16FB">
        <w:rPr>
          <w:rFonts w:ascii="Times New Roman" w:hAnsi="Times New Roman"/>
          <w:b/>
          <w:bCs/>
          <w:color w:val="808080" w:themeColor="background1" w:themeShade="80"/>
          <w:spacing w:val="-5"/>
          <w:sz w:val="24"/>
          <w:szCs w:val="24"/>
        </w:rPr>
        <w:t>r</w:t>
      </w:r>
      <w:r w:rsidRPr="00AB16FB">
        <w:rPr>
          <w:rFonts w:ascii="Times New Roman" w:hAnsi="Times New Roman"/>
          <w:b/>
          <w:bCs/>
          <w:color w:val="808080" w:themeColor="background1" w:themeShade="80"/>
          <w:sz w:val="24"/>
          <w:szCs w:val="24"/>
        </w:rPr>
        <w:t>ea B - P</w:t>
      </w:r>
      <w:r w:rsidRPr="00AB16FB">
        <w:rPr>
          <w:rFonts w:ascii="Times New Roman" w:hAnsi="Times New Roman"/>
          <w:b/>
          <w:bCs/>
          <w:color w:val="808080" w:themeColor="background1" w:themeShade="80"/>
          <w:spacing w:val="-5"/>
          <w:sz w:val="24"/>
          <w:szCs w:val="24"/>
        </w:rPr>
        <w:t>r</w:t>
      </w:r>
      <w:r w:rsidRPr="00AB16FB">
        <w:rPr>
          <w:rFonts w:ascii="Times New Roman" w:hAnsi="Times New Roman"/>
          <w:b/>
          <w:bCs/>
          <w:color w:val="808080" w:themeColor="background1" w:themeShade="80"/>
          <w:sz w:val="24"/>
          <w:szCs w:val="24"/>
        </w:rPr>
        <w:t>ograms and P</w:t>
      </w:r>
      <w:r w:rsidRPr="00AB16FB">
        <w:rPr>
          <w:rFonts w:ascii="Times New Roman" w:hAnsi="Times New Roman"/>
          <w:b/>
          <w:bCs/>
          <w:color w:val="808080" w:themeColor="background1" w:themeShade="80"/>
          <w:spacing w:val="-5"/>
          <w:sz w:val="24"/>
          <w:szCs w:val="24"/>
        </w:rPr>
        <w:t>r</w:t>
      </w:r>
      <w:r w:rsidRPr="00AB16FB">
        <w:rPr>
          <w:rFonts w:ascii="Times New Roman" w:hAnsi="Times New Roman"/>
          <w:b/>
          <w:bCs/>
          <w:color w:val="808080" w:themeColor="background1" w:themeShade="80"/>
          <w:sz w:val="24"/>
          <w:szCs w:val="24"/>
        </w:rPr>
        <w:t>oblems of the School (Minimum of 3 semester</w:t>
      </w:r>
      <w:r w:rsidRPr="00AB16FB">
        <w:rPr>
          <w:rFonts w:ascii="Times New Roman" w:hAnsi="Times New Roman"/>
          <w:b/>
          <w:bCs/>
          <w:color w:val="808080" w:themeColor="background1" w:themeShade="80"/>
          <w:spacing w:val="-5"/>
          <w:sz w:val="24"/>
          <w:szCs w:val="24"/>
        </w:rPr>
        <w:t xml:space="preserve"> </w:t>
      </w:r>
      <w:r w:rsidRPr="00AB16FB">
        <w:rPr>
          <w:rFonts w:ascii="Times New Roman" w:hAnsi="Times New Roman"/>
          <w:b/>
          <w:bCs/>
          <w:color w:val="808080" w:themeColor="background1" w:themeShade="80"/>
          <w:sz w:val="24"/>
          <w:szCs w:val="24"/>
        </w:rPr>
        <w:t>hours)</w:t>
      </w:r>
    </w:p>
    <w:tbl>
      <w:tblPr>
        <w:tblW w:w="0" w:type="auto"/>
        <w:tblInd w:w="900" w:type="dxa"/>
        <w:tblLayout w:type="fixed"/>
        <w:tblCellMar>
          <w:left w:w="0" w:type="dxa"/>
          <w:right w:w="0" w:type="dxa"/>
        </w:tblCellMar>
        <w:tblLook w:val="0000"/>
      </w:tblPr>
      <w:tblGrid>
        <w:gridCol w:w="810"/>
        <w:gridCol w:w="661"/>
        <w:gridCol w:w="4225"/>
      </w:tblGrid>
      <w:tr w:rsidR="005401FF" w:rsidRPr="00FA7AC7" w:rsidTr="005401FF">
        <w:trPr>
          <w:trHeight w:hRule="exact" w:val="287"/>
        </w:trPr>
        <w:tc>
          <w:tcPr>
            <w:tcW w:w="810"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5504</w:t>
            </w:r>
          </w:p>
        </w:tc>
        <w:tc>
          <w:tcPr>
            <w:tcW w:w="4225"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left="360" w:right="180" w:firstLine="0"/>
              <w:jc w:val="both"/>
              <w:rPr>
                <w:rFonts w:ascii="Times New Roman" w:hAnsi="Times New Roman"/>
                <w:sz w:val="24"/>
                <w:szCs w:val="24"/>
              </w:rPr>
            </w:pPr>
            <w:r w:rsidRPr="00FA7AC7">
              <w:rPr>
                <w:rFonts w:ascii="Times New Roman" w:hAnsi="Times New Roman"/>
                <w:sz w:val="20"/>
                <w:szCs w:val="20"/>
              </w:rPr>
              <w:t>History of</w:t>
            </w:r>
            <w:r w:rsidRPr="00FA7AC7">
              <w:rPr>
                <w:rFonts w:ascii="Times New Roman" w:hAnsi="Times New Roman"/>
                <w:spacing w:val="-11"/>
                <w:sz w:val="20"/>
                <w:szCs w:val="20"/>
              </w:rPr>
              <w:t xml:space="preserve"> </w:t>
            </w:r>
            <w:r w:rsidRPr="00FA7AC7">
              <w:rPr>
                <w:rFonts w:ascii="Times New Roman" w:hAnsi="Times New Roman"/>
                <w:sz w:val="20"/>
                <w:szCs w:val="20"/>
              </w:rPr>
              <w:t>American Education</w:t>
            </w:r>
          </w:p>
        </w:tc>
      </w:tr>
      <w:tr w:rsidR="005401FF" w:rsidRPr="00FA7AC7" w:rsidTr="005401FF">
        <w:trPr>
          <w:trHeight w:hRule="exact" w:val="240"/>
        </w:trPr>
        <w:tc>
          <w:tcPr>
            <w:tcW w:w="810"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5509</w:t>
            </w:r>
          </w:p>
        </w:tc>
        <w:tc>
          <w:tcPr>
            <w:tcW w:w="4225"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Philosophy of Education</w:t>
            </w:r>
          </w:p>
        </w:tc>
      </w:tr>
      <w:tr w:rsidR="005401FF" w:rsidRPr="00FA7AC7" w:rsidTr="005401FF">
        <w:trPr>
          <w:trHeight w:hRule="exact" w:val="240"/>
        </w:trPr>
        <w:tc>
          <w:tcPr>
            <w:tcW w:w="810"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5510</w:t>
            </w:r>
          </w:p>
        </w:tc>
        <w:tc>
          <w:tcPr>
            <w:tcW w:w="4225"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Sociology of Education</w:t>
            </w:r>
          </w:p>
        </w:tc>
      </w:tr>
      <w:tr w:rsidR="005401FF" w:rsidRPr="00FA7AC7" w:rsidTr="005401FF">
        <w:trPr>
          <w:trHeight w:hRule="exact" w:val="240"/>
        </w:trPr>
        <w:tc>
          <w:tcPr>
            <w:tcW w:w="810"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5538</w:t>
            </w:r>
          </w:p>
        </w:tc>
        <w:tc>
          <w:tcPr>
            <w:tcW w:w="4225"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Curriculum &amp; Planning, Elementary &amp; Secondary</w:t>
            </w:r>
          </w:p>
        </w:tc>
      </w:tr>
      <w:tr w:rsidR="005401FF" w:rsidRPr="00FA7AC7" w:rsidTr="005401FF">
        <w:trPr>
          <w:trHeight w:hRule="exact" w:val="320"/>
        </w:trPr>
        <w:tc>
          <w:tcPr>
            <w:tcW w:w="810"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661"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5540</w:t>
            </w:r>
          </w:p>
        </w:tc>
        <w:tc>
          <w:tcPr>
            <w:tcW w:w="4225"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Curriculum Principles</w:t>
            </w:r>
          </w:p>
        </w:tc>
      </w:tr>
    </w:tbl>
    <w:p w:rsidR="005401FF"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sz w:val="11"/>
          <w:szCs w:val="11"/>
        </w:rPr>
      </w:pPr>
    </w:p>
    <w:p w:rsidR="005401FF" w:rsidRPr="00AB16FB" w:rsidRDefault="005401FF" w:rsidP="005401FF">
      <w:pPr>
        <w:widowControl w:val="0"/>
        <w:autoSpaceDE w:val="0"/>
        <w:autoSpaceDN w:val="0"/>
        <w:adjustRightInd w:val="0"/>
        <w:spacing w:before="14" w:after="0"/>
        <w:ind w:left="360" w:right="180" w:firstLine="0"/>
        <w:jc w:val="both"/>
        <w:rPr>
          <w:rFonts w:ascii="Times New Roman" w:hAnsi="Times New Roman"/>
          <w:color w:val="808080" w:themeColor="background1" w:themeShade="80"/>
          <w:sz w:val="24"/>
          <w:szCs w:val="24"/>
        </w:rPr>
      </w:pPr>
      <w:r w:rsidRPr="00AB16FB">
        <w:rPr>
          <w:rFonts w:ascii="Times New Roman" w:hAnsi="Times New Roman"/>
          <w:b/>
          <w:bCs/>
          <w:color w:val="808080" w:themeColor="background1" w:themeShade="80"/>
          <w:sz w:val="24"/>
          <w:szCs w:val="24"/>
        </w:rPr>
        <w:t>A</w:t>
      </w:r>
      <w:r w:rsidRPr="00AB16FB">
        <w:rPr>
          <w:rFonts w:ascii="Times New Roman" w:hAnsi="Times New Roman"/>
          <w:b/>
          <w:bCs/>
          <w:color w:val="808080" w:themeColor="background1" w:themeShade="80"/>
          <w:spacing w:val="-5"/>
          <w:sz w:val="24"/>
          <w:szCs w:val="24"/>
        </w:rPr>
        <w:t>r</w:t>
      </w:r>
      <w:r w:rsidRPr="00AB16FB">
        <w:rPr>
          <w:rFonts w:ascii="Times New Roman" w:hAnsi="Times New Roman"/>
          <w:b/>
          <w:bCs/>
          <w:color w:val="808080" w:themeColor="background1" w:themeShade="80"/>
          <w:sz w:val="24"/>
          <w:szCs w:val="24"/>
        </w:rPr>
        <w:t>ea C -</w:t>
      </w:r>
      <w:r w:rsidRPr="00AB16FB">
        <w:rPr>
          <w:rFonts w:ascii="Times New Roman" w:hAnsi="Times New Roman"/>
          <w:b/>
          <w:bCs/>
          <w:color w:val="808080" w:themeColor="background1" w:themeShade="80"/>
          <w:spacing w:val="-5"/>
          <w:sz w:val="24"/>
          <w:szCs w:val="24"/>
        </w:rPr>
        <w:t xml:space="preserve"> </w:t>
      </w:r>
      <w:r w:rsidRPr="00AB16FB">
        <w:rPr>
          <w:rFonts w:ascii="Times New Roman" w:hAnsi="Times New Roman"/>
          <w:b/>
          <w:bCs/>
          <w:color w:val="808080" w:themeColor="background1" w:themeShade="80"/>
          <w:spacing w:val="-26"/>
          <w:sz w:val="24"/>
          <w:szCs w:val="24"/>
        </w:rPr>
        <w:t>T</w:t>
      </w:r>
      <w:r w:rsidRPr="00AB16FB">
        <w:rPr>
          <w:rFonts w:ascii="Times New Roman" w:hAnsi="Times New Roman"/>
          <w:b/>
          <w:bCs/>
          <w:color w:val="808080" w:themeColor="background1" w:themeShade="80"/>
          <w:sz w:val="24"/>
          <w:szCs w:val="24"/>
        </w:rPr>
        <w:t>eaching Field (Minimum of 21 semester</w:t>
      </w:r>
      <w:r w:rsidRPr="00AB16FB">
        <w:rPr>
          <w:rFonts w:ascii="Times New Roman" w:hAnsi="Times New Roman"/>
          <w:b/>
          <w:bCs/>
          <w:color w:val="808080" w:themeColor="background1" w:themeShade="80"/>
          <w:spacing w:val="-5"/>
          <w:sz w:val="24"/>
          <w:szCs w:val="24"/>
        </w:rPr>
        <w:t xml:space="preserve"> </w:t>
      </w:r>
      <w:r w:rsidRPr="00AB16FB">
        <w:rPr>
          <w:rFonts w:ascii="Times New Roman" w:hAnsi="Times New Roman"/>
          <w:b/>
          <w:bCs/>
          <w:color w:val="808080" w:themeColor="background1" w:themeShade="80"/>
          <w:sz w:val="24"/>
          <w:szCs w:val="24"/>
        </w:rPr>
        <w:t>hours)</w:t>
      </w:r>
    </w:p>
    <w:p w:rsidR="005401FF" w:rsidRDefault="005401FF" w:rsidP="005401FF">
      <w:pPr>
        <w:widowControl w:val="0"/>
        <w:autoSpaceDE w:val="0"/>
        <w:autoSpaceDN w:val="0"/>
        <w:adjustRightInd w:val="0"/>
        <w:spacing w:before="37" w:after="0" w:line="250" w:lineRule="auto"/>
        <w:ind w:left="900" w:right="180" w:firstLine="0"/>
        <w:jc w:val="both"/>
        <w:rPr>
          <w:rFonts w:ascii="Times New Roman" w:hAnsi="Times New Roman"/>
          <w:sz w:val="20"/>
          <w:szCs w:val="20"/>
        </w:rPr>
      </w:pPr>
      <w:r>
        <w:rPr>
          <w:rFonts w:ascii="Times New Roman" w:hAnsi="Times New Roman"/>
          <w:sz w:val="20"/>
          <w:szCs w:val="20"/>
        </w:rPr>
        <w:t xml:space="preserve">HEDP  </w:t>
      </w:r>
      <w:r>
        <w:rPr>
          <w:rFonts w:ascii="Times New Roman" w:hAnsi="Times New Roman"/>
          <w:spacing w:val="48"/>
          <w:sz w:val="20"/>
          <w:szCs w:val="20"/>
        </w:rPr>
        <w:t xml:space="preserve"> </w:t>
      </w:r>
      <w:r>
        <w:rPr>
          <w:rFonts w:ascii="Times New Roman" w:hAnsi="Times New Roman"/>
          <w:sz w:val="20"/>
          <w:szCs w:val="20"/>
        </w:rPr>
        <w:t xml:space="preserve">5532**  </w:t>
      </w:r>
      <w:r>
        <w:rPr>
          <w:rFonts w:ascii="Times New Roman" w:hAnsi="Times New Roman"/>
          <w:spacing w:val="47"/>
          <w:sz w:val="20"/>
          <w:szCs w:val="20"/>
        </w:rPr>
        <w:t xml:space="preserve"> </w:t>
      </w:r>
      <w:r>
        <w:rPr>
          <w:rFonts w:ascii="Times New Roman" w:hAnsi="Times New Roman"/>
          <w:sz w:val="20"/>
          <w:szCs w:val="20"/>
        </w:rPr>
        <w:t>Environmental Health</w:t>
      </w:r>
      <w:r>
        <w:rPr>
          <w:rFonts w:ascii="Times New Roman" w:hAnsi="Times New Roman"/>
          <w:spacing w:val="-11"/>
          <w:sz w:val="20"/>
          <w:szCs w:val="20"/>
        </w:rPr>
        <w:t xml:space="preserve"> </w:t>
      </w:r>
      <w:r>
        <w:rPr>
          <w:rFonts w:ascii="Times New Roman" w:hAnsi="Times New Roman"/>
          <w:sz w:val="20"/>
          <w:szCs w:val="20"/>
        </w:rPr>
        <w:t xml:space="preserve">Aspects </w:t>
      </w:r>
    </w:p>
    <w:p w:rsidR="005401FF" w:rsidRDefault="005401FF" w:rsidP="005401FF">
      <w:pPr>
        <w:widowControl w:val="0"/>
        <w:autoSpaceDE w:val="0"/>
        <w:autoSpaceDN w:val="0"/>
        <w:adjustRightInd w:val="0"/>
        <w:spacing w:before="37" w:after="0" w:line="250" w:lineRule="auto"/>
        <w:ind w:left="900" w:right="180" w:firstLine="0"/>
        <w:jc w:val="both"/>
        <w:rPr>
          <w:rFonts w:ascii="Times New Roman" w:hAnsi="Times New Roman"/>
          <w:sz w:val="20"/>
          <w:szCs w:val="20"/>
        </w:rPr>
      </w:pPr>
      <w:r>
        <w:rPr>
          <w:rFonts w:ascii="Times New Roman" w:hAnsi="Times New Roman"/>
          <w:sz w:val="20"/>
          <w:szCs w:val="20"/>
        </w:rPr>
        <w:t xml:space="preserve">HEDP  </w:t>
      </w:r>
      <w:r>
        <w:rPr>
          <w:rFonts w:ascii="Times New Roman" w:hAnsi="Times New Roman"/>
          <w:spacing w:val="48"/>
          <w:sz w:val="20"/>
          <w:szCs w:val="20"/>
        </w:rPr>
        <w:t xml:space="preserve"> </w:t>
      </w:r>
      <w:r>
        <w:rPr>
          <w:rFonts w:ascii="Times New Roman" w:hAnsi="Times New Roman"/>
          <w:sz w:val="20"/>
          <w:szCs w:val="20"/>
        </w:rPr>
        <w:t xml:space="preserve">5578’*  </w:t>
      </w:r>
      <w:r>
        <w:rPr>
          <w:rFonts w:ascii="Times New Roman" w:hAnsi="Times New Roman"/>
          <w:spacing w:val="30"/>
          <w:sz w:val="20"/>
          <w:szCs w:val="20"/>
        </w:rPr>
        <w:t xml:space="preserve"> </w:t>
      </w:r>
      <w:r>
        <w:rPr>
          <w:rFonts w:ascii="Times New Roman" w:hAnsi="Times New Roman"/>
          <w:sz w:val="20"/>
          <w:szCs w:val="20"/>
        </w:rPr>
        <w:t xml:space="preserve">Concepts in Health and Education </w:t>
      </w:r>
    </w:p>
    <w:p w:rsidR="005401FF" w:rsidRDefault="005401FF" w:rsidP="005401FF">
      <w:pPr>
        <w:widowControl w:val="0"/>
        <w:autoSpaceDE w:val="0"/>
        <w:autoSpaceDN w:val="0"/>
        <w:adjustRightInd w:val="0"/>
        <w:spacing w:before="37" w:after="0" w:line="250" w:lineRule="auto"/>
        <w:ind w:left="900" w:right="180" w:firstLine="0"/>
        <w:jc w:val="both"/>
        <w:rPr>
          <w:rFonts w:ascii="Times New Roman" w:hAnsi="Times New Roman"/>
          <w:sz w:val="20"/>
          <w:szCs w:val="20"/>
        </w:rPr>
      </w:pPr>
      <w:r>
        <w:rPr>
          <w:rFonts w:ascii="Times New Roman" w:hAnsi="Times New Roman"/>
          <w:sz w:val="20"/>
          <w:szCs w:val="20"/>
        </w:rPr>
        <w:t xml:space="preserve">HEDP  </w:t>
      </w:r>
      <w:r>
        <w:rPr>
          <w:rFonts w:ascii="Times New Roman" w:hAnsi="Times New Roman"/>
          <w:spacing w:val="48"/>
          <w:sz w:val="20"/>
          <w:szCs w:val="20"/>
        </w:rPr>
        <w:t xml:space="preserve"> </w:t>
      </w:r>
      <w:r>
        <w:rPr>
          <w:rFonts w:ascii="Times New Roman" w:hAnsi="Times New Roman"/>
          <w:sz w:val="20"/>
          <w:szCs w:val="20"/>
        </w:rPr>
        <w:t xml:space="preserve">5579** </w:t>
      </w:r>
      <w:r>
        <w:rPr>
          <w:rFonts w:ascii="Times New Roman" w:hAnsi="Times New Roman"/>
          <w:spacing w:val="47"/>
          <w:sz w:val="20"/>
          <w:szCs w:val="20"/>
        </w:rPr>
        <w:t xml:space="preserve"> </w:t>
      </w:r>
      <w:r>
        <w:rPr>
          <w:rFonts w:ascii="Times New Roman" w:hAnsi="Times New Roman"/>
          <w:sz w:val="20"/>
          <w:szCs w:val="20"/>
        </w:rPr>
        <w:t>Sex Education</w:t>
      </w:r>
    </w:p>
    <w:p w:rsidR="005401FF" w:rsidRDefault="005401FF" w:rsidP="005401FF">
      <w:pPr>
        <w:widowControl w:val="0"/>
        <w:autoSpaceDE w:val="0"/>
        <w:autoSpaceDN w:val="0"/>
        <w:adjustRightInd w:val="0"/>
        <w:spacing w:after="0"/>
        <w:ind w:left="900" w:right="180" w:firstLine="0"/>
        <w:jc w:val="both"/>
        <w:rPr>
          <w:rFonts w:ascii="Times New Roman" w:hAnsi="Times New Roman"/>
          <w:sz w:val="20"/>
          <w:szCs w:val="20"/>
        </w:rPr>
      </w:pPr>
      <w:r>
        <w:rPr>
          <w:rFonts w:ascii="Times New Roman" w:hAnsi="Times New Roman"/>
          <w:sz w:val="20"/>
          <w:szCs w:val="20"/>
        </w:rPr>
        <w:t xml:space="preserve">HEDP  </w:t>
      </w:r>
      <w:r>
        <w:rPr>
          <w:rFonts w:ascii="Times New Roman" w:hAnsi="Times New Roman"/>
          <w:spacing w:val="48"/>
          <w:sz w:val="20"/>
          <w:szCs w:val="20"/>
        </w:rPr>
        <w:t xml:space="preserve"> </w:t>
      </w:r>
      <w:r>
        <w:rPr>
          <w:rFonts w:ascii="Times New Roman" w:hAnsi="Times New Roman"/>
          <w:sz w:val="20"/>
          <w:szCs w:val="20"/>
        </w:rPr>
        <w:t xml:space="preserve">5580** </w:t>
      </w:r>
      <w:r>
        <w:rPr>
          <w:rFonts w:ascii="Times New Roman" w:hAnsi="Times New Roman"/>
          <w:spacing w:val="47"/>
          <w:sz w:val="20"/>
          <w:szCs w:val="20"/>
        </w:rPr>
        <w:t xml:space="preserve"> </w:t>
      </w:r>
      <w:r>
        <w:rPr>
          <w:rFonts w:ascii="Times New Roman" w:hAnsi="Times New Roman"/>
          <w:sz w:val="20"/>
          <w:szCs w:val="20"/>
        </w:rPr>
        <w:t>Drug Education</w:t>
      </w:r>
    </w:p>
    <w:p w:rsidR="005401FF" w:rsidRDefault="005401FF" w:rsidP="005401FF">
      <w:pPr>
        <w:widowControl w:val="0"/>
        <w:tabs>
          <w:tab w:val="left" w:pos="2520"/>
        </w:tabs>
        <w:autoSpaceDE w:val="0"/>
        <w:autoSpaceDN w:val="0"/>
        <w:adjustRightInd w:val="0"/>
        <w:spacing w:before="12" w:after="0"/>
        <w:ind w:left="900" w:right="180" w:firstLine="0"/>
        <w:jc w:val="both"/>
        <w:rPr>
          <w:rFonts w:ascii="Times New Roman" w:hAnsi="Times New Roman"/>
          <w:sz w:val="20"/>
          <w:szCs w:val="20"/>
        </w:rPr>
      </w:pPr>
      <w:r>
        <w:rPr>
          <w:rFonts w:ascii="Times New Roman" w:hAnsi="Times New Roman"/>
          <w:position w:val="2"/>
          <w:sz w:val="20"/>
          <w:szCs w:val="20"/>
        </w:rPr>
        <w:t xml:space="preserve">PEDH  </w:t>
      </w:r>
      <w:r>
        <w:rPr>
          <w:rFonts w:ascii="Times New Roman" w:hAnsi="Times New Roman"/>
          <w:spacing w:val="48"/>
          <w:position w:val="2"/>
          <w:sz w:val="20"/>
          <w:szCs w:val="20"/>
        </w:rPr>
        <w:t xml:space="preserve"> </w:t>
      </w:r>
      <w:r>
        <w:rPr>
          <w:rFonts w:ascii="Times New Roman" w:hAnsi="Times New Roman"/>
          <w:sz w:val="20"/>
          <w:szCs w:val="20"/>
        </w:rPr>
        <w:t>5520</w:t>
      </w:r>
      <w:r>
        <w:rPr>
          <w:rFonts w:ascii="Times New Roman" w:hAnsi="Times New Roman"/>
          <w:sz w:val="20"/>
          <w:szCs w:val="20"/>
        </w:rPr>
        <w:tab/>
        <w:t>Foundations and</w:t>
      </w:r>
      <w:r>
        <w:rPr>
          <w:rFonts w:ascii="Times New Roman" w:hAnsi="Times New Roman"/>
          <w:spacing w:val="-4"/>
          <w:sz w:val="20"/>
          <w:szCs w:val="20"/>
        </w:rPr>
        <w:t xml:space="preserve"> </w:t>
      </w:r>
      <w:r>
        <w:rPr>
          <w:rFonts w:ascii="Times New Roman" w:hAnsi="Times New Roman"/>
          <w:spacing w:val="-7"/>
          <w:sz w:val="20"/>
          <w:szCs w:val="20"/>
        </w:rPr>
        <w:t>T</w:t>
      </w:r>
      <w:r>
        <w:rPr>
          <w:rFonts w:ascii="Times New Roman" w:hAnsi="Times New Roman"/>
          <w:sz w:val="20"/>
          <w:szCs w:val="20"/>
        </w:rPr>
        <w:t>rends in Physical Education</w:t>
      </w:r>
    </w:p>
    <w:p w:rsidR="005401FF" w:rsidRDefault="005401FF" w:rsidP="005401FF">
      <w:pPr>
        <w:widowControl w:val="0"/>
        <w:tabs>
          <w:tab w:val="left" w:pos="2520"/>
        </w:tabs>
        <w:autoSpaceDE w:val="0"/>
        <w:autoSpaceDN w:val="0"/>
        <w:adjustRightInd w:val="0"/>
        <w:spacing w:after="0" w:line="218" w:lineRule="exact"/>
        <w:ind w:left="900" w:right="18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5522</w:t>
      </w:r>
      <w:r>
        <w:rPr>
          <w:rFonts w:ascii="Times New Roman" w:hAnsi="Times New Roman"/>
          <w:sz w:val="20"/>
          <w:szCs w:val="20"/>
        </w:rPr>
        <w:tab/>
        <w:t>Cultural</w:t>
      </w:r>
      <w:r>
        <w:rPr>
          <w:rFonts w:ascii="Times New Roman" w:hAnsi="Times New Roman"/>
          <w:spacing w:val="-11"/>
          <w:sz w:val="20"/>
          <w:szCs w:val="20"/>
        </w:rPr>
        <w:t xml:space="preserve"> </w:t>
      </w:r>
      <w:r>
        <w:rPr>
          <w:rFonts w:ascii="Times New Roman" w:hAnsi="Times New Roman"/>
          <w:sz w:val="20"/>
          <w:szCs w:val="20"/>
        </w:rPr>
        <w:t>Aspects of Sports</w:t>
      </w:r>
    </w:p>
    <w:p w:rsidR="005401FF"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5527</w:t>
      </w:r>
      <w:r>
        <w:rPr>
          <w:rFonts w:ascii="Times New Roman" w:hAnsi="Times New Roman"/>
          <w:sz w:val="20"/>
          <w:szCs w:val="20"/>
        </w:rPr>
        <w:tab/>
        <w:t>Motor Learning</w:t>
      </w:r>
    </w:p>
    <w:p w:rsidR="005401FF"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5528</w:t>
      </w:r>
      <w:r>
        <w:rPr>
          <w:rFonts w:ascii="Times New Roman" w:hAnsi="Times New Roman"/>
          <w:sz w:val="20"/>
          <w:szCs w:val="20"/>
        </w:rPr>
        <w:tab/>
        <w:t>Psychology of Physical</w:t>
      </w:r>
      <w:r>
        <w:rPr>
          <w:rFonts w:ascii="Times New Roman" w:hAnsi="Times New Roman"/>
          <w:spacing w:val="-11"/>
          <w:sz w:val="20"/>
          <w:szCs w:val="20"/>
        </w:rPr>
        <w:t xml:space="preserve"> </w:t>
      </w:r>
      <w:r>
        <w:rPr>
          <w:rFonts w:ascii="Times New Roman" w:hAnsi="Times New Roman"/>
          <w:sz w:val="20"/>
          <w:szCs w:val="20"/>
        </w:rPr>
        <w:t>Activity</w:t>
      </w:r>
    </w:p>
    <w:p w:rsidR="005401FF"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5536</w:t>
      </w:r>
      <w:r>
        <w:rPr>
          <w:rFonts w:ascii="Times New Roman" w:hAnsi="Times New Roman"/>
          <w:sz w:val="20"/>
          <w:szCs w:val="20"/>
        </w:rPr>
        <w:tab/>
        <w:t>Facilities and Equipment</w:t>
      </w:r>
    </w:p>
    <w:p w:rsidR="005401FF"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5541</w:t>
      </w:r>
      <w:r>
        <w:rPr>
          <w:rFonts w:ascii="Times New Roman" w:hAnsi="Times New Roman"/>
          <w:sz w:val="20"/>
          <w:szCs w:val="20"/>
        </w:rPr>
        <w:tab/>
        <w:t>Health and Physical Education for</w:t>
      </w:r>
      <w:r>
        <w:rPr>
          <w:rFonts w:ascii="Times New Roman" w:hAnsi="Times New Roman"/>
          <w:spacing w:val="-7"/>
          <w:sz w:val="20"/>
          <w:szCs w:val="20"/>
        </w:rPr>
        <w:t xml:space="preserve"> </w:t>
      </w:r>
      <w:r>
        <w:rPr>
          <w:rFonts w:ascii="Times New Roman" w:hAnsi="Times New Roman"/>
          <w:spacing w:val="-20"/>
          <w:sz w:val="20"/>
          <w:szCs w:val="20"/>
        </w:rPr>
        <w:t>Y</w:t>
      </w:r>
      <w:r>
        <w:rPr>
          <w:rFonts w:ascii="Times New Roman" w:hAnsi="Times New Roman"/>
          <w:sz w:val="20"/>
          <w:szCs w:val="20"/>
        </w:rPr>
        <w:t>oung Child</w:t>
      </w:r>
    </w:p>
    <w:p w:rsidR="005401FF"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5550*</w:t>
      </w:r>
      <w:r>
        <w:rPr>
          <w:rFonts w:ascii="Times New Roman" w:hAnsi="Times New Roman"/>
          <w:sz w:val="20"/>
          <w:szCs w:val="20"/>
        </w:rPr>
        <w:tab/>
        <w:t>Physiology of Fitness</w:t>
      </w:r>
    </w:p>
    <w:p w:rsidR="005401FF" w:rsidRDefault="005401FF" w:rsidP="005401FF">
      <w:pPr>
        <w:widowControl w:val="0"/>
        <w:autoSpaceDE w:val="0"/>
        <w:autoSpaceDN w:val="0"/>
        <w:adjustRightInd w:val="0"/>
        <w:spacing w:before="10" w:after="0"/>
        <w:ind w:left="900" w:right="18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 xml:space="preserve">5551 *  </w:t>
      </w:r>
      <w:r>
        <w:rPr>
          <w:rFonts w:ascii="Times New Roman" w:hAnsi="Times New Roman"/>
          <w:spacing w:val="47"/>
          <w:sz w:val="20"/>
          <w:szCs w:val="20"/>
        </w:rPr>
        <w:t xml:space="preserve">  </w:t>
      </w:r>
      <w:r>
        <w:rPr>
          <w:rFonts w:ascii="Times New Roman" w:hAnsi="Times New Roman"/>
          <w:sz w:val="20"/>
          <w:szCs w:val="20"/>
        </w:rPr>
        <w:t>Mechanical</w:t>
      </w:r>
      <w:r>
        <w:rPr>
          <w:rFonts w:ascii="Times New Roman" w:hAnsi="Times New Roman"/>
          <w:spacing w:val="-11"/>
          <w:sz w:val="20"/>
          <w:szCs w:val="20"/>
        </w:rPr>
        <w:t xml:space="preserve"> </w:t>
      </w:r>
      <w:r>
        <w:rPr>
          <w:rFonts w:ascii="Times New Roman" w:hAnsi="Times New Roman"/>
          <w:sz w:val="20"/>
          <w:szCs w:val="20"/>
        </w:rPr>
        <w:t>Analysis of Human Motion</w:t>
      </w:r>
    </w:p>
    <w:p w:rsidR="005401FF"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5555</w:t>
      </w:r>
      <w:r>
        <w:rPr>
          <w:rFonts w:ascii="Times New Roman" w:hAnsi="Times New Roman"/>
          <w:sz w:val="20"/>
          <w:szCs w:val="20"/>
        </w:rPr>
        <w:tab/>
        <w:t>Measurement in Physical Education</w:t>
      </w:r>
    </w:p>
    <w:p w:rsidR="005401FF" w:rsidRDefault="005401FF" w:rsidP="005401FF">
      <w:pPr>
        <w:widowControl w:val="0"/>
        <w:tabs>
          <w:tab w:val="left" w:pos="2520"/>
        </w:tabs>
        <w:autoSpaceDE w:val="0"/>
        <w:autoSpaceDN w:val="0"/>
        <w:adjustRightInd w:val="0"/>
        <w:spacing w:before="12" w:after="0"/>
        <w:ind w:left="900" w:right="180" w:firstLine="0"/>
        <w:jc w:val="both"/>
        <w:rPr>
          <w:rFonts w:ascii="Times New Roman" w:hAnsi="Times New Roman"/>
          <w:sz w:val="20"/>
          <w:szCs w:val="20"/>
        </w:rPr>
      </w:pPr>
      <w:r>
        <w:rPr>
          <w:rFonts w:ascii="Times New Roman" w:hAnsi="Times New Roman"/>
          <w:position w:val="2"/>
          <w:sz w:val="20"/>
          <w:szCs w:val="20"/>
        </w:rPr>
        <w:t xml:space="preserve">PEDH  </w:t>
      </w:r>
      <w:r>
        <w:rPr>
          <w:rFonts w:ascii="Times New Roman" w:hAnsi="Times New Roman"/>
          <w:spacing w:val="48"/>
          <w:position w:val="2"/>
          <w:sz w:val="20"/>
          <w:szCs w:val="20"/>
        </w:rPr>
        <w:t xml:space="preserve"> </w:t>
      </w:r>
      <w:r>
        <w:rPr>
          <w:rFonts w:ascii="Times New Roman" w:hAnsi="Times New Roman"/>
          <w:sz w:val="20"/>
          <w:szCs w:val="20"/>
        </w:rPr>
        <w:t>5565</w:t>
      </w:r>
      <w:r>
        <w:rPr>
          <w:rFonts w:ascii="Times New Roman" w:hAnsi="Times New Roman"/>
          <w:sz w:val="20"/>
          <w:szCs w:val="20"/>
        </w:rPr>
        <w:tab/>
        <w:t>Physical Education and the Handicapped Child</w:t>
      </w:r>
    </w:p>
    <w:p w:rsidR="005401FF" w:rsidRDefault="005401FF" w:rsidP="005401FF">
      <w:pPr>
        <w:widowControl w:val="0"/>
        <w:tabs>
          <w:tab w:val="left" w:pos="2520"/>
        </w:tabs>
        <w:autoSpaceDE w:val="0"/>
        <w:autoSpaceDN w:val="0"/>
        <w:adjustRightInd w:val="0"/>
        <w:spacing w:after="0" w:line="218" w:lineRule="exact"/>
        <w:ind w:left="900" w:right="18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5581</w:t>
      </w:r>
      <w:r>
        <w:rPr>
          <w:rFonts w:ascii="Times New Roman" w:hAnsi="Times New Roman"/>
          <w:sz w:val="20"/>
          <w:szCs w:val="20"/>
        </w:rPr>
        <w:tab/>
        <w:t>Directed Reading and Research in Physical Education</w:t>
      </w:r>
    </w:p>
    <w:p w:rsidR="005401FF" w:rsidRDefault="005401FF" w:rsidP="005401FF">
      <w:pPr>
        <w:widowControl w:val="0"/>
        <w:tabs>
          <w:tab w:val="left" w:pos="2520"/>
        </w:tabs>
        <w:autoSpaceDE w:val="0"/>
        <w:autoSpaceDN w:val="0"/>
        <w:adjustRightInd w:val="0"/>
        <w:spacing w:before="10" w:after="0"/>
        <w:ind w:left="900" w:right="18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5583</w:t>
      </w:r>
      <w:r>
        <w:rPr>
          <w:rFonts w:ascii="Times New Roman" w:hAnsi="Times New Roman"/>
          <w:sz w:val="20"/>
          <w:szCs w:val="20"/>
        </w:rPr>
        <w:tab/>
        <w:t>Research Design</w:t>
      </w:r>
    </w:p>
    <w:p w:rsidR="005401FF" w:rsidRDefault="005401FF" w:rsidP="005401FF">
      <w:pPr>
        <w:widowControl w:val="0"/>
        <w:tabs>
          <w:tab w:val="left" w:pos="2520"/>
        </w:tabs>
        <w:autoSpaceDE w:val="0"/>
        <w:autoSpaceDN w:val="0"/>
        <w:adjustRightInd w:val="0"/>
        <w:spacing w:before="10" w:after="0" w:line="250" w:lineRule="auto"/>
        <w:ind w:left="900" w:right="18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48"/>
          <w:sz w:val="20"/>
          <w:szCs w:val="20"/>
        </w:rPr>
        <w:t xml:space="preserve"> </w:t>
      </w:r>
      <w:r>
        <w:rPr>
          <w:rFonts w:ascii="Times New Roman" w:hAnsi="Times New Roman"/>
          <w:sz w:val="20"/>
          <w:szCs w:val="20"/>
        </w:rPr>
        <w:t>5596*</w:t>
      </w:r>
      <w:r>
        <w:rPr>
          <w:rFonts w:ascii="Times New Roman" w:hAnsi="Times New Roman"/>
          <w:sz w:val="20"/>
          <w:szCs w:val="20"/>
        </w:rPr>
        <w:tab/>
        <w:t xml:space="preserve">Seminar I </w:t>
      </w:r>
    </w:p>
    <w:p w:rsidR="005401FF" w:rsidRDefault="005401FF" w:rsidP="005401FF">
      <w:pPr>
        <w:widowControl w:val="0"/>
        <w:tabs>
          <w:tab w:val="left" w:pos="2520"/>
        </w:tabs>
        <w:autoSpaceDE w:val="0"/>
        <w:autoSpaceDN w:val="0"/>
        <w:adjustRightInd w:val="0"/>
        <w:spacing w:before="10" w:after="0" w:line="250" w:lineRule="auto"/>
        <w:ind w:left="900" w:right="180" w:firstLine="0"/>
        <w:jc w:val="both"/>
        <w:rPr>
          <w:rFonts w:ascii="Times New Roman" w:hAnsi="Times New Roman"/>
          <w:sz w:val="20"/>
          <w:szCs w:val="20"/>
        </w:rPr>
      </w:pPr>
      <w:r>
        <w:rPr>
          <w:rFonts w:ascii="Times New Roman" w:hAnsi="Times New Roman"/>
          <w:sz w:val="20"/>
          <w:szCs w:val="20"/>
        </w:rPr>
        <w:t xml:space="preserve">PEDH   </w:t>
      </w:r>
      <w:r>
        <w:rPr>
          <w:rFonts w:ascii="Times New Roman" w:hAnsi="Times New Roman"/>
          <w:spacing w:val="-2"/>
          <w:sz w:val="20"/>
          <w:szCs w:val="20"/>
        </w:rPr>
        <w:t xml:space="preserve"> </w:t>
      </w:r>
      <w:r>
        <w:rPr>
          <w:rFonts w:ascii="Times New Roman" w:hAnsi="Times New Roman"/>
          <w:sz w:val="20"/>
          <w:szCs w:val="20"/>
        </w:rPr>
        <w:t>5599</w:t>
      </w:r>
      <w:r>
        <w:rPr>
          <w:rFonts w:ascii="Times New Roman" w:hAnsi="Times New Roman"/>
          <w:sz w:val="20"/>
          <w:szCs w:val="20"/>
        </w:rPr>
        <w:tab/>
        <w:t>Maste</w:t>
      </w:r>
      <w:r>
        <w:rPr>
          <w:rFonts w:ascii="Times New Roman" w:hAnsi="Times New Roman"/>
          <w:spacing w:val="7"/>
          <w:sz w:val="20"/>
          <w:szCs w:val="20"/>
        </w:rPr>
        <w:t>r</w:t>
      </w:r>
      <w:r>
        <w:rPr>
          <w:rFonts w:ascii="Times New Roman" w:hAnsi="Times New Roman"/>
          <w:spacing w:val="-11"/>
          <w:sz w:val="20"/>
          <w:szCs w:val="20"/>
        </w:rPr>
        <w:t>’</w:t>
      </w:r>
      <w:r>
        <w:rPr>
          <w:rFonts w:ascii="Times New Roman" w:hAnsi="Times New Roman"/>
          <w:sz w:val="20"/>
          <w:szCs w:val="20"/>
        </w:rPr>
        <w:t>s</w:t>
      </w:r>
      <w:r>
        <w:rPr>
          <w:rFonts w:ascii="Times New Roman" w:hAnsi="Times New Roman"/>
          <w:spacing w:val="-4"/>
          <w:sz w:val="20"/>
          <w:szCs w:val="20"/>
        </w:rPr>
        <w:t xml:space="preserve"> </w:t>
      </w:r>
      <w:r>
        <w:rPr>
          <w:rFonts w:ascii="Times New Roman" w:hAnsi="Times New Roman"/>
          <w:sz w:val="20"/>
          <w:szCs w:val="20"/>
        </w:rPr>
        <w:t>Thesis</w:t>
      </w:r>
    </w:p>
    <w:p w:rsidR="005401FF" w:rsidRDefault="005401FF" w:rsidP="005401FF">
      <w:pPr>
        <w:widowControl w:val="0"/>
        <w:autoSpaceDE w:val="0"/>
        <w:autoSpaceDN w:val="0"/>
        <w:adjustRightInd w:val="0"/>
        <w:spacing w:before="17" w:after="0" w:line="200" w:lineRule="exact"/>
        <w:ind w:left="360" w:right="180" w:firstLine="0"/>
        <w:jc w:val="both"/>
        <w:rPr>
          <w:rFonts w:ascii="Times New Roman" w:hAnsi="Times New Roman"/>
          <w:sz w:val="20"/>
          <w:szCs w:val="20"/>
        </w:rPr>
      </w:pPr>
    </w:p>
    <w:p w:rsidR="005401FF" w:rsidRPr="00AB16FB" w:rsidRDefault="005401FF" w:rsidP="005401FF">
      <w:pPr>
        <w:widowControl w:val="0"/>
        <w:autoSpaceDE w:val="0"/>
        <w:autoSpaceDN w:val="0"/>
        <w:adjustRightInd w:val="0"/>
        <w:spacing w:after="0"/>
        <w:ind w:left="360" w:right="180" w:firstLine="0"/>
        <w:jc w:val="both"/>
        <w:rPr>
          <w:rFonts w:ascii="Times New Roman" w:hAnsi="Times New Roman"/>
          <w:b/>
          <w:bCs/>
          <w:color w:val="808080" w:themeColor="background1" w:themeShade="80"/>
          <w:sz w:val="24"/>
          <w:szCs w:val="24"/>
        </w:rPr>
      </w:pPr>
      <w:r w:rsidRPr="00AB16FB">
        <w:rPr>
          <w:rFonts w:ascii="Times New Roman" w:hAnsi="Times New Roman"/>
          <w:b/>
          <w:bCs/>
          <w:color w:val="808080" w:themeColor="background1" w:themeShade="80"/>
          <w:sz w:val="24"/>
          <w:szCs w:val="24"/>
        </w:rPr>
        <w:t>A</w:t>
      </w:r>
      <w:r w:rsidRPr="00AB16FB">
        <w:rPr>
          <w:rFonts w:ascii="Times New Roman" w:hAnsi="Times New Roman"/>
          <w:b/>
          <w:bCs/>
          <w:color w:val="808080" w:themeColor="background1" w:themeShade="80"/>
          <w:spacing w:val="-5"/>
          <w:sz w:val="24"/>
          <w:szCs w:val="24"/>
        </w:rPr>
        <w:t>r</w:t>
      </w:r>
      <w:r w:rsidRPr="00AB16FB">
        <w:rPr>
          <w:rFonts w:ascii="Times New Roman" w:hAnsi="Times New Roman"/>
          <w:b/>
          <w:bCs/>
          <w:color w:val="808080" w:themeColor="background1" w:themeShade="80"/>
          <w:sz w:val="24"/>
          <w:szCs w:val="24"/>
        </w:rPr>
        <w:t>ea D - Educational Resea</w:t>
      </w:r>
      <w:r w:rsidRPr="00AB16FB">
        <w:rPr>
          <w:rFonts w:ascii="Times New Roman" w:hAnsi="Times New Roman"/>
          <w:b/>
          <w:bCs/>
          <w:color w:val="808080" w:themeColor="background1" w:themeShade="80"/>
          <w:spacing w:val="-5"/>
          <w:sz w:val="24"/>
          <w:szCs w:val="24"/>
        </w:rPr>
        <w:t>r</w:t>
      </w:r>
      <w:r w:rsidRPr="00AB16FB">
        <w:rPr>
          <w:rFonts w:ascii="Times New Roman" w:hAnsi="Times New Roman"/>
          <w:b/>
          <w:bCs/>
          <w:color w:val="808080" w:themeColor="background1" w:themeShade="80"/>
          <w:sz w:val="24"/>
          <w:szCs w:val="24"/>
        </w:rPr>
        <w:t>ch and Statistics (Minimum of 3 semester</w:t>
      </w:r>
      <w:r w:rsidRPr="00AB16FB">
        <w:rPr>
          <w:rFonts w:ascii="Times New Roman" w:hAnsi="Times New Roman"/>
          <w:b/>
          <w:bCs/>
          <w:color w:val="808080" w:themeColor="background1" w:themeShade="80"/>
          <w:spacing w:val="-5"/>
          <w:sz w:val="24"/>
          <w:szCs w:val="24"/>
        </w:rPr>
        <w:t xml:space="preserve"> </w:t>
      </w:r>
      <w:r w:rsidRPr="00AB16FB">
        <w:rPr>
          <w:rFonts w:ascii="Times New Roman" w:hAnsi="Times New Roman"/>
          <w:b/>
          <w:bCs/>
          <w:color w:val="808080" w:themeColor="background1" w:themeShade="80"/>
          <w:sz w:val="24"/>
          <w:szCs w:val="24"/>
        </w:rPr>
        <w:t xml:space="preserve">hours) </w:t>
      </w:r>
    </w:p>
    <w:p w:rsidR="005401FF" w:rsidRDefault="005401FF" w:rsidP="005401FF">
      <w:pPr>
        <w:widowControl w:val="0"/>
        <w:autoSpaceDE w:val="0"/>
        <w:autoSpaceDN w:val="0"/>
        <w:adjustRightInd w:val="0"/>
        <w:spacing w:before="14" w:after="0" w:line="260" w:lineRule="auto"/>
        <w:ind w:left="900" w:right="180" w:firstLine="0"/>
        <w:jc w:val="both"/>
        <w:rPr>
          <w:rFonts w:ascii="Times New Roman" w:hAnsi="Times New Roman"/>
          <w:sz w:val="20"/>
          <w:szCs w:val="20"/>
        </w:rPr>
      </w:pPr>
      <w:r>
        <w:rPr>
          <w:rFonts w:ascii="Times New Roman" w:hAnsi="Times New Roman"/>
          <w:sz w:val="20"/>
          <w:szCs w:val="20"/>
        </w:rPr>
        <w:t xml:space="preserve">EDUC  </w:t>
      </w:r>
      <w:r>
        <w:rPr>
          <w:rFonts w:ascii="Times New Roman" w:hAnsi="Times New Roman"/>
          <w:spacing w:val="26"/>
          <w:sz w:val="20"/>
          <w:szCs w:val="20"/>
        </w:rPr>
        <w:t xml:space="preserve"> </w:t>
      </w:r>
      <w:r>
        <w:rPr>
          <w:rFonts w:ascii="Times New Roman" w:hAnsi="Times New Roman"/>
          <w:sz w:val="20"/>
          <w:szCs w:val="20"/>
        </w:rPr>
        <w:t xml:space="preserve">5500*       Educational Statistics </w:t>
      </w:r>
    </w:p>
    <w:p w:rsidR="005401FF" w:rsidRDefault="005401FF" w:rsidP="005401FF">
      <w:pPr>
        <w:widowControl w:val="0"/>
        <w:autoSpaceDE w:val="0"/>
        <w:autoSpaceDN w:val="0"/>
        <w:adjustRightInd w:val="0"/>
        <w:spacing w:before="14" w:after="0" w:line="260" w:lineRule="auto"/>
        <w:ind w:left="900" w:right="180" w:firstLine="0"/>
        <w:jc w:val="both"/>
        <w:rPr>
          <w:rFonts w:ascii="Times New Roman" w:hAnsi="Times New Roman"/>
          <w:sz w:val="20"/>
          <w:szCs w:val="20"/>
        </w:rPr>
      </w:pPr>
      <w:r>
        <w:rPr>
          <w:rFonts w:ascii="Times New Roman" w:hAnsi="Times New Roman"/>
          <w:position w:val="2"/>
          <w:sz w:val="20"/>
          <w:szCs w:val="20"/>
        </w:rPr>
        <w:t xml:space="preserve">EDUC  </w:t>
      </w:r>
      <w:r>
        <w:rPr>
          <w:rFonts w:ascii="Times New Roman" w:hAnsi="Times New Roman"/>
          <w:spacing w:val="26"/>
          <w:position w:val="2"/>
          <w:sz w:val="20"/>
          <w:szCs w:val="20"/>
        </w:rPr>
        <w:t xml:space="preserve"> </w:t>
      </w:r>
      <w:r>
        <w:rPr>
          <w:rFonts w:ascii="Times New Roman" w:hAnsi="Times New Roman"/>
          <w:sz w:val="20"/>
          <w:szCs w:val="20"/>
        </w:rPr>
        <w:t>5501*       Educational Research</w:t>
      </w:r>
    </w:p>
    <w:p w:rsidR="005401FF" w:rsidRPr="00AB16FB" w:rsidRDefault="005401FF" w:rsidP="005401FF">
      <w:pPr>
        <w:widowControl w:val="0"/>
        <w:autoSpaceDE w:val="0"/>
        <w:autoSpaceDN w:val="0"/>
        <w:adjustRightInd w:val="0"/>
        <w:spacing w:after="0"/>
        <w:ind w:left="360" w:right="180" w:firstLine="0"/>
        <w:jc w:val="both"/>
        <w:rPr>
          <w:rFonts w:ascii="Times New Roman" w:hAnsi="Times New Roman"/>
          <w:color w:val="808080" w:themeColor="background1" w:themeShade="80"/>
          <w:sz w:val="24"/>
          <w:szCs w:val="24"/>
        </w:rPr>
      </w:pPr>
      <w:r w:rsidRPr="00AB16FB">
        <w:rPr>
          <w:rFonts w:ascii="Times New Roman" w:hAnsi="Times New Roman"/>
          <w:b/>
          <w:bCs/>
          <w:color w:val="808080" w:themeColor="background1" w:themeShade="80"/>
          <w:sz w:val="24"/>
          <w:szCs w:val="24"/>
        </w:rPr>
        <w:t>Area E - Electives (Minimum of 6 semester hours)</w:t>
      </w:r>
    </w:p>
    <w:p w:rsidR="005401FF" w:rsidRDefault="005401FF" w:rsidP="005401FF">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 Courses required unless previously fulfilled</w:t>
      </w:r>
    </w:p>
    <w:p w:rsidR="005401FF" w:rsidRDefault="005401FF" w:rsidP="005401FF">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 Six hours must be in a supportive area (Health)</w:t>
      </w:r>
    </w:p>
    <w:p w:rsidR="005401FF" w:rsidRDefault="005401FF" w:rsidP="005401FF">
      <w:pPr>
        <w:widowControl w:val="0"/>
        <w:autoSpaceDE w:val="0"/>
        <w:autoSpaceDN w:val="0"/>
        <w:adjustRightInd w:val="0"/>
        <w:spacing w:after="0"/>
        <w:ind w:left="360" w:right="180" w:firstLine="0"/>
        <w:jc w:val="both"/>
        <w:rPr>
          <w:rFonts w:ascii="Times New Roman" w:hAnsi="Times New Roman"/>
          <w:color w:val="191919"/>
          <w:sz w:val="20"/>
          <w:szCs w:val="20"/>
        </w:rPr>
      </w:pPr>
    </w:p>
    <w:p w:rsidR="005401FF" w:rsidRDefault="005401FF" w:rsidP="005401FF">
      <w:pPr>
        <w:widowControl w:val="0"/>
        <w:autoSpaceDE w:val="0"/>
        <w:autoSpaceDN w:val="0"/>
        <w:adjustRightInd w:val="0"/>
        <w:spacing w:after="0"/>
        <w:ind w:left="360" w:right="180" w:firstLine="0"/>
        <w:jc w:val="both"/>
        <w:rPr>
          <w:rFonts w:ascii="Times New Roman" w:hAnsi="Times New Roman"/>
          <w:sz w:val="20"/>
          <w:szCs w:val="20"/>
        </w:rPr>
      </w:pPr>
    </w:p>
    <w:p w:rsidR="00872727" w:rsidRDefault="00872727" w:rsidP="005401FF">
      <w:pPr>
        <w:pStyle w:val="Heading2"/>
        <w:spacing w:before="0"/>
        <w:ind w:left="360" w:right="180" w:firstLine="0"/>
        <w:rPr>
          <w:rFonts w:ascii="Impact" w:hAnsi="Impact" w:cs="Impact"/>
          <w:color w:val="808080" w:themeColor="background1" w:themeShade="80"/>
          <w:sz w:val="32"/>
          <w:szCs w:val="32"/>
        </w:rPr>
        <w:sectPr w:rsidR="00872727" w:rsidSect="00DD3D7A">
          <w:headerReference w:type="even" r:id="rId59"/>
          <w:pgSz w:w="12240" w:h="15840" w:code="1"/>
          <w:pgMar w:top="720" w:right="720" w:bottom="288" w:left="1440" w:header="720" w:footer="288" w:gutter="0"/>
          <w:cols w:space="720"/>
          <w:docGrid w:linePitch="360"/>
        </w:sectPr>
      </w:pPr>
      <w:bookmarkStart w:id="641" w:name="_Toc294969770"/>
      <w:bookmarkStart w:id="642" w:name="_Toc295508332"/>
    </w:p>
    <w:p w:rsidR="005401FF" w:rsidRPr="00AB16FB" w:rsidRDefault="005401FF" w:rsidP="005401FF">
      <w:pPr>
        <w:pStyle w:val="Heading2"/>
        <w:spacing w:before="0"/>
        <w:ind w:left="360" w:right="180" w:firstLine="0"/>
        <w:rPr>
          <w:rFonts w:ascii="Impact" w:hAnsi="Impact" w:cs="Impact"/>
          <w:color w:val="808080" w:themeColor="background1" w:themeShade="80"/>
          <w:sz w:val="32"/>
          <w:szCs w:val="32"/>
        </w:rPr>
      </w:pPr>
      <w:r w:rsidRPr="00AB16FB">
        <w:rPr>
          <w:rFonts w:ascii="Impact" w:hAnsi="Impact" w:cs="Impact"/>
          <w:color w:val="808080" w:themeColor="background1" w:themeShade="80"/>
          <w:sz w:val="32"/>
          <w:szCs w:val="32"/>
        </w:rPr>
        <w:lastRenderedPageBreak/>
        <w:t>COURSE DESCRIPTIONS</w:t>
      </w:r>
      <w:bookmarkEnd w:id="641"/>
      <w:bookmarkEnd w:id="642"/>
    </w:p>
    <w:p w:rsidR="005401FF" w:rsidRDefault="005401FF" w:rsidP="005401FF">
      <w:pPr>
        <w:widowControl w:val="0"/>
        <w:autoSpaceDE w:val="0"/>
        <w:autoSpaceDN w:val="0"/>
        <w:adjustRightInd w:val="0"/>
        <w:spacing w:before="19" w:after="0" w:line="252"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HEDP</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5532</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Envi</w:t>
      </w:r>
      <w:r>
        <w:rPr>
          <w:rFonts w:ascii="Times New Roman" w:hAnsi="Times New Roman"/>
          <w:b/>
          <w:bCs/>
          <w:color w:val="191919"/>
          <w:spacing w:val="-4"/>
          <w:sz w:val="20"/>
          <w:szCs w:val="20"/>
        </w:rPr>
        <w:t>r</w:t>
      </w:r>
      <w:r>
        <w:rPr>
          <w:rFonts w:ascii="Times New Roman" w:hAnsi="Times New Roman"/>
          <w:b/>
          <w:bCs/>
          <w:color w:val="191919"/>
          <w:sz w:val="20"/>
          <w:szCs w:val="20"/>
        </w:rPr>
        <w:t>onmental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Health</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 xml:space="preserve">Aspects.........................................................................3(3-0) </w:t>
      </w:r>
    </w:p>
    <w:p w:rsidR="005401FF" w:rsidRDefault="005401FF" w:rsidP="005401FF">
      <w:pPr>
        <w:widowControl w:val="0"/>
        <w:autoSpaceDE w:val="0"/>
        <w:autoSpaceDN w:val="0"/>
        <w:adjustRightInd w:val="0"/>
        <w:spacing w:before="19" w:after="0" w:line="252"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Analysis of health practices</w:t>
      </w:r>
      <w:r>
        <w:rPr>
          <w:rFonts w:ascii="Times New Roman" w:hAnsi="Times New Roman"/>
          <w:color w:val="191919"/>
          <w:spacing w:val="1"/>
          <w:sz w:val="20"/>
          <w:szCs w:val="20"/>
        </w:rPr>
        <w:t xml:space="preserve"> </w:t>
      </w:r>
      <w:r>
        <w:rPr>
          <w:rFonts w:ascii="Times New Roman" w:hAnsi="Times New Roman"/>
          <w:color w:val="191919"/>
          <w:sz w:val="20"/>
          <w:szCs w:val="20"/>
        </w:rPr>
        <w:t>as they relate</w:t>
      </w:r>
      <w:r>
        <w:rPr>
          <w:rFonts w:ascii="Times New Roman" w:hAnsi="Times New Roman"/>
          <w:color w:val="191919"/>
          <w:spacing w:val="1"/>
          <w:sz w:val="20"/>
          <w:szCs w:val="20"/>
        </w:rPr>
        <w:t xml:space="preserve"> </w:t>
      </w:r>
      <w:r>
        <w:rPr>
          <w:rFonts w:ascii="Times New Roman" w:hAnsi="Times New Roman"/>
          <w:color w:val="191919"/>
          <w:sz w:val="20"/>
          <w:szCs w:val="20"/>
        </w:rPr>
        <w:t>to environmental</w:t>
      </w:r>
      <w:r>
        <w:rPr>
          <w:rFonts w:ascii="Times New Roman" w:hAnsi="Times New Roman"/>
          <w:color w:val="191919"/>
          <w:spacing w:val="1"/>
          <w:sz w:val="20"/>
          <w:szCs w:val="20"/>
        </w:rPr>
        <w:t xml:space="preserve"> </w:t>
      </w:r>
      <w:r>
        <w:rPr>
          <w:rFonts w:ascii="Times New Roman" w:hAnsi="Times New Roman"/>
          <w:color w:val="191919"/>
          <w:sz w:val="20"/>
          <w:szCs w:val="20"/>
        </w:rPr>
        <w:t>health problems including population control, pollution, drugs, alcohol and tobacco.</w:t>
      </w:r>
    </w:p>
    <w:p w:rsidR="005401FF" w:rsidRDefault="005401FF" w:rsidP="005401FF">
      <w:pPr>
        <w:widowControl w:val="0"/>
        <w:autoSpaceDE w:val="0"/>
        <w:autoSpaceDN w:val="0"/>
        <w:adjustRightInd w:val="0"/>
        <w:spacing w:before="18" w:after="0" w:line="280" w:lineRule="exact"/>
        <w:ind w:left="360" w:right="180" w:firstLine="0"/>
        <w:jc w:val="both"/>
        <w:rPr>
          <w:rFonts w:ascii="Times New Roman" w:hAnsi="Times New Roman"/>
          <w:sz w:val="28"/>
          <w:szCs w:val="28"/>
        </w:rPr>
      </w:pPr>
      <w:r>
        <w:rPr>
          <w:rFonts w:ascii="Times New Roman" w:hAnsi="Times New Roman"/>
          <w:b/>
          <w:bCs/>
          <w:color w:val="191919"/>
          <w:sz w:val="20"/>
          <w:szCs w:val="20"/>
        </w:rPr>
        <w:t>HEDP</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5578</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Health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5401FF" w:rsidRDefault="005401FF" w:rsidP="005401FF">
      <w:pPr>
        <w:widowControl w:val="0"/>
        <w:autoSpaceDE w:val="0"/>
        <w:autoSpaceDN w:val="0"/>
        <w:adjustRightInd w:val="0"/>
        <w:spacing w:before="26" w:after="0"/>
        <w:ind w:left="360" w:right="180" w:firstLine="0"/>
        <w:jc w:val="both"/>
        <w:rPr>
          <w:rFonts w:ascii="Times New Roman" w:hAnsi="Times New Roman"/>
          <w:color w:val="000000"/>
          <w:sz w:val="20"/>
          <w:szCs w:val="20"/>
        </w:rPr>
      </w:pPr>
      <w:r>
        <w:rPr>
          <w:rFonts w:ascii="Times New Roman" w:hAnsi="Times New Roman"/>
          <w:color w:val="191919"/>
          <w:sz w:val="20"/>
          <w:szCs w:val="20"/>
        </w:rPr>
        <w:t>Study of problems and issues directly relating to school and community health.</w:t>
      </w:r>
    </w:p>
    <w:p w:rsidR="005401FF"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HEDP</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5519</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Sex</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1"/>
          <w:sz w:val="20"/>
          <w:szCs w:val="20"/>
        </w:rPr>
        <w:t>3</w:t>
      </w:r>
      <w:r>
        <w:rPr>
          <w:rFonts w:ascii="Times New Roman" w:hAnsi="Times New Roman"/>
          <w:b/>
          <w:bCs/>
          <w:color w:val="191919"/>
          <w:sz w:val="20"/>
          <w:szCs w:val="20"/>
        </w:rPr>
        <w:t xml:space="preserve">(3-0) </w:t>
      </w:r>
    </w:p>
    <w:p w:rsidR="005401FF"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problems</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issues</w:t>
      </w:r>
      <w:r>
        <w:rPr>
          <w:rFonts w:ascii="Times New Roman" w:hAnsi="Times New Roman"/>
          <w:color w:val="191919"/>
          <w:spacing w:val="-8"/>
          <w:sz w:val="20"/>
          <w:szCs w:val="20"/>
        </w:rPr>
        <w:t xml:space="preserve"> </w:t>
      </w:r>
      <w:r>
        <w:rPr>
          <w:rFonts w:ascii="Times New Roman" w:hAnsi="Times New Roman"/>
          <w:color w:val="191919"/>
          <w:sz w:val="20"/>
          <w:szCs w:val="20"/>
        </w:rPr>
        <w:t>directly</w:t>
      </w:r>
      <w:r>
        <w:rPr>
          <w:rFonts w:ascii="Times New Roman" w:hAnsi="Times New Roman"/>
          <w:color w:val="191919"/>
          <w:spacing w:val="-7"/>
          <w:sz w:val="20"/>
          <w:szCs w:val="20"/>
        </w:rPr>
        <w:t xml:space="preserve"> </w:t>
      </w:r>
      <w:r>
        <w:rPr>
          <w:rFonts w:ascii="Times New Roman" w:hAnsi="Times New Roman"/>
          <w:color w:val="191919"/>
          <w:sz w:val="20"/>
          <w:szCs w:val="20"/>
        </w:rPr>
        <w:t>relating</w:t>
      </w:r>
      <w:r>
        <w:rPr>
          <w:rFonts w:ascii="Times New Roman" w:hAnsi="Times New Roman"/>
          <w:color w:val="191919"/>
          <w:spacing w:val="-7"/>
          <w:sz w:val="20"/>
          <w:szCs w:val="20"/>
        </w:rPr>
        <w:t xml:space="preserve"> </w:t>
      </w:r>
      <w:r>
        <w:rPr>
          <w:rFonts w:ascii="Times New Roman" w:hAnsi="Times New Roman"/>
          <w:color w:val="191919"/>
          <w:sz w:val="20"/>
          <w:szCs w:val="20"/>
        </w:rPr>
        <w:t>to</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physical,</w:t>
      </w:r>
      <w:r>
        <w:rPr>
          <w:rFonts w:ascii="Times New Roman" w:hAnsi="Times New Roman"/>
          <w:color w:val="191919"/>
          <w:spacing w:val="-8"/>
          <w:sz w:val="20"/>
          <w:szCs w:val="20"/>
        </w:rPr>
        <w:t xml:space="preserve"> </w:t>
      </w:r>
      <w:r>
        <w:rPr>
          <w:rFonts w:ascii="Times New Roman" w:hAnsi="Times New Roman"/>
          <w:color w:val="191919"/>
          <w:sz w:val="20"/>
          <w:szCs w:val="20"/>
        </w:rPr>
        <w:t>emotional</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behavioral</w:t>
      </w:r>
      <w:r>
        <w:rPr>
          <w:rFonts w:ascii="Times New Roman" w:hAnsi="Times New Roman"/>
          <w:color w:val="191919"/>
          <w:spacing w:val="-7"/>
          <w:sz w:val="20"/>
          <w:szCs w:val="20"/>
        </w:rPr>
        <w:t xml:space="preserve"> </w:t>
      </w:r>
      <w:r>
        <w:rPr>
          <w:rFonts w:ascii="Times New Roman" w:hAnsi="Times New Roman"/>
          <w:color w:val="191919"/>
          <w:sz w:val="20"/>
          <w:szCs w:val="20"/>
        </w:rPr>
        <w:t>aspects of sex.</w:t>
      </w:r>
    </w:p>
    <w:p w:rsidR="005401FF"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HEDP</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5580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Drug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w:t>
      </w:r>
      <w:r>
        <w:rPr>
          <w:rFonts w:ascii="Times New Roman" w:hAnsi="Times New Roman"/>
          <w:b/>
          <w:bCs/>
          <w:color w:val="191919"/>
          <w:spacing w:val="-1"/>
          <w:sz w:val="20"/>
          <w:szCs w:val="20"/>
        </w:rPr>
        <w:t>3</w:t>
      </w:r>
      <w:r>
        <w:rPr>
          <w:rFonts w:ascii="Times New Roman" w:hAnsi="Times New Roman"/>
          <w:b/>
          <w:bCs/>
          <w:color w:val="191919"/>
          <w:sz w:val="20"/>
          <w:szCs w:val="20"/>
        </w:rPr>
        <w:t>-0)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pPr>
      <w:r>
        <w:rPr>
          <w:rFonts w:ascii="Times New Roman" w:hAnsi="Times New Roman"/>
          <w:color w:val="191919"/>
          <w:sz w:val="20"/>
          <w:szCs w:val="20"/>
        </w:rPr>
        <w:t>Study of the problems and issues directly relating to the use and abuse of drugs in our societ</w:t>
      </w:r>
      <w:r>
        <w:rPr>
          <w:rFonts w:ascii="Times New Roman" w:hAnsi="Times New Roman"/>
          <w:color w:val="191919"/>
          <w:spacing w:val="-13"/>
          <w:sz w:val="20"/>
          <w:szCs w:val="20"/>
        </w:rPr>
        <w:t>y</w:t>
      </w:r>
      <w:r>
        <w:rPr>
          <w:rFonts w:ascii="Times New Roman" w:hAnsi="Times New Roman"/>
          <w:color w:val="191919"/>
          <w:sz w:val="20"/>
          <w:szCs w:val="20"/>
        </w:rPr>
        <w:t xml:space="preserve">. </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PEON</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5520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Foundations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11"/>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pacing w:val="-4"/>
          <w:sz w:val="20"/>
          <w:szCs w:val="20"/>
        </w:rPr>
        <w:t>r</w:t>
      </w:r>
      <w:r>
        <w:rPr>
          <w:rFonts w:ascii="Times New Roman" w:hAnsi="Times New Roman"/>
          <w:b/>
          <w:bCs/>
          <w:color w:val="191919"/>
          <w:sz w:val="20"/>
          <w:szCs w:val="20"/>
        </w:rPr>
        <w:t>ends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 xml:space="preserve">Education..............................................3(3-0) </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historical,</w:t>
      </w:r>
      <w:r>
        <w:rPr>
          <w:rFonts w:ascii="Times New Roman" w:hAnsi="Times New Roman"/>
          <w:color w:val="191919"/>
          <w:spacing w:val="6"/>
          <w:sz w:val="20"/>
          <w:szCs w:val="20"/>
        </w:rPr>
        <w:t xml:space="preserve"> </w:t>
      </w:r>
      <w:r>
        <w:rPr>
          <w:rFonts w:ascii="Times New Roman" w:hAnsi="Times New Roman"/>
          <w:color w:val="191919"/>
          <w:sz w:val="20"/>
          <w:szCs w:val="20"/>
        </w:rPr>
        <w:t>psychological,</w:t>
      </w:r>
      <w:r>
        <w:rPr>
          <w:rFonts w:ascii="Times New Roman" w:hAnsi="Times New Roman"/>
          <w:color w:val="191919"/>
          <w:spacing w:val="6"/>
          <w:sz w:val="20"/>
          <w:szCs w:val="20"/>
        </w:rPr>
        <w:t xml:space="preserve"> </w:t>
      </w:r>
      <w:r>
        <w:rPr>
          <w:rFonts w:ascii="Times New Roman" w:hAnsi="Times New Roman"/>
          <w:color w:val="191919"/>
          <w:sz w:val="20"/>
          <w:szCs w:val="20"/>
        </w:rPr>
        <w:t>sociological,</w:t>
      </w:r>
      <w:r>
        <w:rPr>
          <w:rFonts w:ascii="Times New Roman" w:hAnsi="Times New Roman"/>
          <w:color w:val="191919"/>
          <w:spacing w:val="6"/>
          <w:sz w:val="20"/>
          <w:szCs w:val="20"/>
        </w:rPr>
        <w:t xml:space="preserve"> </w:t>
      </w:r>
      <w:r>
        <w:rPr>
          <w:rFonts w:ascii="Times New Roman" w:hAnsi="Times New Roman"/>
          <w:color w:val="191919"/>
          <w:sz w:val="20"/>
          <w:szCs w:val="20"/>
        </w:rPr>
        <w:t>anatomical</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physiological</w:t>
      </w:r>
      <w:r>
        <w:rPr>
          <w:rFonts w:ascii="Times New Roman" w:hAnsi="Times New Roman"/>
          <w:color w:val="191919"/>
          <w:spacing w:val="6"/>
          <w:sz w:val="20"/>
          <w:szCs w:val="20"/>
        </w:rPr>
        <w:t xml:space="preserve"> </w:t>
      </w:r>
      <w:r>
        <w:rPr>
          <w:rFonts w:ascii="Times New Roman" w:hAnsi="Times New Roman"/>
          <w:color w:val="191919"/>
          <w:sz w:val="20"/>
          <w:szCs w:val="20"/>
        </w:rPr>
        <w:t>foundations of education as they relate to physical education and program design.</w:t>
      </w:r>
    </w:p>
    <w:p w:rsidR="005401FF" w:rsidRDefault="005401FF" w:rsidP="005401FF">
      <w:pPr>
        <w:widowControl w:val="0"/>
        <w:autoSpaceDE w:val="0"/>
        <w:autoSpaceDN w:val="0"/>
        <w:adjustRightInd w:val="0"/>
        <w:spacing w:before="6" w:after="0"/>
        <w:ind w:left="360" w:right="18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Cultural</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Aspect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Sports...................................................................................3(3-0)</w:t>
      </w:r>
    </w:p>
    <w:p w:rsidR="005401FF" w:rsidRDefault="005401FF" w:rsidP="005401FF">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Study of the social nature of sports and its relationship to leisure and culture.</w:t>
      </w:r>
    </w:p>
    <w:p w:rsidR="005401FF" w:rsidRDefault="005401FF" w:rsidP="005401FF">
      <w:pPr>
        <w:widowControl w:val="0"/>
        <w:autoSpaceDE w:val="0"/>
        <w:autoSpaceDN w:val="0"/>
        <w:adjustRightInd w:val="0"/>
        <w:spacing w:before="6" w:after="0"/>
        <w:ind w:left="360" w:right="18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Motor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Learning..................................................................................................3(</w:t>
      </w:r>
      <w:r>
        <w:rPr>
          <w:rFonts w:ascii="Times New Roman" w:hAnsi="Times New Roman"/>
          <w:b/>
          <w:bCs/>
          <w:color w:val="191919"/>
          <w:spacing w:val="1"/>
          <w:sz w:val="20"/>
          <w:szCs w:val="20"/>
        </w:rPr>
        <w:t>3</w:t>
      </w:r>
      <w:r>
        <w:rPr>
          <w:rFonts w:ascii="Times New Roman" w:hAnsi="Times New Roman"/>
          <w:b/>
          <w:bCs/>
          <w:color w:val="191919"/>
          <w:sz w:val="20"/>
          <w:szCs w:val="20"/>
        </w:rPr>
        <w:t>-0)</w:t>
      </w:r>
    </w:p>
    <w:p w:rsidR="005401FF" w:rsidRDefault="005401FF" w:rsidP="005401FF">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Study of the laws of learning as they relate to the acquisition of motor skills.</w:t>
      </w:r>
    </w:p>
    <w:p w:rsidR="005401FF"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191919"/>
          <w:spacing w:val="-1"/>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552</w:t>
      </w:r>
      <w:r>
        <w:rPr>
          <w:rFonts w:ascii="Times New Roman" w:hAnsi="Times New Roman"/>
          <w:b/>
          <w:bCs/>
          <w:color w:val="191919"/>
          <w:sz w:val="20"/>
          <w:szCs w:val="20"/>
        </w:rPr>
        <w:t>8</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Psycholog</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Physica</w:t>
      </w:r>
      <w:r>
        <w:rPr>
          <w:rFonts w:ascii="Times New Roman" w:hAnsi="Times New Roman"/>
          <w:b/>
          <w:bCs/>
          <w:color w:val="191919"/>
          <w:sz w:val="20"/>
          <w:szCs w:val="20"/>
        </w:rPr>
        <w:t>l</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Activit</w:t>
      </w:r>
      <w:r>
        <w:rPr>
          <w:rFonts w:ascii="Times New Roman" w:hAnsi="Times New Roman"/>
          <w:b/>
          <w:bCs/>
          <w:color w:val="191919"/>
          <w:spacing w:val="-12"/>
          <w:sz w:val="20"/>
          <w:szCs w:val="20"/>
        </w:rPr>
        <w:t>y</w:t>
      </w:r>
      <w:r>
        <w:rPr>
          <w:rFonts w:ascii="Times New Roman" w:hAnsi="Times New Roman"/>
          <w:b/>
          <w:bCs/>
          <w:color w:val="191919"/>
          <w:spacing w:val="-1"/>
          <w:sz w:val="20"/>
          <w:szCs w:val="20"/>
        </w:rPr>
        <w:t xml:space="preserve">.........................................................................3(3-0) </w:t>
      </w:r>
    </w:p>
    <w:p w:rsidR="005401FF"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An analysis of psychological principles underlying the teaching and performance of sport and physical activit</w:t>
      </w:r>
      <w:r>
        <w:rPr>
          <w:rFonts w:ascii="Times New Roman" w:hAnsi="Times New Roman"/>
          <w:color w:val="191919"/>
          <w:spacing w:val="-13"/>
          <w:sz w:val="20"/>
          <w:szCs w:val="20"/>
        </w:rPr>
        <w:t>y</w:t>
      </w:r>
      <w:r>
        <w:rPr>
          <w:rFonts w:ascii="Times New Roman" w:hAnsi="Times New Roman"/>
          <w:color w:val="191919"/>
          <w:sz w:val="20"/>
          <w:szCs w:val="20"/>
        </w:rPr>
        <w:t>.</w:t>
      </w:r>
    </w:p>
    <w:p w:rsidR="005401FF"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5536</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Facilities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Equipment..................................................................................3(3-0)</w:t>
      </w:r>
    </w:p>
    <w:p w:rsidR="005401FF" w:rsidRDefault="005401FF" w:rsidP="005401FF">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Study of the planning, equipping and utilization of a health education facilit</w:t>
      </w:r>
      <w:r>
        <w:rPr>
          <w:rFonts w:ascii="Times New Roman" w:hAnsi="Times New Roman"/>
          <w:color w:val="191919"/>
          <w:spacing w:val="-13"/>
          <w:sz w:val="20"/>
          <w:szCs w:val="20"/>
        </w:rPr>
        <w:t>y</w:t>
      </w:r>
      <w:r>
        <w:rPr>
          <w:rFonts w:ascii="Times New Roman" w:hAnsi="Times New Roman"/>
          <w:color w:val="191919"/>
          <w:sz w:val="20"/>
          <w:szCs w:val="20"/>
        </w:rPr>
        <w:t>.</w:t>
      </w:r>
    </w:p>
    <w:p w:rsidR="005401FF"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5541-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Health</w:t>
      </w:r>
      <w:r>
        <w:rPr>
          <w:rFonts w:ascii="Times New Roman" w:hAnsi="Times New Roman"/>
          <w:b/>
          <w:bCs/>
          <w:color w:val="191919"/>
          <w:spacing w:val="-7"/>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5"/>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15"/>
          <w:sz w:val="20"/>
          <w:szCs w:val="20"/>
        </w:rPr>
        <w:t xml:space="preserve"> </w:t>
      </w:r>
      <w:r>
        <w:rPr>
          <w:rFonts w:ascii="Times New Roman" w:hAnsi="Times New Roman"/>
          <w:b/>
          <w:bCs/>
          <w:color w:val="191919"/>
          <w:spacing w:val="-22"/>
          <w:sz w:val="20"/>
          <w:szCs w:val="20"/>
        </w:rPr>
        <w:t>Y</w:t>
      </w:r>
      <w:r>
        <w:rPr>
          <w:rFonts w:ascii="Times New Roman" w:hAnsi="Times New Roman"/>
          <w:b/>
          <w:bCs/>
          <w:color w:val="191919"/>
          <w:sz w:val="20"/>
          <w:szCs w:val="20"/>
        </w:rPr>
        <w:t>oung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Child.....................................3(3-0) </w:t>
      </w:r>
      <w:r>
        <w:rPr>
          <w:rFonts w:ascii="Times New Roman" w:hAnsi="Times New Roman"/>
          <w:color w:val="191919"/>
          <w:spacing w:val="-1"/>
          <w:sz w:val="20"/>
          <w:szCs w:val="20"/>
        </w:rPr>
        <w:t>Advance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cours</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whic</w:t>
      </w:r>
      <w:r>
        <w:rPr>
          <w:rFonts w:ascii="Times New Roman" w:hAnsi="Times New Roman"/>
          <w:color w:val="191919"/>
          <w:sz w:val="20"/>
          <w:szCs w:val="20"/>
        </w:rPr>
        <w:t>h</w:t>
      </w:r>
      <w:r>
        <w:rPr>
          <w:rFonts w:ascii="Times New Roman" w:hAnsi="Times New Roman"/>
          <w:color w:val="191919"/>
          <w:spacing w:val="-8"/>
          <w:sz w:val="20"/>
          <w:szCs w:val="20"/>
        </w:rPr>
        <w:t xml:space="preserve"> </w:t>
      </w:r>
      <w:r>
        <w:rPr>
          <w:rFonts w:ascii="Times New Roman" w:hAnsi="Times New Roman"/>
          <w:color w:val="191919"/>
          <w:spacing w:val="-1"/>
          <w:sz w:val="20"/>
          <w:szCs w:val="20"/>
        </w:rPr>
        <w:t>investigate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importanc</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functiona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movemen</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earl</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childhood. </w:t>
      </w:r>
      <w:r>
        <w:rPr>
          <w:rFonts w:ascii="Times New Roman" w:hAnsi="Times New Roman"/>
          <w:color w:val="191919"/>
          <w:sz w:val="20"/>
          <w:szCs w:val="20"/>
        </w:rPr>
        <w:t>Experiences in movement education and health-oriented topics will be provided.</w:t>
      </w:r>
    </w:p>
    <w:p w:rsidR="005401FF"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555</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Physiolog</w:t>
      </w:r>
      <w:r>
        <w:rPr>
          <w:rFonts w:ascii="Times New Roman" w:hAnsi="Times New Roman"/>
          <w:b/>
          <w:bCs/>
          <w:color w:val="191919"/>
          <w:sz w:val="20"/>
          <w:szCs w:val="20"/>
        </w:rPr>
        <w:t>y</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Fitness...........................................................................................3(</w:t>
      </w:r>
      <w:r>
        <w:rPr>
          <w:rFonts w:ascii="Times New Roman" w:hAnsi="Times New Roman"/>
          <w:b/>
          <w:bCs/>
          <w:color w:val="191919"/>
          <w:spacing w:val="1"/>
          <w:sz w:val="20"/>
          <w:szCs w:val="20"/>
        </w:rPr>
        <w:t>3</w:t>
      </w:r>
      <w:r>
        <w:rPr>
          <w:rFonts w:ascii="Times New Roman" w:hAnsi="Times New Roman"/>
          <w:b/>
          <w:bCs/>
          <w:color w:val="191919"/>
          <w:spacing w:val="-1"/>
          <w:sz w:val="20"/>
          <w:szCs w:val="20"/>
        </w:rPr>
        <w:t>-0)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e</w:t>
      </w:r>
      <w:r>
        <w:rPr>
          <w:rFonts w:ascii="Times New Roman" w:hAnsi="Times New Roman"/>
          <w:color w:val="191919"/>
          <w:spacing w:val="-4"/>
          <w:sz w:val="20"/>
          <w:szCs w:val="20"/>
        </w:rPr>
        <w:t>f</w:t>
      </w:r>
      <w:r>
        <w:rPr>
          <w:rFonts w:ascii="Times New Roman" w:hAnsi="Times New Roman"/>
          <w:color w:val="191919"/>
          <w:sz w:val="20"/>
          <w:szCs w:val="20"/>
        </w:rPr>
        <w:t>fects</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muscular</w:t>
      </w:r>
      <w:r>
        <w:rPr>
          <w:rFonts w:ascii="Times New Roman" w:hAnsi="Times New Roman"/>
          <w:color w:val="191919"/>
          <w:spacing w:val="-5"/>
          <w:sz w:val="20"/>
          <w:szCs w:val="20"/>
        </w:rPr>
        <w:t xml:space="preserve"> </w:t>
      </w:r>
      <w:r>
        <w:rPr>
          <w:rFonts w:ascii="Times New Roman" w:hAnsi="Times New Roman"/>
          <w:color w:val="191919"/>
          <w:sz w:val="20"/>
          <w:szCs w:val="20"/>
        </w:rPr>
        <w:t>activit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5"/>
          <w:sz w:val="20"/>
          <w:szCs w:val="20"/>
        </w:rPr>
        <w:t xml:space="preserve"> </w:t>
      </w:r>
      <w:r>
        <w:rPr>
          <w:rFonts w:ascii="Times New Roman" w:hAnsi="Times New Roman"/>
          <w:color w:val="191919"/>
          <w:sz w:val="20"/>
          <w:szCs w:val="20"/>
        </w:rPr>
        <w:t>work</w:t>
      </w:r>
      <w:r>
        <w:rPr>
          <w:rFonts w:ascii="Times New Roman" w:hAnsi="Times New Roman"/>
          <w:color w:val="191919"/>
          <w:spacing w:val="-5"/>
          <w:sz w:val="20"/>
          <w:szCs w:val="20"/>
        </w:rPr>
        <w:t xml:space="preserve"> </w:t>
      </w:r>
      <w:r>
        <w:rPr>
          <w:rFonts w:ascii="Times New Roman" w:hAnsi="Times New Roman"/>
          <w:color w:val="191919"/>
          <w:sz w:val="20"/>
          <w:szCs w:val="20"/>
        </w:rPr>
        <w:t>ene</w:t>
      </w:r>
      <w:r>
        <w:rPr>
          <w:rFonts w:ascii="Times New Roman" w:hAnsi="Times New Roman"/>
          <w:color w:val="191919"/>
          <w:spacing w:val="-4"/>
          <w:sz w:val="20"/>
          <w:szCs w:val="20"/>
        </w:rPr>
        <w:t>r</w:t>
      </w:r>
      <w:r>
        <w:rPr>
          <w:rFonts w:ascii="Times New Roman" w:hAnsi="Times New Roman"/>
          <w:color w:val="191919"/>
          <w:sz w:val="20"/>
          <w:szCs w:val="20"/>
        </w:rPr>
        <w:t>g</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5"/>
          <w:sz w:val="20"/>
          <w:szCs w:val="20"/>
        </w:rPr>
        <w:t xml:space="preserve"> </w:t>
      </w:r>
      <w:r>
        <w:rPr>
          <w:rFonts w:ascii="Times New Roman" w:hAnsi="Times New Roman"/>
          <w:color w:val="191919"/>
          <w:sz w:val="20"/>
          <w:szCs w:val="20"/>
        </w:rPr>
        <w:t>mechanical</w:t>
      </w:r>
      <w:r>
        <w:rPr>
          <w:rFonts w:ascii="Times New Roman" w:hAnsi="Times New Roman"/>
          <w:color w:val="191919"/>
          <w:spacing w:val="-5"/>
          <w:sz w:val="20"/>
          <w:szCs w:val="20"/>
        </w:rPr>
        <w:t xml:space="preserve"> </w:t>
      </w:r>
      <w:r>
        <w:rPr>
          <w:rFonts w:ascii="Times New Roman" w:hAnsi="Times New Roman"/>
          <w:color w:val="191919"/>
          <w:sz w:val="20"/>
          <w:szCs w:val="20"/>
        </w:rPr>
        <w:t>e</w:t>
      </w:r>
      <w:r>
        <w:rPr>
          <w:rFonts w:ascii="Times New Roman" w:hAnsi="Times New Roman"/>
          <w:color w:val="191919"/>
          <w:spacing w:val="-4"/>
          <w:sz w:val="20"/>
          <w:szCs w:val="20"/>
        </w:rPr>
        <w:t>f</w:t>
      </w:r>
      <w:r>
        <w:rPr>
          <w:rFonts w:ascii="Times New Roman" w:hAnsi="Times New Roman"/>
          <w:color w:val="191919"/>
          <w:sz w:val="20"/>
          <w:szCs w:val="20"/>
        </w:rPr>
        <w:t>ficienc</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5"/>
          <w:sz w:val="20"/>
          <w:szCs w:val="20"/>
        </w:rPr>
        <w:t xml:space="preserve"> </w:t>
      </w:r>
      <w:r>
        <w:rPr>
          <w:rFonts w:ascii="Times New Roman" w:hAnsi="Times New Roman"/>
          <w:color w:val="191919"/>
          <w:sz w:val="20"/>
          <w:szCs w:val="20"/>
        </w:rPr>
        <w:t>fatigue</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training, and physiological tests of fitness.</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555</w:t>
      </w:r>
      <w:r>
        <w:rPr>
          <w:rFonts w:ascii="Times New Roman" w:hAnsi="Times New Roman"/>
          <w:b/>
          <w:bCs/>
          <w:color w:val="191919"/>
          <w:sz w:val="20"/>
          <w:szCs w:val="20"/>
        </w:rPr>
        <w:t>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Mechanica</w:t>
      </w:r>
      <w:r>
        <w:rPr>
          <w:rFonts w:ascii="Times New Roman" w:hAnsi="Times New Roman"/>
          <w:b/>
          <w:bCs/>
          <w:color w:val="191919"/>
          <w:sz w:val="20"/>
          <w:szCs w:val="20"/>
        </w:rPr>
        <w:t>l</w:t>
      </w:r>
      <w:r>
        <w:rPr>
          <w:rFonts w:ascii="Times New Roman" w:hAnsi="Times New Roman"/>
          <w:b/>
          <w:bCs/>
          <w:color w:val="191919"/>
          <w:spacing w:val="-19"/>
          <w:sz w:val="20"/>
          <w:szCs w:val="20"/>
        </w:rPr>
        <w:t xml:space="preserve"> </w:t>
      </w:r>
      <w:r>
        <w:rPr>
          <w:rFonts w:ascii="Times New Roman" w:hAnsi="Times New Roman"/>
          <w:b/>
          <w:bCs/>
          <w:color w:val="191919"/>
          <w:spacing w:val="-1"/>
          <w:sz w:val="20"/>
          <w:szCs w:val="20"/>
        </w:rPr>
        <w:t>Analysi</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Huma</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Motion............................................................3(3-0)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anatomical</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mechanical</w:t>
      </w:r>
      <w:r>
        <w:rPr>
          <w:rFonts w:ascii="Times New Roman" w:hAnsi="Times New Roman"/>
          <w:color w:val="191919"/>
          <w:spacing w:val="6"/>
          <w:sz w:val="20"/>
          <w:szCs w:val="20"/>
        </w:rPr>
        <w:t xml:space="preserve"> </w:t>
      </w:r>
      <w:r>
        <w:rPr>
          <w:rFonts w:ascii="Times New Roman" w:hAnsi="Times New Roman"/>
          <w:color w:val="191919"/>
          <w:sz w:val="20"/>
          <w:szCs w:val="20"/>
        </w:rPr>
        <w:t>fundamentals</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human</w:t>
      </w:r>
      <w:r>
        <w:rPr>
          <w:rFonts w:ascii="Times New Roman" w:hAnsi="Times New Roman"/>
          <w:color w:val="191919"/>
          <w:spacing w:val="6"/>
          <w:sz w:val="20"/>
          <w:szCs w:val="20"/>
        </w:rPr>
        <w:t xml:space="preserve"> </w:t>
      </w:r>
      <w:r>
        <w:rPr>
          <w:rFonts w:ascii="Times New Roman" w:hAnsi="Times New Roman"/>
          <w:color w:val="191919"/>
          <w:sz w:val="20"/>
          <w:szCs w:val="20"/>
        </w:rPr>
        <w:t>motion</w:t>
      </w:r>
      <w:r>
        <w:rPr>
          <w:rFonts w:ascii="Times New Roman" w:hAnsi="Times New Roman"/>
          <w:color w:val="191919"/>
          <w:spacing w:val="6"/>
          <w:sz w:val="20"/>
          <w:szCs w:val="20"/>
        </w:rPr>
        <w:t xml:space="preserve"> </w:t>
      </w:r>
      <w:r>
        <w:rPr>
          <w:rFonts w:ascii="Times New Roman" w:hAnsi="Times New Roman"/>
          <w:color w:val="191919"/>
          <w:sz w:val="20"/>
          <w:szCs w:val="20"/>
        </w:rPr>
        <w:t>with</w:t>
      </w:r>
      <w:r>
        <w:rPr>
          <w:rFonts w:ascii="Times New Roman" w:hAnsi="Times New Roman"/>
          <w:color w:val="191919"/>
          <w:spacing w:val="6"/>
          <w:sz w:val="20"/>
          <w:szCs w:val="20"/>
        </w:rPr>
        <w:t xml:space="preserve"> </w:t>
      </w:r>
      <w:r>
        <w:rPr>
          <w:rFonts w:ascii="Times New Roman" w:hAnsi="Times New Roman"/>
          <w:color w:val="191919"/>
          <w:sz w:val="20"/>
          <w:szCs w:val="20"/>
        </w:rPr>
        <w:t>special</w:t>
      </w:r>
      <w:r>
        <w:rPr>
          <w:rFonts w:ascii="Times New Roman" w:hAnsi="Times New Roman"/>
          <w:color w:val="191919"/>
          <w:spacing w:val="6"/>
          <w:sz w:val="20"/>
          <w:szCs w:val="20"/>
        </w:rPr>
        <w:t xml:space="preserve"> </w:t>
      </w:r>
      <w:r>
        <w:rPr>
          <w:rFonts w:ascii="Times New Roman" w:hAnsi="Times New Roman"/>
          <w:color w:val="191919"/>
          <w:sz w:val="20"/>
          <w:szCs w:val="20"/>
        </w:rPr>
        <w:t>application to physical education activities.</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5"/>
          <w:sz w:val="20"/>
          <w:szCs w:val="20"/>
        </w:rPr>
        <w:t xml:space="preserve"> </w:t>
      </w:r>
      <w:r>
        <w:rPr>
          <w:rFonts w:ascii="Times New Roman" w:hAnsi="Times New Roman"/>
          <w:b/>
          <w:bCs/>
          <w:color w:val="191919"/>
          <w:sz w:val="20"/>
          <w:szCs w:val="20"/>
        </w:rPr>
        <w:t>5555</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Measu</w:t>
      </w:r>
      <w:r>
        <w:rPr>
          <w:rFonts w:ascii="Times New Roman" w:hAnsi="Times New Roman"/>
          <w:b/>
          <w:bCs/>
          <w:color w:val="191919"/>
          <w:spacing w:val="-4"/>
          <w:sz w:val="20"/>
          <w:szCs w:val="20"/>
        </w:rPr>
        <w:t>r</w:t>
      </w:r>
      <w:r>
        <w:rPr>
          <w:rFonts w:ascii="Times New Roman" w:hAnsi="Times New Roman"/>
          <w:b/>
          <w:bCs/>
          <w:color w:val="191919"/>
          <w:sz w:val="20"/>
          <w:szCs w:val="20"/>
        </w:rPr>
        <w:t>ement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5"/>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Education...............................................................3(3-0)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current</w:t>
      </w:r>
      <w:r>
        <w:rPr>
          <w:rFonts w:ascii="Times New Roman" w:hAnsi="Times New Roman"/>
          <w:color w:val="191919"/>
          <w:spacing w:val="-8"/>
          <w:sz w:val="20"/>
          <w:szCs w:val="20"/>
        </w:rPr>
        <w:t xml:space="preserve"> </w:t>
      </w:r>
      <w:r>
        <w:rPr>
          <w:rFonts w:ascii="Times New Roman" w:hAnsi="Times New Roman"/>
          <w:color w:val="191919"/>
          <w:sz w:val="20"/>
          <w:szCs w:val="20"/>
        </w:rPr>
        <w:t>testing</w:t>
      </w:r>
      <w:r>
        <w:rPr>
          <w:rFonts w:ascii="Times New Roman" w:hAnsi="Times New Roman"/>
          <w:color w:val="191919"/>
          <w:spacing w:val="-8"/>
          <w:sz w:val="20"/>
          <w:szCs w:val="20"/>
        </w:rPr>
        <w:t xml:space="preserve"> </w:t>
      </w:r>
      <w:r>
        <w:rPr>
          <w:rFonts w:ascii="Times New Roman" w:hAnsi="Times New Roman"/>
          <w:color w:val="191919"/>
          <w:sz w:val="20"/>
          <w:szCs w:val="20"/>
        </w:rPr>
        <w:t>procedures</w:t>
      </w:r>
      <w:r>
        <w:rPr>
          <w:rFonts w:ascii="Times New Roman" w:hAnsi="Times New Roman"/>
          <w:color w:val="191919"/>
          <w:spacing w:val="-8"/>
          <w:sz w:val="20"/>
          <w:szCs w:val="20"/>
        </w:rPr>
        <w:t xml:space="preserve"> </w:t>
      </w:r>
      <w:r>
        <w:rPr>
          <w:rFonts w:ascii="Times New Roman" w:hAnsi="Times New Roman"/>
          <w:color w:val="191919"/>
          <w:sz w:val="20"/>
          <w:szCs w:val="20"/>
        </w:rPr>
        <w:t>in</w:t>
      </w:r>
      <w:r>
        <w:rPr>
          <w:rFonts w:ascii="Times New Roman" w:hAnsi="Times New Roman"/>
          <w:color w:val="191919"/>
          <w:spacing w:val="-8"/>
          <w:sz w:val="20"/>
          <w:szCs w:val="20"/>
        </w:rPr>
        <w:t xml:space="preserve"> </w:t>
      </w:r>
      <w:r>
        <w:rPr>
          <w:rFonts w:ascii="Times New Roman" w:hAnsi="Times New Roman"/>
          <w:color w:val="191919"/>
          <w:sz w:val="20"/>
          <w:szCs w:val="20"/>
        </w:rPr>
        <w:t>physical</w:t>
      </w:r>
      <w:r>
        <w:rPr>
          <w:rFonts w:ascii="Times New Roman" w:hAnsi="Times New Roman"/>
          <w:color w:val="191919"/>
          <w:spacing w:val="-8"/>
          <w:sz w:val="20"/>
          <w:szCs w:val="20"/>
        </w:rPr>
        <w:t xml:space="preserve"> </w:t>
      </w:r>
      <w:r>
        <w:rPr>
          <w:rFonts w:ascii="Times New Roman" w:hAnsi="Times New Roman"/>
          <w:color w:val="191919"/>
          <w:sz w:val="20"/>
          <w:szCs w:val="20"/>
        </w:rPr>
        <w:t>education.</w:t>
      </w:r>
      <w:r>
        <w:rPr>
          <w:rFonts w:ascii="Times New Roman" w:hAnsi="Times New Roman"/>
          <w:color w:val="191919"/>
          <w:spacing w:val="-8"/>
          <w:sz w:val="20"/>
          <w:szCs w:val="20"/>
        </w:rPr>
        <w:t xml:space="preserve"> </w:t>
      </w:r>
      <w:r>
        <w:rPr>
          <w:rFonts w:ascii="Times New Roman" w:hAnsi="Times New Roman"/>
          <w:color w:val="191919"/>
          <w:sz w:val="20"/>
          <w:szCs w:val="20"/>
        </w:rPr>
        <w:t>Emphasis</w:t>
      </w:r>
      <w:r>
        <w:rPr>
          <w:rFonts w:ascii="Times New Roman" w:hAnsi="Times New Roman"/>
          <w:color w:val="191919"/>
          <w:spacing w:val="-8"/>
          <w:sz w:val="20"/>
          <w:szCs w:val="20"/>
        </w:rPr>
        <w:t xml:space="preserve"> </w:t>
      </w:r>
      <w:r>
        <w:rPr>
          <w:rFonts w:ascii="Times New Roman" w:hAnsi="Times New Roman"/>
          <w:color w:val="191919"/>
          <w:sz w:val="20"/>
          <w:szCs w:val="20"/>
        </w:rPr>
        <w:t>is</w:t>
      </w:r>
      <w:r>
        <w:rPr>
          <w:rFonts w:ascii="Times New Roman" w:hAnsi="Times New Roman"/>
          <w:color w:val="191919"/>
          <w:spacing w:val="-8"/>
          <w:sz w:val="20"/>
          <w:szCs w:val="20"/>
        </w:rPr>
        <w:t xml:space="preserve"> </w:t>
      </w:r>
      <w:r>
        <w:rPr>
          <w:rFonts w:ascii="Times New Roman" w:hAnsi="Times New Roman"/>
          <w:color w:val="191919"/>
          <w:sz w:val="20"/>
          <w:szCs w:val="20"/>
        </w:rPr>
        <w:t>placed</w:t>
      </w:r>
      <w:r>
        <w:rPr>
          <w:rFonts w:ascii="Times New Roman" w:hAnsi="Times New Roman"/>
          <w:color w:val="191919"/>
          <w:spacing w:val="-8"/>
          <w:sz w:val="20"/>
          <w:szCs w:val="20"/>
        </w:rPr>
        <w:t xml:space="preserve"> </w:t>
      </w:r>
      <w:r>
        <w:rPr>
          <w:rFonts w:ascii="Times New Roman" w:hAnsi="Times New Roman"/>
          <w:color w:val="191919"/>
          <w:sz w:val="20"/>
          <w:szCs w:val="20"/>
        </w:rPr>
        <w:t>on</w:t>
      </w:r>
      <w:r>
        <w:rPr>
          <w:rFonts w:ascii="Times New Roman" w:hAnsi="Times New Roman"/>
          <w:color w:val="191919"/>
          <w:spacing w:val="-8"/>
          <w:sz w:val="20"/>
          <w:szCs w:val="20"/>
        </w:rPr>
        <w:t xml:space="preserve"> </w:t>
      </w:r>
      <w:r>
        <w:rPr>
          <w:rFonts w:ascii="Times New Roman" w:hAnsi="Times New Roman"/>
          <w:color w:val="191919"/>
          <w:sz w:val="20"/>
          <w:szCs w:val="20"/>
        </w:rPr>
        <w:t>evaluation</w:t>
      </w:r>
      <w:r>
        <w:rPr>
          <w:rFonts w:ascii="Times New Roman" w:hAnsi="Times New Roman"/>
          <w:color w:val="191919"/>
          <w:spacing w:val="-8"/>
          <w:sz w:val="20"/>
          <w:szCs w:val="20"/>
        </w:rPr>
        <w:t xml:space="preserve"> </w:t>
      </w:r>
      <w:r>
        <w:rPr>
          <w:rFonts w:ascii="Times New Roman" w:hAnsi="Times New Roman"/>
          <w:color w:val="191919"/>
          <w:sz w:val="20"/>
          <w:szCs w:val="20"/>
        </w:rPr>
        <w:t>and interpretation of test results as they apply to the individual</w:t>
      </w:r>
      <w:r>
        <w:rPr>
          <w:rFonts w:ascii="Times New Roman" w:hAnsi="Times New Roman"/>
          <w:color w:val="191919"/>
          <w:spacing w:val="-11"/>
          <w:sz w:val="20"/>
          <w:szCs w:val="20"/>
        </w:rPr>
        <w:t>’</w:t>
      </w:r>
      <w:r>
        <w:rPr>
          <w:rFonts w:ascii="Times New Roman" w:hAnsi="Times New Roman"/>
          <w:color w:val="191919"/>
          <w:sz w:val="20"/>
          <w:szCs w:val="20"/>
        </w:rPr>
        <w:t>s abilities, capacities and needs.</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5565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Handicapped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motor</w:t>
      </w:r>
      <w:r>
        <w:rPr>
          <w:rFonts w:ascii="Times New Roman" w:hAnsi="Times New Roman"/>
          <w:color w:val="191919"/>
          <w:spacing w:val="-8"/>
          <w:sz w:val="20"/>
          <w:szCs w:val="20"/>
        </w:rPr>
        <w:t xml:space="preserve"> </w:t>
      </w:r>
      <w:r>
        <w:rPr>
          <w:rFonts w:ascii="Times New Roman" w:hAnsi="Times New Roman"/>
          <w:color w:val="191919"/>
          <w:sz w:val="20"/>
          <w:szCs w:val="20"/>
        </w:rPr>
        <w:t>pattern</w:t>
      </w:r>
      <w:r>
        <w:rPr>
          <w:rFonts w:ascii="Times New Roman" w:hAnsi="Times New Roman"/>
          <w:color w:val="191919"/>
          <w:spacing w:val="-8"/>
          <w:sz w:val="20"/>
          <w:szCs w:val="20"/>
        </w:rPr>
        <w:t xml:space="preserve"> </w:t>
      </w:r>
      <w:r>
        <w:rPr>
          <w:rFonts w:ascii="Times New Roman" w:hAnsi="Times New Roman"/>
          <w:color w:val="191919"/>
          <w:sz w:val="20"/>
          <w:szCs w:val="20"/>
        </w:rPr>
        <w:t>development</w:t>
      </w:r>
      <w:r>
        <w:rPr>
          <w:rFonts w:ascii="Times New Roman" w:hAnsi="Times New Roman"/>
          <w:color w:val="191919"/>
          <w:spacing w:val="-8"/>
          <w:sz w:val="20"/>
          <w:szCs w:val="20"/>
        </w:rPr>
        <w:t xml:space="preserve"> </w:t>
      </w:r>
      <w:r>
        <w:rPr>
          <w:rFonts w:ascii="Times New Roman" w:hAnsi="Times New Roman"/>
          <w:color w:val="191919"/>
          <w:sz w:val="20"/>
          <w:szCs w:val="20"/>
        </w:rPr>
        <w:t>for</w:t>
      </w:r>
      <w:r>
        <w:rPr>
          <w:rFonts w:ascii="Times New Roman" w:hAnsi="Times New Roman"/>
          <w:color w:val="191919"/>
          <w:spacing w:val="-8"/>
          <w:sz w:val="20"/>
          <w:szCs w:val="20"/>
        </w:rPr>
        <w:t xml:space="preserve"> </w:t>
      </w:r>
      <w:r>
        <w:rPr>
          <w:rFonts w:ascii="Times New Roman" w:hAnsi="Times New Roman"/>
          <w:color w:val="191919"/>
          <w:sz w:val="20"/>
          <w:szCs w:val="20"/>
        </w:rPr>
        <w:t>individuals</w:t>
      </w:r>
      <w:r>
        <w:rPr>
          <w:rFonts w:ascii="Times New Roman" w:hAnsi="Times New Roman"/>
          <w:color w:val="191919"/>
          <w:spacing w:val="-8"/>
          <w:sz w:val="20"/>
          <w:szCs w:val="20"/>
        </w:rPr>
        <w:t xml:space="preserve"> </w:t>
      </w:r>
      <w:r>
        <w:rPr>
          <w:rFonts w:ascii="Times New Roman" w:hAnsi="Times New Roman"/>
          <w:color w:val="191919"/>
          <w:sz w:val="20"/>
          <w:szCs w:val="20"/>
        </w:rPr>
        <w:t>demonstrating</w:t>
      </w:r>
      <w:r>
        <w:rPr>
          <w:rFonts w:ascii="Times New Roman" w:hAnsi="Times New Roman"/>
          <w:color w:val="191919"/>
          <w:spacing w:val="-8"/>
          <w:sz w:val="20"/>
          <w:szCs w:val="20"/>
        </w:rPr>
        <w:t xml:space="preserve"> </w:t>
      </w:r>
      <w:r>
        <w:rPr>
          <w:rFonts w:ascii="Times New Roman" w:hAnsi="Times New Roman"/>
          <w:color w:val="191919"/>
          <w:sz w:val="20"/>
          <w:szCs w:val="20"/>
        </w:rPr>
        <w:t>specific</w:t>
      </w:r>
      <w:r>
        <w:rPr>
          <w:rFonts w:ascii="Times New Roman" w:hAnsi="Times New Roman"/>
          <w:color w:val="191919"/>
          <w:spacing w:val="-8"/>
          <w:sz w:val="20"/>
          <w:szCs w:val="20"/>
        </w:rPr>
        <w:t xml:space="preserve"> </w:t>
      </w:r>
      <w:r>
        <w:rPr>
          <w:rFonts w:ascii="Times New Roman" w:hAnsi="Times New Roman"/>
          <w:color w:val="191919"/>
          <w:sz w:val="20"/>
          <w:szCs w:val="20"/>
        </w:rPr>
        <w:t>handicaps</w:t>
      </w:r>
      <w:r>
        <w:rPr>
          <w:rFonts w:ascii="Times New Roman" w:hAnsi="Times New Roman"/>
          <w:color w:val="191919"/>
          <w:spacing w:val="-8"/>
          <w:sz w:val="20"/>
          <w:szCs w:val="20"/>
        </w:rPr>
        <w:t xml:space="preserve"> </w:t>
      </w:r>
      <w:r>
        <w:rPr>
          <w:rFonts w:ascii="Times New Roman" w:hAnsi="Times New Roman"/>
          <w:color w:val="191919"/>
          <w:sz w:val="20"/>
          <w:szCs w:val="20"/>
        </w:rPr>
        <w:t>including neurological, visual, auditor</w:t>
      </w:r>
      <w:r>
        <w:rPr>
          <w:rFonts w:ascii="Times New Roman" w:hAnsi="Times New Roman"/>
          <w:color w:val="191919"/>
          <w:spacing w:val="-13"/>
          <w:sz w:val="20"/>
          <w:szCs w:val="20"/>
        </w:rPr>
        <w:t>y</w:t>
      </w:r>
      <w:r>
        <w:rPr>
          <w:rFonts w:ascii="Times New Roman" w:hAnsi="Times New Roman"/>
          <w:color w:val="191919"/>
          <w:sz w:val="20"/>
          <w:szCs w:val="20"/>
        </w:rPr>
        <w:t>, speech and orthopedic deviations.</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Di</w:t>
      </w:r>
      <w:r>
        <w:rPr>
          <w:rFonts w:ascii="Times New Roman" w:hAnsi="Times New Roman"/>
          <w:b/>
          <w:bCs/>
          <w:color w:val="191919"/>
          <w:spacing w:val="-4"/>
          <w:sz w:val="20"/>
          <w:szCs w:val="20"/>
        </w:rPr>
        <w:t>r</w:t>
      </w:r>
      <w:r>
        <w:rPr>
          <w:rFonts w:ascii="Times New Roman" w:hAnsi="Times New Roman"/>
          <w:b/>
          <w:bCs/>
          <w:color w:val="191919"/>
          <w:sz w:val="20"/>
          <w:szCs w:val="20"/>
        </w:rPr>
        <w:t>ected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Physical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5401FF" w:rsidRDefault="005401FF" w:rsidP="005401FF">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Designed to assist the student in exploring specific areas of interest.</w:t>
      </w:r>
    </w:p>
    <w:p w:rsidR="005401FF" w:rsidRDefault="005401FF" w:rsidP="005401FF">
      <w:pPr>
        <w:widowControl w:val="0"/>
        <w:autoSpaceDE w:val="0"/>
        <w:autoSpaceDN w:val="0"/>
        <w:adjustRightInd w:val="0"/>
        <w:spacing w:before="6" w:after="0" w:line="252"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PEON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8"/>
          <w:sz w:val="20"/>
          <w:szCs w:val="20"/>
        </w:rPr>
        <w:t xml:space="preserve"> </w:t>
      </w:r>
      <w:r>
        <w:rPr>
          <w:rFonts w:ascii="Times New Roman" w:hAnsi="Times New Roman"/>
          <w:b/>
          <w:bCs/>
          <w:color w:val="191919"/>
          <w:sz w:val="20"/>
          <w:szCs w:val="20"/>
        </w:rPr>
        <w:t>Design.................................................................................................3(</w:t>
      </w:r>
      <w:r>
        <w:rPr>
          <w:rFonts w:ascii="Times New Roman" w:hAnsi="Times New Roman"/>
          <w:b/>
          <w:bCs/>
          <w:color w:val="191919"/>
          <w:spacing w:val="1"/>
          <w:sz w:val="20"/>
          <w:szCs w:val="20"/>
        </w:rPr>
        <w:t>3</w:t>
      </w:r>
      <w:r>
        <w:rPr>
          <w:rFonts w:ascii="Times New Roman" w:hAnsi="Times New Roman"/>
          <w:b/>
          <w:bCs/>
          <w:color w:val="191919"/>
          <w:sz w:val="20"/>
          <w:szCs w:val="20"/>
        </w:rPr>
        <w:t xml:space="preserve">-0) </w:t>
      </w:r>
    </w:p>
    <w:p w:rsidR="005401FF" w:rsidRDefault="005401FF" w:rsidP="005401FF">
      <w:pPr>
        <w:widowControl w:val="0"/>
        <w:autoSpaceDE w:val="0"/>
        <w:autoSpaceDN w:val="0"/>
        <w:adjustRightInd w:val="0"/>
        <w:spacing w:before="6" w:after="0" w:line="252" w:lineRule="auto"/>
        <w:ind w:left="360" w:right="180" w:firstLine="0"/>
        <w:jc w:val="both"/>
        <w:rPr>
          <w:rFonts w:ascii="Times New Roman" w:hAnsi="Times New Roman"/>
          <w:color w:val="000000"/>
          <w:sz w:val="20"/>
          <w:szCs w:val="20"/>
        </w:rPr>
      </w:pPr>
      <w:r>
        <w:rPr>
          <w:rFonts w:ascii="Times New Roman" w:hAnsi="Times New Roman"/>
          <w:color w:val="191919"/>
          <w:spacing w:val="-1"/>
          <w:sz w:val="20"/>
          <w:szCs w:val="20"/>
        </w:rPr>
        <w:t>Stud</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curren</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8"/>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physica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educatio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wit</w:t>
      </w:r>
      <w:r>
        <w:rPr>
          <w:rFonts w:ascii="Times New Roman" w:hAnsi="Times New Roman"/>
          <w:color w:val="191919"/>
          <w:sz w:val="20"/>
          <w:szCs w:val="20"/>
        </w:rPr>
        <w:t>h</w:t>
      </w:r>
      <w:r>
        <w:rPr>
          <w:rFonts w:ascii="Times New Roman" w:hAnsi="Times New Roman"/>
          <w:color w:val="191919"/>
          <w:spacing w:val="-8"/>
          <w:sz w:val="20"/>
          <w:szCs w:val="20"/>
        </w:rPr>
        <w:t xml:space="preserve"> </w:t>
      </w:r>
      <w:r>
        <w:rPr>
          <w:rFonts w:ascii="Times New Roman" w:hAnsi="Times New Roman"/>
          <w:color w:val="191919"/>
          <w:spacing w:val="-1"/>
          <w:sz w:val="20"/>
          <w:szCs w:val="20"/>
        </w:rPr>
        <w:t>emphasi</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basi</w:t>
      </w:r>
      <w:r>
        <w:rPr>
          <w:rFonts w:ascii="Times New Roman" w:hAnsi="Times New Roman"/>
          <w:color w:val="191919"/>
          <w:sz w:val="20"/>
          <w:szCs w:val="20"/>
        </w:rPr>
        <w:t>c</w:t>
      </w:r>
      <w:r>
        <w:rPr>
          <w:rFonts w:ascii="Times New Roman" w:hAnsi="Times New Roman"/>
          <w:color w:val="191919"/>
          <w:spacing w:val="-8"/>
          <w:sz w:val="20"/>
          <w:szCs w:val="20"/>
        </w:rPr>
        <w:t xml:space="preserve"> </w:t>
      </w:r>
      <w:r>
        <w:rPr>
          <w:rFonts w:ascii="Times New Roman" w:hAnsi="Times New Roman"/>
          <w:color w:val="191919"/>
          <w:spacing w:val="-1"/>
          <w:sz w:val="20"/>
          <w:szCs w:val="20"/>
        </w:rPr>
        <w:t>methodolog</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employed. </w:t>
      </w:r>
      <w:r>
        <w:rPr>
          <w:rFonts w:ascii="Times New Roman" w:hAnsi="Times New Roman"/>
          <w:color w:val="191919"/>
          <w:sz w:val="20"/>
          <w:szCs w:val="20"/>
        </w:rPr>
        <w:t>Includes the development of a pilot study prospectus.</w:t>
      </w:r>
    </w:p>
    <w:p w:rsidR="005401FF" w:rsidRDefault="005401FF" w:rsidP="005401FF">
      <w:pPr>
        <w:widowControl w:val="0"/>
        <w:autoSpaceDE w:val="0"/>
        <w:autoSpaceDN w:val="0"/>
        <w:adjustRightInd w:val="0"/>
        <w:spacing w:after="0" w:line="225" w:lineRule="exact"/>
        <w:ind w:left="360" w:right="180" w:firstLine="0"/>
        <w:jc w:val="both"/>
        <w:rPr>
          <w:rFonts w:ascii="Times New Roman" w:hAnsi="Times New Roman"/>
          <w:color w:val="000000"/>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559</w:t>
      </w:r>
      <w:r>
        <w:rPr>
          <w:rFonts w:ascii="Times New Roman" w:hAnsi="Times New Roman"/>
          <w:b/>
          <w:bCs/>
          <w:color w:val="191919"/>
          <w:sz w:val="20"/>
          <w:szCs w:val="20"/>
        </w:rPr>
        <w:t>6</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Semina</w:t>
      </w:r>
      <w:r>
        <w:rPr>
          <w:rFonts w:ascii="Times New Roman" w:hAnsi="Times New Roman"/>
          <w:b/>
          <w:bCs/>
          <w:color w:val="191919"/>
          <w:sz w:val="20"/>
          <w:szCs w:val="20"/>
        </w:rPr>
        <w:t>r</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I..............................................................................................................3(3-0)</w:t>
      </w:r>
    </w:p>
    <w:p w:rsidR="005401FF" w:rsidRDefault="005401FF" w:rsidP="005401FF">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Personal</w:t>
      </w:r>
      <w:r>
        <w:rPr>
          <w:rFonts w:ascii="Times New Roman" w:hAnsi="Times New Roman"/>
          <w:color w:val="191919"/>
          <w:spacing w:val="5"/>
          <w:sz w:val="20"/>
          <w:szCs w:val="20"/>
        </w:rPr>
        <w:t xml:space="preserve"> </w:t>
      </w:r>
      <w:r>
        <w:rPr>
          <w:rFonts w:ascii="Times New Roman" w:hAnsi="Times New Roman"/>
          <w:color w:val="191919"/>
          <w:sz w:val="20"/>
          <w:szCs w:val="20"/>
        </w:rPr>
        <w:t>assessment</w:t>
      </w:r>
      <w:r>
        <w:rPr>
          <w:rFonts w:ascii="Times New Roman" w:hAnsi="Times New Roman"/>
          <w:color w:val="191919"/>
          <w:spacing w:val="5"/>
          <w:sz w:val="20"/>
          <w:szCs w:val="20"/>
        </w:rPr>
        <w:t xml:space="preserve"> </w:t>
      </w:r>
      <w:r>
        <w:rPr>
          <w:rFonts w:ascii="Times New Roman" w:hAnsi="Times New Roman"/>
          <w:color w:val="191919"/>
          <w:sz w:val="20"/>
          <w:szCs w:val="20"/>
        </w:rPr>
        <w:t>relative</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student</w:t>
      </w:r>
      <w:r>
        <w:rPr>
          <w:rFonts w:ascii="Times New Roman" w:hAnsi="Times New Roman"/>
          <w:color w:val="191919"/>
          <w:spacing w:val="-11"/>
          <w:sz w:val="20"/>
          <w:szCs w:val="20"/>
        </w:rPr>
        <w:t>’</w:t>
      </w:r>
      <w:r>
        <w:rPr>
          <w:rFonts w:ascii="Times New Roman" w:hAnsi="Times New Roman"/>
          <w:color w:val="191919"/>
          <w:sz w:val="20"/>
          <w:szCs w:val="20"/>
        </w:rPr>
        <w:t>s</w:t>
      </w:r>
      <w:r>
        <w:rPr>
          <w:rFonts w:ascii="Times New Roman" w:hAnsi="Times New Roman"/>
          <w:color w:val="191919"/>
          <w:spacing w:val="5"/>
          <w:sz w:val="20"/>
          <w:szCs w:val="20"/>
        </w:rPr>
        <w:t xml:space="preserve"> </w:t>
      </w:r>
      <w:r>
        <w:rPr>
          <w:rFonts w:ascii="Times New Roman" w:hAnsi="Times New Roman"/>
          <w:color w:val="191919"/>
          <w:sz w:val="20"/>
          <w:szCs w:val="20"/>
        </w:rPr>
        <w:t>educational</w:t>
      </w:r>
      <w:r>
        <w:rPr>
          <w:rFonts w:ascii="Times New Roman" w:hAnsi="Times New Roman"/>
          <w:color w:val="191919"/>
          <w:spacing w:val="5"/>
          <w:sz w:val="20"/>
          <w:szCs w:val="20"/>
        </w:rPr>
        <w:t xml:space="preserve"> </w:t>
      </w:r>
      <w:r>
        <w:rPr>
          <w:rFonts w:ascii="Times New Roman" w:hAnsi="Times New Roman"/>
          <w:color w:val="191919"/>
          <w:sz w:val="20"/>
          <w:szCs w:val="20"/>
        </w:rPr>
        <w:t>goals</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professional</w:t>
      </w:r>
      <w:r>
        <w:rPr>
          <w:rFonts w:ascii="Times New Roman" w:hAnsi="Times New Roman"/>
          <w:color w:val="191919"/>
          <w:spacing w:val="5"/>
          <w:sz w:val="20"/>
          <w:szCs w:val="20"/>
        </w:rPr>
        <w:t xml:space="preserve"> </w:t>
      </w:r>
      <w:r>
        <w:rPr>
          <w:rFonts w:ascii="Times New Roman" w:hAnsi="Times New Roman"/>
          <w:color w:val="191919"/>
          <w:sz w:val="20"/>
          <w:szCs w:val="20"/>
        </w:rPr>
        <w:t>competencies along with an analysis of current physical education programs in urban and rural settings.</w:t>
      </w:r>
    </w:p>
    <w:p w:rsidR="005401FF" w:rsidRDefault="005401FF" w:rsidP="005401FF">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pacing w:val="-1"/>
          <w:sz w:val="20"/>
          <w:szCs w:val="20"/>
        </w:rPr>
        <w:t>PEO</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559</w:t>
      </w:r>
      <w:r>
        <w:rPr>
          <w:rFonts w:ascii="Times New Roman" w:hAnsi="Times New Roman"/>
          <w:b/>
          <w:bCs/>
          <w:color w:val="191919"/>
          <w:sz w:val="20"/>
          <w:szCs w:val="20"/>
        </w:rPr>
        <w:t>9</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Maste</w:t>
      </w:r>
      <w:r>
        <w:rPr>
          <w:rFonts w:ascii="Times New Roman" w:hAnsi="Times New Roman"/>
          <w:b/>
          <w:bCs/>
          <w:color w:val="191919"/>
          <w:spacing w:val="3"/>
          <w:sz w:val="20"/>
          <w:szCs w:val="20"/>
        </w:rPr>
        <w:t>r</w:t>
      </w:r>
      <w:r>
        <w:rPr>
          <w:rFonts w:ascii="Times New Roman" w:hAnsi="Times New Roman"/>
          <w:b/>
          <w:bCs/>
          <w:color w:val="191919"/>
          <w:spacing w:val="-8"/>
          <w:sz w:val="20"/>
          <w:szCs w:val="20"/>
        </w:rPr>
        <w:t>’</w:t>
      </w:r>
      <w:r>
        <w:rPr>
          <w:rFonts w:ascii="Times New Roman" w:hAnsi="Times New Roman"/>
          <w:b/>
          <w:bCs/>
          <w:color w:val="191919"/>
          <w:sz w:val="20"/>
          <w:szCs w:val="20"/>
        </w:rPr>
        <w:t>s</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Thesis...................................................................................................</w:t>
      </w:r>
      <w:r>
        <w:rPr>
          <w:rFonts w:ascii="Times New Roman" w:hAnsi="Times New Roman"/>
          <w:b/>
          <w:bCs/>
          <w:color w:val="191919"/>
          <w:sz w:val="20"/>
          <w:szCs w:val="20"/>
        </w:rPr>
        <w:t>.</w:t>
      </w:r>
      <w:r>
        <w:rPr>
          <w:rFonts w:ascii="Times New Roman" w:hAnsi="Times New Roman"/>
          <w:b/>
          <w:bCs/>
          <w:color w:val="191919"/>
          <w:spacing w:val="-1"/>
          <w:sz w:val="20"/>
          <w:szCs w:val="20"/>
        </w:rPr>
        <w:t>3(3-0)</w:t>
      </w:r>
    </w:p>
    <w:p w:rsidR="005401FF" w:rsidRDefault="005401FF" w:rsidP="005401FF">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Independent research done by the student.</w:t>
      </w:r>
    </w:p>
    <w:p w:rsidR="00DD3D7A" w:rsidRDefault="00DD3D7A">
      <w:pPr>
        <w:rPr>
          <w:rFonts w:ascii="Times New Roman" w:hAnsi="Times New Roman"/>
          <w:sz w:val="20"/>
          <w:szCs w:val="20"/>
        </w:rPr>
      </w:pPr>
      <w:r>
        <w:rPr>
          <w:rFonts w:ascii="Times New Roman" w:hAnsi="Times New Roman"/>
          <w:sz w:val="20"/>
          <w:szCs w:val="20"/>
        </w:rPr>
        <w:br w:type="page"/>
      </w:r>
    </w:p>
    <w:p w:rsidR="00DD3D7A" w:rsidRDefault="00DD3D7A" w:rsidP="005401FF">
      <w:pPr>
        <w:pStyle w:val="Heading1"/>
        <w:spacing w:before="0"/>
        <w:ind w:left="360" w:right="180" w:firstLine="0"/>
        <w:rPr>
          <w:rFonts w:ascii="Impact" w:hAnsi="Impact" w:cs="Impact"/>
          <w:color w:val="808080" w:themeColor="background1" w:themeShade="80"/>
          <w:sz w:val="36"/>
          <w:szCs w:val="36"/>
        </w:rPr>
        <w:sectPr w:rsidR="00DD3D7A" w:rsidSect="00DD3D7A">
          <w:headerReference w:type="default" r:id="rId60"/>
          <w:pgSz w:w="12240" w:h="15840" w:code="1"/>
          <w:pgMar w:top="720" w:right="720" w:bottom="288" w:left="1440" w:header="720" w:footer="288" w:gutter="0"/>
          <w:cols w:space="720"/>
          <w:docGrid w:linePitch="360"/>
        </w:sectPr>
      </w:pPr>
      <w:bookmarkStart w:id="643" w:name="_Toc294969771"/>
      <w:bookmarkStart w:id="644" w:name="_Toc295508333"/>
    </w:p>
    <w:p w:rsidR="005401FF" w:rsidRPr="00AB16FB" w:rsidRDefault="005401FF" w:rsidP="005401FF">
      <w:pPr>
        <w:pStyle w:val="Heading1"/>
        <w:spacing w:before="0"/>
        <w:ind w:left="360" w:right="180" w:firstLine="0"/>
        <w:rPr>
          <w:rFonts w:ascii="Impact" w:hAnsi="Impact" w:cs="Impact"/>
          <w:color w:val="808080" w:themeColor="background1" w:themeShade="80"/>
          <w:sz w:val="36"/>
          <w:szCs w:val="36"/>
        </w:rPr>
      </w:pPr>
      <w:r w:rsidRPr="00AB16FB">
        <w:rPr>
          <w:rFonts w:ascii="Impact" w:hAnsi="Impact" w:cs="Impact"/>
          <w:color w:val="808080" w:themeColor="background1" w:themeShade="80"/>
          <w:sz w:val="36"/>
          <w:szCs w:val="36"/>
        </w:rPr>
        <w:lastRenderedPageBreak/>
        <w:t>MATHEMATICS EDUCATION</w:t>
      </w:r>
      <w:bookmarkEnd w:id="643"/>
      <w:bookmarkEnd w:id="644"/>
    </w:p>
    <w:p w:rsidR="005401FF" w:rsidRDefault="005401FF" w:rsidP="005401FF">
      <w:pPr>
        <w:autoSpaceDE w:val="0"/>
        <w:autoSpaceDN w:val="0"/>
        <w:adjustRightInd w:val="0"/>
        <w:spacing w:after="0"/>
        <w:ind w:left="360" w:right="180" w:firstLine="360"/>
        <w:jc w:val="both"/>
        <w:rPr>
          <w:rFonts w:ascii="TimesNewRomanPSMT" w:hAnsi="TimesNewRomanPSMT" w:cs="TimesNewRomanPSMT"/>
          <w:color w:val="000000"/>
          <w:sz w:val="20"/>
          <w:szCs w:val="20"/>
        </w:rPr>
      </w:pPr>
      <w:r>
        <w:rPr>
          <w:rFonts w:ascii="TimesNewRomanPSMT" w:hAnsi="TimesNewRomanPSMT" w:cs="TimesNewRomanPSMT"/>
          <w:color w:val="000000"/>
          <w:sz w:val="20"/>
          <w:szCs w:val="20"/>
        </w:rPr>
        <w:t>The M.Ed. degree in Secondary Education with a concentration in Mathematics leads to LEVEL 5 certification in mathematics. A student enrolling in this program is expected to hold a baccalaureate-level certification. This program requires a minimum of 36 semester hours of graduate work and successful completion of a comprehensive examination in the area of mathematics. Students must confer with their advisor to design a planned program, which may include undergraduate courses, as needed, to remedy the lack of preparation in mathematics as determined by the Graduate Committee in the Department of Mathematics and Computer Science. The objectives of the Master of Education program in Mathematics Education are: (1) to provide the students with in-depth knowledge of Mathematics in the areas of algebra, analysis and geometry and their applications; (2) to provide training in the use of technology and educational research in the teaching and learning of mathematics; and (3) to prepare students to use and promote logical thinking skills and problem-solving strategies in the teaching and learning of mathematics.</w:t>
      </w:r>
    </w:p>
    <w:p w:rsidR="005401FF" w:rsidRDefault="005401FF" w:rsidP="005401FF">
      <w:pPr>
        <w:autoSpaceDE w:val="0"/>
        <w:autoSpaceDN w:val="0"/>
        <w:adjustRightInd w:val="0"/>
        <w:spacing w:after="0"/>
        <w:ind w:left="360" w:right="180" w:firstLine="0"/>
        <w:jc w:val="both"/>
        <w:rPr>
          <w:rFonts w:ascii="TimesNewRomanPSMT" w:hAnsi="TimesNewRomanPSMT" w:cs="TimesNewRomanPSMT"/>
          <w:color w:val="000000"/>
          <w:sz w:val="20"/>
          <w:szCs w:val="20"/>
        </w:rPr>
      </w:pPr>
    </w:p>
    <w:p w:rsidR="005401FF" w:rsidRPr="00EB44B6" w:rsidRDefault="005401FF" w:rsidP="005401FF">
      <w:pPr>
        <w:pStyle w:val="Heading2"/>
        <w:spacing w:before="0"/>
        <w:ind w:left="360" w:right="180" w:firstLine="0"/>
        <w:rPr>
          <w:rFonts w:ascii="Times New Roman" w:hAnsi="Times New Roman" w:cs="Times New Roman"/>
          <w:bCs w:val="0"/>
          <w:color w:val="808080" w:themeColor="background1" w:themeShade="80"/>
          <w:sz w:val="28"/>
          <w:szCs w:val="28"/>
        </w:rPr>
      </w:pPr>
      <w:bookmarkStart w:id="645" w:name="_Toc294969772"/>
      <w:bookmarkStart w:id="646" w:name="_Toc295508334"/>
      <w:r w:rsidRPr="00EB44B6">
        <w:rPr>
          <w:rFonts w:ascii="Times New Roman" w:hAnsi="Times New Roman" w:cs="Times New Roman"/>
          <w:bCs w:val="0"/>
          <w:color w:val="808080" w:themeColor="background1" w:themeShade="80"/>
          <w:sz w:val="28"/>
          <w:szCs w:val="28"/>
        </w:rPr>
        <w:t>Degree Requirements</w:t>
      </w:r>
      <w:bookmarkEnd w:id="645"/>
      <w:bookmarkEnd w:id="646"/>
    </w:p>
    <w:p w:rsidR="005401FF" w:rsidRPr="005C3AAB" w:rsidRDefault="005401FF" w:rsidP="00F56BDC">
      <w:pPr>
        <w:pStyle w:val="BalloonText"/>
        <w:numPr>
          <w:ilvl w:val="0"/>
          <w:numId w:val="33"/>
        </w:numPr>
        <w:autoSpaceDE w:val="0"/>
        <w:autoSpaceDN w:val="0"/>
        <w:adjustRightInd w:val="0"/>
        <w:ind w:left="900" w:right="180"/>
        <w:jc w:val="both"/>
        <w:rPr>
          <w:rFonts w:ascii="TimesNewRomanPSMT" w:hAnsi="TimesNewRomanPSMT" w:cs="TimesNewRomanPSMT"/>
          <w:color w:val="000000"/>
          <w:sz w:val="20"/>
          <w:szCs w:val="20"/>
        </w:rPr>
      </w:pPr>
      <w:r w:rsidRPr="005C3AAB">
        <w:rPr>
          <w:rFonts w:ascii="TimesNewRomanPSMT" w:hAnsi="TimesNewRomanPSMT" w:cs="TimesNewRomanPSMT"/>
          <w:color w:val="000000"/>
          <w:sz w:val="20"/>
          <w:szCs w:val="20"/>
        </w:rPr>
        <w:t>The Master of Education in Secondary Education with concentration in Mathematics requires a minimum of 36 semester hours of graduate course work, at least 27 semester hours of which are taken at Albany State University.</w:t>
      </w:r>
    </w:p>
    <w:p w:rsidR="005401FF" w:rsidRPr="005C3AAB" w:rsidRDefault="005401FF" w:rsidP="00F56BDC">
      <w:pPr>
        <w:pStyle w:val="BalloonText"/>
        <w:numPr>
          <w:ilvl w:val="0"/>
          <w:numId w:val="33"/>
        </w:numPr>
        <w:autoSpaceDE w:val="0"/>
        <w:autoSpaceDN w:val="0"/>
        <w:adjustRightInd w:val="0"/>
        <w:ind w:left="900" w:right="180"/>
        <w:jc w:val="both"/>
        <w:rPr>
          <w:rFonts w:ascii="TimesNewRomanPSMT" w:hAnsi="TimesNewRomanPSMT" w:cs="TimesNewRomanPSMT"/>
          <w:color w:val="000000"/>
          <w:sz w:val="20"/>
          <w:szCs w:val="20"/>
        </w:rPr>
      </w:pPr>
      <w:r w:rsidRPr="005C3AAB">
        <w:rPr>
          <w:rFonts w:ascii="TimesNewRomanPSMT" w:hAnsi="TimesNewRomanPSMT" w:cs="TimesNewRomanPSMT"/>
          <w:color w:val="000000"/>
          <w:sz w:val="20"/>
          <w:szCs w:val="20"/>
        </w:rPr>
        <w:t>The successful completion of a comprehensive examination is a requirement in all Master’s degree programs.</w:t>
      </w:r>
    </w:p>
    <w:p w:rsidR="005401FF" w:rsidRDefault="005401FF" w:rsidP="00F56BDC">
      <w:pPr>
        <w:pStyle w:val="BalloonText"/>
        <w:numPr>
          <w:ilvl w:val="0"/>
          <w:numId w:val="33"/>
        </w:numPr>
        <w:autoSpaceDE w:val="0"/>
        <w:autoSpaceDN w:val="0"/>
        <w:adjustRightInd w:val="0"/>
        <w:ind w:left="900" w:right="180"/>
        <w:jc w:val="both"/>
        <w:rPr>
          <w:rFonts w:ascii="TimesNewRomanPSMT" w:hAnsi="TimesNewRomanPSMT" w:cs="TimesNewRomanPSMT"/>
          <w:color w:val="000000"/>
          <w:sz w:val="20"/>
          <w:szCs w:val="20"/>
        </w:rPr>
      </w:pPr>
      <w:r w:rsidRPr="005C3AAB">
        <w:rPr>
          <w:rFonts w:ascii="TimesNewRomanPSMT" w:hAnsi="TimesNewRomanPSMT" w:cs="TimesNewRomanPSMT"/>
          <w:color w:val="000000"/>
          <w:sz w:val="20"/>
          <w:szCs w:val="20"/>
        </w:rPr>
        <w:t>At least an overall average of “B” in all the Mathematics courses in the graduate program is a prerequisite for taking the comprehensive examination in Mathematics.</w:t>
      </w:r>
    </w:p>
    <w:p w:rsidR="005401FF" w:rsidRPr="005C3AAB" w:rsidRDefault="005401FF" w:rsidP="005401FF">
      <w:pPr>
        <w:pStyle w:val="BalloonText"/>
        <w:autoSpaceDE w:val="0"/>
        <w:autoSpaceDN w:val="0"/>
        <w:adjustRightInd w:val="0"/>
        <w:ind w:left="360" w:right="180"/>
        <w:jc w:val="both"/>
        <w:rPr>
          <w:rFonts w:ascii="TimesNewRomanPSMT" w:hAnsi="TimesNewRomanPSMT" w:cs="TimesNewRomanPSMT"/>
          <w:color w:val="000000"/>
          <w:sz w:val="20"/>
          <w:szCs w:val="20"/>
        </w:rPr>
      </w:pPr>
    </w:p>
    <w:p w:rsidR="005401FF" w:rsidRPr="00EB44B6" w:rsidRDefault="005401FF" w:rsidP="005401FF">
      <w:pPr>
        <w:pStyle w:val="Heading2"/>
        <w:spacing w:before="0"/>
        <w:ind w:left="360" w:right="180" w:firstLine="0"/>
        <w:rPr>
          <w:rFonts w:ascii="Times New Roman" w:hAnsi="Times New Roman" w:cs="Times New Roman"/>
          <w:bCs w:val="0"/>
          <w:color w:val="808080" w:themeColor="background1" w:themeShade="80"/>
          <w:sz w:val="28"/>
          <w:szCs w:val="28"/>
        </w:rPr>
      </w:pPr>
      <w:bookmarkStart w:id="647" w:name="_Toc294969773"/>
      <w:bookmarkStart w:id="648" w:name="_Toc295508335"/>
      <w:r w:rsidRPr="00EB44B6">
        <w:rPr>
          <w:rFonts w:ascii="Times New Roman" w:hAnsi="Times New Roman" w:cs="Times New Roman"/>
          <w:bCs w:val="0"/>
          <w:color w:val="808080" w:themeColor="background1" w:themeShade="80"/>
          <w:sz w:val="28"/>
          <w:szCs w:val="28"/>
        </w:rPr>
        <w:t>Regular Admission</w:t>
      </w:r>
      <w:bookmarkEnd w:id="647"/>
      <w:bookmarkEnd w:id="648"/>
    </w:p>
    <w:p w:rsidR="005401FF" w:rsidRDefault="005401FF" w:rsidP="005401FF">
      <w:pPr>
        <w:autoSpaceDE w:val="0"/>
        <w:autoSpaceDN w:val="0"/>
        <w:adjustRightInd w:val="0"/>
        <w:spacing w:after="0"/>
        <w:ind w:left="360" w:right="180" w:firstLine="360"/>
        <w:jc w:val="both"/>
        <w:rPr>
          <w:rFonts w:ascii="TimesNewRomanPSMT" w:hAnsi="TimesNewRomanPSMT" w:cs="TimesNewRomanPSMT"/>
          <w:color w:val="000000"/>
          <w:sz w:val="20"/>
          <w:szCs w:val="20"/>
        </w:rPr>
      </w:pPr>
      <w:r>
        <w:rPr>
          <w:rFonts w:ascii="TimesNewRomanPSMT" w:hAnsi="TimesNewRomanPSMT" w:cs="TimesNewRomanPSMT"/>
          <w:color w:val="000000"/>
          <w:sz w:val="20"/>
          <w:szCs w:val="20"/>
        </w:rPr>
        <w:t>Regular admission to the M.Ed. program with concentration in Mathematics requires that an applicant have an undergraduate degree in Mathematics or Mathematics Education and have satisfied the regular general admission requirements for admissions set by the College of Education at Albany State University. The student must have a 2.5 minimum overall undergraduate grade-point average and clear renewable teaching certification for secondary Mathematics in the state of Georgia. In addition, a student who lacks preparation in Mathematics is required, as a prerequisite to graduate admission, to take undergraduate Mathematics courses as determined by the Graduate Committee in the Department</w:t>
      </w:r>
    </w:p>
    <w:p w:rsidR="005401FF" w:rsidRDefault="005401FF" w:rsidP="005401FF">
      <w:pPr>
        <w:autoSpaceDE w:val="0"/>
        <w:autoSpaceDN w:val="0"/>
        <w:adjustRightInd w:val="0"/>
        <w:spacing w:after="0"/>
        <w:ind w:left="360" w:right="180" w:firstLine="0"/>
        <w:jc w:val="both"/>
        <w:rPr>
          <w:rFonts w:ascii="TimesNewRomanPSMT" w:hAnsi="TimesNewRomanPSMT" w:cs="TimesNewRomanPSMT"/>
          <w:color w:val="000000"/>
          <w:sz w:val="20"/>
          <w:szCs w:val="20"/>
        </w:rPr>
      </w:pPr>
      <w:r>
        <w:rPr>
          <w:rFonts w:ascii="TimesNewRomanPSMT" w:hAnsi="TimesNewRomanPSMT" w:cs="TimesNewRomanPSMT"/>
          <w:color w:val="000000"/>
          <w:sz w:val="20"/>
          <w:szCs w:val="20"/>
        </w:rPr>
        <w:t>of Mathematics and Computer Science.</w:t>
      </w:r>
    </w:p>
    <w:p w:rsidR="005401FF" w:rsidRDefault="005401FF" w:rsidP="005401FF">
      <w:pPr>
        <w:widowControl w:val="0"/>
        <w:autoSpaceDE w:val="0"/>
        <w:autoSpaceDN w:val="0"/>
        <w:adjustRightInd w:val="0"/>
        <w:spacing w:before="17" w:after="0" w:line="200" w:lineRule="exact"/>
        <w:ind w:left="360" w:right="180" w:firstLine="0"/>
        <w:rPr>
          <w:rFonts w:ascii="Times New Roman" w:hAnsi="Times New Roman"/>
          <w:sz w:val="20"/>
          <w:szCs w:val="20"/>
        </w:rPr>
      </w:pPr>
    </w:p>
    <w:p w:rsidR="005401FF" w:rsidRPr="00EB44B6" w:rsidRDefault="005401FF" w:rsidP="005401FF">
      <w:pPr>
        <w:pStyle w:val="Heading2"/>
        <w:spacing w:before="0"/>
        <w:ind w:left="360" w:right="180" w:firstLine="0"/>
        <w:rPr>
          <w:rFonts w:ascii="TimesNewRomanPS-BoldMT" w:hAnsi="TimesNewRomanPS-BoldMT" w:cs="TimesNewRomanPS-BoldMT"/>
          <w:bCs w:val="0"/>
          <w:color w:val="808080" w:themeColor="background1" w:themeShade="80"/>
          <w:sz w:val="28"/>
          <w:szCs w:val="28"/>
        </w:rPr>
      </w:pPr>
      <w:bookmarkStart w:id="649" w:name="_Toc294969774"/>
      <w:bookmarkStart w:id="650" w:name="_Toc295508336"/>
      <w:r w:rsidRPr="00EB44B6">
        <w:rPr>
          <w:rFonts w:ascii="TimesNewRomanPS-BoldMT" w:hAnsi="TimesNewRomanPS-BoldMT" w:cs="TimesNewRomanPS-BoldMT"/>
          <w:bCs w:val="0"/>
          <w:color w:val="808080" w:themeColor="background1" w:themeShade="80"/>
          <w:sz w:val="28"/>
          <w:szCs w:val="28"/>
        </w:rPr>
        <w:t>Provisional Admission</w:t>
      </w:r>
      <w:bookmarkEnd w:id="649"/>
      <w:bookmarkEnd w:id="650"/>
    </w:p>
    <w:p w:rsidR="005401FF" w:rsidRDefault="005401FF" w:rsidP="005401FF">
      <w:pPr>
        <w:autoSpaceDE w:val="0"/>
        <w:autoSpaceDN w:val="0"/>
        <w:adjustRightInd w:val="0"/>
        <w:spacing w:after="0"/>
        <w:ind w:left="360" w:right="180" w:firstLine="360"/>
        <w:jc w:val="both"/>
        <w:rPr>
          <w:rFonts w:ascii="TimesNewRomanPSMT" w:hAnsi="TimesNewRomanPSMT" w:cs="TimesNewRomanPSMT"/>
          <w:color w:val="000000"/>
          <w:sz w:val="20"/>
          <w:szCs w:val="20"/>
        </w:rPr>
      </w:pPr>
      <w:r>
        <w:rPr>
          <w:rFonts w:ascii="TimesNewRomanPSMT" w:hAnsi="TimesNewRomanPSMT" w:cs="TimesNewRomanPSMT"/>
          <w:color w:val="000000"/>
          <w:sz w:val="20"/>
          <w:szCs w:val="20"/>
        </w:rPr>
        <w:t>The student is admitted provisionally if some conditions are placed on their status because of grade-point average, standardized test scores or lack of academic preparation in the subject area. A student who lacks sufficient preparation in Mathematics is required as a prerequisite, to complete specific undergraduate Mathematics courses, as determined by the Graduate Committee in the Department of Mathematics. No graduate credit is given for courses taken at the undergraduate level. A minimum of 3.0 grade-point average is required for the satisfactory completion of the prerequisite courses. Additionally, the student must complete 9 semester hours of study at the graduate level with an average of “B” or better before he/she is granted regular admission to the program.</w:t>
      </w:r>
    </w:p>
    <w:p w:rsidR="005401FF" w:rsidRDefault="005401FF" w:rsidP="005401FF">
      <w:pPr>
        <w:autoSpaceDE w:val="0"/>
        <w:autoSpaceDN w:val="0"/>
        <w:adjustRightInd w:val="0"/>
        <w:spacing w:after="0"/>
        <w:ind w:left="360" w:right="180" w:firstLine="0"/>
        <w:jc w:val="both"/>
        <w:rPr>
          <w:rFonts w:ascii="TimesNewRomanPSMT" w:hAnsi="TimesNewRomanPSMT" w:cs="TimesNewRomanPSMT"/>
          <w:color w:val="000000"/>
          <w:sz w:val="20"/>
          <w:szCs w:val="20"/>
        </w:rPr>
      </w:pPr>
    </w:p>
    <w:p w:rsidR="005401FF" w:rsidRPr="00EB44B6" w:rsidRDefault="005401FF" w:rsidP="005401FF">
      <w:pPr>
        <w:pStyle w:val="Heading2"/>
        <w:spacing w:before="0"/>
        <w:ind w:left="360" w:right="180" w:firstLine="0"/>
        <w:rPr>
          <w:rFonts w:ascii="TimesNewRomanPS-BoldMT" w:hAnsi="TimesNewRomanPS-BoldMT" w:cs="TimesNewRomanPS-BoldMT"/>
          <w:bCs w:val="0"/>
          <w:color w:val="808080" w:themeColor="background1" w:themeShade="80"/>
          <w:sz w:val="28"/>
          <w:szCs w:val="28"/>
        </w:rPr>
      </w:pPr>
      <w:bookmarkStart w:id="651" w:name="_Toc294969775"/>
      <w:bookmarkStart w:id="652" w:name="_Toc295508337"/>
      <w:r w:rsidRPr="00EB44B6">
        <w:rPr>
          <w:rFonts w:ascii="TimesNewRomanPS-BoldMT" w:hAnsi="TimesNewRomanPS-BoldMT" w:cs="TimesNewRomanPS-BoldMT"/>
          <w:bCs w:val="0"/>
          <w:color w:val="808080" w:themeColor="background1" w:themeShade="80"/>
          <w:sz w:val="28"/>
          <w:szCs w:val="28"/>
        </w:rPr>
        <w:t>Non-Degree Admission</w:t>
      </w:r>
      <w:bookmarkEnd w:id="651"/>
      <w:bookmarkEnd w:id="652"/>
    </w:p>
    <w:p w:rsidR="005401FF" w:rsidRDefault="005401FF" w:rsidP="005401FF">
      <w:pPr>
        <w:autoSpaceDE w:val="0"/>
        <w:autoSpaceDN w:val="0"/>
        <w:adjustRightInd w:val="0"/>
        <w:spacing w:after="0"/>
        <w:ind w:left="360" w:right="180" w:firstLine="360"/>
        <w:jc w:val="both"/>
        <w:rPr>
          <w:rFonts w:ascii="TimesNewRomanPSMT" w:hAnsi="TimesNewRomanPSMT" w:cs="TimesNewRomanPSMT"/>
          <w:color w:val="000000"/>
          <w:sz w:val="20"/>
          <w:szCs w:val="20"/>
        </w:rPr>
      </w:pPr>
      <w:r>
        <w:rPr>
          <w:rFonts w:ascii="TimesNewRomanPSMT" w:hAnsi="TimesNewRomanPSMT" w:cs="TimesNewRomanPSMT"/>
          <w:color w:val="000000"/>
          <w:sz w:val="20"/>
          <w:szCs w:val="20"/>
        </w:rPr>
        <w:t>Students may enroll with this status to complete course work for either certification renewal, add-on certification purposes or personal enrichment provided they satisfy the prerequisite requirements for the course. No more than 9 semester hours of credit earned in this category may subsequently be applied toward meeting the requirements of the Master’s degree.</w:t>
      </w:r>
    </w:p>
    <w:p w:rsidR="005401FF" w:rsidRDefault="005401FF" w:rsidP="005401FF">
      <w:pPr>
        <w:autoSpaceDE w:val="0"/>
        <w:autoSpaceDN w:val="0"/>
        <w:adjustRightInd w:val="0"/>
        <w:spacing w:after="0"/>
        <w:ind w:left="360" w:right="180" w:firstLine="0"/>
        <w:jc w:val="both"/>
        <w:rPr>
          <w:rFonts w:ascii="TimesNewRomanPSMT" w:hAnsi="TimesNewRomanPSMT" w:cs="TimesNewRomanPSMT"/>
          <w:color w:val="000000"/>
          <w:sz w:val="20"/>
          <w:szCs w:val="20"/>
        </w:rPr>
      </w:pPr>
    </w:p>
    <w:p w:rsidR="005401FF" w:rsidRPr="00EB44B6" w:rsidRDefault="005401FF" w:rsidP="005401FF">
      <w:pPr>
        <w:pStyle w:val="Heading2"/>
        <w:spacing w:before="0"/>
        <w:ind w:left="360" w:right="180" w:firstLine="0"/>
        <w:rPr>
          <w:rFonts w:ascii="Times New Roman" w:hAnsi="Times New Roman" w:cs="Times New Roman"/>
          <w:bCs w:val="0"/>
          <w:color w:val="808080" w:themeColor="background1" w:themeShade="80"/>
          <w:sz w:val="28"/>
          <w:szCs w:val="28"/>
        </w:rPr>
      </w:pPr>
      <w:bookmarkStart w:id="653" w:name="_Toc294969776"/>
      <w:bookmarkStart w:id="654" w:name="_Toc295508338"/>
      <w:r w:rsidRPr="00EB44B6">
        <w:rPr>
          <w:rFonts w:ascii="Times New Roman" w:hAnsi="Times New Roman" w:cs="Times New Roman"/>
          <w:bCs w:val="0"/>
          <w:color w:val="808080" w:themeColor="background1" w:themeShade="80"/>
          <w:sz w:val="28"/>
          <w:szCs w:val="28"/>
        </w:rPr>
        <w:t>Student Advisement and Program Planning</w:t>
      </w:r>
      <w:bookmarkEnd w:id="653"/>
      <w:bookmarkEnd w:id="654"/>
    </w:p>
    <w:p w:rsidR="005401FF" w:rsidRDefault="005401FF" w:rsidP="005401FF">
      <w:pPr>
        <w:autoSpaceDE w:val="0"/>
        <w:autoSpaceDN w:val="0"/>
        <w:adjustRightInd w:val="0"/>
        <w:spacing w:after="0"/>
        <w:ind w:left="360" w:right="180" w:firstLine="360"/>
        <w:jc w:val="both"/>
        <w:rPr>
          <w:rFonts w:ascii="TimesNewRomanPSMT" w:hAnsi="TimesNewRomanPSMT" w:cs="TimesNewRomanPSMT"/>
          <w:color w:val="000000"/>
          <w:sz w:val="20"/>
          <w:szCs w:val="20"/>
        </w:rPr>
      </w:pPr>
      <w:r>
        <w:rPr>
          <w:rFonts w:ascii="TimesNewRomanPSMT" w:hAnsi="TimesNewRomanPSMT" w:cs="TimesNewRomanPSMT"/>
          <w:color w:val="000000"/>
          <w:sz w:val="20"/>
          <w:szCs w:val="20"/>
        </w:rPr>
        <w:t>A graduate advisor in the Department of Mathematics and Computer Science must approve in advance all courses taken through the teacher education program. Students evaluated by the department and found to be lacking sufficient preparation for the graduate courses in Mathematics are required to take the necessary prerequisites as determined by the Graduate Committee in the Department of Mathematics and Computer Science.</w:t>
      </w:r>
    </w:p>
    <w:p w:rsidR="005401FF" w:rsidRDefault="005401FF" w:rsidP="005401FF">
      <w:pPr>
        <w:widowControl w:val="0"/>
        <w:autoSpaceDE w:val="0"/>
        <w:autoSpaceDN w:val="0"/>
        <w:adjustRightInd w:val="0"/>
        <w:spacing w:after="0"/>
        <w:ind w:left="360" w:right="180" w:firstLine="0"/>
        <w:jc w:val="both"/>
        <w:rPr>
          <w:rFonts w:ascii="Times New Roman" w:hAnsi="Times New Roman"/>
          <w:sz w:val="20"/>
          <w:szCs w:val="20"/>
        </w:rPr>
      </w:pPr>
    </w:p>
    <w:p w:rsidR="005401FF" w:rsidRPr="00EB44B6" w:rsidRDefault="005401FF" w:rsidP="005401FF">
      <w:pPr>
        <w:pStyle w:val="Heading2"/>
        <w:spacing w:before="0"/>
        <w:ind w:left="360" w:right="180" w:firstLine="0"/>
        <w:rPr>
          <w:rFonts w:ascii="Times New Roman" w:hAnsi="Times New Roman" w:cs="Times New Roman"/>
          <w:bCs w:val="0"/>
          <w:color w:val="808080" w:themeColor="background1" w:themeShade="80"/>
          <w:sz w:val="28"/>
          <w:szCs w:val="28"/>
        </w:rPr>
      </w:pPr>
      <w:bookmarkStart w:id="655" w:name="_Toc294969777"/>
      <w:bookmarkStart w:id="656" w:name="_Toc295508339"/>
      <w:r w:rsidRPr="00EB44B6">
        <w:rPr>
          <w:rFonts w:ascii="Times New Roman" w:hAnsi="Times New Roman" w:cs="Times New Roman"/>
          <w:bCs w:val="0"/>
          <w:color w:val="808080" w:themeColor="background1" w:themeShade="80"/>
          <w:sz w:val="28"/>
          <w:szCs w:val="28"/>
        </w:rPr>
        <w:t>Comprehensive Examination Policy</w:t>
      </w:r>
      <w:bookmarkEnd w:id="655"/>
      <w:bookmarkEnd w:id="656"/>
    </w:p>
    <w:p w:rsidR="005401FF" w:rsidRDefault="005401FF" w:rsidP="005401FF">
      <w:pPr>
        <w:autoSpaceDE w:val="0"/>
        <w:autoSpaceDN w:val="0"/>
        <w:adjustRightInd w:val="0"/>
        <w:ind w:left="360" w:right="180" w:firstLine="360"/>
        <w:jc w:val="both"/>
        <w:rPr>
          <w:rFonts w:ascii="TimesNewRomanPS-BoldMT" w:hAnsi="TimesNewRomanPS-BoldMT" w:cs="TimesNewRomanPS-BoldMT"/>
          <w:b/>
          <w:bCs/>
          <w:color w:val="191919"/>
          <w:sz w:val="36"/>
          <w:szCs w:val="36"/>
        </w:rPr>
      </w:pPr>
      <w:r>
        <w:rPr>
          <w:rFonts w:ascii="TimesNewRomanPSMT" w:hAnsi="TimesNewRomanPSMT" w:cs="TimesNewRomanPSMT"/>
          <w:color w:val="000000"/>
          <w:sz w:val="20"/>
          <w:szCs w:val="20"/>
        </w:rPr>
        <w:t>The comprehensive examination covers three subjects: Analysis, Modern Algebra and a subject of the candidate’s choice (e.g. Geometry, Topology, or History of Mathematics etc.). Students have totally three attempts to pass the comprehensive examination. Passing score is 80% of each subject. If a student passes two subjects and fails the third one, then the student only require to take the third one in the next attempt. If a student does not pass two or three subjects, then the student is required to retake all the three subjects in the next attempt.</w:t>
      </w:r>
    </w:p>
    <w:p w:rsidR="00DD3D7A" w:rsidRDefault="00DD3D7A" w:rsidP="005401FF">
      <w:pPr>
        <w:widowControl w:val="0"/>
        <w:autoSpaceDE w:val="0"/>
        <w:autoSpaceDN w:val="0"/>
        <w:adjustRightInd w:val="0"/>
        <w:spacing w:before="14" w:after="0"/>
        <w:ind w:left="360" w:right="180" w:firstLine="0"/>
        <w:jc w:val="both"/>
        <w:rPr>
          <w:rFonts w:ascii="Times New Roman" w:hAnsi="Times New Roman"/>
          <w:b/>
          <w:bCs/>
          <w:color w:val="808080" w:themeColor="background1" w:themeShade="80"/>
          <w:sz w:val="24"/>
          <w:szCs w:val="24"/>
        </w:rPr>
        <w:sectPr w:rsidR="00DD3D7A" w:rsidSect="00DD3D7A">
          <w:pgSz w:w="12240" w:h="15840" w:code="1"/>
          <w:pgMar w:top="720" w:right="720" w:bottom="288" w:left="1440" w:header="720" w:footer="288" w:gutter="0"/>
          <w:cols w:space="720"/>
          <w:docGrid w:linePitch="360"/>
        </w:sectPr>
      </w:pPr>
    </w:p>
    <w:p w:rsidR="005401FF" w:rsidRPr="00EB44B6" w:rsidRDefault="005401FF" w:rsidP="005401FF">
      <w:pPr>
        <w:widowControl w:val="0"/>
        <w:autoSpaceDE w:val="0"/>
        <w:autoSpaceDN w:val="0"/>
        <w:adjustRightInd w:val="0"/>
        <w:spacing w:before="14" w:after="0"/>
        <w:ind w:left="360" w:right="18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lastRenderedPageBreak/>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w:t>
      </w:r>
      <w:r w:rsidRPr="00EB44B6">
        <w:rPr>
          <w:rFonts w:ascii="Times New Roman" w:hAnsi="Times New Roman"/>
          <w:b/>
          <w:bCs/>
          <w:color w:val="808080" w:themeColor="background1" w:themeShade="80"/>
          <w:spacing w:val="-15"/>
          <w:sz w:val="24"/>
          <w:szCs w:val="24"/>
        </w:rPr>
        <w:t xml:space="preserve"> </w:t>
      </w: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16"/>
          <w:sz w:val="24"/>
          <w:szCs w:val="24"/>
        </w:rPr>
        <w:t xml:space="preserve"> </w:t>
      </w:r>
      <w:r w:rsidRPr="00EB44B6">
        <w:rPr>
          <w:rFonts w:ascii="Times New Roman" w:hAnsi="Times New Roman"/>
          <w:b/>
          <w:bCs/>
          <w:color w:val="808080" w:themeColor="background1" w:themeShade="80"/>
          <w:sz w:val="24"/>
          <w:szCs w:val="24"/>
        </w:rPr>
        <w:t>- Natu</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 of the Learner</w:t>
      </w:r>
      <w:r w:rsidRPr="00EB44B6">
        <w:rPr>
          <w:rFonts w:ascii="Times New Roman" w:hAnsi="Times New Roman"/>
          <w:b/>
          <w:bCs/>
          <w:color w:val="808080" w:themeColor="background1" w:themeShade="80"/>
          <w:spacing w:val="-5"/>
          <w:sz w:val="24"/>
          <w:szCs w:val="24"/>
        </w:rPr>
        <w:t xml:space="preserve"> </w:t>
      </w:r>
      <w:r w:rsidRPr="00EB44B6">
        <w:rPr>
          <w:rFonts w:ascii="Times New Roman" w:hAnsi="Times New Roman"/>
          <w:b/>
          <w:bCs/>
          <w:color w:val="808080" w:themeColor="background1" w:themeShade="80"/>
          <w:sz w:val="24"/>
          <w:szCs w:val="24"/>
        </w:rPr>
        <w:t>(Minimum of 3 semester</w:t>
      </w:r>
      <w:r w:rsidRPr="00EB44B6">
        <w:rPr>
          <w:rFonts w:ascii="Times New Roman" w:hAnsi="Times New Roman"/>
          <w:b/>
          <w:bCs/>
          <w:color w:val="808080" w:themeColor="background1" w:themeShade="80"/>
          <w:spacing w:val="-5"/>
          <w:sz w:val="24"/>
          <w:szCs w:val="24"/>
        </w:rPr>
        <w:t xml:space="preserve"> </w:t>
      </w:r>
      <w:r w:rsidRPr="00EB44B6">
        <w:rPr>
          <w:rFonts w:ascii="Times New Roman" w:hAnsi="Times New Roman"/>
          <w:b/>
          <w:bCs/>
          <w:color w:val="808080" w:themeColor="background1" w:themeShade="80"/>
          <w:sz w:val="24"/>
          <w:szCs w:val="24"/>
        </w:rPr>
        <w:t>hours)</w:t>
      </w:r>
    </w:p>
    <w:tbl>
      <w:tblPr>
        <w:tblW w:w="0" w:type="auto"/>
        <w:tblInd w:w="450" w:type="dxa"/>
        <w:tblLayout w:type="fixed"/>
        <w:tblCellMar>
          <w:left w:w="0" w:type="dxa"/>
          <w:right w:w="0" w:type="dxa"/>
        </w:tblCellMar>
        <w:tblLook w:val="0000"/>
      </w:tblPr>
      <w:tblGrid>
        <w:gridCol w:w="661"/>
        <w:gridCol w:w="765"/>
        <w:gridCol w:w="4604"/>
      </w:tblGrid>
      <w:tr w:rsidR="005401FF" w:rsidRPr="00FA7AC7" w:rsidTr="009263EC">
        <w:trPr>
          <w:trHeight w:hRule="exact" w:val="287"/>
        </w:trPr>
        <w:tc>
          <w:tcPr>
            <w:tcW w:w="661" w:type="dxa"/>
            <w:tcBorders>
              <w:top w:val="nil"/>
              <w:left w:val="nil"/>
              <w:bottom w:val="nil"/>
              <w:right w:val="nil"/>
            </w:tcBorders>
          </w:tcPr>
          <w:p w:rsidR="005401FF" w:rsidRPr="00FA7AC7" w:rsidRDefault="005401FF" w:rsidP="005401FF">
            <w:pPr>
              <w:widowControl w:val="0"/>
              <w:tabs>
                <w:tab w:val="left" w:pos="630"/>
              </w:tabs>
              <w:autoSpaceDE w:val="0"/>
              <w:autoSpaceDN w:val="0"/>
              <w:adjustRightInd w:val="0"/>
              <w:spacing w:before="34" w:after="0"/>
              <w:ind w:right="31" w:firstLine="10"/>
              <w:jc w:val="both"/>
              <w:rPr>
                <w:rFonts w:ascii="Times New Roman" w:hAnsi="Times New Roman"/>
                <w:sz w:val="24"/>
                <w:szCs w:val="24"/>
              </w:rPr>
            </w:pPr>
            <w:r w:rsidRPr="00FA7AC7">
              <w:rPr>
                <w:rFonts w:ascii="Times New Roman" w:hAnsi="Times New Roman"/>
                <w:sz w:val="20"/>
                <w:szCs w:val="20"/>
              </w:rPr>
              <w:t>PSYC</w:t>
            </w:r>
          </w:p>
        </w:tc>
        <w:tc>
          <w:tcPr>
            <w:tcW w:w="765"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right="31" w:firstLine="0"/>
              <w:jc w:val="both"/>
              <w:rPr>
                <w:rFonts w:ascii="Times New Roman" w:hAnsi="Times New Roman"/>
                <w:sz w:val="24"/>
                <w:szCs w:val="24"/>
              </w:rPr>
            </w:pPr>
            <w:r w:rsidRPr="00FA7AC7">
              <w:rPr>
                <w:rFonts w:ascii="Times New Roman" w:hAnsi="Times New Roman"/>
                <w:sz w:val="20"/>
                <w:szCs w:val="20"/>
              </w:rPr>
              <w:t>5515</w:t>
            </w:r>
          </w:p>
        </w:tc>
        <w:tc>
          <w:tcPr>
            <w:tcW w:w="4604"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left="360" w:right="180" w:firstLine="0"/>
              <w:jc w:val="both"/>
              <w:rPr>
                <w:rFonts w:ascii="Times New Roman" w:hAnsi="Times New Roman"/>
                <w:sz w:val="24"/>
                <w:szCs w:val="24"/>
              </w:rPr>
            </w:pPr>
            <w:r w:rsidRPr="00FA7AC7">
              <w:rPr>
                <w:rFonts w:ascii="Times New Roman" w:hAnsi="Times New Roman"/>
                <w:sz w:val="20"/>
                <w:szCs w:val="20"/>
              </w:rPr>
              <w:t>Educational Psychology</w:t>
            </w:r>
          </w:p>
        </w:tc>
      </w:tr>
      <w:tr w:rsidR="005401FF" w:rsidRPr="00FA7AC7" w:rsidTr="009263EC">
        <w:trPr>
          <w:trHeight w:hRule="exact" w:val="240"/>
        </w:trPr>
        <w:tc>
          <w:tcPr>
            <w:tcW w:w="661" w:type="dxa"/>
            <w:tcBorders>
              <w:top w:val="nil"/>
              <w:left w:val="nil"/>
              <w:bottom w:val="nil"/>
              <w:right w:val="nil"/>
            </w:tcBorders>
          </w:tcPr>
          <w:p w:rsidR="005401FF" w:rsidRPr="00FA7AC7" w:rsidRDefault="005401FF" w:rsidP="005401FF">
            <w:pPr>
              <w:widowControl w:val="0"/>
              <w:tabs>
                <w:tab w:val="left" w:pos="630"/>
              </w:tabs>
              <w:autoSpaceDE w:val="0"/>
              <w:autoSpaceDN w:val="0"/>
              <w:adjustRightInd w:val="0"/>
              <w:spacing w:after="0" w:line="217" w:lineRule="exact"/>
              <w:ind w:right="31" w:firstLine="10"/>
              <w:jc w:val="both"/>
              <w:rPr>
                <w:rFonts w:ascii="Times New Roman" w:hAnsi="Times New Roman"/>
                <w:sz w:val="24"/>
                <w:szCs w:val="24"/>
              </w:rPr>
            </w:pPr>
            <w:r w:rsidRPr="00FA7AC7">
              <w:rPr>
                <w:rFonts w:ascii="Times New Roman" w:hAnsi="Times New Roman"/>
                <w:sz w:val="20"/>
                <w:szCs w:val="20"/>
              </w:rPr>
              <w:t>PSYC</w:t>
            </w:r>
          </w:p>
        </w:tc>
        <w:tc>
          <w:tcPr>
            <w:tcW w:w="765"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right="31" w:firstLine="0"/>
              <w:jc w:val="both"/>
              <w:rPr>
                <w:rFonts w:ascii="Times New Roman" w:hAnsi="Times New Roman"/>
                <w:sz w:val="24"/>
                <w:szCs w:val="24"/>
              </w:rPr>
            </w:pPr>
            <w:r w:rsidRPr="00FA7AC7">
              <w:rPr>
                <w:rFonts w:ascii="Times New Roman" w:hAnsi="Times New Roman"/>
                <w:sz w:val="20"/>
                <w:szCs w:val="20"/>
              </w:rPr>
              <w:t>5555</w:t>
            </w:r>
          </w:p>
        </w:tc>
        <w:tc>
          <w:tcPr>
            <w:tcW w:w="460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Conditions of Learning</w:t>
            </w:r>
          </w:p>
        </w:tc>
      </w:tr>
      <w:tr w:rsidR="005401FF" w:rsidRPr="00FA7AC7" w:rsidTr="009263EC">
        <w:trPr>
          <w:trHeight w:hRule="exact" w:val="320"/>
        </w:trPr>
        <w:tc>
          <w:tcPr>
            <w:tcW w:w="661" w:type="dxa"/>
            <w:tcBorders>
              <w:top w:val="nil"/>
              <w:left w:val="nil"/>
              <w:bottom w:val="nil"/>
              <w:right w:val="nil"/>
            </w:tcBorders>
          </w:tcPr>
          <w:p w:rsidR="005401FF" w:rsidRPr="00FA7AC7" w:rsidRDefault="005401FF" w:rsidP="005401FF">
            <w:pPr>
              <w:widowControl w:val="0"/>
              <w:tabs>
                <w:tab w:val="left" w:pos="630"/>
              </w:tabs>
              <w:autoSpaceDE w:val="0"/>
              <w:autoSpaceDN w:val="0"/>
              <w:adjustRightInd w:val="0"/>
              <w:spacing w:after="0" w:line="217" w:lineRule="exact"/>
              <w:ind w:right="31" w:firstLine="10"/>
              <w:jc w:val="both"/>
              <w:rPr>
                <w:rFonts w:ascii="Times New Roman" w:hAnsi="Times New Roman"/>
                <w:sz w:val="24"/>
                <w:szCs w:val="24"/>
              </w:rPr>
            </w:pPr>
            <w:r w:rsidRPr="00FA7AC7">
              <w:rPr>
                <w:rFonts w:ascii="Times New Roman" w:hAnsi="Times New Roman"/>
                <w:sz w:val="20"/>
                <w:szCs w:val="20"/>
              </w:rPr>
              <w:t>SPED</w:t>
            </w:r>
          </w:p>
        </w:tc>
        <w:tc>
          <w:tcPr>
            <w:tcW w:w="765"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right="31" w:firstLine="0"/>
              <w:jc w:val="both"/>
              <w:rPr>
                <w:rFonts w:ascii="Times New Roman" w:hAnsi="Times New Roman"/>
                <w:sz w:val="24"/>
                <w:szCs w:val="24"/>
              </w:rPr>
            </w:pPr>
            <w:r w:rsidRPr="00FA7AC7">
              <w:rPr>
                <w:rFonts w:ascii="Times New Roman" w:hAnsi="Times New Roman"/>
                <w:sz w:val="20"/>
                <w:szCs w:val="20"/>
              </w:rPr>
              <w:t>5501</w:t>
            </w:r>
          </w:p>
        </w:tc>
        <w:tc>
          <w:tcPr>
            <w:tcW w:w="460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Exceptional Children and</w:t>
            </w:r>
            <w:r w:rsidRPr="00FA7AC7">
              <w:rPr>
                <w:rFonts w:ascii="Times New Roman" w:hAnsi="Times New Roman"/>
                <w:spacing w:val="-7"/>
                <w:sz w:val="20"/>
                <w:szCs w:val="20"/>
              </w:rPr>
              <w:t xml:space="preserve"> </w:t>
            </w:r>
            <w:r w:rsidRPr="00FA7AC7">
              <w:rPr>
                <w:rFonts w:ascii="Times New Roman" w:hAnsi="Times New Roman"/>
                <w:spacing w:val="-20"/>
                <w:sz w:val="20"/>
                <w:szCs w:val="20"/>
              </w:rPr>
              <w:t>Y</w:t>
            </w:r>
            <w:r w:rsidRPr="00FA7AC7">
              <w:rPr>
                <w:rFonts w:ascii="Times New Roman" w:hAnsi="Times New Roman"/>
                <w:sz w:val="20"/>
                <w:szCs w:val="20"/>
              </w:rPr>
              <w:t>outh**</w:t>
            </w:r>
          </w:p>
        </w:tc>
      </w:tr>
    </w:tbl>
    <w:p w:rsidR="005401FF"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sz w:val="11"/>
          <w:szCs w:val="11"/>
        </w:rPr>
      </w:pPr>
    </w:p>
    <w:p w:rsidR="005401FF" w:rsidRPr="00EB44B6" w:rsidRDefault="005401FF" w:rsidP="005401FF">
      <w:pPr>
        <w:widowControl w:val="0"/>
        <w:autoSpaceDE w:val="0"/>
        <w:autoSpaceDN w:val="0"/>
        <w:adjustRightInd w:val="0"/>
        <w:spacing w:before="14" w:after="0"/>
        <w:ind w:left="360" w:right="18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 B - P</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ograms and the P</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oblems of Schools</w:t>
      </w:r>
    </w:p>
    <w:p w:rsidR="005401FF" w:rsidRPr="00EB44B6" w:rsidRDefault="005401FF" w:rsidP="005401FF">
      <w:pPr>
        <w:widowControl w:val="0"/>
        <w:autoSpaceDE w:val="0"/>
        <w:autoSpaceDN w:val="0"/>
        <w:adjustRightInd w:val="0"/>
        <w:spacing w:before="14" w:after="0"/>
        <w:ind w:left="360" w:right="18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(Minimum of 3 semester</w:t>
      </w:r>
      <w:r w:rsidRPr="00EB44B6">
        <w:rPr>
          <w:rFonts w:ascii="Times New Roman" w:hAnsi="Times New Roman"/>
          <w:b/>
          <w:bCs/>
          <w:color w:val="808080" w:themeColor="background1" w:themeShade="80"/>
          <w:spacing w:val="-5"/>
          <w:sz w:val="24"/>
          <w:szCs w:val="24"/>
        </w:rPr>
        <w:t xml:space="preserve"> </w:t>
      </w:r>
      <w:r w:rsidRPr="00EB44B6">
        <w:rPr>
          <w:rFonts w:ascii="Times New Roman" w:hAnsi="Times New Roman"/>
          <w:b/>
          <w:bCs/>
          <w:color w:val="808080" w:themeColor="background1" w:themeShade="80"/>
          <w:sz w:val="24"/>
          <w:szCs w:val="24"/>
        </w:rPr>
        <w:t>hours)</w:t>
      </w:r>
    </w:p>
    <w:tbl>
      <w:tblPr>
        <w:tblW w:w="0" w:type="auto"/>
        <w:tblInd w:w="450" w:type="dxa"/>
        <w:tblLayout w:type="fixed"/>
        <w:tblCellMar>
          <w:left w:w="0" w:type="dxa"/>
          <w:right w:w="0" w:type="dxa"/>
        </w:tblCellMar>
        <w:tblLook w:val="0000"/>
      </w:tblPr>
      <w:tblGrid>
        <w:gridCol w:w="683"/>
        <w:gridCol w:w="743"/>
        <w:gridCol w:w="7124"/>
      </w:tblGrid>
      <w:tr w:rsidR="005401FF" w:rsidRPr="00FA7AC7" w:rsidTr="009263EC">
        <w:trPr>
          <w:trHeight w:hRule="exact" w:val="287"/>
        </w:trPr>
        <w:tc>
          <w:tcPr>
            <w:tcW w:w="683"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EDUC</w:t>
            </w:r>
          </w:p>
        </w:tc>
        <w:tc>
          <w:tcPr>
            <w:tcW w:w="743"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5509</w:t>
            </w:r>
          </w:p>
        </w:tc>
        <w:tc>
          <w:tcPr>
            <w:tcW w:w="7124"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left="360" w:right="180" w:firstLine="0"/>
              <w:jc w:val="both"/>
              <w:rPr>
                <w:rFonts w:ascii="Times New Roman" w:hAnsi="Times New Roman"/>
                <w:sz w:val="24"/>
                <w:szCs w:val="24"/>
              </w:rPr>
            </w:pPr>
            <w:r w:rsidRPr="00FA7AC7">
              <w:rPr>
                <w:rFonts w:ascii="Times New Roman" w:hAnsi="Times New Roman"/>
                <w:sz w:val="20"/>
                <w:szCs w:val="20"/>
              </w:rPr>
              <w:t>Philosophy of Education</w:t>
            </w:r>
          </w:p>
        </w:tc>
      </w:tr>
      <w:tr w:rsidR="005401FF" w:rsidRPr="00FA7AC7" w:rsidTr="009263EC">
        <w:trPr>
          <w:trHeight w:hRule="exact" w:val="240"/>
        </w:trPr>
        <w:tc>
          <w:tcPr>
            <w:tcW w:w="683"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743"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5538</w:t>
            </w:r>
          </w:p>
        </w:tc>
        <w:tc>
          <w:tcPr>
            <w:tcW w:w="712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Curriculum Planning</w:t>
            </w:r>
          </w:p>
        </w:tc>
      </w:tr>
      <w:tr w:rsidR="005401FF" w:rsidRPr="00FA7AC7" w:rsidTr="009263EC">
        <w:trPr>
          <w:trHeight w:hRule="exact" w:val="240"/>
        </w:trPr>
        <w:tc>
          <w:tcPr>
            <w:tcW w:w="683"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743"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5533</w:t>
            </w:r>
          </w:p>
        </w:tc>
        <w:tc>
          <w:tcPr>
            <w:tcW w:w="712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Methods and Materials in</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Secondary School Mathematics</w:t>
            </w:r>
          </w:p>
        </w:tc>
      </w:tr>
      <w:tr w:rsidR="005401FF" w:rsidRPr="00FA7AC7" w:rsidTr="009263EC">
        <w:trPr>
          <w:trHeight w:hRule="exact" w:val="320"/>
        </w:trPr>
        <w:tc>
          <w:tcPr>
            <w:tcW w:w="683"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743"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5531</w:t>
            </w:r>
          </w:p>
        </w:tc>
        <w:tc>
          <w:tcPr>
            <w:tcW w:w="712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Mathematics Concepts for Secondary School Mathematics</w:t>
            </w:r>
          </w:p>
        </w:tc>
      </w:tr>
    </w:tbl>
    <w:p w:rsidR="005401FF"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sz w:val="11"/>
          <w:szCs w:val="11"/>
        </w:rPr>
      </w:pPr>
    </w:p>
    <w:p w:rsidR="005401FF" w:rsidRPr="00EB44B6" w:rsidRDefault="005401FF" w:rsidP="005401FF">
      <w:pPr>
        <w:widowControl w:val="0"/>
        <w:autoSpaceDE w:val="0"/>
        <w:autoSpaceDN w:val="0"/>
        <w:adjustRightInd w:val="0"/>
        <w:spacing w:before="14" w:after="0"/>
        <w:ind w:left="360" w:right="18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 C -</w:t>
      </w:r>
      <w:r w:rsidRPr="00EB44B6">
        <w:rPr>
          <w:rFonts w:ascii="Times New Roman" w:hAnsi="Times New Roman"/>
          <w:b/>
          <w:bCs/>
          <w:color w:val="808080" w:themeColor="background1" w:themeShade="80"/>
          <w:spacing w:val="-5"/>
          <w:sz w:val="24"/>
          <w:szCs w:val="24"/>
        </w:rPr>
        <w:t xml:space="preserve"> </w:t>
      </w:r>
      <w:r w:rsidRPr="00EB44B6">
        <w:rPr>
          <w:rFonts w:ascii="Times New Roman" w:hAnsi="Times New Roman"/>
          <w:b/>
          <w:bCs/>
          <w:color w:val="808080" w:themeColor="background1" w:themeShade="80"/>
          <w:spacing w:val="-26"/>
          <w:sz w:val="24"/>
          <w:szCs w:val="24"/>
        </w:rPr>
        <w:t>T</w:t>
      </w:r>
      <w:r w:rsidRPr="00EB44B6">
        <w:rPr>
          <w:rFonts w:ascii="Times New Roman" w:hAnsi="Times New Roman"/>
          <w:b/>
          <w:bCs/>
          <w:color w:val="808080" w:themeColor="background1" w:themeShade="80"/>
          <w:sz w:val="24"/>
          <w:szCs w:val="24"/>
        </w:rPr>
        <w:t>eaching Field (Minimum of 15 semester</w:t>
      </w:r>
      <w:r w:rsidRPr="00EB44B6">
        <w:rPr>
          <w:rFonts w:ascii="Times New Roman" w:hAnsi="Times New Roman"/>
          <w:b/>
          <w:bCs/>
          <w:color w:val="808080" w:themeColor="background1" w:themeShade="80"/>
          <w:spacing w:val="-5"/>
          <w:sz w:val="24"/>
          <w:szCs w:val="24"/>
        </w:rPr>
        <w:t xml:space="preserve"> </w:t>
      </w:r>
      <w:r w:rsidRPr="00EB44B6">
        <w:rPr>
          <w:rFonts w:ascii="Times New Roman" w:hAnsi="Times New Roman"/>
          <w:b/>
          <w:bCs/>
          <w:color w:val="808080" w:themeColor="background1" w:themeShade="80"/>
          <w:sz w:val="24"/>
          <w:szCs w:val="24"/>
        </w:rPr>
        <w:t>hours)</w:t>
      </w:r>
    </w:p>
    <w:tbl>
      <w:tblPr>
        <w:tblW w:w="0" w:type="auto"/>
        <w:tblInd w:w="450" w:type="dxa"/>
        <w:tblLayout w:type="fixed"/>
        <w:tblCellMar>
          <w:left w:w="0" w:type="dxa"/>
          <w:right w:w="0" w:type="dxa"/>
        </w:tblCellMar>
        <w:tblLook w:val="0000"/>
      </w:tblPr>
      <w:tblGrid>
        <w:gridCol w:w="694"/>
        <w:gridCol w:w="732"/>
        <w:gridCol w:w="4514"/>
      </w:tblGrid>
      <w:tr w:rsidR="005401FF" w:rsidRPr="00FA7AC7" w:rsidTr="009263EC">
        <w:trPr>
          <w:trHeight w:hRule="exact" w:val="287"/>
        </w:trPr>
        <w:tc>
          <w:tcPr>
            <w:tcW w:w="694"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5</w:t>
            </w:r>
            <w:r w:rsidRPr="00FA7AC7">
              <w:rPr>
                <w:rFonts w:ascii="Times New Roman" w:hAnsi="Times New Roman"/>
                <w:spacing w:val="-7"/>
                <w:sz w:val="20"/>
                <w:szCs w:val="20"/>
              </w:rPr>
              <w:t>11</w:t>
            </w:r>
            <w:r w:rsidRPr="00FA7AC7">
              <w:rPr>
                <w:rFonts w:ascii="Times New Roman" w:hAnsi="Times New Roman"/>
                <w:sz w:val="20"/>
                <w:szCs w:val="20"/>
              </w:rPr>
              <w:t>1</w:t>
            </w:r>
          </w:p>
        </w:tc>
        <w:tc>
          <w:tcPr>
            <w:tcW w:w="4514" w:type="dxa"/>
            <w:tcBorders>
              <w:top w:val="nil"/>
              <w:left w:val="nil"/>
              <w:bottom w:val="nil"/>
              <w:right w:val="nil"/>
            </w:tcBorders>
          </w:tcPr>
          <w:p w:rsidR="005401FF" w:rsidRPr="00FA7AC7" w:rsidRDefault="005401FF" w:rsidP="005401FF">
            <w:pPr>
              <w:widowControl w:val="0"/>
              <w:autoSpaceDE w:val="0"/>
              <w:autoSpaceDN w:val="0"/>
              <w:adjustRightInd w:val="0"/>
              <w:spacing w:before="34" w:after="0"/>
              <w:ind w:left="360" w:right="180" w:firstLine="0"/>
              <w:jc w:val="both"/>
              <w:rPr>
                <w:rFonts w:ascii="Times New Roman" w:hAnsi="Times New Roman"/>
                <w:sz w:val="24"/>
                <w:szCs w:val="24"/>
              </w:rPr>
            </w:pPr>
            <w:r w:rsidRPr="00FA7AC7">
              <w:rPr>
                <w:rFonts w:ascii="Times New Roman" w:hAnsi="Times New Roman"/>
                <w:sz w:val="20"/>
                <w:szCs w:val="20"/>
              </w:rPr>
              <w:t>Theory of Numbers</w:t>
            </w:r>
          </w:p>
        </w:tc>
      </w:tr>
      <w:tr w:rsidR="005401FF" w:rsidRPr="00FA7AC7" w:rsidTr="009263EC">
        <w:trPr>
          <w:trHeight w:hRule="exact" w:val="240"/>
        </w:trPr>
        <w:tc>
          <w:tcPr>
            <w:tcW w:w="69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w:t>
            </w:r>
            <w:r w:rsidRPr="00FA7AC7">
              <w:rPr>
                <w:rFonts w:ascii="Times New Roman" w:hAnsi="Times New Roman"/>
                <w:spacing w:val="-7"/>
                <w:sz w:val="20"/>
                <w:szCs w:val="20"/>
              </w:rPr>
              <w:t>1</w:t>
            </w:r>
            <w:r w:rsidRPr="00FA7AC7">
              <w:rPr>
                <w:rFonts w:ascii="Times New Roman" w:hAnsi="Times New Roman"/>
                <w:sz w:val="20"/>
                <w:szCs w:val="20"/>
              </w:rPr>
              <w:t>12</w:t>
            </w:r>
          </w:p>
        </w:tc>
        <w:tc>
          <w:tcPr>
            <w:tcW w:w="451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Linear</w:t>
            </w:r>
            <w:r w:rsidRPr="00FA7AC7">
              <w:rPr>
                <w:rFonts w:ascii="Times New Roman" w:hAnsi="Times New Roman"/>
                <w:spacing w:val="-11"/>
                <w:sz w:val="20"/>
                <w:szCs w:val="20"/>
              </w:rPr>
              <w:t xml:space="preserve"> </w:t>
            </w:r>
            <w:r w:rsidRPr="00FA7AC7">
              <w:rPr>
                <w:rFonts w:ascii="Times New Roman" w:hAnsi="Times New Roman"/>
                <w:sz w:val="20"/>
                <w:szCs w:val="20"/>
              </w:rPr>
              <w:t>Algebra**</w:t>
            </w:r>
          </w:p>
        </w:tc>
      </w:tr>
      <w:tr w:rsidR="005401FF" w:rsidRPr="00FA7AC7" w:rsidTr="009263EC">
        <w:trPr>
          <w:trHeight w:hRule="exact" w:val="240"/>
        </w:trPr>
        <w:tc>
          <w:tcPr>
            <w:tcW w:w="69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w:t>
            </w:r>
            <w:r w:rsidRPr="00FA7AC7">
              <w:rPr>
                <w:rFonts w:ascii="Times New Roman" w:hAnsi="Times New Roman"/>
                <w:spacing w:val="-7"/>
                <w:sz w:val="20"/>
                <w:szCs w:val="20"/>
              </w:rPr>
              <w:t>1</w:t>
            </w:r>
            <w:r w:rsidRPr="00FA7AC7">
              <w:rPr>
                <w:rFonts w:ascii="Times New Roman" w:hAnsi="Times New Roman"/>
                <w:sz w:val="20"/>
                <w:szCs w:val="20"/>
              </w:rPr>
              <w:t>13</w:t>
            </w:r>
          </w:p>
        </w:tc>
        <w:tc>
          <w:tcPr>
            <w:tcW w:w="451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Modern</w:t>
            </w:r>
            <w:r w:rsidRPr="00FA7AC7">
              <w:rPr>
                <w:rFonts w:ascii="Times New Roman" w:hAnsi="Times New Roman"/>
                <w:spacing w:val="-11"/>
                <w:sz w:val="20"/>
                <w:szCs w:val="20"/>
              </w:rPr>
              <w:t xml:space="preserve"> </w:t>
            </w:r>
            <w:r w:rsidRPr="00FA7AC7">
              <w:rPr>
                <w:rFonts w:ascii="Times New Roman" w:hAnsi="Times New Roman"/>
                <w:sz w:val="20"/>
                <w:szCs w:val="20"/>
              </w:rPr>
              <w:t>Algebra I*</w:t>
            </w:r>
          </w:p>
        </w:tc>
      </w:tr>
      <w:tr w:rsidR="005401FF" w:rsidRPr="00FA7AC7" w:rsidTr="009263EC">
        <w:trPr>
          <w:trHeight w:hRule="exact" w:val="240"/>
        </w:trPr>
        <w:tc>
          <w:tcPr>
            <w:tcW w:w="69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w:t>
            </w:r>
            <w:r w:rsidRPr="00FA7AC7">
              <w:rPr>
                <w:rFonts w:ascii="Times New Roman" w:hAnsi="Times New Roman"/>
                <w:spacing w:val="-7"/>
                <w:sz w:val="20"/>
                <w:szCs w:val="20"/>
              </w:rPr>
              <w:t>1</w:t>
            </w:r>
            <w:r w:rsidRPr="00FA7AC7">
              <w:rPr>
                <w:rFonts w:ascii="Times New Roman" w:hAnsi="Times New Roman"/>
                <w:sz w:val="20"/>
                <w:szCs w:val="20"/>
              </w:rPr>
              <w:t>14</w:t>
            </w:r>
          </w:p>
        </w:tc>
        <w:tc>
          <w:tcPr>
            <w:tcW w:w="451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Modern</w:t>
            </w:r>
            <w:r w:rsidRPr="00FA7AC7">
              <w:rPr>
                <w:rFonts w:ascii="Times New Roman" w:hAnsi="Times New Roman"/>
                <w:spacing w:val="-11"/>
                <w:sz w:val="20"/>
                <w:szCs w:val="20"/>
              </w:rPr>
              <w:t xml:space="preserve"> </w:t>
            </w:r>
            <w:r w:rsidRPr="00FA7AC7">
              <w:rPr>
                <w:rFonts w:ascii="Times New Roman" w:hAnsi="Times New Roman"/>
                <w:sz w:val="20"/>
                <w:szCs w:val="20"/>
              </w:rPr>
              <w:t xml:space="preserve">Algebra </w:t>
            </w:r>
            <w:r w:rsidRPr="00FA7AC7">
              <w:rPr>
                <w:rFonts w:ascii="Times New Roman" w:hAnsi="Times New Roman"/>
                <w:spacing w:val="-7"/>
                <w:sz w:val="20"/>
                <w:szCs w:val="20"/>
              </w:rPr>
              <w:t>1</w:t>
            </w:r>
            <w:r w:rsidRPr="00FA7AC7">
              <w:rPr>
                <w:rFonts w:ascii="Times New Roman" w:hAnsi="Times New Roman"/>
                <w:sz w:val="20"/>
                <w:szCs w:val="20"/>
              </w:rPr>
              <w:t>1</w:t>
            </w:r>
          </w:p>
        </w:tc>
      </w:tr>
      <w:tr w:rsidR="005401FF" w:rsidRPr="00FA7AC7" w:rsidTr="009263EC">
        <w:trPr>
          <w:trHeight w:hRule="exact" w:val="240"/>
        </w:trPr>
        <w:tc>
          <w:tcPr>
            <w:tcW w:w="69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52</w:t>
            </w:r>
            <w:r w:rsidRPr="00FA7AC7">
              <w:rPr>
                <w:rFonts w:ascii="Times New Roman" w:hAnsi="Times New Roman"/>
                <w:spacing w:val="-7"/>
                <w:sz w:val="20"/>
                <w:szCs w:val="20"/>
              </w:rPr>
              <w:t>1</w:t>
            </w:r>
            <w:r w:rsidRPr="00FA7AC7">
              <w:rPr>
                <w:rFonts w:ascii="Times New Roman" w:hAnsi="Times New Roman"/>
                <w:sz w:val="20"/>
                <w:szCs w:val="20"/>
              </w:rPr>
              <w:t>1</w:t>
            </w:r>
          </w:p>
        </w:tc>
        <w:tc>
          <w:tcPr>
            <w:tcW w:w="451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Fundamental Concepts of</w:t>
            </w:r>
            <w:r w:rsidRPr="00FA7AC7">
              <w:rPr>
                <w:rFonts w:ascii="Times New Roman" w:hAnsi="Times New Roman"/>
                <w:spacing w:val="-11"/>
                <w:sz w:val="20"/>
                <w:szCs w:val="20"/>
              </w:rPr>
              <w:t xml:space="preserve"> </w:t>
            </w:r>
            <w:r w:rsidRPr="00FA7AC7">
              <w:rPr>
                <w:rFonts w:ascii="Times New Roman" w:hAnsi="Times New Roman"/>
                <w:sz w:val="20"/>
                <w:szCs w:val="20"/>
              </w:rPr>
              <w:t>Analysis I*</w:t>
            </w:r>
          </w:p>
        </w:tc>
      </w:tr>
      <w:tr w:rsidR="005401FF" w:rsidRPr="00FA7AC7" w:rsidTr="009263EC">
        <w:trPr>
          <w:trHeight w:hRule="exact" w:val="251"/>
        </w:trPr>
        <w:tc>
          <w:tcPr>
            <w:tcW w:w="69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5212</w:t>
            </w:r>
          </w:p>
        </w:tc>
        <w:tc>
          <w:tcPr>
            <w:tcW w:w="4514" w:type="dxa"/>
            <w:tcBorders>
              <w:top w:val="nil"/>
              <w:left w:val="nil"/>
              <w:bottom w:val="nil"/>
              <w:right w:val="nil"/>
            </w:tcBorders>
          </w:tcPr>
          <w:p w:rsidR="005401FF" w:rsidRPr="00FA7AC7" w:rsidRDefault="005401FF" w:rsidP="005401FF">
            <w:pPr>
              <w:widowControl w:val="0"/>
              <w:autoSpaceDE w:val="0"/>
              <w:autoSpaceDN w:val="0"/>
              <w:adjustRightInd w:val="0"/>
              <w:spacing w:before="9" w:after="0"/>
              <w:ind w:left="360" w:right="180" w:firstLine="0"/>
              <w:jc w:val="both"/>
              <w:rPr>
                <w:rFonts w:ascii="Times New Roman" w:hAnsi="Times New Roman"/>
                <w:sz w:val="24"/>
                <w:szCs w:val="24"/>
              </w:rPr>
            </w:pPr>
            <w:r w:rsidRPr="00FA7AC7">
              <w:rPr>
                <w:rFonts w:ascii="Times New Roman" w:hAnsi="Times New Roman"/>
                <w:sz w:val="20"/>
                <w:szCs w:val="20"/>
              </w:rPr>
              <w:t>Fundamental Concepts of</w:t>
            </w:r>
            <w:r w:rsidRPr="00FA7AC7">
              <w:rPr>
                <w:rFonts w:ascii="Times New Roman" w:hAnsi="Times New Roman"/>
                <w:spacing w:val="-11"/>
                <w:sz w:val="20"/>
                <w:szCs w:val="20"/>
              </w:rPr>
              <w:t xml:space="preserve"> </w:t>
            </w:r>
            <w:r w:rsidRPr="00FA7AC7">
              <w:rPr>
                <w:rFonts w:ascii="Times New Roman" w:hAnsi="Times New Roman"/>
                <w:sz w:val="20"/>
                <w:szCs w:val="20"/>
              </w:rPr>
              <w:t>Analysis II</w:t>
            </w:r>
          </w:p>
        </w:tc>
      </w:tr>
      <w:tr w:rsidR="005401FF" w:rsidRPr="00FA7AC7" w:rsidTr="009263EC">
        <w:trPr>
          <w:trHeight w:hRule="exact" w:val="229"/>
        </w:trPr>
        <w:tc>
          <w:tcPr>
            <w:tcW w:w="694" w:type="dxa"/>
            <w:tcBorders>
              <w:top w:val="nil"/>
              <w:left w:val="nil"/>
              <w:bottom w:val="nil"/>
              <w:right w:val="nil"/>
            </w:tcBorders>
          </w:tcPr>
          <w:p w:rsidR="005401FF" w:rsidRPr="00FA7AC7" w:rsidRDefault="005401FF" w:rsidP="005401FF">
            <w:pPr>
              <w:widowControl w:val="0"/>
              <w:autoSpaceDE w:val="0"/>
              <w:autoSpaceDN w:val="0"/>
              <w:adjustRightInd w:val="0"/>
              <w:spacing w:after="0" w:line="205"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5401FF" w:rsidRPr="00FA7AC7" w:rsidRDefault="005401FF" w:rsidP="005401FF">
            <w:pPr>
              <w:widowControl w:val="0"/>
              <w:autoSpaceDE w:val="0"/>
              <w:autoSpaceDN w:val="0"/>
              <w:adjustRightInd w:val="0"/>
              <w:spacing w:after="0" w:line="205" w:lineRule="exact"/>
              <w:ind w:firstLine="0"/>
              <w:jc w:val="both"/>
              <w:rPr>
                <w:rFonts w:ascii="Times New Roman" w:hAnsi="Times New Roman"/>
                <w:sz w:val="24"/>
                <w:szCs w:val="24"/>
              </w:rPr>
            </w:pPr>
            <w:r w:rsidRPr="00FA7AC7">
              <w:rPr>
                <w:rFonts w:ascii="Times New Roman" w:hAnsi="Times New Roman"/>
                <w:sz w:val="20"/>
                <w:szCs w:val="20"/>
              </w:rPr>
              <w:t>53</w:t>
            </w:r>
            <w:r w:rsidRPr="00FA7AC7">
              <w:rPr>
                <w:rFonts w:ascii="Times New Roman" w:hAnsi="Times New Roman"/>
                <w:spacing w:val="-7"/>
                <w:sz w:val="20"/>
                <w:szCs w:val="20"/>
              </w:rPr>
              <w:t>1</w:t>
            </w:r>
            <w:r w:rsidRPr="00FA7AC7">
              <w:rPr>
                <w:rFonts w:ascii="Times New Roman" w:hAnsi="Times New Roman"/>
                <w:sz w:val="20"/>
                <w:szCs w:val="20"/>
              </w:rPr>
              <w:t>1</w:t>
            </w:r>
          </w:p>
        </w:tc>
        <w:tc>
          <w:tcPr>
            <w:tcW w:w="4514" w:type="dxa"/>
            <w:tcBorders>
              <w:top w:val="nil"/>
              <w:left w:val="nil"/>
              <w:bottom w:val="nil"/>
              <w:right w:val="nil"/>
            </w:tcBorders>
          </w:tcPr>
          <w:p w:rsidR="005401FF" w:rsidRPr="00FA7AC7" w:rsidRDefault="005401FF" w:rsidP="005401FF">
            <w:pPr>
              <w:widowControl w:val="0"/>
              <w:autoSpaceDE w:val="0"/>
              <w:autoSpaceDN w:val="0"/>
              <w:adjustRightInd w:val="0"/>
              <w:spacing w:after="0" w:line="205" w:lineRule="exact"/>
              <w:ind w:left="360" w:right="180" w:firstLine="0"/>
              <w:jc w:val="both"/>
              <w:rPr>
                <w:rFonts w:ascii="Times New Roman" w:hAnsi="Times New Roman"/>
                <w:sz w:val="24"/>
                <w:szCs w:val="24"/>
              </w:rPr>
            </w:pPr>
            <w:r w:rsidRPr="00FA7AC7">
              <w:rPr>
                <w:rFonts w:ascii="Times New Roman" w:hAnsi="Times New Roman"/>
                <w:sz w:val="20"/>
                <w:szCs w:val="20"/>
              </w:rPr>
              <w:t>Geometry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p>
        </w:tc>
      </w:tr>
      <w:tr w:rsidR="005401FF" w:rsidRPr="00FA7AC7" w:rsidTr="009263EC">
        <w:trPr>
          <w:trHeight w:hRule="exact" w:val="240"/>
        </w:trPr>
        <w:tc>
          <w:tcPr>
            <w:tcW w:w="69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5312</w:t>
            </w:r>
          </w:p>
        </w:tc>
        <w:tc>
          <w:tcPr>
            <w:tcW w:w="451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Foundations of Geometry*</w:t>
            </w:r>
          </w:p>
        </w:tc>
      </w:tr>
      <w:tr w:rsidR="005401FF" w:rsidRPr="00FA7AC7" w:rsidTr="009263EC">
        <w:trPr>
          <w:trHeight w:hRule="exact" w:val="458"/>
        </w:trPr>
        <w:tc>
          <w:tcPr>
            <w:tcW w:w="694" w:type="dxa"/>
            <w:tcBorders>
              <w:top w:val="nil"/>
              <w:left w:val="nil"/>
              <w:bottom w:val="nil"/>
              <w:right w:val="nil"/>
            </w:tcBorders>
          </w:tcPr>
          <w:p w:rsidR="005401FF" w:rsidRDefault="005401FF" w:rsidP="005401FF">
            <w:pPr>
              <w:widowControl w:val="0"/>
              <w:autoSpaceDE w:val="0"/>
              <w:autoSpaceDN w:val="0"/>
              <w:adjustRightInd w:val="0"/>
              <w:spacing w:after="0" w:line="217" w:lineRule="exact"/>
              <w:ind w:firstLine="0"/>
              <w:jc w:val="both"/>
              <w:rPr>
                <w:rFonts w:ascii="Times New Roman" w:hAnsi="Times New Roman"/>
                <w:sz w:val="20"/>
                <w:szCs w:val="20"/>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Pr>
                <w:rFonts w:ascii="Times New Roman" w:hAnsi="Times New Roman"/>
                <w:sz w:val="20"/>
                <w:szCs w:val="20"/>
              </w:rPr>
              <w:t>MATH</w:t>
            </w:r>
          </w:p>
        </w:tc>
        <w:tc>
          <w:tcPr>
            <w:tcW w:w="732" w:type="dxa"/>
            <w:tcBorders>
              <w:top w:val="nil"/>
              <w:left w:val="nil"/>
              <w:bottom w:val="nil"/>
              <w:right w:val="nil"/>
            </w:tcBorders>
          </w:tcPr>
          <w:p w:rsidR="005401FF" w:rsidRDefault="005401FF" w:rsidP="005401FF">
            <w:pPr>
              <w:widowControl w:val="0"/>
              <w:autoSpaceDE w:val="0"/>
              <w:autoSpaceDN w:val="0"/>
              <w:adjustRightInd w:val="0"/>
              <w:spacing w:after="0" w:line="217" w:lineRule="exact"/>
              <w:ind w:firstLine="0"/>
              <w:jc w:val="both"/>
              <w:rPr>
                <w:rFonts w:ascii="Times New Roman" w:hAnsi="Times New Roman"/>
                <w:sz w:val="20"/>
                <w:szCs w:val="20"/>
              </w:rPr>
            </w:pPr>
            <w:r w:rsidRPr="00FA7AC7">
              <w:rPr>
                <w:rFonts w:ascii="Times New Roman" w:hAnsi="Times New Roman"/>
                <w:sz w:val="20"/>
                <w:szCs w:val="20"/>
              </w:rPr>
              <w:t>5313</w:t>
            </w:r>
          </w:p>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Pr>
                <w:rFonts w:ascii="Times New Roman" w:hAnsi="Times New Roman"/>
                <w:sz w:val="20"/>
                <w:szCs w:val="20"/>
              </w:rPr>
              <w:t>5314</w:t>
            </w:r>
          </w:p>
        </w:tc>
        <w:tc>
          <w:tcPr>
            <w:tcW w:w="4514" w:type="dxa"/>
            <w:tcBorders>
              <w:top w:val="nil"/>
              <w:left w:val="nil"/>
              <w:bottom w:val="nil"/>
              <w:right w:val="nil"/>
            </w:tcBorders>
          </w:tcPr>
          <w:p w:rsidR="005401FF" w:rsidRDefault="005401FF" w:rsidP="005401FF">
            <w:pPr>
              <w:widowControl w:val="0"/>
              <w:autoSpaceDE w:val="0"/>
              <w:autoSpaceDN w:val="0"/>
              <w:adjustRightInd w:val="0"/>
              <w:spacing w:after="0" w:line="217" w:lineRule="exact"/>
              <w:ind w:left="360" w:right="180" w:firstLine="0"/>
              <w:jc w:val="both"/>
              <w:rPr>
                <w:rFonts w:ascii="Times New Roman" w:hAnsi="Times New Roman"/>
                <w:sz w:val="20"/>
                <w:szCs w:val="20"/>
              </w:rPr>
            </w:pPr>
            <w:r w:rsidRPr="00FA7AC7">
              <w:rPr>
                <w:rFonts w:ascii="Times New Roman" w:hAnsi="Times New Roman"/>
                <w:sz w:val="20"/>
                <w:szCs w:val="20"/>
              </w:rPr>
              <w:t>Modern Geometry*</w:t>
            </w:r>
          </w:p>
          <w:p w:rsidR="005401FF" w:rsidRDefault="005401FF" w:rsidP="005401FF">
            <w:pPr>
              <w:autoSpaceDE w:val="0"/>
              <w:autoSpaceDN w:val="0"/>
              <w:adjustRightInd w:val="0"/>
              <w:ind w:left="360" w:right="180" w:firstLine="14"/>
              <w:rPr>
                <w:rFonts w:ascii="TimesNewRomanPSMT" w:hAnsi="TimesNewRomanPSMT" w:cs="TimesNewRomanPSMT"/>
                <w:color w:val="000000"/>
                <w:sz w:val="20"/>
                <w:szCs w:val="20"/>
              </w:rPr>
            </w:pPr>
            <w:r>
              <w:rPr>
                <w:rFonts w:ascii="TimesNewRomanPSMT" w:hAnsi="TimesNewRomanPSMT" w:cs="TimesNewRomanPSMT"/>
                <w:color w:val="000000"/>
                <w:sz w:val="20"/>
                <w:szCs w:val="20"/>
              </w:rPr>
              <w:t xml:space="preserve"> Introduction to Topology</w:t>
            </w:r>
          </w:p>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p>
        </w:tc>
      </w:tr>
    </w:tbl>
    <w:p w:rsidR="005401FF" w:rsidRDefault="005401FF" w:rsidP="005401FF">
      <w:pPr>
        <w:widowControl w:val="0"/>
        <w:autoSpaceDE w:val="0"/>
        <w:autoSpaceDN w:val="0"/>
        <w:adjustRightInd w:val="0"/>
        <w:spacing w:before="3" w:after="0" w:line="110" w:lineRule="exact"/>
        <w:ind w:left="360" w:right="180" w:firstLine="0"/>
        <w:jc w:val="both"/>
        <w:rPr>
          <w:rFonts w:ascii="Times New Roman" w:hAnsi="Times New Roman"/>
          <w:sz w:val="11"/>
          <w:szCs w:val="11"/>
        </w:rPr>
      </w:pPr>
    </w:p>
    <w:p w:rsidR="005401FF" w:rsidRPr="00EB44B6" w:rsidRDefault="005401FF" w:rsidP="005401FF">
      <w:pPr>
        <w:widowControl w:val="0"/>
        <w:autoSpaceDE w:val="0"/>
        <w:autoSpaceDN w:val="0"/>
        <w:adjustRightInd w:val="0"/>
        <w:spacing w:before="14" w:after="0"/>
        <w:ind w:left="360" w:right="18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 D - Resea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ch (Minimum of 3 semester</w:t>
      </w:r>
      <w:r w:rsidRPr="00EB44B6">
        <w:rPr>
          <w:rFonts w:ascii="Times New Roman" w:hAnsi="Times New Roman"/>
          <w:b/>
          <w:bCs/>
          <w:color w:val="808080" w:themeColor="background1" w:themeShade="80"/>
          <w:spacing w:val="-5"/>
          <w:sz w:val="24"/>
          <w:szCs w:val="24"/>
        </w:rPr>
        <w:t xml:space="preserve"> </w:t>
      </w:r>
      <w:r w:rsidRPr="00EB44B6">
        <w:rPr>
          <w:rFonts w:ascii="Times New Roman" w:hAnsi="Times New Roman"/>
          <w:b/>
          <w:bCs/>
          <w:color w:val="808080" w:themeColor="background1" w:themeShade="80"/>
          <w:sz w:val="24"/>
          <w:szCs w:val="24"/>
        </w:rPr>
        <w:t>hours)</w:t>
      </w:r>
    </w:p>
    <w:p w:rsidR="005401FF" w:rsidRDefault="005401FF" w:rsidP="005401FF">
      <w:pPr>
        <w:widowControl w:val="0"/>
        <w:tabs>
          <w:tab w:val="left" w:pos="1890"/>
        </w:tabs>
        <w:autoSpaceDE w:val="0"/>
        <w:autoSpaceDN w:val="0"/>
        <w:adjustRightInd w:val="0"/>
        <w:spacing w:before="37" w:after="0"/>
        <w:ind w:left="360" w:right="180" w:firstLine="0"/>
        <w:jc w:val="both"/>
        <w:rPr>
          <w:rFonts w:ascii="Times New Roman" w:hAnsi="Times New Roman"/>
          <w:sz w:val="20"/>
          <w:szCs w:val="20"/>
        </w:rPr>
      </w:pPr>
      <w:r>
        <w:rPr>
          <w:rFonts w:ascii="Times New Roman" w:hAnsi="Times New Roman"/>
          <w:sz w:val="20"/>
          <w:szCs w:val="20"/>
        </w:rPr>
        <w:t xml:space="preserve">EDUC  </w:t>
      </w:r>
      <w:r>
        <w:rPr>
          <w:rFonts w:ascii="Times New Roman" w:hAnsi="Times New Roman"/>
          <w:spacing w:val="48"/>
          <w:sz w:val="20"/>
          <w:szCs w:val="20"/>
        </w:rPr>
        <w:t xml:space="preserve"> </w:t>
      </w:r>
      <w:r>
        <w:rPr>
          <w:rFonts w:ascii="Times New Roman" w:hAnsi="Times New Roman"/>
          <w:sz w:val="20"/>
          <w:szCs w:val="20"/>
        </w:rPr>
        <w:t>5501</w:t>
      </w:r>
      <w:r>
        <w:rPr>
          <w:rFonts w:ascii="Times New Roman" w:hAnsi="Times New Roman"/>
          <w:sz w:val="20"/>
          <w:szCs w:val="20"/>
        </w:rPr>
        <w:tab/>
        <w:t>Methods of Research in Education*</w:t>
      </w:r>
    </w:p>
    <w:p w:rsidR="005401FF" w:rsidRDefault="005401FF" w:rsidP="005401FF">
      <w:pPr>
        <w:widowControl w:val="0"/>
        <w:tabs>
          <w:tab w:val="left" w:pos="1890"/>
        </w:tabs>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M</w:t>
      </w:r>
      <w:r>
        <w:rPr>
          <w:rFonts w:ascii="Times New Roman" w:hAnsi="Times New Roman"/>
          <w:spacing w:val="-22"/>
          <w:sz w:val="20"/>
          <w:szCs w:val="20"/>
        </w:rPr>
        <w:t>A</w:t>
      </w:r>
      <w:r>
        <w:rPr>
          <w:rFonts w:ascii="Times New Roman" w:hAnsi="Times New Roman"/>
          <w:sz w:val="20"/>
          <w:szCs w:val="20"/>
        </w:rPr>
        <w:t xml:space="preserve">TH  </w:t>
      </w:r>
      <w:r>
        <w:rPr>
          <w:rFonts w:ascii="Times New Roman" w:hAnsi="Times New Roman"/>
          <w:spacing w:val="25"/>
          <w:sz w:val="20"/>
          <w:szCs w:val="20"/>
        </w:rPr>
        <w:t xml:space="preserve"> </w:t>
      </w:r>
      <w:r>
        <w:rPr>
          <w:rFonts w:ascii="Times New Roman" w:hAnsi="Times New Roman"/>
          <w:sz w:val="20"/>
          <w:szCs w:val="20"/>
        </w:rPr>
        <w:t>5412</w:t>
      </w:r>
      <w:r>
        <w:rPr>
          <w:rFonts w:ascii="Times New Roman" w:hAnsi="Times New Roman"/>
          <w:sz w:val="20"/>
          <w:szCs w:val="20"/>
        </w:rPr>
        <w:tab/>
        <w:t>Methods of Statistical</w:t>
      </w:r>
      <w:r>
        <w:rPr>
          <w:rFonts w:ascii="Times New Roman" w:hAnsi="Times New Roman"/>
          <w:spacing w:val="-11"/>
          <w:sz w:val="20"/>
          <w:szCs w:val="20"/>
        </w:rPr>
        <w:t xml:space="preserve"> </w:t>
      </w:r>
      <w:r>
        <w:rPr>
          <w:rFonts w:ascii="Times New Roman" w:hAnsi="Times New Roman"/>
          <w:sz w:val="20"/>
          <w:szCs w:val="20"/>
        </w:rPr>
        <w:t>Analysis**</w:t>
      </w:r>
    </w:p>
    <w:p w:rsidR="005401FF" w:rsidRDefault="005401FF" w:rsidP="005401FF">
      <w:pPr>
        <w:widowControl w:val="0"/>
        <w:tabs>
          <w:tab w:val="left" w:pos="1890"/>
        </w:tabs>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MATH   5500</w:t>
      </w:r>
      <w:r>
        <w:rPr>
          <w:rFonts w:ascii="Times New Roman" w:hAnsi="Times New Roman"/>
          <w:sz w:val="20"/>
          <w:szCs w:val="20"/>
        </w:rPr>
        <w:tab/>
        <w:t>Educational Statistics**</w:t>
      </w:r>
    </w:p>
    <w:p w:rsidR="005401FF" w:rsidRDefault="005401FF" w:rsidP="005401FF">
      <w:pPr>
        <w:widowControl w:val="0"/>
        <w:autoSpaceDE w:val="0"/>
        <w:autoSpaceDN w:val="0"/>
        <w:adjustRightInd w:val="0"/>
        <w:spacing w:before="6" w:after="0" w:line="220" w:lineRule="exact"/>
        <w:ind w:left="360" w:right="180" w:firstLine="0"/>
        <w:jc w:val="both"/>
        <w:rPr>
          <w:rFonts w:ascii="Times New Roman" w:hAnsi="Times New Roman"/>
        </w:rPr>
      </w:pPr>
    </w:p>
    <w:p w:rsidR="005401FF" w:rsidRPr="00EB44B6" w:rsidRDefault="005401FF" w:rsidP="005401FF">
      <w:pPr>
        <w:widowControl w:val="0"/>
        <w:autoSpaceDE w:val="0"/>
        <w:autoSpaceDN w:val="0"/>
        <w:adjustRightInd w:val="0"/>
        <w:spacing w:after="0"/>
        <w:ind w:left="360" w:right="18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 E - Electives (Minimum of 3 semester</w:t>
      </w:r>
      <w:r w:rsidRPr="00EB44B6">
        <w:rPr>
          <w:rFonts w:ascii="Times New Roman" w:hAnsi="Times New Roman"/>
          <w:b/>
          <w:bCs/>
          <w:color w:val="808080" w:themeColor="background1" w:themeShade="80"/>
          <w:spacing w:val="-5"/>
          <w:sz w:val="24"/>
          <w:szCs w:val="24"/>
        </w:rPr>
        <w:t xml:space="preserve"> </w:t>
      </w:r>
      <w:r w:rsidRPr="00EB44B6">
        <w:rPr>
          <w:rFonts w:ascii="Times New Roman" w:hAnsi="Times New Roman"/>
          <w:b/>
          <w:bCs/>
          <w:color w:val="808080" w:themeColor="background1" w:themeShade="80"/>
          <w:sz w:val="24"/>
          <w:szCs w:val="24"/>
        </w:rPr>
        <w:t>hours)</w:t>
      </w:r>
    </w:p>
    <w:p w:rsidR="005401FF" w:rsidRDefault="005401FF" w:rsidP="005401FF">
      <w:pPr>
        <w:widowControl w:val="0"/>
        <w:autoSpaceDE w:val="0"/>
        <w:autoSpaceDN w:val="0"/>
        <w:adjustRightInd w:val="0"/>
        <w:spacing w:before="37" w:after="0"/>
        <w:ind w:left="360" w:right="180" w:firstLine="0"/>
        <w:jc w:val="both"/>
        <w:rPr>
          <w:rFonts w:ascii="Times New Roman" w:hAnsi="Times New Roman"/>
          <w:sz w:val="20"/>
          <w:szCs w:val="20"/>
        </w:rPr>
      </w:pPr>
      <w:r>
        <w:rPr>
          <w:rFonts w:ascii="Times New Roman" w:hAnsi="Times New Roman"/>
          <w:sz w:val="20"/>
          <w:szCs w:val="20"/>
        </w:rPr>
        <w:t>(Courses may be chosen from either the following courses or from courses in area C above.)</w:t>
      </w:r>
    </w:p>
    <w:tbl>
      <w:tblPr>
        <w:tblW w:w="0" w:type="auto"/>
        <w:tblInd w:w="450" w:type="dxa"/>
        <w:tblLayout w:type="fixed"/>
        <w:tblCellMar>
          <w:left w:w="0" w:type="dxa"/>
          <w:right w:w="0" w:type="dxa"/>
        </w:tblCellMar>
        <w:tblLook w:val="0000"/>
      </w:tblPr>
      <w:tblGrid>
        <w:gridCol w:w="694"/>
        <w:gridCol w:w="732"/>
        <w:gridCol w:w="5864"/>
      </w:tblGrid>
      <w:tr w:rsidR="005401FF" w:rsidRPr="00FA7AC7" w:rsidTr="009263EC">
        <w:trPr>
          <w:trHeight w:hRule="exact" w:val="260"/>
        </w:trPr>
        <w:tc>
          <w:tcPr>
            <w:tcW w:w="694" w:type="dxa"/>
            <w:tcBorders>
              <w:top w:val="nil"/>
              <w:left w:val="nil"/>
              <w:bottom w:val="nil"/>
              <w:right w:val="nil"/>
            </w:tcBorders>
          </w:tcPr>
          <w:p w:rsidR="005401FF" w:rsidRPr="00FA7AC7" w:rsidRDefault="005401FF" w:rsidP="005401FF">
            <w:pPr>
              <w:widowControl w:val="0"/>
              <w:autoSpaceDE w:val="0"/>
              <w:autoSpaceDN w:val="0"/>
              <w:adjustRightInd w:val="0"/>
              <w:spacing w:before="6" w:after="0"/>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5401FF" w:rsidRPr="00FA7AC7" w:rsidRDefault="005401FF" w:rsidP="005401FF">
            <w:pPr>
              <w:widowControl w:val="0"/>
              <w:autoSpaceDE w:val="0"/>
              <w:autoSpaceDN w:val="0"/>
              <w:adjustRightInd w:val="0"/>
              <w:spacing w:before="6" w:after="0"/>
              <w:ind w:firstLine="0"/>
              <w:jc w:val="both"/>
              <w:rPr>
                <w:rFonts w:ascii="Times New Roman" w:hAnsi="Times New Roman"/>
                <w:sz w:val="24"/>
                <w:szCs w:val="24"/>
              </w:rPr>
            </w:pPr>
            <w:r w:rsidRPr="00FA7AC7">
              <w:rPr>
                <w:rFonts w:ascii="Times New Roman" w:hAnsi="Times New Roman"/>
                <w:sz w:val="20"/>
                <w:szCs w:val="20"/>
              </w:rPr>
              <w:t>5202</w:t>
            </w:r>
          </w:p>
        </w:tc>
        <w:tc>
          <w:tcPr>
            <w:tcW w:w="5864" w:type="dxa"/>
            <w:tcBorders>
              <w:top w:val="nil"/>
              <w:left w:val="nil"/>
              <w:bottom w:val="nil"/>
              <w:right w:val="nil"/>
            </w:tcBorders>
          </w:tcPr>
          <w:p w:rsidR="005401FF" w:rsidRPr="00FA7AC7" w:rsidRDefault="005401FF" w:rsidP="005401FF">
            <w:pPr>
              <w:widowControl w:val="0"/>
              <w:autoSpaceDE w:val="0"/>
              <w:autoSpaceDN w:val="0"/>
              <w:adjustRightInd w:val="0"/>
              <w:spacing w:before="6" w:after="0"/>
              <w:ind w:left="360" w:right="180" w:firstLine="0"/>
              <w:jc w:val="both"/>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echnology-Oriented Mathematics</w:t>
            </w:r>
          </w:p>
        </w:tc>
      </w:tr>
      <w:tr w:rsidR="005401FF" w:rsidRPr="00FA7AC7" w:rsidTr="009263EC">
        <w:trPr>
          <w:trHeight w:hRule="exact" w:val="240"/>
        </w:trPr>
        <w:tc>
          <w:tcPr>
            <w:tcW w:w="69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5213</w:t>
            </w:r>
          </w:p>
        </w:tc>
        <w:tc>
          <w:tcPr>
            <w:tcW w:w="586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Complex</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5401FF" w:rsidRPr="00FA7AC7" w:rsidTr="009263EC">
        <w:trPr>
          <w:trHeight w:hRule="exact" w:val="251"/>
        </w:trPr>
        <w:tc>
          <w:tcPr>
            <w:tcW w:w="69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5214</w:t>
            </w:r>
          </w:p>
        </w:tc>
        <w:tc>
          <w:tcPr>
            <w:tcW w:w="5864" w:type="dxa"/>
            <w:tcBorders>
              <w:top w:val="nil"/>
              <w:left w:val="nil"/>
              <w:bottom w:val="nil"/>
              <w:right w:val="nil"/>
            </w:tcBorders>
          </w:tcPr>
          <w:p w:rsidR="005401FF" w:rsidRPr="00FA7AC7" w:rsidRDefault="005401FF" w:rsidP="005401FF">
            <w:pPr>
              <w:widowControl w:val="0"/>
              <w:autoSpaceDE w:val="0"/>
              <w:autoSpaceDN w:val="0"/>
              <w:adjustRightInd w:val="0"/>
              <w:spacing w:before="9" w:after="0"/>
              <w:ind w:left="360" w:right="180" w:firstLine="0"/>
              <w:jc w:val="both"/>
              <w:rPr>
                <w:rFonts w:ascii="Times New Roman" w:hAnsi="Times New Roman"/>
                <w:sz w:val="24"/>
                <w:szCs w:val="24"/>
              </w:rPr>
            </w:pPr>
            <w:r w:rsidRPr="00FA7AC7">
              <w:rPr>
                <w:rFonts w:ascii="Times New Roman" w:hAnsi="Times New Roman"/>
                <w:sz w:val="20"/>
                <w:szCs w:val="20"/>
              </w:rPr>
              <w:t>Di</w:t>
            </w:r>
            <w:r w:rsidRPr="00FA7AC7">
              <w:rPr>
                <w:rFonts w:ascii="Times New Roman" w:hAnsi="Times New Roman"/>
                <w:spacing w:val="-4"/>
                <w:sz w:val="20"/>
                <w:szCs w:val="20"/>
              </w:rPr>
              <w:t>f</w:t>
            </w:r>
            <w:r w:rsidRPr="00FA7AC7">
              <w:rPr>
                <w:rFonts w:ascii="Times New Roman" w:hAnsi="Times New Roman"/>
                <w:sz w:val="20"/>
                <w:szCs w:val="20"/>
              </w:rPr>
              <w:t>ferential Equations</w:t>
            </w:r>
          </w:p>
        </w:tc>
      </w:tr>
      <w:tr w:rsidR="005401FF" w:rsidRPr="00FA7AC7" w:rsidTr="009263EC">
        <w:trPr>
          <w:trHeight w:hRule="exact" w:val="229"/>
        </w:trPr>
        <w:tc>
          <w:tcPr>
            <w:tcW w:w="694" w:type="dxa"/>
            <w:tcBorders>
              <w:top w:val="nil"/>
              <w:left w:val="nil"/>
              <w:bottom w:val="nil"/>
              <w:right w:val="nil"/>
            </w:tcBorders>
          </w:tcPr>
          <w:p w:rsidR="005401FF" w:rsidRPr="00FA7AC7" w:rsidRDefault="005401FF" w:rsidP="005401FF">
            <w:pPr>
              <w:widowControl w:val="0"/>
              <w:autoSpaceDE w:val="0"/>
              <w:autoSpaceDN w:val="0"/>
              <w:adjustRightInd w:val="0"/>
              <w:spacing w:after="0" w:line="205"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5401FF" w:rsidRPr="00FA7AC7" w:rsidRDefault="005401FF" w:rsidP="005401FF">
            <w:pPr>
              <w:widowControl w:val="0"/>
              <w:autoSpaceDE w:val="0"/>
              <w:autoSpaceDN w:val="0"/>
              <w:adjustRightInd w:val="0"/>
              <w:spacing w:after="0" w:line="205" w:lineRule="exact"/>
              <w:ind w:firstLine="0"/>
              <w:jc w:val="both"/>
              <w:rPr>
                <w:rFonts w:ascii="Times New Roman" w:hAnsi="Times New Roman"/>
                <w:sz w:val="24"/>
                <w:szCs w:val="24"/>
              </w:rPr>
            </w:pPr>
            <w:r w:rsidRPr="00FA7AC7">
              <w:rPr>
                <w:rFonts w:ascii="Times New Roman" w:hAnsi="Times New Roman"/>
                <w:sz w:val="20"/>
                <w:szCs w:val="20"/>
              </w:rPr>
              <w:t>5215</w:t>
            </w:r>
          </w:p>
        </w:tc>
        <w:tc>
          <w:tcPr>
            <w:tcW w:w="5864" w:type="dxa"/>
            <w:tcBorders>
              <w:top w:val="nil"/>
              <w:left w:val="nil"/>
              <w:bottom w:val="nil"/>
              <w:right w:val="nil"/>
            </w:tcBorders>
          </w:tcPr>
          <w:p w:rsidR="005401FF" w:rsidRPr="00FA7AC7" w:rsidRDefault="005401FF" w:rsidP="005401FF">
            <w:pPr>
              <w:widowControl w:val="0"/>
              <w:autoSpaceDE w:val="0"/>
              <w:autoSpaceDN w:val="0"/>
              <w:adjustRightInd w:val="0"/>
              <w:spacing w:after="0" w:line="205" w:lineRule="exact"/>
              <w:ind w:left="360" w:right="180" w:firstLine="0"/>
              <w:jc w:val="both"/>
              <w:rPr>
                <w:rFonts w:ascii="Times New Roman" w:hAnsi="Times New Roman"/>
                <w:sz w:val="24"/>
                <w:szCs w:val="24"/>
              </w:rPr>
            </w:pPr>
            <w:r w:rsidRPr="00FA7AC7">
              <w:rPr>
                <w:rFonts w:ascii="Times New Roman" w:hAnsi="Times New Roman"/>
                <w:sz w:val="20"/>
                <w:szCs w:val="20"/>
              </w:rPr>
              <w:t>Numerical</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5401FF" w:rsidRPr="00FA7AC7" w:rsidTr="009263EC">
        <w:trPr>
          <w:trHeight w:hRule="exact" w:val="449"/>
        </w:trPr>
        <w:tc>
          <w:tcPr>
            <w:tcW w:w="694" w:type="dxa"/>
            <w:tcBorders>
              <w:top w:val="nil"/>
              <w:left w:val="nil"/>
              <w:bottom w:val="nil"/>
              <w:right w:val="nil"/>
            </w:tcBorders>
          </w:tcPr>
          <w:p w:rsidR="005401FF" w:rsidRDefault="005401FF" w:rsidP="005401FF">
            <w:pPr>
              <w:widowControl w:val="0"/>
              <w:autoSpaceDE w:val="0"/>
              <w:autoSpaceDN w:val="0"/>
              <w:adjustRightInd w:val="0"/>
              <w:spacing w:after="0" w:line="217" w:lineRule="exact"/>
              <w:ind w:firstLine="0"/>
              <w:jc w:val="both"/>
              <w:rPr>
                <w:rFonts w:ascii="Times New Roman" w:hAnsi="Times New Roman"/>
                <w:sz w:val="20"/>
                <w:szCs w:val="20"/>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Pr>
                <w:rFonts w:ascii="Times New Roman" w:hAnsi="Times New Roman"/>
                <w:sz w:val="20"/>
                <w:szCs w:val="20"/>
              </w:rPr>
              <w:t>MATH</w:t>
            </w:r>
          </w:p>
        </w:tc>
        <w:tc>
          <w:tcPr>
            <w:tcW w:w="732" w:type="dxa"/>
            <w:tcBorders>
              <w:top w:val="nil"/>
              <w:left w:val="nil"/>
              <w:bottom w:val="nil"/>
              <w:right w:val="nil"/>
            </w:tcBorders>
          </w:tcPr>
          <w:p w:rsidR="005401FF" w:rsidRDefault="005401FF" w:rsidP="005401FF">
            <w:pPr>
              <w:widowControl w:val="0"/>
              <w:autoSpaceDE w:val="0"/>
              <w:autoSpaceDN w:val="0"/>
              <w:adjustRightInd w:val="0"/>
              <w:spacing w:after="0" w:line="217" w:lineRule="exact"/>
              <w:ind w:firstLine="0"/>
              <w:jc w:val="both"/>
              <w:rPr>
                <w:rFonts w:ascii="Times New Roman" w:hAnsi="Times New Roman"/>
                <w:sz w:val="20"/>
                <w:szCs w:val="20"/>
              </w:rPr>
            </w:pPr>
            <w:r w:rsidRPr="00FA7AC7">
              <w:rPr>
                <w:rFonts w:ascii="Times New Roman" w:hAnsi="Times New Roman"/>
                <w:sz w:val="20"/>
                <w:szCs w:val="20"/>
              </w:rPr>
              <w:t>5414</w:t>
            </w:r>
          </w:p>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Pr>
                <w:rFonts w:ascii="Times New Roman" w:hAnsi="Times New Roman"/>
                <w:sz w:val="20"/>
                <w:szCs w:val="20"/>
              </w:rPr>
              <w:t>5511</w:t>
            </w:r>
          </w:p>
        </w:tc>
        <w:tc>
          <w:tcPr>
            <w:tcW w:w="5864" w:type="dxa"/>
            <w:tcBorders>
              <w:top w:val="nil"/>
              <w:left w:val="nil"/>
              <w:bottom w:val="nil"/>
              <w:right w:val="nil"/>
            </w:tcBorders>
          </w:tcPr>
          <w:p w:rsidR="005401FF" w:rsidRDefault="005401FF" w:rsidP="005401FF">
            <w:pPr>
              <w:widowControl w:val="0"/>
              <w:autoSpaceDE w:val="0"/>
              <w:autoSpaceDN w:val="0"/>
              <w:adjustRightInd w:val="0"/>
              <w:spacing w:after="0" w:line="217" w:lineRule="exact"/>
              <w:ind w:left="360" w:right="180" w:firstLine="0"/>
              <w:jc w:val="both"/>
              <w:rPr>
                <w:rFonts w:ascii="Times New Roman" w:hAnsi="Times New Roman"/>
                <w:sz w:val="20"/>
                <w:szCs w:val="20"/>
              </w:rPr>
            </w:pPr>
            <w:r w:rsidRPr="00FA7AC7">
              <w:rPr>
                <w:rFonts w:ascii="Times New Roman" w:hAnsi="Times New Roman"/>
                <w:sz w:val="20"/>
                <w:szCs w:val="20"/>
              </w:rPr>
              <w:t>Introduction to Operations Research</w:t>
            </w:r>
          </w:p>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Pr>
                <w:rFonts w:ascii="Times New Roman" w:hAnsi="Times New Roman"/>
                <w:sz w:val="20"/>
                <w:szCs w:val="20"/>
              </w:rPr>
              <w:t>History of Mathematics**</w:t>
            </w:r>
          </w:p>
        </w:tc>
      </w:tr>
      <w:tr w:rsidR="005401FF" w:rsidRPr="00FA7AC7" w:rsidTr="009263EC">
        <w:trPr>
          <w:trHeight w:hRule="exact" w:val="260"/>
        </w:trPr>
        <w:tc>
          <w:tcPr>
            <w:tcW w:w="69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w:t>
            </w:r>
            <w:r w:rsidRPr="00FA7AC7">
              <w:rPr>
                <w:rFonts w:ascii="Times New Roman" w:hAnsi="Times New Roman"/>
                <w:spacing w:val="-22"/>
                <w:sz w:val="20"/>
                <w:szCs w:val="20"/>
              </w:rPr>
              <w:t>A</w:t>
            </w:r>
            <w:r w:rsidRPr="00FA7AC7">
              <w:rPr>
                <w:rFonts w:ascii="Times New Roman" w:hAnsi="Times New Roman"/>
                <w:sz w:val="20"/>
                <w:szCs w:val="20"/>
              </w:rPr>
              <w:t>TH</w:t>
            </w:r>
          </w:p>
        </w:tc>
        <w:tc>
          <w:tcPr>
            <w:tcW w:w="732"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5670</w:t>
            </w:r>
          </w:p>
        </w:tc>
        <w:tc>
          <w:tcPr>
            <w:tcW w:w="5864" w:type="dxa"/>
            <w:tcBorders>
              <w:top w:val="nil"/>
              <w:left w:val="nil"/>
              <w:bottom w:val="nil"/>
              <w:right w:val="nil"/>
            </w:tcBorders>
          </w:tcPr>
          <w:p w:rsidR="005401FF" w:rsidRPr="00FA7AC7" w:rsidRDefault="005401FF" w:rsidP="005401FF">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Special</w:t>
            </w:r>
            <w:r w:rsidRPr="00FA7AC7">
              <w:rPr>
                <w:rFonts w:ascii="Times New Roman" w:hAnsi="Times New Roman"/>
                <w:spacing w:val="-3"/>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opics in Mathematical Sciences</w:t>
            </w:r>
          </w:p>
        </w:tc>
      </w:tr>
    </w:tbl>
    <w:p w:rsidR="005401FF" w:rsidRDefault="005401FF" w:rsidP="005401FF">
      <w:pPr>
        <w:widowControl w:val="0"/>
        <w:autoSpaceDE w:val="0"/>
        <w:autoSpaceDN w:val="0"/>
        <w:adjustRightInd w:val="0"/>
        <w:spacing w:after="0" w:line="200" w:lineRule="exact"/>
        <w:ind w:left="360" w:right="180" w:firstLine="0"/>
        <w:jc w:val="both"/>
        <w:rPr>
          <w:rFonts w:ascii="Times New Roman" w:hAnsi="Times New Roman"/>
          <w:sz w:val="20"/>
          <w:szCs w:val="20"/>
        </w:rPr>
      </w:pPr>
      <w:r>
        <w:rPr>
          <w:rFonts w:ascii="Times New Roman" w:hAnsi="Times New Roman"/>
          <w:sz w:val="20"/>
          <w:szCs w:val="20"/>
        </w:rPr>
        <w:t>* Required course</w:t>
      </w:r>
    </w:p>
    <w:p w:rsidR="005401FF" w:rsidRDefault="005401FF" w:rsidP="005401FF">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 Required if not previously fulfilled at the unde</w:t>
      </w:r>
      <w:r>
        <w:rPr>
          <w:rFonts w:ascii="Times New Roman" w:hAnsi="Times New Roman"/>
          <w:spacing w:val="-4"/>
          <w:sz w:val="20"/>
          <w:szCs w:val="20"/>
        </w:rPr>
        <w:t>r</w:t>
      </w:r>
      <w:r>
        <w:rPr>
          <w:rFonts w:ascii="Times New Roman" w:hAnsi="Times New Roman"/>
          <w:sz w:val="20"/>
          <w:szCs w:val="20"/>
        </w:rPr>
        <w:t>graduate or graduate level.</w:t>
      </w:r>
    </w:p>
    <w:p w:rsidR="005401FF" w:rsidRDefault="005401FF" w:rsidP="005401FF">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b/>
          <w:bCs/>
          <w:spacing w:val="-20"/>
          <w:sz w:val="20"/>
          <w:szCs w:val="20"/>
        </w:rPr>
        <w:t>T</w:t>
      </w:r>
      <w:r>
        <w:rPr>
          <w:rFonts w:ascii="Times New Roman" w:hAnsi="Times New Roman"/>
          <w:b/>
          <w:bCs/>
          <w:spacing w:val="-2"/>
          <w:sz w:val="20"/>
          <w:szCs w:val="20"/>
        </w:rPr>
        <w:t>ota</w:t>
      </w:r>
      <w:r>
        <w:rPr>
          <w:rFonts w:ascii="Times New Roman" w:hAnsi="Times New Roman"/>
          <w:b/>
          <w:bCs/>
          <w:sz w:val="20"/>
          <w:szCs w:val="20"/>
        </w:rPr>
        <w:t>l</w:t>
      </w:r>
      <w:r>
        <w:rPr>
          <w:rFonts w:ascii="Times New Roman" w:hAnsi="Times New Roman"/>
          <w:b/>
          <w:bCs/>
          <w:spacing w:val="-9"/>
          <w:sz w:val="20"/>
          <w:szCs w:val="20"/>
        </w:rPr>
        <w:t xml:space="preserve"> </w:t>
      </w:r>
      <w:r>
        <w:rPr>
          <w:rFonts w:ascii="Times New Roman" w:hAnsi="Times New Roman"/>
          <w:b/>
          <w:bCs/>
          <w:spacing w:val="-2"/>
          <w:sz w:val="20"/>
          <w:szCs w:val="20"/>
        </w:rPr>
        <w:t>Hour</w:t>
      </w:r>
      <w:r>
        <w:rPr>
          <w:rFonts w:ascii="Times New Roman" w:hAnsi="Times New Roman"/>
          <w:b/>
          <w:bCs/>
          <w:sz w:val="20"/>
          <w:szCs w:val="20"/>
        </w:rPr>
        <w:t>s</w:t>
      </w:r>
      <w:r>
        <w:rPr>
          <w:rFonts w:ascii="Times New Roman" w:hAnsi="Times New Roman"/>
          <w:b/>
          <w:bCs/>
          <w:spacing w:val="-9"/>
          <w:sz w:val="20"/>
          <w:szCs w:val="20"/>
        </w:rPr>
        <w:t xml:space="preserve"> </w:t>
      </w:r>
      <w:r>
        <w:rPr>
          <w:rFonts w:ascii="Times New Roman" w:hAnsi="Times New Roman"/>
          <w:b/>
          <w:bCs/>
          <w:spacing w:val="-2"/>
          <w:sz w:val="20"/>
          <w:szCs w:val="20"/>
        </w:rPr>
        <w:t>Requi</w:t>
      </w:r>
      <w:r>
        <w:rPr>
          <w:rFonts w:ascii="Times New Roman" w:hAnsi="Times New Roman"/>
          <w:b/>
          <w:bCs/>
          <w:spacing w:val="-6"/>
          <w:sz w:val="20"/>
          <w:szCs w:val="20"/>
        </w:rPr>
        <w:t>r</w:t>
      </w:r>
      <w:r>
        <w:rPr>
          <w:rFonts w:ascii="Times New Roman" w:hAnsi="Times New Roman"/>
          <w:b/>
          <w:bCs/>
          <w:spacing w:val="-2"/>
          <w:sz w:val="20"/>
          <w:szCs w:val="20"/>
        </w:rPr>
        <w:t>ed........................................................................................................3</w:t>
      </w:r>
      <w:r>
        <w:rPr>
          <w:rFonts w:ascii="Times New Roman" w:hAnsi="Times New Roman"/>
          <w:b/>
          <w:bCs/>
          <w:sz w:val="20"/>
          <w:szCs w:val="20"/>
        </w:rPr>
        <w:t>6</w:t>
      </w:r>
      <w:r>
        <w:rPr>
          <w:rFonts w:ascii="Times New Roman" w:hAnsi="Times New Roman"/>
          <w:b/>
          <w:bCs/>
          <w:spacing w:val="-9"/>
          <w:sz w:val="20"/>
          <w:szCs w:val="20"/>
        </w:rPr>
        <w:t xml:space="preserve"> </w:t>
      </w:r>
      <w:r>
        <w:rPr>
          <w:rFonts w:ascii="Times New Roman" w:hAnsi="Times New Roman"/>
          <w:b/>
          <w:bCs/>
          <w:spacing w:val="-2"/>
          <w:sz w:val="20"/>
          <w:szCs w:val="20"/>
        </w:rPr>
        <w:t>hours</w:t>
      </w:r>
    </w:p>
    <w:p w:rsidR="005401FF" w:rsidRDefault="005401FF" w:rsidP="005401FF">
      <w:pPr>
        <w:widowControl w:val="0"/>
        <w:autoSpaceDE w:val="0"/>
        <w:autoSpaceDN w:val="0"/>
        <w:adjustRightInd w:val="0"/>
        <w:spacing w:after="0"/>
        <w:ind w:left="360" w:right="180" w:firstLine="0"/>
        <w:jc w:val="both"/>
        <w:rPr>
          <w:rFonts w:ascii="Times New Roman" w:hAnsi="Times New Roman"/>
          <w:sz w:val="20"/>
          <w:szCs w:val="20"/>
        </w:rPr>
      </w:pPr>
    </w:p>
    <w:p w:rsidR="009263EC" w:rsidRPr="00EB44B6" w:rsidRDefault="009263EC" w:rsidP="009263EC">
      <w:pPr>
        <w:pStyle w:val="Heading2"/>
        <w:spacing w:before="0"/>
        <w:ind w:left="360" w:right="180" w:firstLine="0"/>
        <w:rPr>
          <w:rFonts w:ascii="Impact" w:hAnsi="Impact" w:cs="Impact"/>
          <w:color w:val="808080" w:themeColor="background1" w:themeShade="80"/>
          <w:sz w:val="32"/>
          <w:szCs w:val="32"/>
        </w:rPr>
      </w:pPr>
      <w:bookmarkStart w:id="657" w:name="_Toc294969778"/>
      <w:bookmarkStart w:id="658" w:name="_Toc295508340"/>
      <w:r w:rsidRPr="00EB44B6">
        <w:rPr>
          <w:rFonts w:ascii="Impact" w:hAnsi="Impact" w:cs="Impact"/>
          <w:color w:val="808080" w:themeColor="background1" w:themeShade="80"/>
          <w:sz w:val="32"/>
          <w:szCs w:val="32"/>
        </w:rPr>
        <w:t>COURSE DESCRIPTIONS</w:t>
      </w:r>
      <w:bookmarkEnd w:id="657"/>
      <w:bookmarkEnd w:id="658"/>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5011 - Foundations of Arithmetic for Teachers I***.................................................3(3-0)</w:t>
      </w:r>
    </w:p>
    <w:p w:rsidR="009263EC" w:rsidRDefault="009263EC" w:rsidP="009263EC">
      <w:pPr>
        <w:autoSpaceDE w:val="0"/>
        <w:autoSpaceDN w:val="0"/>
        <w:adjustRightInd w:val="0"/>
        <w:spacing w:after="0"/>
        <w:ind w:left="360" w:right="18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Sets, whole numbers, fractions, elementary number theory, algorithms, elementary geometry and a study of the metric system. Designed for teachers of grades K-4.</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5012 - Foundations of Arithmetic for Teachers II***................................................3(3-0)</w:t>
      </w:r>
    </w:p>
    <w:p w:rsidR="009263EC" w:rsidRDefault="009263EC" w:rsidP="009263EC">
      <w:pPr>
        <w:autoSpaceDE w:val="0"/>
        <w:autoSpaceDN w:val="0"/>
        <w:adjustRightInd w:val="0"/>
        <w:spacing w:after="0"/>
        <w:ind w:left="360" w:right="18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Numeration systems, elementary number theory, rational numbers, real numbers, basic algorithms, graphs and measurements. For teachers of grades 4-8.</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5110 - Algebraic Structures for Teachers***..............................................................3(3-0)</w:t>
      </w:r>
    </w:p>
    <w:p w:rsidR="009263EC"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Elementary study of the properties of groups, integral domains and fields. </w:t>
      </w:r>
      <w:r>
        <w:rPr>
          <w:rFonts w:ascii="TimesNewRomanPS-ItalicMT" w:hAnsi="TimesNewRomanPS-ItalicMT" w:cs="TimesNewRomanPS-ItalicMT"/>
          <w:i/>
          <w:iCs/>
          <w:color w:val="191919"/>
          <w:sz w:val="20"/>
          <w:szCs w:val="20"/>
        </w:rPr>
        <w:t>Prerequisite: 5011 orconsent of instructor</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5111 - Theory of Numbers...........................................................................................3(3-0)</w:t>
      </w:r>
    </w:p>
    <w:p w:rsidR="009263EC"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Properties of integers, divisibility, congruence of numbers. LaGrange’s theorem, residues and Diophantine equations. </w:t>
      </w:r>
      <w:r>
        <w:rPr>
          <w:rFonts w:ascii="TimesNewRomanPS-ItalicMT" w:hAnsi="TimesNewRomanPS-ItalicMT" w:cs="TimesNewRomanPS-ItalicMT"/>
          <w:i/>
          <w:iCs/>
          <w:color w:val="191919"/>
          <w:sz w:val="20"/>
          <w:szCs w:val="20"/>
        </w:rPr>
        <w:t>Prerequisite: Graduate standing</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5112 - Linear Algebra....................................................................................................3(3-0)</w:t>
      </w:r>
    </w:p>
    <w:p w:rsidR="009263EC" w:rsidRDefault="009263EC" w:rsidP="009263EC">
      <w:pPr>
        <w:autoSpaceDE w:val="0"/>
        <w:autoSpaceDN w:val="0"/>
        <w:adjustRightInd w:val="0"/>
        <w:spacing w:after="0"/>
        <w:ind w:left="360" w:right="18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 xml:space="preserve">Vector spaces and linear transformations. Other topics include equations, matrices, determinants, characteristic values, the special theorem, linear functions and dual space. </w:t>
      </w:r>
      <w:r w:rsidRPr="00D110A5">
        <w:rPr>
          <w:rFonts w:ascii="TimesNewRomanPSMT" w:hAnsi="TimesNewRomanPSMT" w:cs="TimesNewRomanPSMT"/>
          <w:i/>
          <w:color w:val="191919"/>
          <w:sz w:val="20"/>
          <w:szCs w:val="20"/>
        </w:rPr>
        <w:t>Prerequisite: Graduate standing.</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5113-5114 - Modern Algebra I &amp; II*............................................................................6(3-0)</w:t>
      </w:r>
    </w:p>
    <w:p w:rsidR="009263EC" w:rsidRDefault="009263EC" w:rsidP="009263EC">
      <w:pPr>
        <w:autoSpaceDE w:val="0"/>
        <w:autoSpaceDN w:val="0"/>
        <w:adjustRightInd w:val="0"/>
        <w:spacing w:after="0"/>
        <w:ind w:left="360" w:right="18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lastRenderedPageBreak/>
        <w:t xml:space="preserve">Groups, permutation groups, finite groups, group mappings, rings, ideals, quotient rings, fields, finite fields, polynomial rings, field extensions, vector spaces, algebra of linear transformations. </w:t>
      </w:r>
      <w:r w:rsidRPr="00D110A5">
        <w:rPr>
          <w:rFonts w:ascii="TimesNewRomanPSMT" w:hAnsi="TimesNewRomanPSMT" w:cs="TimesNewRomanPSMT"/>
          <w:i/>
          <w:color w:val="191919"/>
          <w:sz w:val="20"/>
          <w:szCs w:val="20"/>
        </w:rPr>
        <w:t>Prerequisite: Graduate standing.</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5202 - Technology-Oriented Mathematics.................................................................3(3-0)</w:t>
      </w:r>
    </w:p>
    <w:p w:rsidR="009263EC" w:rsidRDefault="009263EC" w:rsidP="009263EC">
      <w:pPr>
        <w:autoSpaceDE w:val="0"/>
        <w:autoSpaceDN w:val="0"/>
        <w:adjustRightInd w:val="0"/>
        <w:spacing w:after="0"/>
        <w:ind w:left="360" w:right="18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Applications of mathematical software and graphic calculators in doing and teaching mathematics. Problem-solving and simulations using software such as Mathematics, Maple, Math Lab and statistical packages.</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5211-5212 - Fundamental Concepts of Analysis I &amp; II*..............................................6(3-0)</w:t>
      </w:r>
    </w:p>
    <w:p w:rsidR="009263EC"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Sets and functions, real number system, topological concepts in real Cartesian spaces, sequences, limits, continuity, uniform continuity, differentiation and integration, convergence, uniform convergence. </w:t>
      </w:r>
      <w:r>
        <w:rPr>
          <w:rFonts w:ascii="TimesNewRomanPS-ItalicMT" w:hAnsi="TimesNewRomanPS-ItalicMT" w:cs="TimesNewRomanPS-ItalicMT"/>
          <w:i/>
          <w:iCs/>
          <w:color w:val="191919"/>
          <w:sz w:val="20"/>
          <w:szCs w:val="20"/>
        </w:rPr>
        <w:t>Prerequisite: Graduate standing</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5213 - Complex Analysis..............................................................................................3(3-0)</w:t>
      </w:r>
    </w:p>
    <w:p w:rsidR="009263EC"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000000"/>
          <w:sz w:val="20"/>
          <w:szCs w:val="20"/>
        </w:rPr>
      </w:pPr>
      <w:r>
        <w:rPr>
          <w:rFonts w:ascii="TimesNewRomanPSMT" w:hAnsi="TimesNewRomanPSMT" w:cs="TimesNewRomanPSMT"/>
          <w:color w:val="000000"/>
          <w:sz w:val="20"/>
          <w:szCs w:val="20"/>
        </w:rPr>
        <w:t xml:space="preserve">Complex numbers, analytic functions, complex series, Cauchy’s theory, residue calculus and conformal mappings. </w:t>
      </w:r>
      <w:r>
        <w:rPr>
          <w:rFonts w:ascii="TimesNewRomanPS-ItalicMT" w:hAnsi="TimesNewRomanPS-ItalicMT" w:cs="TimesNewRomanPS-ItalicMT"/>
          <w:i/>
          <w:iCs/>
          <w:color w:val="000000"/>
          <w:sz w:val="20"/>
          <w:szCs w:val="20"/>
        </w:rPr>
        <w:t>Prerequisite: MATH 5211</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5214 - Differential Equations........................................................................................3(3-0)</w:t>
      </w:r>
    </w:p>
    <w:p w:rsidR="009263EC"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Ordinary differential equations of first and higher order, solutions in series, Lapalace transforms numerical solutions. </w:t>
      </w:r>
      <w:r>
        <w:rPr>
          <w:rFonts w:ascii="TimesNewRomanPS-ItalicMT" w:hAnsi="TimesNewRomanPS-ItalicMT" w:cs="TimesNewRomanPS-ItalicMT"/>
          <w:i/>
          <w:iCs/>
          <w:color w:val="191919"/>
          <w:sz w:val="20"/>
          <w:szCs w:val="20"/>
        </w:rPr>
        <w:t>Prerequisite: MATH 5211 or consent of instructor</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5215 - Numerical Analysis..........................................................................................3(3-0)</w:t>
      </w:r>
    </w:p>
    <w:p w:rsidR="009263EC"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Nature of error, Gaussian elimination for linear systems, iteration, Newton’s method, steepest descent for nonlinear systems, zeros of polynomials and interpolation. </w:t>
      </w:r>
      <w:r>
        <w:rPr>
          <w:rFonts w:ascii="TimesNewRomanPS-ItalicMT" w:hAnsi="TimesNewRomanPS-ItalicMT" w:cs="TimesNewRomanPS-ItalicMT"/>
          <w:i/>
          <w:iCs/>
          <w:color w:val="191919"/>
          <w:sz w:val="20"/>
          <w:szCs w:val="20"/>
        </w:rPr>
        <w:t>Prerequisite: MATH 5211or consent of instructor</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5311 - Geometry for Teachers**..............................................................................3(3-0)</w:t>
      </w:r>
    </w:p>
    <w:p w:rsidR="009263EC"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Points, lines, planes, parallel and perpendicular lines, congruence, similarity, measurement, constructions, space figures, analytical geometry and non-Euclidean Geometry. </w:t>
      </w:r>
      <w:r>
        <w:rPr>
          <w:rFonts w:ascii="TimesNewRomanPS-ItalicMT" w:hAnsi="TimesNewRomanPS-ItalicMT" w:cs="TimesNewRomanPS-ItalicMT"/>
          <w:i/>
          <w:iCs/>
          <w:color w:val="191919"/>
          <w:sz w:val="20"/>
          <w:szCs w:val="20"/>
        </w:rPr>
        <w:t>Prerequisite: Graduate standing.</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5312 - Foundations of Geometry..................................................................................3(3-0)</w:t>
      </w:r>
    </w:p>
    <w:p w:rsidR="009263EC"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Euclidean and non-Euclidean geometry, including incidence, order and the parallel postulate. </w:t>
      </w:r>
      <w:r>
        <w:rPr>
          <w:rFonts w:ascii="TimesNewRomanPS-ItalicMT" w:hAnsi="TimesNewRomanPS-ItalicMT" w:cs="TimesNewRomanPS-ItalicMT"/>
          <w:i/>
          <w:iCs/>
          <w:color w:val="191919"/>
          <w:sz w:val="20"/>
          <w:szCs w:val="20"/>
        </w:rPr>
        <w:t>Prerequisite: Graduate standing</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5313 - Modern Geometry.............................................................................................3(3-0)</w:t>
      </w:r>
    </w:p>
    <w:p w:rsidR="009263EC"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An algebraic approach to geometry using vectors and transformations. For secondary teachers. </w:t>
      </w:r>
      <w:r>
        <w:rPr>
          <w:rFonts w:ascii="TimesNewRomanPS-ItalicMT" w:hAnsi="TimesNewRomanPS-ItalicMT" w:cs="TimesNewRomanPS-ItalicMT"/>
          <w:i/>
          <w:iCs/>
          <w:color w:val="191919"/>
          <w:sz w:val="20"/>
          <w:szCs w:val="20"/>
        </w:rPr>
        <w:t>Prerequisite: MATH 5112 or consent of the instructor</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5314 - Introduction to Point Set Topology................................................................3(3-0)</w:t>
      </w:r>
    </w:p>
    <w:p w:rsidR="009263EC"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Set theory, general topological spaces, product spaces, sequences, compactness, connectedness, metric spaces and Tcychonoff theorem. </w:t>
      </w:r>
      <w:r>
        <w:rPr>
          <w:rFonts w:ascii="TimesNewRomanPS-ItalicMT" w:hAnsi="TimesNewRomanPS-ItalicMT" w:cs="TimesNewRomanPS-ItalicMT"/>
          <w:i/>
          <w:iCs/>
          <w:color w:val="191919"/>
          <w:sz w:val="20"/>
          <w:szCs w:val="20"/>
        </w:rPr>
        <w:t>Prerequisite: Graduate standing</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5410 - Probability and Statistics for Teachers`**.......................................................3(3-0)</w:t>
      </w:r>
    </w:p>
    <w:p w:rsidR="009263EC"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Probability, gathering and recording data, construction and use of tables, tabulating and graphing percentiles, mean and standard deviation, frequency distributions, normal distribution and statistical interference correlation. </w:t>
      </w:r>
      <w:r>
        <w:rPr>
          <w:rFonts w:ascii="TimesNewRomanPS-ItalicMT" w:hAnsi="TimesNewRomanPS-ItalicMT" w:cs="TimesNewRomanPS-ItalicMT"/>
          <w:i/>
          <w:iCs/>
          <w:color w:val="191919"/>
          <w:sz w:val="20"/>
          <w:szCs w:val="20"/>
        </w:rPr>
        <w:t>Prerequisite: Consent of instructor</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5412 - Methods of Statistical Analysis.........................................................................3(3-0)</w:t>
      </w:r>
    </w:p>
    <w:p w:rsidR="009263EC" w:rsidRDefault="009263EC" w:rsidP="009263EC">
      <w:pPr>
        <w:autoSpaceDE w:val="0"/>
        <w:autoSpaceDN w:val="0"/>
        <w:adjustRightInd w:val="0"/>
        <w:spacing w:after="0"/>
        <w:ind w:left="360" w:right="18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 xml:space="preserve">Estimation and inference using basic probability distributions, analysis of variance, analysis of covariance, regression, correlation and basic experimental design. </w:t>
      </w:r>
      <w:r w:rsidRPr="00D110A5">
        <w:rPr>
          <w:rFonts w:ascii="TimesNewRomanPSMT" w:hAnsi="TimesNewRomanPSMT" w:cs="TimesNewRomanPSMT"/>
          <w:i/>
          <w:color w:val="191919"/>
          <w:sz w:val="20"/>
          <w:szCs w:val="20"/>
        </w:rPr>
        <w:t>Prerequisite: A previous course in statistics.</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5414 - Introduction to Operations Research.............................................................3(3-0)</w:t>
      </w:r>
    </w:p>
    <w:p w:rsidR="009263EC" w:rsidRDefault="009263EC" w:rsidP="009263EC">
      <w:pPr>
        <w:autoSpaceDE w:val="0"/>
        <w:autoSpaceDN w:val="0"/>
        <w:adjustRightInd w:val="0"/>
        <w:spacing w:after="0"/>
        <w:ind w:left="360" w:right="180" w:firstLine="0"/>
        <w:jc w:val="both"/>
        <w:rPr>
          <w:rFonts w:ascii="TimesNewRomanPS-ItalicMT" w:hAnsi="TimesNewRomanPS-ItalicMT" w:cs="TimesNewRomanPS-ItalicMT"/>
          <w:i/>
          <w:iCs/>
          <w:color w:val="191919"/>
          <w:sz w:val="20"/>
          <w:szCs w:val="20"/>
        </w:rPr>
      </w:pPr>
      <w:r>
        <w:rPr>
          <w:rFonts w:ascii="TimesNewRomanPSMT" w:hAnsi="TimesNewRomanPSMT" w:cs="TimesNewRomanPSMT"/>
          <w:color w:val="191919"/>
          <w:sz w:val="20"/>
          <w:szCs w:val="20"/>
        </w:rPr>
        <w:t xml:space="preserve">Linear programming, the simplex method, network theory, games theory, Markov analysis, other topics including inventory analysis and queuing theory. </w:t>
      </w:r>
      <w:r>
        <w:rPr>
          <w:rFonts w:ascii="TimesNewRomanPS-ItalicMT" w:hAnsi="TimesNewRomanPS-ItalicMT" w:cs="TimesNewRomanPS-ItalicMT"/>
          <w:i/>
          <w:iCs/>
          <w:color w:val="191919"/>
          <w:sz w:val="20"/>
          <w:szCs w:val="20"/>
        </w:rPr>
        <w:t>Prerequisite: Graduate standing.</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5511 - History of Mathematics....................................................................................3(3-0)</w:t>
      </w:r>
    </w:p>
    <w:p w:rsidR="009263EC" w:rsidRDefault="009263EC" w:rsidP="009263EC">
      <w:pPr>
        <w:autoSpaceDE w:val="0"/>
        <w:autoSpaceDN w:val="0"/>
        <w:adjustRightInd w:val="0"/>
        <w:spacing w:after="0"/>
        <w:ind w:left="360" w:right="18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Growth and development of the discipline of Mathematics from antiquity to modern times. Special emphasis given to the evolutionary character of the principal ideas of modern Mathematics.</w:t>
      </w:r>
    </w:p>
    <w:p w:rsidR="009263EC" w:rsidRDefault="009263EC" w:rsidP="009263EC">
      <w:pPr>
        <w:autoSpaceDE w:val="0"/>
        <w:autoSpaceDN w:val="0"/>
        <w:adjustRightInd w:val="0"/>
        <w:spacing w:after="0"/>
        <w:ind w:left="360" w:right="180" w:firstLine="0"/>
        <w:jc w:val="both"/>
        <w:rPr>
          <w:rFonts w:ascii="TimesNewRomanPS-BoldMT" w:hAnsi="TimesNewRomanPS-BoldMT" w:cs="TimesNewRomanPS-BoldMT"/>
          <w:b/>
          <w:bCs/>
          <w:color w:val="191919"/>
          <w:sz w:val="20"/>
          <w:szCs w:val="20"/>
        </w:rPr>
      </w:pPr>
      <w:r>
        <w:rPr>
          <w:rFonts w:ascii="TimesNewRomanPS-BoldMT" w:hAnsi="TimesNewRomanPS-BoldMT" w:cs="TimesNewRomanPS-BoldMT"/>
          <w:b/>
          <w:bCs/>
          <w:color w:val="191919"/>
          <w:sz w:val="20"/>
          <w:szCs w:val="20"/>
        </w:rPr>
        <w:t>MATH 5670 - Special Topics In Mathematical Sciences.......................................................3(3-0)</w:t>
      </w:r>
    </w:p>
    <w:p w:rsidR="009263EC" w:rsidRDefault="009263EC" w:rsidP="009263EC">
      <w:pPr>
        <w:autoSpaceDE w:val="0"/>
        <w:autoSpaceDN w:val="0"/>
        <w:adjustRightInd w:val="0"/>
        <w:spacing w:after="0"/>
        <w:ind w:left="360" w:right="180" w:firstLine="0"/>
        <w:jc w:val="both"/>
        <w:rPr>
          <w:rFonts w:ascii="TimesNewRomanPSMT" w:hAnsi="TimesNewRomanPSMT" w:cs="TimesNewRomanPSMT"/>
          <w:color w:val="191919"/>
          <w:sz w:val="20"/>
          <w:szCs w:val="20"/>
        </w:rPr>
      </w:pPr>
      <w:r>
        <w:rPr>
          <w:rFonts w:ascii="TimesNewRomanPSMT" w:hAnsi="TimesNewRomanPSMT" w:cs="TimesNewRomanPSMT"/>
          <w:color w:val="191919"/>
          <w:sz w:val="20"/>
          <w:szCs w:val="20"/>
        </w:rPr>
        <w:t xml:space="preserve">An exploration of special topics of current interest in the Mathematical sciences. </w:t>
      </w:r>
      <w:r w:rsidRPr="00D110A5">
        <w:rPr>
          <w:rFonts w:ascii="TimesNewRomanPSMT" w:hAnsi="TimesNewRomanPSMT" w:cs="TimesNewRomanPSMT"/>
          <w:i/>
          <w:color w:val="191919"/>
          <w:sz w:val="20"/>
          <w:szCs w:val="20"/>
        </w:rPr>
        <w:t>Prerequisite: Consent of instructor</w:t>
      </w:r>
      <w:r>
        <w:rPr>
          <w:rFonts w:ascii="TimesNewRomanPSMT" w:hAnsi="TimesNewRomanPSMT" w:cs="TimesNewRomanPSMT"/>
          <w:i/>
          <w:color w:val="191919"/>
          <w:sz w:val="20"/>
          <w:szCs w:val="20"/>
        </w:rPr>
        <w:t>.</w:t>
      </w:r>
    </w:p>
    <w:p w:rsidR="009263EC" w:rsidRDefault="009263EC" w:rsidP="009263EC">
      <w:pPr>
        <w:autoSpaceDE w:val="0"/>
        <w:autoSpaceDN w:val="0"/>
        <w:adjustRightInd w:val="0"/>
        <w:spacing w:after="0"/>
        <w:ind w:left="360" w:right="180" w:firstLine="0"/>
        <w:jc w:val="both"/>
        <w:rPr>
          <w:rFonts w:ascii="TimesNewRomanPSMT" w:hAnsi="TimesNewRomanPSMT" w:cs="TimesNewRomanPSMT"/>
          <w:color w:val="000000"/>
          <w:sz w:val="20"/>
          <w:szCs w:val="20"/>
        </w:rPr>
      </w:pPr>
      <w:r>
        <w:rPr>
          <w:rFonts w:ascii="TimesNewRomanPSMT" w:hAnsi="TimesNewRomanPSMT" w:cs="TimesNewRomanPSMT"/>
          <w:color w:val="000000"/>
          <w:sz w:val="20"/>
          <w:szCs w:val="20"/>
        </w:rPr>
        <w:t>* Required course.</w:t>
      </w:r>
    </w:p>
    <w:p w:rsidR="009263EC" w:rsidRDefault="009263EC" w:rsidP="009263EC">
      <w:pPr>
        <w:autoSpaceDE w:val="0"/>
        <w:autoSpaceDN w:val="0"/>
        <w:adjustRightInd w:val="0"/>
        <w:spacing w:after="0"/>
        <w:ind w:left="360" w:right="180" w:firstLine="0"/>
        <w:jc w:val="both"/>
        <w:rPr>
          <w:rFonts w:ascii="TimesNewRomanPSMT" w:hAnsi="TimesNewRomanPSMT" w:cs="TimesNewRomanPSMT"/>
          <w:color w:val="191919"/>
          <w:sz w:val="20"/>
          <w:szCs w:val="20"/>
        </w:rPr>
      </w:pPr>
      <w:r>
        <w:rPr>
          <w:rFonts w:ascii="TimesNewRomanPSMT" w:hAnsi="TimesNewRomanPSMT" w:cs="TimesNewRomanPSMT"/>
          <w:color w:val="000000"/>
          <w:sz w:val="20"/>
          <w:szCs w:val="20"/>
        </w:rPr>
        <w:t>** Required if not previously fulfilled at the undergraduate or graduate level.</w:t>
      </w:r>
    </w:p>
    <w:p w:rsidR="009263EC" w:rsidRPr="008F07C3" w:rsidRDefault="009263EC" w:rsidP="009263EC">
      <w:pPr>
        <w:ind w:left="360" w:right="180" w:firstLine="0"/>
        <w:jc w:val="both"/>
      </w:pPr>
      <w:r>
        <w:rPr>
          <w:rFonts w:ascii="TimesNewRomanPSMT" w:hAnsi="TimesNewRomanPSMT" w:cs="TimesNewRomanPSMT"/>
          <w:color w:val="000000"/>
          <w:sz w:val="20"/>
          <w:szCs w:val="20"/>
        </w:rPr>
        <w:t>*** No credit is given toward the graduate program in Mathematics Education. (See courses on pages 78-79)</w:t>
      </w:r>
    </w:p>
    <w:p w:rsidR="009263EC" w:rsidRDefault="009263EC" w:rsidP="009263EC">
      <w:pPr>
        <w:widowControl w:val="0"/>
        <w:autoSpaceDE w:val="0"/>
        <w:autoSpaceDN w:val="0"/>
        <w:adjustRightInd w:val="0"/>
        <w:spacing w:after="0" w:line="200" w:lineRule="exact"/>
        <w:ind w:left="360" w:right="180"/>
        <w:jc w:val="both"/>
        <w:rPr>
          <w:rFonts w:ascii="Times New Roman" w:hAnsi="Times New Roman"/>
          <w:color w:val="000000"/>
          <w:sz w:val="20"/>
          <w:szCs w:val="20"/>
        </w:rPr>
      </w:pPr>
    </w:p>
    <w:p w:rsidR="00DD3D7A" w:rsidRDefault="00DD3D7A">
      <w:pPr>
        <w:rPr>
          <w:rFonts w:ascii="Times New Roman" w:hAnsi="Times New Roman"/>
          <w:color w:val="000000"/>
          <w:sz w:val="24"/>
          <w:szCs w:val="24"/>
        </w:rPr>
      </w:pPr>
      <w:r>
        <w:rPr>
          <w:rFonts w:ascii="Times New Roman" w:hAnsi="Times New Roman"/>
          <w:color w:val="000000"/>
          <w:sz w:val="24"/>
          <w:szCs w:val="24"/>
        </w:rPr>
        <w:br w:type="page"/>
      </w:r>
    </w:p>
    <w:p w:rsidR="00DD3D7A" w:rsidRDefault="00DD3D7A" w:rsidP="009263EC">
      <w:pPr>
        <w:widowControl w:val="0"/>
        <w:autoSpaceDE w:val="0"/>
        <w:autoSpaceDN w:val="0"/>
        <w:adjustRightInd w:val="0"/>
        <w:spacing w:before="2" w:after="0" w:line="240" w:lineRule="exact"/>
        <w:ind w:left="360" w:right="180"/>
        <w:jc w:val="both"/>
        <w:rPr>
          <w:rFonts w:ascii="Times New Roman" w:hAnsi="Times New Roman"/>
          <w:color w:val="000000"/>
          <w:sz w:val="24"/>
          <w:szCs w:val="24"/>
        </w:rPr>
        <w:sectPr w:rsidR="00DD3D7A" w:rsidSect="00DD3D7A">
          <w:headerReference w:type="default" r:id="rId61"/>
          <w:pgSz w:w="12240" w:h="15840" w:code="1"/>
          <w:pgMar w:top="720" w:right="720" w:bottom="288" w:left="1440" w:header="720" w:footer="288" w:gutter="0"/>
          <w:cols w:space="720"/>
          <w:docGrid w:linePitch="360"/>
        </w:sectPr>
      </w:pPr>
    </w:p>
    <w:p w:rsidR="009263EC" w:rsidRDefault="009263EC" w:rsidP="009263EC">
      <w:pPr>
        <w:widowControl w:val="0"/>
        <w:autoSpaceDE w:val="0"/>
        <w:autoSpaceDN w:val="0"/>
        <w:adjustRightInd w:val="0"/>
        <w:spacing w:before="2" w:after="0" w:line="240" w:lineRule="exact"/>
        <w:ind w:left="360" w:right="180"/>
        <w:jc w:val="both"/>
        <w:rPr>
          <w:rFonts w:ascii="Times New Roman" w:hAnsi="Times New Roman"/>
          <w:color w:val="000000"/>
          <w:sz w:val="24"/>
          <w:szCs w:val="24"/>
        </w:rPr>
      </w:pPr>
    </w:p>
    <w:p w:rsidR="009263EC" w:rsidRPr="00EB44B6" w:rsidRDefault="009263EC" w:rsidP="009263EC">
      <w:pPr>
        <w:pStyle w:val="Heading1"/>
        <w:spacing w:before="0"/>
        <w:ind w:left="360" w:right="180" w:firstLine="0"/>
        <w:rPr>
          <w:rFonts w:ascii="Impact" w:hAnsi="Impact" w:cs="Impact"/>
          <w:color w:val="808080" w:themeColor="background1" w:themeShade="80"/>
          <w:sz w:val="36"/>
          <w:szCs w:val="36"/>
        </w:rPr>
      </w:pPr>
      <w:bookmarkStart w:id="659" w:name="_Toc294969779"/>
      <w:bookmarkStart w:id="660" w:name="_Toc295508341"/>
      <w:r w:rsidRPr="00EB44B6">
        <w:rPr>
          <w:rFonts w:ascii="Impact" w:hAnsi="Impact" w:cs="Impact"/>
          <w:color w:val="808080" w:themeColor="background1" w:themeShade="80"/>
          <w:sz w:val="36"/>
          <w:szCs w:val="36"/>
        </w:rPr>
        <w:t>MIDDLE GRADES EDUC</w:t>
      </w:r>
      <w:r w:rsidRPr="00EB44B6">
        <w:rPr>
          <w:rFonts w:ascii="Impact" w:hAnsi="Impact" w:cs="Impact"/>
          <w:color w:val="808080" w:themeColor="background1" w:themeShade="80"/>
          <w:spacing w:val="-19"/>
          <w:sz w:val="36"/>
          <w:szCs w:val="36"/>
        </w:rPr>
        <w:t>A</w:t>
      </w:r>
      <w:r w:rsidRPr="00EB44B6">
        <w:rPr>
          <w:rFonts w:ascii="Impact" w:hAnsi="Impact" w:cs="Impact"/>
          <w:color w:val="808080" w:themeColor="background1" w:themeShade="80"/>
          <w:sz w:val="36"/>
          <w:szCs w:val="36"/>
        </w:rPr>
        <w:t>TION</w:t>
      </w:r>
      <w:bookmarkEnd w:id="659"/>
      <w:bookmarkEnd w:id="660"/>
    </w:p>
    <w:p w:rsidR="009263EC" w:rsidRDefault="009263EC" w:rsidP="009263EC">
      <w:pPr>
        <w:widowControl w:val="0"/>
        <w:autoSpaceDE w:val="0"/>
        <w:autoSpaceDN w:val="0"/>
        <w:adjustRightInd w:val="0"/>
        <w:spacing w:before="23" w:after="0" w:line="250" w:lineRule="auto"/>
        <w:ind w:left="360" w:right="180" w:firstLine="360"/>
        <w:jc w:val="both"/>
        <w:rPr>
          <w:rFonts w:ascii="Times New Roman" w:hAnsi="Times New Roman"/>
          <w:color w:val="000000"/>
          <w:sz w:val="20"/>
          <w:szCs w:val="20"/>
        </w:rPr>
      </w:pPr>
      <w:r>
        <w:rPr>
          <w:rFonts w:ascii="Times New Roman" w:hAnsi="Times New Roman"/>
          <w:color w:val="000000"/>
          <w:sz w:val="20"/>
          <w:szCs w:val="20"/>
        </w:rPr>
        <w:t>The basic objective of the Master's of Education program in Middle Grades Education is to provide teachers with the opportunity to:</w:t>
      </w:r>
    </w:p>
    <w:p w:rsidR="009263EC" w:rsidRPr="005C3AAB" w:rsidRDefault="009263EC" w:rsidP="00F56BDC">
      <w:pPr>
        <w:pStyle w:val="BalloonText"/>
        <w:widowControl w:val="0"/>
        <w:numPr>
          <w:ilvl w:val="0"/>
          <w:numId w:val="34"/>
        </w:numPr>
        <w:autoSpaceDE w:val="0"/>
        <w:autoSpaceDN w:val="0"/>
        <w:adjustRightInd w:val="0"/>
        <w:spacing w:line="250" w:lineRule="auto"/>
        <w:ind w:left="990" w:right="180"/>
        <w:jc w:val="both"/>
        <w:rPr>
          <w:rFonts w:ascii="Times New Roman" w:hAnsi="Times New Roman"/>
          <w:color w:val="000000"/>
          <w:sz w:val="20"/>
          <w:szCs w:val="20"/>
        </w:rPr>
      </w:pPr>
      <w:r w:rsidRPr="005C3AAB">
        <w:rPr>
          <w:rFonts w:ascii="Times New Roman" w:hAnsi="Times New Roman"/>
          <w:color w:val="000000"/>
          <w:sz w:val="20"/>
          <w:szCs w:val="20"/>
        </w:rPr>
        <w:t>Compare their teaching practices with current research-based practices and make changes where necessary;</w:t>
      </w:r>
    </w:p>
    <w:p w:rsidR="009263EC" w:rsidRPr="005C3AAB" w:rsidRDefault="009263EC" w:rsidP="00F56BDC">
      <w:pPr>
        <w:pStyle w:val="BalloonText"/>
        <w:widowControl w:val="0"/>
        <w:numPr>
          <w:ilvl w:val="0"/>
          <w:numId w:val="34"/>
        </w:numPr>
        <w:autoSpaceDE w:val="0"/>
        <w:autoSpaceDN w:val="0"/>
        <w:adjustRightInd w:val="0"/>
        <w:ind w:left="990" w:right="180"/>
        <w:jc w:val="both"/>
        <w:rPr>
          <w:rFonts w:ascii="Times New Roman" w:hAnsi="Times New Roman"/>
          <w:color w:val="000000"/>
          <w:sz w:val="20"/>
          <w:szCs w:val="20"/>
        </w:rPr>
      </w:pPr>
      <w:r w:rsidRPr="005C3AAB">
        <w:rPr>
          <w:rFonts w:ascii="Times New Roman" w:hAnsi="Times New Roman"/>
          <w:color w:val="000000"/>
          <w:sz w:val="20"/>
          <w:szCs w:val="20"/>
        </w:rPr>
        <w:t>Extend their knowledge and skills in a chosen area of educational interest;</w:t>
      </w:r>
    </w:p>
    <w:p w:rsidR="009263EC" w:rsidRPr="005C3AAB" w:rsidRDefault="009263EC" w:rsidP="00F56BDC">
      <w:pPr>
        <w:pStyle w:val="BalloonText"/>
        <w:widowControl w:val="0"/>
        <w:numPr>
          <w:ilvl w:val="0"/>
          <w:numId w:val="34"/>
        </w:numPr>
        <w:autoSpaceDE w:val="0"/>
        <w:autoSpaceDN w:val="0"/>
        <w:adjustRightInd w:val="0"/>
        <w:spacing w:before="10"/>
        <w:ind w:left="990" w:right="180"/>
        <w:jc w:val="both"/>
        <w:rPr>
          <w:rFonts w:ascii="Times New Roman" w:hAnsi="Times New Roman"/>
          <w:color w:val="000000"/>
          <w:sz w:val="20"/>
          <w:szCs w:val="20"/>
        </w:rPr>
      </w:pPr>
      <w:r w:rsidRPr="005C3AAB">
        <w:rPr>
          <w:rFonts w:ascii="Times New Roman" w:hAnsi="Times New Roman"/>
          <w:color w:val="000000"/>
          <w:sz w:val="20"/>
          <w:szCs w:val="20"/>
        </w:rPr>
        <w:t>Present intellectually challenging thoughts and practices to students;</w:t>
      </w:r>
    </w:p>
    <w:p w:rsidR="009263EC" w:rsidRPr="005C3AAB" w:rsidRDefault="009263EC" w:rsidP="00F56BDC">
      <w:pPr>
        <w:pStyle w:val="BalloonText"/>
        <w:widowControl w:val="0"/>
        <w:numPr>
          <w:ilvl w:val="0"/>
          <w:numId w:val="34"/>
        </w:numPr>
        <w:autoSpaceDE w:val="0"/>
        <w:autoSpaceDN w:val="0"/>
        <w:adjustRightInd w:val="0"/>
        <w:spacing w:before="10"/>
        <w:ind w:left="990" w:right="180"/>
        <w:jc w:val="both"/>
        <w:rPr>
          <w:rFonts w:ascii="Times New Roman" w:hAnsi="Times New Roman"/>
          <w:color w:val="000000"/>
          <w:sz w:val="20"/>
          <w:szCs w:val="20"/>
        </w:rPr>
      </w:pPr>
      <w:r w:rsidRPr="005C3AAB">
        <w:rPr>
          <w:rFonts w:ascii="Times New Roman" w:hAnsi="Times New Roman"/>
          <w:color w:val="000000"/>
          <w:sz w:val="20"/>
          <w:szCs w:val="20"/>
        </w:rPr>
        <w:t>Integrate new materials and methods of teaching into students' teaching repertoire;</w:t>
      </w:r>
    </w:p>
    <w:p w:rsidR="009263EC" w:rsidRPr="005C3AAB" w:rsidRDefault="009263EC" w:rsidP="00F56BDC">
      <w:pPr>
        <w:pStyle w:val="BalloonText"/>
        <w:widowControl w:val="0"/>
        <w:numPr>
          <w:ilvl w:val="0"/>
          <w:numId w:val="34"/>
        </w:numPr>
        <w:autoSpaceDE w:val="0"/>
        <w:autoSpaceDN w:val="0"/>
        <w:adjustRightInd w:val="0"/>
        <w:spacing w:before="10"/>
        <w:ind w:left="990" w:right="180"/>
        <w:jc w:val="both"/>
        <w:rPr>
          <w:rFonts w:ascii="Times New Roman" w:hAnsi="Times New Roman"/>
          <w:color w:val="000000"/>
          <w:sz w:val="20"/>
          <w:szCs w:val="20"/>
        </w:rPr>
      </w:pPr>
      <w:r w:rsidRPr="005C3AAB">
        <w:rPr>
          <w:rFonts w:ascii="Times New Roman" w:hAnsi="Times New Roman"/>
          <w:color w:val="000000"/>
          <w:sz w:val="20"/>
          <w:szCs w:val="20"/>
        </w:rPr>
        <w:t>Encourage interest in conducting research;</w:t>
      </w:r>
    </w:p>
    <w:p w:rsidR="009263EC" w:rsidRPr="005C3AAB" w:rsidRDefault="009263EC" w:rsidP="00F56BDC">
      <w:pPr>
        <w:pStyle w:val="BalloonText"/>
        <w:widowControl w:val="0"/>
        <w:numPr>
          <w:ilvl w:val="0"/>
          <w:numId w:val="34"/>
        </w:numPr>
        <w:autoSpaceDE w:val="0"/>
        <w:autoSpaceDN w:val="0"/>
        <w:adjustRightInd w:val="0"/>
        <w:spacing w:before="10"/>
        <w:ind w:left="990" w:right="180"/>
        <w:jc w:val="both"/>
        <w:rPr>
          <w:rFonts w:ascii="Times New Roman" w:hAnsi="Times New Roman"/>
          <w:color w:val="000000"/>
          <w:sz w:val="20"/>
          <w:szCs w:val="20"/>
        </w:rPr>
      </w:pPr>
      <w:r w:rsidRPr="005C3AAB">
        <w:rPr>
          <w:rFonts w:ascii="Times New Roman" w:hAnsi="Times New Roman"/>
          <w:color w:val="000000"/>
          <w:sz w:val="20"/>
          <w:szCs w:val="20"/>
        </w:rPr>
        <w:t>Increase competencies in research techniques; and</w:t>
      </w:r>
    </w:p>
    <w:p w:rsidR="009263EC" w:rsidRDefault="009263EC" w:rsidP="00F56BDC">
      <w:pPr>
        <w:pStyle w:val="BalloonText"/>
        <w:widowControl w:val="0"/>
        <w:numPr>
          <w:ilvl w:val="0"/>
          <w:numId w:val="34"/>
        </w:numPr>
        <w:autoSpaceDE w:val="0"/>
        <w:autoSpaceDN w:val="0"/>
        <w:adjustRightInd w:val="0"/>
        <w:spacing w:before="10" w:line="250" w:lineRule="auto"/>
        <w:ind w:left="990" w:right="180"/>
        <w:jc w:val="both"/>
        <w:rPr>
          <w:rFonts w:ascii="Times New Roman" w:hAnsi="Times New Roman"/>
          <w:color w:val="000000"/>
          <w:sz w:val="20"/>
          <w:szCs w:val="20"/>
        </w:rPr>
      </w:pPr>
      <w:r w:rsidRPr="005C3AAB">
        <w:rPr>
          <w:rFonts w:ascii="Times New Roman" w:hAnsi="Times New Roman"/>
          <w:color w:val="000000"/>
          <w:sz w:val="20"/>
          <w:szCs w:val="20"/>
        </w:rPr>
        <w:t>Increase students' ability to recognize relevant research, which they can use to become more e</w:t>
      </w:r>
      <w:r w:rsidRPr="005C3AAB">
        <w:rPr>
          <w:rFonts w:ascii="Times New Roman" w:hAnsi="Times New Roman"/>
          <w:color w:val="000000"/>
          <w:spacing w:val="-4"/>
          <w:sz w:val="20"/>
          <w:szCs w:val="20"/>
        </w:rPr>
        <w:t>f</w:t>
      </w:r>
      <w:r w:rsidRPr="005C3AAB">
        <w:rPr>
          <w:rFonts w:ascii="Times New Roman" w:hAnsi="Times New Roman"/>
          <w:color w:val="000000"/>
          <w:sz w:val="20"/>
          <w:szCs w:val="20"/>
        </w:rPr>
        <w:t>fective in their classrooms.</w:t>
      </w:r>
    </w:p>
    <w:p w:rsidR="009263EC" w:rsidRPr="005C3AAB" w:rsidRDefault="009263EC" w:rsidP="009263EC">
      <w:pPr>
        <w:pStyle w:val="BalloonText"/>
        <w:widowControl w:val="0"/>
        <w:autoSpaceDE w:val="0"/>
        <w:autoSpaceDN w:val="0"/>
        <w:adjustRightInd w:val="0"/>
        <w:spacing w:before="10" w:line="250" w:lineRule="auto"/>
        <w:ind w:left="360" w:right="180"/>
        <w:jc w:val="both"/>
        <w:rPr>
          <w:rFonts w:ascii="Times New Roman" w:hAnsi="Times New Roman"/>
          <w:color w:val="000000"/>
          <w:sz w:val="20"/>
          <w:szCs w:val="20"/>
        </w:rPr>
      </w:pPr>
    </w:p>
    <w:p w:rsidR="009263EC" w:rsidRDefault="009263EC" w:rsidP="009263EC">
      <w:pPr>
        <w:widowControl w:val="0"/>
        <w:autoSpaceDE w:val="0"/>
        <w:autoSpaceDN w:val="0"/>
        <w:adjustRightInd w:val="0"/>
        <w:spacing w:after="0" w:line="250" w:lineRule="auto"/>
        <w:ind w:left="360" w:right="180" w:firstLine="360"/>
        <w:jc w:val="both"/>
        <w:rPr>
          <w:rFonts w:ascii="Times New Roman" w:hAnsi="Times New Roman"/>
          <w:color w:val="000000"/>
          <w:sz w:val="20"/>
          <w:szCs w:val="20"/>
        </w:rPr>
      </w:pPr>
      <w:r>
        <w:rPr>
          <w:rFonts w:ascii="Times New Roman" w:hAnsi="Times New Roman"/>
          <w:color w:val="000000"/>
          <w:sz w:val="20"/>
          <w:szCs w:val="20"/>
        </w:rPr>
        <w:t>As students progress through the program, they should increasingly incorporate the following six characteristics/traits into their interpersonal skills: facilitation, humanness, knowledgeable, motivation, multiculturalism and solution generation.</w:t>
      </w:r>
      <w:r>
        <w:rPr>
          <w:rFonts w:ascii="Times New Roman" w:hAnsi="Times New Roman"/>
          <w:color w:val="000000"/>
          <w:spacing w:val="-11"/>
          <w:sz w:val="20"/>
          <w:szCs w:val="20"/>
        </w:rPr>
        <w:t xml:space="preserve"> </w:t>
      </w:r>
      <w:r>
        <w:rPr>
          <w:rFonts w:ascii="Times New Roman" w:hAnsi="Times New Roman"/>
          <w:color w:val="000000"/>
          <w:sz w:val="20"/>
          <w:szCs w:val="20"/>
        </w:rPr>
        <w:t>As the program builds the desire to strengthen these traits, it reinforces the following key components of a middle school:</w:t>
      </w:r>
    </w:p>
    <w:p w:rsidR="009263EC" w:rsidRPr="005C3AAB" w:rsidRDefault="009263EC" w:rsidP="00F56BDC">
      <w:pPr>
        <w:pStyle w:val="BalloonText"/>
        <w:widowControl w:val="0"/>
        <w:numPr>
          <w:ilvl w:val="0"/>
          <w:numId w:val="35"/>
        </w:numPr>
        <w:autoSpaceDE w:val="0"/>
        <w:autoSpaceDN w:val="0"/>
        <w:adjustRightInd w:val="0"/>
        <w:ind w:left="990" w:right="180"/>
        <w:jc w:val="both"/>
        <w:rPr>
          <w:rFonts w:ascii="Times New Roman" w:hAnsi="Times New Roman"/>
          <w:color w:val="000000"/>
          <w:sz w:val="20"/>
          <w:szCs w:val="20"/>
        </w:rPr>
      </w:pPr>
      <w:r w:rsidRPr="005C3AAB">
        <w:rPr>
          <w:rFonts w:ascii="Times New Roman" w:hAnsi="Times New Roman"/>
          <w:color w:val="000000"/>
          <w:sz w:val="20"/>
          <w:szCs w:val="20"/>
        </w:rPr>
        <w:t>A</w:t>
      </w:r>
      <w:r w:rsidRPr="005C3AAB">
        <w:rPr>
          <w:rFonts w:ascii="Times New Roman" w:hAnsi="Times New Roman"/>
          <w:color w:val="000000"/>
          <w:spacing w:val="-11"/>
          <w:sz w:val="20"/>
          <w:szCs w:val="20"/>
        </w:rPr>
        <w:t xml:space="preserve"> </w:t>
      </w:r>
      <w:r w:rsidRPr="005C3AAB">
        <w:rPr>
          <w:rFonts w:ascii="Times New Roman" w:hAnsi="Times New Roman"/>
          <w:color w:val="000000"/>
          <w:sz w:val="20"/>
          <w:szCs w:val="20"/>
        </w:rPr>
        <w:t>curriculum that is challenging, integrative, and exploratory;</w:t>
      </w:r>
    </w:p>
    <w:p w:rsidR="009263EC" w:rsidRPr="005C3AAB" w:rsidRDefault="009263EC" w:rsidP="00F56BDC">
      <w:pPr>
        <w:pStyle w:val="BalloonText"/>
        <w:widowControl w:val="0"/>
        <w:numPr>
          <w:ilvl w:val="0"/>
          <w:numId w:val="35"/>
        </w:numPr>
        <w:autoSpaceDE w:val="0"/>
        <w:autoSpaceDN w:val="0"/>
        <w:adjustRightInd w:val="0"/>
        <w:spacing w:before="10"/>
        <w:ind w:left="990" w:right="180"/>
        <w:jc w:val="both"/>
        <w:rPr>
          <w:rFonts w:ascii="Times New Roman" w:hAnsi="Times New Roman"/>
          <w:color w:val="000000"/>
          <w:sz w:val="20"/>
          <w:szCs w:val="20"/>
        </w:rPr>
      </w:pPr>
      <w:r w:rsidRPr="005C3AAB">
        <w:rPr>
          <w:rFonts w:ascii="Times New Roman" w:hAnsi="Times New Roman"/>
          <w:color w:val="000000"/>
          <w:spacing w:val="-22"/>
          <w:sz w:val="20"/>
          <w:szCs w:val="20"/>
        </w:rPr>
        <w:t>V</w:t>
      </w:r>
      <w:r w:rsidRPr="005C3AAB">
        <w:rPr>
          <w:rFonts w:ascii="Times New Roman" w:hAnsi="Times New Roman"/>
          <w:color w:val="000000"/>
          <w:sz w:val="20"/>
          <w:szCs w:val="20"/>
        </w:rPr>
        <w:t>aried teaching and learning approaches;</w:t>
      </w:r>
    </w:p>
    <w:p w:rsidR="009263EC" w:rsidRPr="005C3AAB" w:rsidRDefault="009263EC" w:rsidP="00F56BDC">
      <w:pPr>
        <w:pStyle w:val="BalloonText"/>
        <w:widowControl w:val="0"/>
        <w:numPr>
          <w:ilvl w:val="0"/>
          <w:numId w:val="35"/>
        </w:numPr>
        <w:autoSpaceDE w:val="0"/>
        <w:autoSpaceDN w:val="0"/>
        <w:adjustRightInd w:val="0"/>
        <w:spacing w:before="10"/>
        <w:ind w:left="990" w:right="180"/>
        <w:jc w:val="both"/>
        <w:rPr>
          <w:rFonts w:ascii="Times New Roman" w:hAnsi="Times New Roman"/>
          <w:color w:val="000000"/>
          <w:sz w:val="20"/>
          <w:szCs w:val="20"/>
        </w:rPr>
      </w:pPr>
      <w:r w:rsidRPr="005C3AAB">
        <w:rPr>
          <w:rFonts w:ascii="Times New Roman" w:hAnsi="Times New Roman"/>
          <w:color w:val="000000"/>
          <w:sz w:val="20"/>
          <w:szCs w:val="20"/>
        </w:rPr>
        <w:t>Assessment and evaluation that promotes learning;</w:t>
      </w:r>
    </w:p>
    <w:p w:rsidR="009263EC" w:rsidRPr="005C3AAB" w:rsidRDefault="009263EC" w:rsidP="00F56BDC">
      <w:pPr>
        <w:pStyle w:val="BalloonText"/>
        <w:widowControl w:val="0"/>
        <w:numPr>
          <w:ilvl w:val="0"/>
          <w:numId w:val="35"/>
        </w:numPr>
        <w:autoSpaceDE w:val="0"/>
        <w:autoSpaceDN w:val="0"/>
        <w:adjustRightInd w:val="0"/>
        <w:spacing w:before="10"/>
        <w:ind w:left="990" w:right="180"/>
        <w:jc w:val="both"/>
        <w:rPr>
          <w:rFonts w:ascii="Times New Roman" w:hAnsi="Times New Roman"/>
          <w:color w:val="000000"/>
          <w:sz w:val="20"/>
          <w:szCs w:val="20"/>
        </w:rPr>
      </w:pPr>
      <w:r w:rsidRPr="005C3AAB">
        <w:rPr>
          <w:rFonts w:ascii="Times New Roman" w:hAnsi="Times New Roman"/>
          <w:color w:val="000000"/>
          <w:sz w:val="20"/>
          <w:szCs w:val="20"/>
        </w:rPr>
        <w:t>Flexible classroom o</w:t>
      </w:r>
      <w:r w:rsidRPr="005C3AAB">
        <w:rPr>
          <w:rFonts w:ascii="Times New Roman" w:hAnsi="Times New Roman"/>
          <w:color w:val="000000"/>
          <w:spacing w:val="-4"/>
          <w:sz w:val="20"/>
          <w:szCs w:val="20"/>
        </w:rPr>
        <w:t>r</w:t>
      </w:r>
      <w:r w:rsidRPr="005C3AAB">
        <w:rPr>
          <w:rFonts w:ascii="Times New Roman" w:hAnsi="Times New Roman"/>
          <w:color w:val="000000"/>
          <w:sz w:val="20"/>
          <w:szCs w:val="20"/>
        </w:rPr>
        <w:t>ganization structures;</w:t>
      </w:r>
    </w:p>
    <w:p w:rsidR="009263EC" w:rsidRPr="005C3AAB" w:rsidRDefault="009263EC" w:rsidP="00F56BDC">
      <w:pPr>
        <w:pStyle w:val="BalloonText"/>
        <w:widowControl w:val="0"/>
        <w:numPr>
          <w:ilvl w:val="0"/>
          <w:numId w:val="35"/>
        </w:numPr>
        <w:autoSpaceDE w:val="0"/>
        <w:autoSpaceDN w:val="0"/>
        <w:adjustRightInd w:val="0"/>
        <w:spacing w:before="10"/>
        <w:ind w:left="990" w:right="180"/>
        <w:jc w:val="both"/>
        <w:rPr>
          <w:rFonts w:ascii="Times New Roman" w:hAnsi="Times New Roman"/>
          <w:color w:val="000000"/>
          <w:sz w:val="20"/>
          <w:szCs w:val="20"/>
        </w:rPr>
      </w:pPr>
      <w:r w:rsidRPr="005C3AAB">
        <w:rPr>
          <w:rFonts w:ascii="Times New Roman" w:hAnsi="Times New Roman"/>
          <w:color w:val="000000"/>
          <w:sz w:val="20"/>
          <w:szCs w:val="20"/>
        </w:rPr>
        <w:t>Instruction which fosters health, wellness, safety; and</w:t>
      </w:r>
    </w:p>
    <w:p w:rsidR="009263EC" w:rsidRDefault="009263EC" w:rsidP="00F56BDC">
      <w:pPr>
        <w:pStyle w:val="BalloonText"/>
        <w:widowControl w:val="0"/>
        <w:numPr>
          <w:ilvl w:val="0"/>
          <w:numId w:val="35"/>
        </w:numPr>
        <w:autoSpaceDE w:val="0"/>
        <w:autoSpaceDN w:val="0"/>
        <w:adjustRightInd w:val="0"/>
        <w:spacing w:before="10"/>
        <w:ind w:left="990" w:right="180"/>
        <w:jc w:val="both"/>
        <w:rPr>
          <w:rFonts w:ascii="Times New Roman" w:hAnsi="Times New Roman"/>
          <w:color w:val="000000"/>
          <w:sz w:val="20"/>
          <w:szCs w:val="20"/>
        </w:rPr>
      </w:pPr>
      <w:r w:rsidRPr="005C3AAB">
        <w:rPr>
          <w:rFonts w:ascii="Times New Roman" w:hAnsi="Times New Roman"/>
          <w:color w:val="000000"/>
          <w:sz w:val="20"/>
          <w:szCs w:val="20"/>
        </w:rPr>
        <w:t>Comprehensive guidance and support services.</w:t>
      </w:r>
    </w:p>
    <w:p w:rsidR="009263EC" w:rsidRPr="005C3AAB" w:rsidRDefault="009263EC" w:rsidP="009263EC">
      <w:pPr>
        <w:pStyle w:val="BalloonText"/>
        <w:widowControl w:val="0"/>
        <w:autoSpaceDE w:val="0"/>
        <w:autoSpaceDN w:val="0"/>
        <w:adjustRightInd w:val="0"/>
        <w:spacing w:before="10"/>
        <w:ind w:left="360" w:right="180"/>
        <w:jc w:val="both"/>
        <w:rPr>
          <w:rFonts w:ascii="Times New Roman" w:hAnsi="Times New Roman"/>
          <w:color w:val="000000"/>
          <w:sz w:val="20"/>
          <w:szCs w:val="20"/>
        </w:rPr>
      </w:pPr>
    </w:p>
    <w:p w:rsidR="009263EC" w:rsidRDefault="009263EC" w:rsidP="009263EC">
      <w:pPr>
        <w:widowControl w:val="0"/>
        <w:autoSpaceDE w:val="0"/>
        <w:autoSpaceDN w:val="0"/>
        <w:adjustRightInd w:val="0"/>
        <w:spacing w:before="10" w:after="0" w:line="250" w:lineRule="auto"/>
        <w:ind w:left="360" w:right="180" w:firstLine="360"/>
        <w:jc w:val="both"/>
        <w:rPr>
          <w:rFonts w:ascii="Times New Roman" w:hAnsi="Times New Roman"/>
          <w:color w:val="000000"/>
          <w:sz w:val="20"/>
          <w:szCs w:val="20"/>
        </w:rPr>
      </w:pPr>
      <w:r>
        <w:rPr>
          <w:rFonts w:ascii="Times New Roman" w:hAnsi="Times New Roman"/>
          <w:color w:val="000000"/>
          <w:sz w:val="20"/>
          <w:szCs w:val="20"/>
        </w:rPr>
        <w:t>This program leads to the</w:t>
      </w:r>
      <w:r>
        <w:rPr>
          <w:rFonts w:ascii="Times New Roman" w:hAnsi="Times New Roman"/>
          <w:color w:val="000000"/>
          <w:spacing w:val="-4"/>
          <w:sz w:val="20"/>
          <w:szCs w:val="20"/>
        </w:rPr>
        <w:t xml:space="preserve"> </w:t>
      </w:r>
      <w:r>
        <w:rPr>
          <w:rFonts w:ascii="Times New Roman" w:hAnsi="Times New Roman"/>
          <w:color w:val="000000"/>
          <w:spacing w:val="-18"/>
          <w:sz w:val="20"/>
          <w:szCs w:val="20"/>
        </w:rPr>
        <w:t>T</w:t>
      </w:r>
      <w:r>
        <w:rPr>
          <w:rFonts w:ascii="Times New Roman" w:hAnsi="Times New Roman"/>
          <w:color w:val="000000"/>
          <w:sz w:val="20"/>
          <w:szCs w:val="20"/>
        </w:rPr>
        <w:t>-5 certification in Middle Grades Education and is designed to prepare teachers to work with children in grades 4-8.</w:t>
      </w:r>
    </w:p>
    <w:p w:rsidR="009263EC" w:rsidRDefault="009263EC" w:rsidP="009263EC">
      <w:pPr>
        <w:widowControl w:val="0"/>
        <w:autoSpaceDE w:val="0"/>
        <w:autoSpaceDN w:val="0"/>
        <w:adjustRightInd w:val="0"/>
        <w:spacing w:before="6" w:after="0" w:line="200" w:lineRule="exact"/>
        <w:ind w:left="360" w:right="180" w:firstLine="0"/>
        <w:jc w:val="both"/>
        <w:rPr>
          <w:rFonts w:ascii="Times New Roman" w:hAnsi="Times New Roman"/>
          <w:color w:val="000000"/>
          <w:sz w:val="20"/>
          <w:szCs w:val="20"/>
        </w:rPr>
      </w:pPr>
    </w:p>
    <w:p w:rsidR="009263EC" w:rsidRPr="00EB44B6" w:rsidRDefault="009263EC" w:rsidP="009263EC">
      <w:pPr>
        <w:pStyle w:val="Heading2"/>
        <w:spacing w:before="0"/>
        <w:ind w:left="360" w:right="180" w:firstLine="0"/>
        <w:rPr>
          <w:rFonts w:ascii="Times New Roman" w:hAnsi="Times New Roman"/>
          <w:color w:val="808080" w:themeColor="background1" w:themeShade="80"/>
          <w:sz w:val="28"/>
          <w:szCs w:val="28"/>
        </w:rPr>
      </w:pPr>
      <w:bookmarkStart w:id="661" w:name="_Toc294969780"/>
      <w:bookmarkStart w:id="662" w:name="_Toc295508342"/>
      <w:r w:rsidRPr="00EB44B6">
        <w:rPr>
          <w:rFonts w:ascii="Times New Roman" w:hAnsi="Times New Roman"/>
          <w:bCs w:val="0"/>
          <w:color w:val="808080" w:themeColor="background1" w:themeShade="80"/>
          <w:sz w:val="28"/>
          <w:szCs w:val="28"/>
        </w:rPr>
        <w:t>PLANNED DEGREE PROGRAM</w:t>
      </w:r>
      <w:bookmarkEnd w:id="661"/>
      <w:bookmarkEnd w:id="662"/>
    </w:p>
    <w:p w:rsidR="009263EC" w:rsidRPr="00EB44B6" w:rsidRDefault="009263EC" w:rsidP="009263EC">
      <w:pPr>
        <w:widowControl w:val="0"/>
        <w:tabs>
          <w:tab w:val="left" w:pos="8160"/>
        </w:tabs>
        <w:autoSpaceDE w:val="0"/>
        <w:autoSpaceDN w:val="0"/>
        <w:adjustRightInd w:val="0"/>
        <w:spacing w:before="26" w:after="0"/>
        <w:ind w:left="360" w:right="18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w:t>
      </w:r>
      <w:r w:rsidRPr="00EB44B6">
        <w:rPr>
          <w:rFonts w:ascii="Times New Roman" w:hAnsi="Times New Roman"/>
          <w:b/>
          <w:bCs/>
          <w:color w:val="808080" w:themeColor="background1" w:themeShade="80"/>
          <w:spacing w:val="-15"/>
          <w:sz w:val="24"/>
          <w:szCs w:val="24"/>
        </w:rPr>
        <w:t xml:space="preserve"> </w:t>
      </w: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16"/>
          <w:sz w:val="24"/>
          <w:szCs w:val="24"/>
        </w:rPr>
        <w:t xml:space="preserve"> </w:t>
      </w:r>
      <w:r w:rsidRPr="00EB44B6">
        <w:rPr>
          <w:rFonts w:ascii="Times New Roman" w:hAnsi="Times New Roman"/>
          <w:b/>
          <w:bCs/>
          <w:color w:val="808080" w:themeColor="background1" w:themeShade="80"/>
          <w:sz w:val="24"/>
          <w:szCs w:val="24"/>
        </w:rPr>
        <w:t>- Natu</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 of the Learner</w:t>
      </w:r>
      <w:r w:rsidRPr="00EB44B6">
        <w:rPr>
          <w:rFonts w:ascii="Times New Roman" w:hAnsi="Times New Roman"/>
          <w:b/>
          <w:bCs/>
          <w:color w:val="808080" w:themeColor="background1" w:themeShade="80"/>
          <w:sz w:val="24"/>
          <w:szCs w:val="24"/>
        </w:rPr>
        <w:tab/>
        <w:t>3 hrs</w:t>
      </w:r>
    </w:p>
    <w:p w:rsidR="009263EC" w:rsidRDefault="009263EC" w:rsidP="009263EC">
      <w:pPr>
        <w:widowControl w:val="0"/>
        <w:tabs>
          <w:tab w:val="left" w:pos="2300"/>
          <w:tab w:val="left" w:pos="3020"/>
        </w:tabs>
        <w:autoSpaceDE w:val="0"/>
        <w:autoSpaceDN w:val="0"/>
        <w:adjustRightInd w:val="0"/>
        <w:spacing w:before="37" w:after="0"/>
        <w:ind w:left="720" w:right="180" w:firstLine="0"/>
        <w:jc w:val="both"/>
        <w:rPr>
          <w:rFonts w:ascii="Times New Roman" w:hAnsi="Times New Roman"/>
          <w:color w:val="000000"/>
          <w:sz w:val="20"/>
          <w:szCs w:val="20"/>
        </w:rPr>
      </w:pPr>
      <w:r>
        <w:rPr>
          <w:rFonts w:ascii="Times New Roman" w:hAnsi="Times New Roman"/>
          <w:color w:val="000000"/>
          <w:sz w:val="20"/>
          <w:szCs w:val="20"/>
        </w:rPr>
        <w:t>PSYC</w:t>
      </w:r>
      <w:r>
        <w:rPr>
          <w:rFonts w:ascii="Times New Roman" w:hAnsi="Times New Roman"/>
          <w:color w:val="000000"/>
          <w:sz w:val="20"/>
          <w:szCs w:val="20"/>
        </w:rPr>
        <w:tab/>
        <w:t>5530</w:t>
      </w:r>
      <w:r>
        <w:rPr>
          <w:rFonts w:ascii="Times New Roman" w:hAnsi="Times New Roman"/>
          <w:color w:val="000000"/>
          <w:sz w:val="20"/>
          <w:szCs w:val="20"/>
        </w:rPr>
        <w:tab/>
        <w:t>Adolescent Psychology</w:t>
      </w:r>
    </w:p>
    <w:p w:rsidR="009263EC" w:rsidRDefault="009263EC" w:rsidP="009263EC">
      <w:pPr>
        <w:widowControl w:val="0"/>
        <w:tabs>
          <w:tab w:val="left" w:pos="2300"/>
          <w:tab w:val="left" w:pos="3020"/>
        </w:tabs>
        <w:autoSpaceDE w:val="0"/>
        <w:autoSpaceDN w:val="0"/>
        <w:adjustRightInd w:val="0"/>
        <w:spacing w:before="10" w:after="0"/>
        <w:ind w:left="720" w:right="180" w:firstLine="0"/>
        <w:jc w:val="both"/>
        <w:rPr>
          <w:rFonts w:ascii="Times New Roman" w:hAnsi="Times New Roman"/>
          <w:color w:val="000000"/>
          <w:sz w:val="20"/>
          <w:szCs w:val="20"/>
        </w:rPr>
      </w:pPr>
      <w:r>
        <w:rPr>
          <w:rFonts w:ascii="Times New Roman" w:hAnsi="Times New Roman"/>
          <w:color w:val="000000"/>
          <w:sz w:val="20"/>
          <w:szCs w:val="20"/>
        </w:rPr>
        <w:t>SPED</w:t>
      </w:r>
      <w:r>
        <w:rPr>
          <w:rFonts w:ascii="Times New Roman" w:hAnsi="Times New Roman"/>
          <w:color w:val="000000"/>
          <w:sz w:val="20"/>
          <w:szCs w:val="20"/>
        </w:rPr>
        <w:tab/>
        <w:t>5547</w:t>
      </w:r>
      <w:r>
        <w:rPr>
          <w:rFonts w:ascii="Times New Roman" w:hAnsi="Times New Roman"/>
          <w:color w:val="000000"/>
          <w:sz w:val="20"/>
          <w:szCs w:val="20"/>
        </w:rPr>
        <w:tab/>
        <w:t>Behavioral Management of Exception Children</w:t>
      </w:r>
    </w:p>
    <w:p w:rsidR="009263EC" w:rsidRDefault="009263EC" w:rsidP="009263EC">
      <w:pPr>
        <w:widowControl w:val="0"/>
        <w:tabs>
          <w:tab w:val="left" w:pos="2300"/>
          <w:tab w:val="left" w:pos="3020"/>
        </w:tabs>
        <w:autoSpaceDE w:val="0"/>
        <w:autoSpaceDN w:val="0"/>
        <w:adjustRightInd w:val="0"/>
        <w:spacing w:before="10" w:after="0"/>
        <w:ind w:left="720" w:right="180" w:firstLine="0"/>
        <w:jc w:val="both"/>
        <w:rPr>
          <w:rFonts w:ascii="Times New Roman" w:hAnsi="Times New Roman"/>
          <w:color w:val="000000"/>
          <w:sz w:val="20"/>
          <w:szCs w:val="20"/>
        </w:rPr>
      </w:pPr>
      <w:r>
        <w:rPr>
          <w:rFonts w:ascii="Times New Roman" w:hAnsi="Times New Roman"/>
          <w:color w:val="000000"/>
          <w:sz w:val="20"/>
          <w:szCs w:val="20"/>
        </w:rPr>
        <w:t>PSYC</w:t>
      </w:r>
      <w:r>
        <w:rPr>
          <w:rFonts w:ascii="Times New Roman" w:hAnsi="Times New Roman"/>
          <w:color w:val="000000"/>
          <w:sz w:val="20"/>
          <w:szCs w:val="20"/>
        </w:rPr>
        <w:tab/>
        <w:t>5515</w:t>
      </w:r>
      <w:r>
        <w:rPr>
          <w:rFonts w:ascii="Times New Roman" w:hAnsi="Times New Roman"/>
          <w:color w:val="000000"/>
          <w:sz w:val="20"/>
          <w:szCs w:val="20"/>
        </w:rPr>
        <w:tab/>
        <w:t>Educational Psychology</w:t>
      </w:r>
    </w:p>
    <w:p w:rsidR="009263EC" w:rsidRPr="00EB44B6"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 B - P</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ograms and P</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oblems of the School</w:t>
      </w:r>
      <w:r w:rsidRPr="00EB44B6">
        <w:rPr>
          <w:rFonts w:ascii="Times New Roman" w:hAnsi="Times New Roman"/>
          <w:b/>
          <w:bCs/>
          <w:color w:val="808080" w:themeColor="background1" w:themeShade="80"/>
          <w:sz w:val="24"/>
          <w:szCs w:val="24"/>
        </w:rPr>
        <w:tab/>
        <w:t>6 hrs</w:t>
      </w:r>
    </w:p>
    <w:p w:rsidR="009263EC" w:rsidRDefault="009263EC" w:rsidP="009263EC">
      <w:pPr>
        <w:widowControl w:val="0"/>
        <w:tabs>
          <w:tab w:val="left" w:pos="2300"/>
          <w:tab w:val="left" w:pos="3020"/>
        </w:tabs>
        <w:autoSpaceDE w:val="0"/>
        <w:autoSpaceDN w:val="0"/>
        <w:adjustRightInd w:val="0"/>
        <w:spacing w:before="37" w:after="0"/>
        <w:ind w:left="720" w:right="180" w:firstLine="0"/>
        <w:jc w:val="both"/>
        <w:rPr>
          <w:rFonts w:ascii="Times New Roman" w:hAnsi="Times New Roman"/>
          <w:color w:val="000000"/>
          <w:sz w:val="20"/>
          <w:szCs w:val="20"/>
        </w:rPr>
      </w:pPr>
      <w:r>
        <w:rPr>
          <w:rFonts w:ascii="Times New Roman" w:hAnsi="Times New Roman"/>
          <w:color w:val="000000"/>
          <w:sz w:val="20"/>
          <w:szCs w:val="20"/>
        </w:rPr>
        <w:t>EDUC</w:t>
      </w:r>
      <w:r>
        <w:rPr>
          <w:rFonts w:ascii="Times New Roman" w:hAnsi="Times New Roman"/>
          <w:color w:val="000000"/>
          <w:sz w:val="20"/>
          <w:szCs w:val="20"/>
        </w:rPr>
        <w:tab/>
        <w:t>5509</w:t>
      </w:r>
      <w:r>
        <w:rPr>
          <w:rFonts w:ascii="Times New Roman" w:hAnsi="Times New Roman"/>
          <w:color w:val="000000"/>
          <w:sz w:val="20"/>
          <w:szCs w:val="20"/>
        </w:rPr>
        <w:tab/>
        <w:t>Philosophy of</w:t>
      </w:r>
      <w:r>
        <w:rPr>
          <w:rFonts w:ascii="Times New Roman" w:hAnsi="Times New Roman"/>
          <w:color w:val="000000"/>
          <w:spacing w:val="-11"/>
          <w:sz w:val="20"/>
          <w:szCs w:val="20"/>
        </w:rPr>
        <w:t xml:space="preserve"> </w:t>
      </w:r>
      <w:r>
        <w:rPr>
          <w:rFonts w:ascii="Times New Roman" w:hAnsi="Times New Roman"/>
          <w:color w:val="000000"/>
          <w:sz w:val="20"/>
          <w:szCs w:val="20"/>
        </w:rPr>
        <w:t>American Education</w:t>
      </w:r>
    </w:p>
    <w:p w:rsidR="009263EC" w:rsidRDefault="009263EC" w:rsidP="009263EC">
      <w:pPr>
        <w:widowControl w:val="0"/>
        <w:autoSpaceDE w:val="0"/>
        <w:autoSpaceDN w:val="0"/>
        <w:adjustRightInd w:val="0"/>
        <w:spacing w:after="0"/>
        <w:ind w:left="720" w:right="180" w:firstLine="0"/>
        <w:jc w:val="both"/>
        <w:rPr>
          <w:rFonts w:ascii="Times New Roman" w:hAnsi="Times New Roman"/>
          <w:color w:val="000000"/>
          <w:sz w:val="20"/>
          <w:szCs w:val="20"/>
        </w:rPr>
      </w:pPr>
      <w:r>
        <w:rPr>
          <w:rFonts w:ascii="Times New Roman" w:hAnsi="Times New Roman"/>
          <w:color w:val="000000"/>
          <w:sz w:val="20"/>
          <w:szCs w:val="20"/>
        </w:rPr>
        <w:t>MGED</w:t>
      </w:r>
      <w:r>
        <w:rPr>
          <w:rFonts w:ascii="Times New Roman" w:hAnsi="Times New Roman"/>
          <w:color w:val="000000"/>
          <w:sz w:val="20"/>
          <w:szCs w:val="20"/>
        </w:rPr>
        <w:tab/>
        <w:t>5541</w:t>
      </w:r>
      <w:r>
        <w:rPr>
          <w:rFonts w:ascii="Times New Roman" w:hAnsi="Times New Roman"/>
          <w:color w:val="000000"/>
          <w:sz w:val="20"/>
          <w:szCs w:val="20"/>
        </w:rPr>
        <w:tab/>
        <w:t>Nature &amp; Curriculum Needs of Middle Grade Students</w:t>
      </w:r>
    </w:p>
    <w:p w:rsidR="009263EC" w:rsidRPr="00EB44B6" w:rsidRDefault="009263EC" w:rsidP="009263EC">
      <w:pPr>
        <w:widowControl w:val="0"/>
        <w:tabs>
          <w:tab w:val="left" w:pos="8020"/>
        </w:tabs>
        <w:autoSpaceDE w:val="0"/>
        <w:autoSpaceDN w:val="0"/>
        <w:adjustRightInd w:val="0"/>
        <w:spacing w:after="0"/>
        <w:ind w:left="36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 C -</w:t>
      </w:r>
      <w:r w:rsidRPr="00EB44B6">
        <w:rPr>
          <w:rFonts w:ascii="Times New Roman" w:hAnsi="Times New Roman"/>
          <w:b/>
          <w:bCs/>
          <w:color w:val="808080" w:themeColor="background1" w:themeShade="80"/>
          <w:spacing w:val="-5"/>
          <w:sz w:val="24"/>
          <w:szCs w:val="24"/>
        </w:rPr>
        <w:t xml:space="preserve"> </w:t>
      </w:r>
      <w:r w:rsidRPr="00EB44B6">
        <w:rPr>
          <w:rFonts w:ascii="Times New Roman" w:hAnsi="Times New Roman"/>
          <w:b/>
          <w:bCs/>
          <w:color w:val="808080" w:themeColor="background1" w:themeShade="80"/>
          <w:spacing w:val="-26"/>
          <w:sz w:val="24"/>
          <w:szCs w:val="24"/>
        </w:rPr>
        <w:t>T</w:t>
      </w:r>
      <w:r w:rsidRPr="00EB44B6">
        <w:rPr>
          <w:rFonts w:ascii="Times New Roman" w:hAnsi="Times New Roman"/>
          <w:b/>
          <w:bCs/>
          <w:color w:val="808080" w:themeColor="background1" w:themeShade="80"/>
          <w:sz w:val="24"/>
          <w:szCs w:val="24"/>
        </w:rPr>
        <w:t>eaching Field (Minimum of 15 hours)</w:t>
      </w:r>
      <w:r w:rsidRPr="00EB44B6">
        <w:rPr>
          <w:rFonts w:ascii="Times New Roman" w:hAnsi="Times New Roman"/>
          <w:b/>
          <w:bCs/>
          <w:color w:val="808080" w:themeColor="background1" w:themeShade="80"/>
          <w:sz w:val="24"/>
          <w:szCs w:val="24"/>
        </w:rPr>
        <w:tab/>
        <w:t>15 hrs</w:t>
      </w:r>
    </w:p>
    <w:p w:rsidR="009263EC" w:rsidRDefault="009263EC" w:rsidP="009263EC">
      <w:pPr>
        <w:widowControl w:val="0"/>
        <w:autoSpaceDE w:val="0"/>
        <w:autoSpaceDN w:val="0"/>
        <w:adjustRightInd w:val="0"/>
        <w:spacing w:after="0"/>
        <w:ind w:left="1080" w:firstLine="0"/>
        <w:jc w:val="both"/>
        <w:rPr>
          <w:rFonts w:ascii="Times New Roman" w:hAnsi="Times New Roman"/>
          <w:color w:val="000000"/>
          <w:sz w:val="20"/>
          <w:szCs w:val="20"/>
        </w:rPr>
      </w:pPr>
      <w:r>
        <w:rPr>
          <w:rFonts w:ascii="Times New Roman" w:hAnsi="Times New Roman"/>
          <w:b/>
          <w:bCs/>
          <w:color w:val="000000"/>
          <w:sz w:val="20"/>
          <w:szCs w:val="20"/>
        </w:rPr>
        <w:t>Mathematics</w:t>
      </w:r>
    </w:p>
    <w:tbl>
      <w:tblPr>
        <w:tblW w:w="0" w:type="auto"/>
        <w:tblInd w:w="1080" w:type="dxa"/>
        <w:tblLayout w:type="fixed"/>
        <w:tblCellMar>
          <w:left w:w="0" w:type="dxa"/>
          <w:right w:w="0" w:type="dxa"/>
        </w:tblCellMar>
        <w:tblLook w:val="0000"/>
      </w:tblPr>
      <w:tblGrid>
        <w:gridCol w:w="810"/>
        <w:gridCol w:w="630"/>
        <w:gridCol w:w="5504"/>
      </w:tblGrid>
      <w:tr w:rsidR="009263EC" w:rsidRPr="00FA7AC7" w:rsidTr="009263EC">
        <w:trPr>
          <w:trHeight w:hRule="exact" w:val="261"/>
        </w:trPr>
        <w:tc>
          <w:tcPr>
            <w:tcW w:w="810" w:type="dxa"/>
            <w:tcBorders>
              <w:top w:val="nil"/>
              <w:left w:val="nil"/>
              <w:bottom w:val="nil"/>
              <w:right w:val="nil"/>
            </w:tcBorders>
          </w:tcPr>
          <w:p w:rsidR="009263EC" w:rsidRPr="00FA7AC7" w:rsidRDefault="009263EC" w:rsidP="009263EC">
            <w:pPr>
              <w:widowControl w:val="0"/>
              <w:autoSpaceDE w:val="0"/>
              <w:autoSpaceDN w:val="0"/>
              <w:adjustRightInd w:val="0"/>
              <w:spacing w:before="7" w:after="0"/>
              <w:ind w:firstLine="0"/>
              <w:jc w:val="both"/>
              <w:rPr>
                <w:rFonts w:ascii="Times New Roman" w:hAnsi="Times New Roman"/>
                <w:sz w:val="24"/>
                <w:szCs w:val="24"/>
              </w:rPr>
            </w:pPr>
            <w:r w:rsidRPr="00FA7AC7">
              <w:rPr>
                <w:rFonts w:ascii="Times New Roman" w:hAnsi="Times New Roman"/>
                <w:sz w:val="20"/>
                <w:szCs w:val="20"/>
              </w:rPr>
              <w:t>MGED</w:t>
            </w:r>
          </w:p>
        </w:tc>
        <w:tc>
          <w:tcPr>
            <w:tcW w:w="630" w:type="dxa"/>
            <w:tcBorders>
              <w:top w:val="nil"/>
              <w:left w:val="nil"/>
              <w:bottom w:val="nil"/>
              <w:right w:val="nil"/>
            </w:tcBorders>
          </w:tcPr>
          <w:p w:rsidR="009263EC" w:rsidRPr="00FA7AC7" w:rsidRDefault="009263EC" w:rsidP="009263EC">
            <w:pPr>
              <w:widowControl w:val="0"/>
              <w:autoSpaceDE w:val="0"/>
              <w:autoSpaceDN w:val="0"/>
              <w:adjustRightInd w:val="0"/>
              <w:spacing w:before="7" w:after="0"/>
              <w:ind w:left="90" w:firstLine="0"/>
              <w:jc w:val="both"/>
              <w:rPr>
                <w:rFonts w:ascii="Times New Roman" w:hAnsi="Times New Roman"/>
                <w:sz w:val="24"/>
                <w:szCs w:val="24"/>
              </w:rPr>
            </w:pPr>
            <w:r w:rsidRPr="00FA7AC7">
              <w:rPr>
                <w:rFonts w:ascii="Times New Roman" w:hAnsi="Times New Roman"/>
                <w:sz w:val="20"/>
                <w:szCs w:val="20"/>
              </w:rPr>
              <w:t>5532</w:t>
            </w:r>
          </w:p>
        </w:tc>
        <w:tc>
          <w:tcPr>
            <w:tcW w:w="5504" w:type="dxa"/>
            <w:tcBorders>
              <w:top w:val="nil"/>
              <w:left w:val="nil"/>
              <w:bottom w:val="nil"/>
              <w:right w:val="nil"/>
            </w:tcBorders>
          </w:tcPr>
          <w:p w:rsidR="009263EC" w:rsidRPr="00FA7AC7" w:rsidRDefault="009263EC" w:rsidP="009263EC">
            <w:pPr>
              <w:widowControl w:val="0"/>
              <w:autoSpaceDE w:val="0"/>
              <w:autoSpaceDN w:val="0"/>
              <w:adjustRightInd w:val="0"/>
              <w:spacing w:before="7" w:after="0"/>
              <w:ind w:left="360" w:firstLine="0"/>
              <w:jc w:val="both"/>
              <w:rPr>
                <w:rFonts w:ascii="Times New Roman" w:hAnsi="Times New Roman"/>
                <w:sz w:val="24"/>
                <w:szCs w:val="24"/>
              </w:rPr>
            </w:pPr>
            <w:r w:rsidRPr="00FA7AC7">
              <w:rPr>
                <w:rFonts w:ascii="Times New Roman" w:hAnsi="Times New Roman"/>
                <w:sz w:val="20"/>
                <w:szCs w:val="20"/>
              </w:rPr>
              <w:t>Methods &amp; Materials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Mathematics in Middle Grades</w:t>
            </w:r>
          </w:p>
        </w:tc>
      </w:tr>
      <w:tr w:rsidR="009263EC" w:rsidRPr="00FA7AC7" w:rsidTr="009263EC">
        <w:trPr>
          <w:trHeight w:hRule="exact" w:val="320"/>
        </w:trPr>
        <w:tc>
          <w:tcPr>
            <w:tcW w:w="81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MGED</w:t>
            </w:r>
          </w:p>
        </w:tc>
        <w:tc>
          <w:tcPr>
            <w:tcW w:w="63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5530</w:t>
            </w:r>
          </w:p>
        </w:tc>
        <w:tc>
          <w:tcPr>
            <w:tcW w:w="5504"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firstLine="0"/>
              <w:jc w:val="both"/>
              <w:rPr>
                <w:rFonts w:ascii="Times New Roman" w:hAnsi="Times New Roman"/>
                <w:sz w:val="24"/>
                <w:szCs w:val="24"/>
              </w:rPr>
            </w:pPr>
            <w:r w:rsidRPr="00FA7AC7">
              <w:rPr>
                <w:rFonts w:ascii="Times New Roman" w:hAnsi="Times New Roman"/>
                <w:sz w:val="20"/>
                <w:szCs w:val="20"/>
              </w:rPr>
              <w:t>Math Concepts in Middle Childhood Education</w:t>
            </w:r>
          </w:p>
        </w:tc>
      </w:tr>
    </w:tbl>
    <w:p w:rsidR="009263EC" w:rsidRDefault="009263EC" w:rsidP="009263EC">
      <w:pPr>
        <w:widowControl w:val="0"/>
        <w:tabs>
          <w:tab w:val="left" w:pos="1980"/>
          <w:tab w:val="left" w:pos="2880"/>
        </w:tabs>
        <w:autoSpaceDE w:val="0"/>
        <w:autoSpaceDN w:val="0"/>
        <w:adjustRightInd w:val="0"/>
        <w:spacing w:before="26" w:after="0"/>
        <w:ind w:left="360"/>
        <w:jc w:val="both"/>
        <w:rPr>
          <w:rFonts w:ascii="Times New Roman" w:hAnsi="Times New Roman"/>
          <w:sz w:val="20"/>
          <w:szCs w:val="20"/>
        </w:rPr>
      </w:pPr>
      <w:r>
        <w:rPr>
          <w:rFonts w:ascii="Times New Roman" w:hAnsi="Times New Roman"/>
          <w:sz w:val="20"/>
          <w:szCs w:val="20"/>
        </w:rPr>
        <w:t>M</w:t>
      </w:r>
      <w:r>
        <w:rPr>
          <w:rFonts w:ascii="Times New Roman" w:hAnsi="Times New Roman"/>
          <w:spacing w:val="-22"/>
          <w:sz w:val="20"/>
          <w:szCs w:val="20"/>
        </w:rPr>
        <w:t>A</w:t>
      </w:r>
      <w:r>
        <w:rPr>
          <w:rFonts w:ascii="Times New Roman" w:hAnsi="Times New Roman"/>
          <w:sz w:val="20"/>
          <w:szCs w:val="20"/>
        </w:rPr>
        <w:t>TH</w:t>
      </w:r>
      <w:r>
        <w:rPr>
          <w:rFonts w:ascii="Times New Roman" w:hAnsi="Times New Roman"/>
          <w:sz w:val="20"/>
          <w:szCs w:val="20"/>
        </w:rPr>
        <w:tab/>
        <w:t>5202</w:t>
      </w:r>
      <w:r>
        <w:rPr>
          <w:rFonts w:ascii="Times New Roman" w:hAnsi="Times New Roman"/>
          <w:sz w:val="20"/>
          <w:szCs w:val="20"/>
        </w:rPr>
        <w:tab/>
      </w:r>
      <w:r>
        <w:rPr>
          <w:rFonts w:ascii="Times New Roman" w:hAnsi="Times New Roman"/>
          <w:spacing w:val="-14"/>
          <w:sz w:val="20"/>
          <w:szCs w:val="20"/>
        </w:rPr>
        <w:t>T</w:t>
      </w:r>
      <w:r>
        <w:rPr>
          <w:rFonts w:ascii="Times New Roman" w:hAnsi="Times New Roman"/>
          <w:sz w:val="20"/>
          <w:szCs w:val="20"/>
        </w:rPr>
        <w:t>echnology-Oriented Mathematics</w:t>
      </w:r>
    </w:p>
    <w:p w:rsidR="009263EC" w:rsidRDefault="009263EC" w:rsidP="009263EC">
      <w:pPr>
        <w:widowControl w:val="0"/>
        <w:autoSpaceDE w:val="0"/>
        <w:autoSpaceDN w:val="0"/>
        <w:adjustRightInd w:val="0"/>
        <w:spacing w:before="7" w:after="0" w:line="240" w:lineRule="exact"/>
        <w:ind w:left="360"/>
        <w:jc w:val="both"/>
        <w:rPr>
          <w:rFonts w:ascii="Times New Roman" w:hAnsi="Times New Roman"/>
          <w:sz w:val="24"/>
          <w:szCs w:val="24"/>
        </w:rPr>
      </w:pPr>
    </w:p>
    <w:p w:rsidR="009263EC" w:rsidRDefault="009263EC" w:rsidP="009263EC">
      <w:pPr>
        <w:widowControl w:val="0"/>
        <w:autoSpaceDE w:val="0"/>
        <w:autoSpaceDN w:val="0"/>
        <w:adjustRightInd w:val="0"/>
        <w:spacing w:after="0"/>
        <w:ind w:left="360"/>
        <w:jc w:val="both"/>
        <w:rPr>
          <w:rFonts w:ascii="Times New Roman" w:hAnsi="Times New Roman"/>
          <w:sz w:val="20"/>
          <w:szCs w:val="20"/>
        </w:rPr>
      </w:pPr>
      <w:r>
        <w:rPr>
          <w:rFonts w:ascii="Times New Roman" w:hAnsi="Times New Roman"/>
          <w:b/>
          <w:bCs/>
          <w:sz w:val="20"/>
          <w:szCs w:val="20"/>
        </w:rPr>
        <w:t>LANGUAGE</w:t>
      </w:r>
      <w:r>
        <w:rPr>
          <w:rFonts w:ascii="Times New Roman" w:hAnsi="Times New Roman"/>
          <w:b/>
          <w:bCs/>
          <w:spacing w:val="-11"/>
          <w:sz w:val="20"/>
          <w:szCs w:val="20"/>
        </w:rPr>
        <w:t xml:space="preserve"> </w:t>
      </w:r>
      <w:r>
        <w:rPr>
          <w:rFonts w:ascii="Times New Roman" w:hAnsi="Times New Roman"/>
          <w:b/>
          <w:bCs/>
          <w:sz w:val="20"/>
          <w:szCs w:val="20"/>
        </w:rPr>
        <w:t>ARTS</w:t>
      </w:r>
    </w:p>
    <w:tbl>
      <w:tblPr>
        <w:tblW w:w="0" w:type="auto"/>
        <w:tblInd w:w="1080" w:type="dxa"/>
        <w:tblLayout w:type="fixed"/>
        <w:tblCellMar>
          <w:left w:w="0" w:type="dxa"/>
          <w:right w:w="0" w:type="dxa"/>
        </w:tblCellMar>
        <w:tblLook w:val="0000"/>
      </w:tblPr>
      <w:tblGrid>
        <w:gridCol w:w="810"/>
        <w:gridCol w:w="270"/>
        <w:gridCol w:w="450"/>
        <w:gridCol w:w="270"/>
        <w:gridCol w:w="5940"/>
        <w:gridCol w:w="270"/>
      </w:tblGrid>
      <w:tr w:rsidR="009263EC" w:rsidRPr="00FA7AC7" w:rsidTr="009263EC">
        <w:trPr>
          <w:gridAfter w:val="1"/>
          <w:wAfter w:w="270" w:type="dxa"/>
          <w:trHeight w:hRule="exact" w:val="264"/>
        </w:trPr>
        <w:tc>
          <w:tcPr>
            <w:tcW w:w="810" w:type="dxa"/>
            <w:tcBorders>
              <w:top w:val="nil"/>
              <w:left w:val="nil"/>
              <w:bottom w:val="nil"/>
              <w:right w:val="nil"/>
            </w:tcBorders>
          </w:tcPr>
          <w:p w:rsidR="009263EC" w:rsidRPr="00FA7AC7" w:rsidRDefault="009263EC" w:rsidP="009263EC">
            <w:pPr>
              <w:widowControl w:val="0"/>
              <w:autoSpaceDE w:val="0"/>
              <w:autoSpaceDN w:val="0"/>
              <w:adjustRightInd w:val="0"/>
              <w:spacing w:before="10" w:after="0"/>
              <w:ind w:firstLine="0"/>
              <w:jc w:val="both"/>
              <w:rPr>
                <w:rFonts w:ascii="Times New Roman" w:hAnsi="Times New Roman"/>
                <w:sz w:val="24"/>
                <w:szCs w:val="24"/>
              </w:rPr>
            </w:pPr>
            <w:r w:rsidRPr="00FA7AC7">
              <w:rPr>
                <w:rFonts w:ascii="Times New Roman" w:hAnsi="Times New Roman"/>
                <w:sz w:val="20"/>
                <w:szCs w:val="20"/>
              </w:rPr>
              <w:t>MGED</w:t>
            </w:r>
          </w:p>
        </w:tc>
        <w:tc>
          <w:tcPr>
            <w:tcW w:w="720" w:type="dxa"/>
            <w:gridSpan w:val="2"/>
            <w:tcBorders>
              <w:top w:val="nil"/>
              <w:left w:val="nil"/>
              <w:bottom w:val="nil"/>
              <w:right w:val="nil"/>
            </w:tcBorders>
          </w:tcPr>
          <w:p w:rsidR="009263EC" w:rsidRPr="00FA7AC7" w:rsidRDefault="009263EC" w:rsidP="009263EC">
            <w:pPr>
              <w:widowControl w:val="0"/>
              <w:autoSpaceDE w:val="0"/>
              <w:autoSpaceDN w:val="0"/>
              <w:adjustRightInd w:val="0"/>
              <w:spacing w:before="10" w:after="0"/>
              <w:ind w:left="90" w:firstLine="0"/>
              <w:jc w:val="both"/>
              <w:rPr>
                <w:rFonts w:ascii="Times New Roman" w:hAnsi="Times New Roman"/>
                <w:sz w:val="24"/>
                <w:szCs w:val="24"/>
              </w:rPr>
            </w:pPr>
            <w:r w:rsidRPr="00FA7AC7">
              <w:rPr>
                <w:rFonts w:ascii="Times New Roman" w:hAnsi="Times New Roman"/>
                <w:sz w:val="20"/>
                <w:szCs w:val="20"/>
              </w:rPr>
              <w:t>5520</w:t>
            </w:r>
          </w:p>
        </w:tc>
        <w:tc>
          <w:tcPr>
            <w:tcW w:w="6210" w:type="dxa"/>
            <w:gridSpan w:val="2"/>
            <w:tcBorders>
              <w:top w:val="nil"/>
              <w:left w:val="nil"/>
              <w:bottom w:val="nil"/>
              <w:right w:val="nil"/>
            </w:tcBorders>
          </w:tcPr>
          <w:p w:rsidR="009263EC" w:rsidRPr="00FA7AC7" w:rsidRDefault="009263EC" w:rsidP="009263EC">
            <w:pPr>
              <w:widowControl w:val="0"/>
              <w:autoSpaceDE w:val="0"/>
              <w:autoSpaceDN w:val="0"/>
              <w:adjustRightInd w:val="0"/>
              <w:spacing w:before="10" w:after="0"/>
              <w:ind w:left="270" w:firstLine="0"/>
              <w:jc w:val="both"/>
              <w:rPr>
                <w:rFonts w:ascii="Times New Roman" w:hAnsi="Times New Roman"/>
                <w:sz w:val="24"/>
                <w:szCs w:val="24"/>
              </w:rPr>
            </w:pPr>
            <w:r w:rsidRPr="00FA7AC7">
              <w:rPr>
                <w:rFonts w:ascii="Times New Roman" w:hAnsi="Times New Roman"/>
                <w:sz w:val="20"/>
                <w:szCs w:val="20"/>
              </w:rPr>
              <w:t>Language</w:t>
            </w:r>
            <w:r w:rsidRPr="00FA7AC7">
              <w:rPr>
                <w:rFonts w:ascii="Times New Roman" w:hAnsi="Times New Roman"/>
                <w:spacing w:val="-11"/>
                <w:sz w:val="20"/>
                <w:szCs w:val="20"/>
              </w:rPr>
              <w:t xml:space="preserve"> </w:t>
            </w:r>
            <w:r w:rsidRPr="00FA7AC7">
              <w:rPr>
                <w:rFonts w:ascii="Times New Roman" w:hAnsi="Times New Roman"/>
                <w:sz w:val="20"/>
                <w:szCs w:val="20"/>
              </w:rPr>
              <w:t>Arts Concepts for Middle Childhood</w:t>
            </w:r>
          </w:p>
        </w:tc>
      </w:tr>
      <w:tr w:rsidR="009263EC" w:rsidRPr="00FA7AC7" w:rsidTr="009263EC">
        <w:trPr>
          <w:gridAfter w:val="1"/>
          <w:wAfter w:w="270" w:type="dxa"/>
          <w:trHeight w:hRule="exact" w:val="240"/>
        </w:trPr>
        <w:tc>
          <w:tcPr>
            <w:tcW w:w="81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READ</w:t>
            </w:r>
          </w:p>
        </w:tc>
        <w:tc>
          <w:tcPr>
            <w:tcW w:w="720" w:type="dxa"/>
            <w:gridSpan w:val="2"/>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5503</w:t>
            </w:r>
          </w:p>
        </w:tc>
        <w:tc>
          <w:tcPr>
            <w:tcW w:w="6210" w:type="dxa"/>
            <w:gridSpan w:val="2"/>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270" w:firstLine="0"/>
              <w:jc w:val="both"/>
              <w:rPr>
                <w:rFonts w:ascii="Times New Roman" w:hAnsi="Times New Roman"/>
                <w:sz w:val="24"/>
                <w:szCs w:val="24"/>
              </w:rPr>
            </w:pPr>
            <w:r w:rsidRPr="00FA7AC7">
              <w:rPr>
                <w:rFonts w:ascii="Times New Roman" w:hAnsi="Times New Roman"/>
                <w:sz w:val="20"/>
                <w:szCs w:val="20"/>
              </w:rPr>
              <w:t>Improving Reading Instruction for Middle School</w:t>
            </w:r>
          </w:p>
        </w:tc>
      </w:tr>
      <w:tr w:rsidR="009263EC" w:rsidRPr="00FA7AC7" w:rsidTr="009263EC">
        <w:trPr>
          <w:gridAfter w:val="1"/>
          <w:wAfter w:w="270" w:type="dxa"/>
          <w:trHeight w:hRule="exact" w:val="451"/>
        </w:trPr>
        <w:tc>
          <w:tcPr>
            <w:tcW w:w="81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ENGL</w:t>
            </w:r>
          </w:p>
        </w:tc>
        <w:tc>
          <w:tcPr>
            <w:tcW w:w="720" w:type="dxa"/>
            <w:gridSpan w:val="2"/>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5515</w:t>
            </w:r>
          </w:p>
        </w:tc>
        <w:tc>
          <w:tcPr>
            <w:tcW w:w="6210" w:type="dxa"/>
            <w:gridSpan w:val="2"/>
            <w:tcBorders>
              <w:top w:val="nil"/>
              <w:left w:val="nil"/>
              <w:bottom w:val="nil"/>
              <w:right w:val="nil"/>
            </w:tcBorders>
          </w:tcPr>
          <w:p w:rsidR="009263EC" w:rsidRDefault="009263EC" w:rsidP="009263EC">
            <w:pPr>
              <w:widowControl w:val="0"/>
              <w:autoSpaceDE w:val="0"/>
              <w:autoSpaceDN w:val="0"/>
              <w:adjustRightInd w:val="0"/>
              <w:spacing w:after="0" w:line="217" w:lineRule="exact"/>
              <w:ind w:left="270" w:firstLine="0"/>
              <w:jc w:val="both"/>
              <w:rPr>
                <w:rFonts w:ascii="Times New Roman" w:hAnsi="Times New Roman"/>
                <w:sz w:val="20"/>
                <w:szCs w:val="20"/>
              </w:rPr>
            </w:pPr>
            <w:r w:rsidRPr="00FA7AC7">
              <w:rPr>
                <w:rFonts w:ascii="Times New Roman" w:hAnsi="Times New Roman"/>
                <w:sz w:val="20"/>
                <w:szCs w:val="20"/>
              </w:rPr>
              <w:t>Advanced Exposition for</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eachers</w:t>
            </w:r>
          </w:p>
          <w:p w:rsidR="009263EC" w:rsidRPr="00FA7AC7" w:rsidRDefault="009263EC" w:rsidP="009263EC">
            <w:pPr>
              <w:widowControl w:val="0"/>
              <w:autoSpaceDE w:val="0"/>
              <w:autoSpaceDN w:val="0"/>
              <w:adjustRightInd w:val="0"/>
              <w:spacing w:after="0" w:line="217" w:lineRule="exact"/>
              <w:ind w:left="270" w:firstLine="0"/>
              <w:jc w:val="both"/>
              <w:rPr>
                <w:rFonts w:ascii="Times New Roman" w:hAnsi="Times New Roman"/>
                <w:sz w:val="24"/>
                <w:szCs w:val="24"/>
              </w:rPr>
            </w:pPr>
          </w:p>
        </w:tc>
      </w:tr>
      <w:tr w:rsidR="009263EC" w:rsidRPr="00FA7AC7" w:rsidTr="009263EC">
        <w:trPr>
          <w:trHeight w:hRule="exact" w:val="240"/>
        </w:trPr>
        <w:tc>
          <w:tcPr>
            <w:tcW w:w="1080" w:type="dxa"/>
            <w:gridSpan w:val="2"/>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b/>
                <w:bCs/>
                <w:sz w:val="20"/>
                <w:szCs w:val="20"/>
              </w:rPr>
              <w:t>SCIENCE</w:t>
            </w:r>
          </w:p>
        </w:tc>
        <w:tc>
          <w:tcPr>
            <w:tcW w:w="720" w:type="dxa"/>
            <w:gridSpan w:val="2"/>
            <w:tcBorders>
              <w:top w:val="nil"/>
              <w:left w:val="nil"/>
              <w:bottom w:val="nil"/>
              <w:right w:val="nil"/>
            </w:tcBorders>
          </w:tcPr>
          <w:p w:rsidR="009263EC" w:rsidRPr="00FA7AC7" w:rsidRDefault="009263EC" w:rsidP="009263EC">
            <w:pPr>
              <w:widowControl w:val="0"/>
              <w:autoSpaceDE w:val="0"/>
              <w:autoSpaceDN w:val="0"/>
              <w:adjustRightInd w:val="0"/>
              <w:spacing w:after="0"/>
              <w:ind w:left="90" w:firstLine="0"/>
              <w:jc w:val="both"/>
              <w:rPr>
                <w:rFonts w:ascii="Times New Roman" w:hAnsi="Times New Roman"/>
                <w:sz w:val="24"/>
                <w:szCs w:val="24"/>
              </w:rPr>
            </w:pPr>
          </w:p>
        </w:tc>
        <w:tc>
          <w:tcPr>
            <w:tcW w:w="6210" w:type="dxa"/>
            <w:gridSpan w:val="2"/>
            <w:tcBorders>
              <w:top w:val="nil"/>
              <w:left w:val="nil"/>
              <w:bottom w:val="nil"/>
              <w:right w:val="nil"/>
            </w:tcBorders>
          </w:tcPr>
          <w:p w:rsidR="009263EC" w:rsidRPr="00FA7AC7" w:rsidRDefault="009263EC" w:rsidP="009263EC">
            <w:pPr>
              <w:widowControl w:val="0"/>
              <w:autoSpaceDE w:val="0"/>
              <w:autoSpaceDN w:val="0"/>
              <w:adjustRightInd w:val="0"/>
              <w:spacing w:after="0"/>
              <w:ind w:left="270" w:firstLine="0"/>
              <w:jc w:val="both"/>
              <w:rPr>
                <w:rFonts w:ascii="Times New Roman" w:hAnsi="Times New Roman"/>
                <w:sz w:val="24"/>
                <w:szCs w:val="24"/>
              </w:rPr>
            </w:pPr>
          </w:p>
        </w:tc>
      </w:tr>
      <w:tr w:rsidR="009263EC" w:rsidRPr="00FA7AC7" w:rsidTr="009263EC">
        <w:trPr>
          <w:gridAfter w:val="1"/>
          <w:wAfter w:w="270" w:type="dxa"/>
          <w:trHeight w:hRule="exact" w:val="240"/>
        </w:trPr>
        <w:tc>
          <w:tcPr>
            <w:tcW w:w="81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720" w:type="dxa"/>
            <w:gridSpan w:val="2"/>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5570</w:t>
            </w:r>
          </w:p>
        </w:tc>
        <w:tc>
          <w:tcPr>
            <w:tcW w:w="6210" w:type="dxa"/>
            <w:gridSpan w:val="2"/>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270" w:firstLine="0"/>
              <w:jc w:val="both"/>
              <w:rPr>
                <w:rFonts w:ascii="Times New Roman" w:hAnsi="Times New Roman"/>
                <w:sz w:val="24"/>
                <w:szCs w:val="24"/>
              </w:rPr>
            </w:pPr>
            <w:r w:rsidRPr="00FA7AC7">
              <w:rPr>
                <w:rFonts w:ascii="Times New Roman" w:hAnsi="Times New Roman"/>
                <w:sz w:val="20"/>
                <w:szCs w:val="20"/>
              </w:rPr>
              <w:t>Strategies of Instruction in Science</w:t>
            </w:r>
          </w:p>
        </w:tc>
      </w:tr>
      <w:tr w:rsidR="009263EC" w:rsidRPr="00FA7AC7" w:rsidTr="009263EC">
        <w:trPr>
          <w:gridAfter w:val="1"/>
          <w:wAfter w:w="270" w:type="dxa"/>
          <w:trHeight w:hRule="exact" w:val="320"/>
        </w:trPr>
        <w:tc>
          <w:tcPr>
            <w:tcW w:w="81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PHYS</w:t>
            </w:r>
          </w:p>
        </w:tc>
        <w:tc>
          <w:tcPr>
            <w:tcW w:w="720" w:type="dxa"/>
            <w:gridSpan w:val="2"/>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5500</w:t>
            </w:r>
          </w:p>
        </w:tc>
        <w:tc>
          <w:tcPr>
            <w:tcW w:w="6210" w:type="dxa"/>
            <w:gridSpan w:val="2"/>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270" w:firstLine="0"/>
              <w:jc w:val="both"/>
              <w:rPr>
                <w:rFonts w:ascii="Times New Roman" w:hAnsi="Times New Roman"/>
                <w:sz w:val="24"/>
                <w:szCs w:val="24"/>
              </w:rPr>
            </w:pPr>
            <w:r w:rsidRPr="00FA7AC7">
              <w:rPr>
                <w:rFonts w:ascii="Times New Roman" w:hAnsi="Times New Roman"/>
                <w:sz w:val="20"/>
                <w:szCs w:val="20"/>
              </w:rPr>
              <w:t>Earth Science</w:t>
            </w:r>
          </w:p>
        </w:tc>
      </w:tr>
    </w:tbl>
    <w:p w:rsidR="009263EC" w:rsidRDefault="009263EC" w:rsidP="009263EC">
      <w:pPr>
        <w:widowControl w:val="0"/>
        <w:autoSpaceDE w:val="0"/>
        <w:autoSpaceDN w:val="0"/>
        <w:adjustRightInd w:val="0"/>
        <w:spacing w:before="2" w:after="0" w:line="120" w:lineRule="exact"/>
        <w:ind w:left="360"/>
        <w:jc w:val="both"/>
        <w:rPr>
          <w:rFonts w:ascii="Times New Roman" w:hAnsi="Times New Roman"/>
          <w:sz w:val="12"/>
          <w:szCs w:val="12"/>
        </w:rPr>
      </w:pPr>
    </w:p>
    <w:p w:rsidR="009263EC" w:rsidRDefault="009263EC" w:rsidP="009263EC">
      <w:pPr>
        <w:widowControl w:val="0"/>
        <w:autoSpaceDE w:val="0"/>
        <w:autoSpaceDN w:val="0"/>
        <w:adjustRightInd w:val="0"/>
        <w:spacing w:before="27" w:after="0"/>
        <w:ind w:left="360"/>
        <w:jc w:val="both"/>
        <w:rPr>
          <w:rFonts w:ascii="Times New Roman" w:hAnsi="Times New Roman"/>
          <w:sz w:val="20"/>
          <w:szCs w:val="20"/>
        </w:rPr>
      </w:pPr>
      <w:r>
        <w:rPr>
          <w:rFonts w:ascii="Times New Roman" w:hAnsi="Times New Roman"/>
          <w:b/>
          <w:bCs/>
          <w:sz w:val="20"/>
          <w:szCs w:val="20"/>
        </w:rPr>
        <w:t>SOCIAL SCIENCE</w:t>
      </w:r>
    </w:p>
    <w:tbl>
      <w:tblPr>
        <w:tblW w:w="0" w:type="auto"/>
        <w:tblInd w:w="1080" w:type="dxa"/>
        <w:tblLayout w:type="fixed"/>
        <w:tblCellMar>
          <w:left w:w="0" w:type="dxa"/>
          <w:right w:w="0" w:type="dxa"/>
        </w:tblCellMar>
        <w:tblLook w:val="0000"/>
      </w:tblPr>
      <w:tblGrid>
        <w:gridCol w:w="720"/>
        <w:gridCol w:w="990"/>
        <w:gridCol w:w="4083"/>
      </w:tblGrid>
      <w:tr w:rsidR="009263EC" w:rsidRPr="00FA7AC7" w:rsidTr="009263EC">
        <w:trPr>
          <w:trHeight w:hRule="exact" w:val="261"/>
        </w:trPr>
        <w:tc>
          <w:tcPr>
            <w:tcW w:w="720" w:type="dxa"/>
            <w:tcBorders>
              <w:top w:val="nil"/>
              <w:left w:val="nil"/>
              <w:bottom w:val="nil"/>
              <w:right w:val="nil"/>
            </w:tcBorders>
          </w:tcPr>
          <w:p w:rsidR="009263EC" w:rsidRPr="00FA7AC7" w:rsidRDefault="009263EC" w:rsidP="009263EC">
            <w:pPr>
              <w:widowControl w:val="0"/>
              <w:autoSpaceDE w:val="0"/>
              <w:autoSpaceDN w:val="0"/>
              <w:adjustRightInd w:val="0"/>
              <w:spacing w:before="7" w:after="0"/>
              <w:ind w:firstLine="0"/>
              <w:jc w:val="both"/>
              <w:rPr>
                <w:rFonts w:ascii="Times New Roman" w:hAnsi="Times New Roman"/>
                <w:sz w:val="24"/>
                <w:szCs w:val="24"/>
              </w:rPr>
            </w:pPr>
            <w:r w:rsidRPr="00FA7AC7">
              <w:rPr>
                <w:rFonts w:ascii="Times New Roman" w:hAnsi="Times New Roman"/>
                <w:sz w:val="20"/>
                <w:szCs w:val="20"/>
              </w:rPr>
              <w:t>SSCI</w:t>
            </w:r>
          </w:p>
        </w:tc>
        <w:tc>
          <w:tcPr>
            <w:tcW w:w="990" w:type="dxa"/>
            <w:tcBorders>
              <w:top w:val="nil"/>
              <w:left w:val="nil"/>
              <w:bottom w:val="nil"/>
              <w:right w:val="nil"/>
            </w:tcBorders>
          </w:tcPr>
          <w:p w:rsidR="009263EC" w:rsidRPr="00FA7AC7" w:rsidRDefault="009263EC" w:rsidP="009263EC">
            <w:pPr>
              <w:widowControl w:val="0"/>
              <w:autoSpaceDE w:val="0"/>
              <w:autoSpaceDN w:val="0"/>
              <w:adjustRightInd w:val="0"/>
              <w:spacing w:before="7" w:after="0"/>
              <w:ind w:left="180" w:firstLine="0"/>
              <w:jc w:val="both"/>
              <w:rPr>
                <w:rFonts w:ascii="Times New Roman" w:hAnsi="Times New Roman"/>
                <w:sz w:val="24"/>
                <w:szCs w:val="24"/>
              </w:rPr>
            </w:pPr>
            <w:r w:rsidRPr="00FA7AC7">
              <w:rPr>
                <w:rFonts w:ascii="Times New Roman" w:hAnsi="Times New Roman"/>
                <w:sz w:val="20"/>
                <w:szCs w:val="20"/>
              </w:rPr>
              <w:t>5580</w:t>
            </w:r>
          </w:p>
        </w:tc>
        <w:tc>
          <w:tcPr>
            <w:tcW w:w="4083" w:type="dxa"/>
            <w:tcBorders>
              <w:top w:val="nil"/>
              <w:left w:val="nil"/>
              <w:bottom w:val="nil"/>
              <w:right w:val="nil"/>
            </w:tcBorders>
          </w:tcPr>
          <w:p w:rsidR="009263EC" w:rsidRPr="00FA7AC7" w:rsidRDefault="009263EC" w:rsidP="009263EC">
            <w:pPr>
              <w:widowControl w:val="0"/>
              <w:autoSpaceDE w:val="0"/>
              <w:autoSpaceDN w:val="0"/>
              <w:adjustRightInd w:val="0"/>
              <w:spacing w:before="7" w:after="0"/>
              <w:ind w:left="90" w:firstLine="0"/>
              <w:jc w:val="both"/>
              <w:rPr>
                <w:rFonts w:ascii="Times New Roman" w:hAnsi="Times New Roman"/>
                <w:sz w:val="24"/>
                <w:szCs w:val="24"/>
              </w:rPr>
            </w:pPr>
            <w:r w:rsidRPr="00FA7AC7">
              <w:rPr>
                <w:rFonts w:ascii="Times New Roman" w:hAnsi="Times New Roman"/>
                <w:sz w:val="20"/>
                <w:szCs w:val="20"/>
              </w:rPr>
              <w:t>Social Studies Concepts and Issues</w:t>
            </w:r>
          </w:p>
        </w:tc>
      </w:tr>
      <w:tr w:rsidR="009263EC" w:rsidRPr="00FA7AC7" w:rsidTr="009263EC">
        <w:trPr>
          <w:trHeight w:hRule="exact" w:val="240"/>
        </w:trPr>
        <w:tc>
          <w:tcPr>
            <w:tcW w:w="72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MGED</w:t>
            </w:r>
          </w:p>
        </w:tc>
        <w:tc>
          <w:tcPr>
            <w:tcW w:w="99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5581</w:t>
            </w:r>
          </w:p>
        </w:tc>
        <w:tc>
          <w:tcPr>
            <w:tcW w:w="4083"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Methods &amp; Materials in</w:t>
            </w:r>
            <w:r w:rsidRPr="00FA7AC7">
              <w:rPr>
                <w:rFonts w:ascii="Times New Roman" w:hAnsi="Times New Roman"/>
                <w:spacing w:val="-4"/>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eaching Social Studies</w:t>
            </w:r>
          </w:p>
        </w:tc>
      </w:tr>
      <w:tr w:rsidR="009263EC" w:rsidRPr="00FA7AC7" w:rsidTr="009263EC">
        <w:trPr>
          <w:trHeight w:hRule="exact" w:val="320"/>
        </w:trPr>
        <w:tc>
          <w:tcPr>
            <w:tcW w:w="72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SSCI</w:t>
            </w:r>
          </w:p>
        </w:tc>
        <w:tc>
          <w:tcPr>
            <w:tcW w:w="99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5583</w:t>
            </w:r>
          </w:p>
        </w:tc>
        <w:tc>
          <w:tcPr>
            <w:tcW w:w="4083"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90" w:firstLine="0"/>
              <w:jc w:val="both"/>
              <w:rPr>
                <w:rFonts w:ascii="Times New Roman" w:hAnsi="Times New Roman"/>
                <w:sz w:val="24"/>
                <w:szCs w:val="24"/>
              </w:rPr>
            </w:pPr>
            <w:r w:rsidRPr="00FA7AC7">
              <w:rPr>
                <w:rFonts w:ascii="Times New Roman" w:hAnsi="Times New Roman"/>
                <w:sz w:val="20"/>
                <w:szCs w:val="20"/>
              </w:rPr>
              <w:t>Social Studies for Global Understanding</w:t>
            </w:r>
          </w:p>
        </w:tc>
      </w:tr>
    </w:tbl>
    <w:p w:rsidR="009263EC" w:rsidRDefault="009263EC" w:rsidP="009263EC">
      <w:pPr>
        <w:widowControl w:val="0"/>
        <w:autoSpaceDE w:val="0"/>
        <w:autoSpaceDN w:val="0"/>
        <w:adjustRightInd w:val="0"/>
        <w:spacing w:before="1" w:after="0" w:line="110" w:lineRule="exact"/>
        <w:ind w:left="360"/>
        <w:jc w:val="both"/>
        <w:rPr>
          <w:rFonts w:ascii="Times New Roman" w:hAnsi="Times New Roman"/>
          <w:sz w:val="11"/>
          <w:szCs w:val="11"/>
        </w:rPr>
      </w:pPr>
    </w:p>
    <w:p w:rsidR="009263EC" w:rsidRPr="00EB44B6"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 D - Resea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ch (Minimum of 6 hours)</w:t>
      </w:r>
      <w:r w:rsidRPr="00EB44B6">
        <w:rPr>
          <w:rFonts w:ascii="Times New Roman" w:hAnsi="Times New Roman"/>
          <w:b/>
          <w:bCs/>
          <w:color w:val="808080" w:themeColor="background1" w:themeShade="80"/>
          <w:sz w:val="24"/>
          <w:szCs w:val="24"/>
        </w:rPr>
        <w:tab/>
        <w:t>6 hrs</w:t>
      </w:r>
    </w:p>
    <w:tbl>
      <w:tblPr>
        <w:tblW w:w="0" w:type="auto"/>
        <w:tblInd w:w="1080" w:type="dxa"/>
        <w:tblLayout w:type="fixed"/>
        <w:tblCellMar>
          <w:left w:w="0" w:type="dxa"/>
          <w:right w:w="0" w:type="dxa"/>
        </w:tblCellMar>
        <w:tblLook w:val="0000"/>
      </w:tblPr>
      <w:tblGrid>
        <w:gridCol w:w="900"/>
        <w:gridCol w:w="630"/>
        <w:gridCol w:w="4860"/>
      </w:tblGrid>
      <w:tr w:rsidR="009263EC" w:rsidRPr="00FA7AC7" w:rsidTr="009263EC">
        <w:trPr>
          <w:trHeight w:hRule="exact" w:val="287"/>
        </w:trPr>
        <w:tc>
          <w:tcPr>
            <w:tcW w:w="900"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lastRenderedPageBreak/>
              <w:t>EDUC</w:t>
            </w:r>
          </w:p>
        </w:tc>
        <w:tc>
          <w:tcPr>
            <w:tcW w:w="630"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5501</w:t>
            </w:r>
          </w:p>
        </w:tc>
        <w:tc>
          <w:tcPr>
            <w:tcW w:w="4860"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left="270" w:firstLine="0"/>
              <w:jc w:val="both"/>
              <w:rPr>
                <w:rFonts w:ascii="Times New Roman" w:hAnsi="Times New Roman"/>
                <w:sz w:val="24"/>
                <w:szCs w:val="24"/>
              </w:rPr>
            </w:pPr>
            <w:r w:rsidRPr="00FA7AC7">
              <w:rPr>
                <w:rFonts w:ascii="Times New Roman" w:hAnsi="Times New Roman"/>
                <w:sz w:val="20"/>
                <w:szCs w:val="20"/>
              </w:rPr>
              <w:t>Educational Research</w:t>
            </w:r>
          </w:p>
        </w:tc>
      </w:tr>
      <w:tr w:rsidR="009263EC" w:rsidRPr="00FA7AC7" w:rsidTr="009263EC">
        <w:trPr>
          <w:trHeight w:hRule="exact" w:val="320"/>
        </w:trPr>
        <w:tc>
          <w:tcPr>
            <w:tcW w:w="90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63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5500</w:t>
            </w:r>
          </w:p>
        </w:tc>
        <w:tc>
          <w:tcPr>
            <w:tcW w:w="486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270" w:firstLine="0"/>
              <w:jc w:val="both"/>
              <w:rPr>
                <w:rFonts w:ascii="Times New Roman" w:hAnsi="Times New Roman"/>
                <w:sz w:val="24"/>
                <w:szCs w:val="24"/>
              </w:rPr>
            </w:pPr>
            <w:r w:rsidRPr="00FA7AC7">
              <w:rPr>
                <w:rFonts w:ascii="Times New Roman" w:hAnsi="Times New Roman"/>
                <w:sz w:val="20"/>
                <w:szCs w:val="20"/>
              </w:rPr>
              <w:t>Educational Statistics</w:t>
            </w:r>
          </w:p>
        </w:tc>
      </w:tr>
    </w:tbl>
    <w:p w:rsidR="009263EC" w:rsidRDefault="009263EC" w:rsidP="009263EC">
      <w:pPr>
        <w:widowControl w:val="0"/>
        <w:autoSpaceDE w:val="0"/>
        <w:autoSpaceDN w:val="0"/>
        <w:adjustRightInd w:val="0"/>
        <w:spacing w:before="3" w:after="0" w:line="110" w:lineRule="exact"/>
        <w:ind w:left="360"/>
        <w:jc w:val="both"/>
        <w:rPr>
          <w:rFonts w:ascii="Times New Roman" w:hAnsi="Times New Roman"/>
          <w:sz w:val="11"/>
          <w:szCs w:val="11"/>
        </w:rPr>
      </w:pPr>
    </w:p>
    <w:p w:rsidR="009263EC" w:rsidRPr="00EB44B6"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808080" w:themeColor="background1" w:themeShade="80"/>
          <w:sz w:val="24"/>
          <w:szCs w:val="24"/>
        </w:rPr>
      </w:pPr>
      <w:r w:rsidRPr="00EB44B6">
        <w:rPr>
          <w:rFonts w:ascii="Times New Roman" w:hAnsi="Times New Roman"/>
          <w:b/>
          <w:bCs/>
          <w:color w:val="808080" w:themeColor="background1" w:themeShade="80"/>
          <w:sz w:val="24"/>
          <w:szCs w:val="24"/>
        </w:rPr>
        <w:t>A</w:t>
      </w:r>
      <w:r w:rsidRPr="00EB44B6">
        <w:rPr>
          <w:rFonts w:ascii="Times New Roman" w:hAnsi="Times New Roman"/>
          <w:b/>
          <w:bCs/>
          <w:color w:val="808080" w:themeColor="background1" w:themeShade="80"/>
          <w:spacing w:val="-5"/>
          <w:sz w:val="24"/>
          <w:szCs w:val="24"/>
        </w:rPr>
        <w:t>r</w:t>
      </w:r>
      <w:r w:rsidRPr="00EB44B6">
        <w:rPr>
          <w:rFonts w:ascii="Times New Roman" w:hAnsi="Times New Roman"/>
          <w:b/>
          <w:bCs/>
          <w:color w:val="808080" w:themeColor="background1" w:themeShade="80"/>
          <w:sz w:val="24"/>
          <w:szCs w:val="24"/>
        </w:rPr>
        <w:t>ea E - Middle Grades Electives (Minimum of 6 hours)</w:t>
      </w:r>
      <w:r w:rsidRPr="00EB44B6">
        <w:rPr>
          <w:rFonts w:ascii="Times New Roman" w:hAnsi="Times New Roman"/>
          <w:b/>
          <w:bCs/>
          <w:color w:val="808080" w:themeColor="background1" w:themeShade="80"/>
          <w:sz w:val="24"/>
          <w:szCs w:val="24"/>
        </w:rPr>
        <w:tab/>
        <w:t>6 hrs</w:t>
      </w:r>
    </w:p>
    <w:tbl>
      <w:tblPr>
        <w:tblW w:w="0" w:type="auto"/>
        <w:tblInd w:w="1080" w:type="dxa"/>
        <w:tblLayout w:type="fixed"/>
        <w:tblCellMar>
          <w:left w:w="0" w:type="dxa"/>
          <w:right w:w="0" w:type="dxa"/>
        </w:tblCellMar>
        <w:tblLook w:val="0000"/>
      </w:tblPr>
      <w:tblGrid>
        <w:gridCol w:w="720"/>
        <w:gridCol w:w="900"/>
        <w:gridCol w:w="4144"/>
      </w:tblGrid>
      <w:tr w:rsidR="009263EC" w:rsidRPr="00FA7AC7" w:rsidTr="009263EC">
        <w:trPr>
          <w:trHeight w:hRule="exact" w:val="287"/>
        </w:trPr>
        <w:tc>
          <w:tcPr>
            <w:tcW w:w="720"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EDUC</w:t>
            </w:r>
          </w:p>
        </w:tc>
        <w:tc>
          <w:tcPr>
            <w:tcW w:w="900"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left="180" w:firstLine="0"/>
              <w:jc w:val="both"/>
              <w:rPr>
                <w:rFonts w:ascii="Times New Roman" w:hAnsi="Times New Roman"/>
                <w:sz w:val="24"/>
                <w:szCs w:val="24"/>
              </w:rPr>
            </w:pPr>
            <w:r w:rsidRPr="00FA7AC7">
              <w:rPr>
                <w:rFonts w:ascii="Times New Roman" w:hAnsi="Times New Roman"/>
                <w:sz w:val="20"/>
                <w:szCs w:val="20"/>
              </w:rPr>
              <w:t>5502</w:t>
            </w:r>
          </w:p>
        </w:tc>
        <w:tc>
          <w:tcPr>
            <w:tcW w:w="4144"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left="180" w:firstLine="0"/>
              <w:jc w:val="both"/>
              <w:rPr>
                <w:rFonts w:ascii="Times New Roman" w:hAnsi="Times New Roman"/>
                <w:sz w:val="24"/>
                <w:szCs w:val="24"/>
              </w:rPr>
            </w:pPr>
            <w:r w:rsidRPr="00FA7AC7">
              <w:rPr>
                <w:rFonts w:ascii="Times New Roman" w:hAnsi="Times New Roman"/>
                <w:sz w:val="20"/>
                <w:szCs w:val="20"/>
              </w:rPr>
              <w:t>Action/Classroom Research</w:t>
            </w:r>
          </w:p>
        </w:tc>
      </w:tr>
      <w:tr w:rsidR="009263EC" w:rsidRPr="00FA7AC7" w:rsidTr="009263EC">
        <w:trPr>
          <w:trHeight w:hRule="exact" w:val="240"/>
        </w:trPr>
        <w:tc>
          <w:tcPr>
            <w:tcW w:w="72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90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5540</w:t>
            </w:r>
          </w:p>
        </w:tc>
        <w:tc>
          <w:tcPr>
            <w:tcW w:w="4144"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Curriculum Principles</w:t>
            </w:r>
          </w:p>
        </w:tc>
      </w:tr>
      <w:tr w:rsidR="009263EC" w:rsidRPr="00FA7AC7" w:rsidTr="009263EC">
        <w:trPr>
          <w:trHeight w:hRule="exact" w:val="240"/>
        </w:trPr>
        <w:tc>
          <w:tcPr>
            <w:tcW w:w="72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PSYC</w:t>
            </w:r>
          </w:p>
        </w:tc>
        <w:tc>
          <w:tcPr>
            <w:tcW w:w="90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5515</w:t>
            </w:r>
          </w:p>
        </w:tc>
        <w:tc>
          <w:tcPr>
            <w:tcW w:w="4144"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Educational Psychology</w:t>
            </w:r>
          </w:p>
        </w:tc>
      </w:tr>
      <w:tr w:rsidR="009263EC" w:rsidRPr="00FA7AC7" w:rsidTr="009263EC">
        <w:trPr>
          <w:trHeight w:hRule="exact" w:val="240"/>
        </w:trPr>
        <w:tc>
          <w:tcPr>
            <w:tcW w:w="72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SPED</w:t>
            </w:r>
          </w:p>
        </w:tc>
        <w:tc>
          <w:tcPr>
            <w:tcW w:w="90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5501</w:t>
            </w:r>
          </w:p>
        </w:tc>
        <w:tc>
          <w:tcPr>
            <w:tcW w:w="4144"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Exceptional Children</w:t>
            </w:r>
          </w:p>
        </w:tc>
      </w:tr>
      <w:tr w:rsidR="009263EC" w:rsidRPr="00FA7AC7" w:rsidTr="009263EC">
        <w:trPr>
          <w:trHeight w:hRule="exact" w:val="260"/>
        </w:trPr>
        <w:tc>
          <w:tcPr>
            <w:tcW w:w="72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SPED</w:t>
            </w:r>
          </w:p>
        </w:tc>
        <w:tc>
          <w:tcPr>
            <w:tcW w:w="90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5547</w:t>
            </w:r>
          </w:p>
        </w:tc>
        <w:tc>
          <w:tcPr>
            <w:tcW w:w="4144"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180" w:firstLine="0"/>
              <w:jc w:val="both"/>
              <w:rPr>
                <w:rFonts w:ascii="Times New Roman" w:hAnsi="Times New Roman"/>
                <w:sz w:val="24"/>
                <w:szCs w:val="24"/>
              </w:rPr>
            </w:pPr>
            <w:r w:rsidRPr="00FA7AC7">
              <w:rPr>
                <w:rFonts w:ascii="Times New Roman" w:hAnsi="Times New Roman"/>
                <w:sz w:val="20"/>
                <w:szCs w:val="20"/>
              </w:rPr>
              <w:t>Behavioral Management of Exceptional Children</w:t>
            </w:r>
          </w:p>
        </w:tc>
      </w:tr>
    </w:tbl>
    <w:p w:rsidR="009263EC" w:rsidRPr="00D110A5" w:rsidRDefault="009263EC" w:rsidP="009263EC">
      <w:pPr>
        <w:widowControl w:val="0"/>
        <w:autoSpaceDE w:val="0"/>
        <w:autoSpaceDN w:val="0"/>
        <w:adjustRightInd w:val="0"/>
        <w:spacing w:after="0" w:line="200" w:lineRule="exact"/>
        <w:ind w:left="360" w:firstLine="0"/>
        <w:jc w:val="both"/>
        <w:rPr>
          <w:rFonts w:ascii="Times New Roman" w:hAnsi="Times New Roman"/>
          <w:b/>
          <w:sz w:val="20"/>
          <w:szCs w:val="20"/>
        </w:rPr>
      </w:pPr>
      <w:r w:rsidRPr="00D110A5">
        <w:rPr>
          <w:rFonts w:ascii="Times New Roman" w:hAnsi="Times New Roman"/>
          <w:b/>
          <w:spacing w:val="-15"/>
          <w:sz w:val="20"/>
          <w:szCs w:val="20"/>
        </w:rPr>
        <w:t>T</w:t>
      </w:r>
      <w:r w:rsidRPr="00D110A5">
        <w:rPr>
          <w:rFonts w:ascii="Times New Roman" w:hAnsi="Times New Roman"/>
          <w:b/>
          <w:spacing w:val="-2"/>
          <w:sz w:val="20"/>
          <w:szCs w:val="20"/>
        </w:rPr>
        <w:t>ota</w:t>
      </w:r>
      <w:r w:rsidRPr="00D110A5">
        <w:rPr>
          <w:rFonts w:ascii="Times New Roman" w:hAnsi="Times New Roman"/>
          <w:b/>
          <w:sz w:val="20"/>
          <w:szCs w:val="20"/>
        </w:rPr>
        <w:t>l</w:t>
      </w:r>
      <w:r w:rsidRPr="00D110A5">
        <w:rPr>
          <w:rFonts w:ascii="Times New Roman" w:hAnsi="Times New Roman"/>
          <w:b/>
          <w:spacing w:val="-9"/>
          <w:sz w:val="20"/>
          <w:szCs w:val="20"/>
        </w:rPr>
        <w:t xml:space="preserve"> </w:t>
      </w:r>
      <w:r w:rsidRPr="00D110A5">
        <w:rPr>
          <w:rFonts w:ascii="Times New Roman" w:hAnsi="Times New Roman"/>
          <w:b/>
          <w:spacing w:val="-2"/>
          <w:sz w:val="20"/>
          <w:szCs w:val="20"/>
        </w:rPr>
        <w:t>Require</w:t>
      </w:r>
      <w:r w:rsidRPr="00D110A5">
        <w:rPr>
          <w:rFonts w:ascii="Times New Roman" w:hAnsi="Times New Roman"/>
          <w:b/>
          <w:sz w:val="20"/>
          <w:szCs w:val="20"/>
        </w:rPr>
        <w:t>d</w:t>
      </w:r>
      <w:r w:rsidRPr="00D110A5">
        <w:rPr>
          <w:rFonts w:ascii="Times New Roman" w:hAnsi="Times New Roman"/>
          <w:b/>
          <w:spacing w:val="-9"/>
          <w:sz w:val="20"/>
          <w:szCs w:val="20"/>
        </w:rPr>
        <w:t xml:space="preserve"> </w:t>
      </w:r>
      <w:r w:rsidRPr="00D110A5">
        <w:rPr>
          <w:rFonts w:ascii="Times New Roman" w:hAnsi="Times New Roman"/>
          <w:b/>
          <w:spacing w:val="-2"/>
          <w:sz w:val="20"/>
          <w:szCs w:val="20"/>
        </w:rPr>
        <w:t>Hours......................................................................................................</w:t>
      </w:r>
      <w:r>
        <w:rPr>
          <w:rFonts w:ascii="Times New Roman" w:hAnsi="Times New Roman"/>
          <w:b/>
          <w:spacing w:val="-2"/>
          <w:sz w:val="20"/>
          <w:szCs w:val="20"/>
        </w:rPr>
        <w:t>.................</w:t>
      </w:r>
      <w:r w:rsidRPr="00D110A5">
        <w:rPr>
          <w:rFonts w:ascii="Times New Roman" w:hAnsi="Times New Roman"/>
          <w:b/>
          <w:spacing w:val="-2"/>
          <w:sz w:val="20"/>
          <w:szCs w:val="20"/>
        </w:rPr>
        <w:t>....</w:t>
      </w:r>
      <w:r w:rsidRPr="00D110A5">
        <w:rPr>
          <w:rFonts w:ascii="Times New Roman" w:hAnsi="Times New Roman"/>
          <w:b/>
          <w:spacing w:val="-1"/>
          <w:sz w:val="20"/>
          <w:szCs w:val="20"/>
        </w:rPr>
        <w:t>.</w:t>
      </w:r>
      <w:r w:rsidRPr="00D110A5">
        <w:rPr>
          <w:rFonts w:ascii="Times New Roman" w:hAnsi="Times New Roman"/>
          <w:b/>
          <w:spacing w:val="-2"/>
          <w:sz w:val="20"/>
          <w:szCs w:val="20"/>
        </w:rPr>
        <w:t>.......3</w:t>
      </w:r>
      <w:r w:rsidRPr="00D110A5">
        <w:rPr>
          <w:rFonts w:ascii="Times New Roman" w:hAnsi="Times New Roman"/>
          <w:b/>
          <w:sz w:val="20"/>
          <w:szCs w:val="20"/>
        </w:rPr>
        <w:t>6</w:t>
      </w:r>
      <w:r w:rsidRPr="00D110A5">
        <w:rPr>
          <w:rFonts w:ascii="Times New Roman" w:hAnsi="Times New Roman"/>
          <w:b/>
          <w:spacing w:val="-9"/>
          <w:sz w:val="20"/>
          <w:szCs w:val="20"/>
        </w:rPr>
        <w:t xml:space="preserve"> </w:t>
      </w:r>
      <w:r w:rsidRPr="00D110A5">
        <w:rPr>
          <w:rFonts w:ascii="Times New Roman" w:hAnsi="Times New Roman"/>
          <w:b/>
          <w:spacing w:val="-2"/>
          <w:sz w:val="20"/>
          <w:szCs w:val="20"/>
        </w:rPr>
        <w:t>hours</w:t>
      </w:r>
    </w:p>
    <w:p w:rsidR="009263EC" w:rsidRDefault="009263EC" w:rsidP="009263EC">
      <w:pPr>
        <w:widowControl w:val="0"/>
        <w:autoSpaceDE w:val="0"/>
        <w:autoSpaceDN w:val="0"/>
        <w:adjustRightInd w:val="0"/>
        <w:spacing w:before="6" w:after="0" w:line="220" w:lineRule="exact"/>
        <w:ind w:left="360"/>
        <w:jc w:val="both"/>
        <w:rPr>
          <w:rFonts w:ascii="Times New Roman" w:hAnsi="Times New Roman"/>
        </w:rPr>
      </w:pPr>
    </w:p>
    <w:p w:rsidR="009263EC" w:rsidRPr="00EB44B6" w:rsidRDefault="009263EC" w:rsidP="009263EC">
      <w:pPr>
        <w:pStyle w:val="Heading2"/>
        <w:ind w:firstLine="360"/>
        <w:rPr>
          <w:rFonts w:ascii="Times New Roman" w:hAnsi="Times New Roman"/>
          <w:color w:val="808080" w:themeColor="background1" w:themeShade="80"/>
          <w:sz w:val="28"/>
          <w:szCs w:val="28"/>
        </w:rPr>
      </w:pPr>
      <w:bookmarkStart w:id="663" w:name="_Toc294969781"/>
      <w:bookmarkStart w:id="664" w:name="_Toc295508343"/>
      <w:r w:rsidRPr="00EB44B6">
        <w:rPr>
          <w:rFonts w:ascii="Times New Roman" w:hAnsi="Times New Roman"/>
          <w:bCs w:val="0"/>
          <w:color w:val="808080" w:themeColor="background1" w:themeShade="80"/>
          <w:sz w:val="28"/>
          <w:szCs w:val="28"/>
        </w:rPr>
        <w:t>Some</w:t>
      </w:r>
      <w:r w:rsidRPr="00EB44B6">
        <w:rPr>
          <w:rFonts w:ascii="Times New Roman" w:hAnsi="Times New Roman"/>
          <w:bCs w:val="0"/>
          <w:color w:val="808080" w:themeColor="background1" w:themeShade="80"/>
          <w:spacing w:val="-15"/>
          <w:sz w:val="28"/>
          <w:szCs w:val="28"/>
        </w:rPr>
        <w:t xml:space="preserve"> </w:t>
      </w:r>
      <w:r w:rsidRPr="00EB44B6">
        <w:rPr>
          <w:rFonts w:ascii="Times New Roman" w:hAnsi="Times New Roman"/>
          <w:bCs w:val="0"/>
          <w:color w:val="808080" w:themeColor="background1" w:themeShade="80"/>
          <w:sz w:val="28"/>
          <w:szCs w:val="28"/>
        </w:rPr>
        <w:t>Acceptable Courses for</w:t>
      </w:r>
      <w:r w:rsidRPr="00EB44B6">
        <w:rPr>
          <w:rFonts w:ascii="Times New Roman" w:hAnsi="Times New Roman"/>
          <w:bCs w:val="0"/>
          <w:color w:val="808080" w:themeColor="background1" w:themeShade="80"/>
          <w:spacing w:val="-5"/>
          <w:sz w:val="28"/>
          <w:szCs w:val="28"/>
        </w:rPr>
        <w:t xml:space="preserve"> </w:t>
      </w:r>
      <w:r w:rsidRPr="00EB44B6">
        <w:rPr>
          <w:rFonts w:ascii="Times New Roman" w:hAnsi="Times New Roman"/>
          <w:bCs w:val="0"/>
          <w:color w:val="808080" w:themeColor="background1" w:themeShade="80"/>
          <w:sz w:val="28"/>
          <w:szCs w:val="28"/>
        </w:rPr>
        <w:t>Substitutions</w:t>
      </w:r>
      <w:bookmarkEnd w:id="663"/>
      <w:bookmarkEnd w:id="664"/>
    </w:p>
    <w:p w:rsidR="009263EC" w:rsidRDefault="009263EC" w:rsidP="009263EC">
      <w:pPr>
        <w:widowControl w:val="0"/>
        <w:autoSpaceDE w:val="0"/>
        <w:autoSpaceDN w:val="0"/>
        <w:adjustRightInd w:val="0"/>
        <w:spacing w:before="37" w:after="0"/>
        <w:ind w:left="360" w:firstLine="0"/>
        <w:jc w:val="both"/>
        <w:rPr>
          <w:rFonts w:ascii="Times New Roman" w:hAnsi="Times New Roman"/>
          <w:sz w:val="20"/>
          <w:szCs w:val="20"/>
        </w:rPr>
      </w:pPr>
      <w:r>
        <w:rPr>
          <w:rFonts w:ascii="Times New Roman" w:hAnsi="Times New Roman"/>
          <w:sz w:val="20"/>
          <w:szCs w:val="20"/>
        </w:rPr>
        <w:t>(Substitutions must be approved by your advisor)</w:t>
      </w:r>
    </w:p>
    <w:p w:rsidR="009263EC" w:rsidRDefault="009263EC" w:rsidP="009263EC">
      <w:pPr>
        <w:widowControl w:val="0"/>
        <w:tabs>
          <w:tab w:val="left" w:pos="3360"/>
          <w:tab w:val="left" w:pos="4080"/>
        </w:tabs>
        <w:autoSpaceDE w:val="0"/>
        <w:autoSpaceDN w:val="0"/>
        <w:adjustRightInd w:val="0"/>
        <w:spacing w:before="10" w:after="0" w:line="250" w:lineRule="auto"/>
        <w:ind w:left="360"/>
        <w:jc w:val="both"/>
        <w:rPr>
          <w:rFonts w:ascii="Times New Roman" w:hAnsi="Times New Roman"/>
          <w:sz w:val="20"/>
          <w:szCs w:val="20"/>
        </w:rPr>
      </w:pPr>
      <w:r>
        <w:rPr>
          <w:rFonts w:ascii="Times New Roman" w:hAnsi="Times New Roman"/>
          <w:sz w:val="20"/>
          <w:szCs w:val="20"/>
        </w:rPr>
        <w:t>EDAS</w:t>
      </w:r>
      <w:r>
        <w:rPr>
          <w:rFonts w:ascii="Times New Roman" w:hAnsi="Times New Roman"/>
          <w:sz w:val="20"/>
          <w:szCs w:val="20"/>
        </w:rPr>
        <w:tab/>
        <w:t>5501</w:t>
      </w:r>
      <w:r>
        <w:rPr>
          <w:rFonts w:ascii="Times New Roman" w:hAnsi="Times New Roman"/>
          <w:sz w:val="20"/>
          <w:szCs w:val="20"/>
        </w:rPr>
        <w:tab/>
        <w:t>Introduction to O</w:t>
      </w:r>
      <w:r>
        <w:rPr>
          <w:rFonts w:ascii="Times New Roman" w:hAnsi="Times New Roman"/>
          <w:spacing w:val="-4"/>
          <w:sz w:val="20"/>
          <w:szCs w:val="20"/>
        </w:rPr>
        <w:t>r</w:t>
      </w:r>
      <w:r>
        <w:rPr>
          <w:rFonts w:ascii="Times New Roman" w:hAnsi="Times New Roman"/>
          <w:sz w:val="20"/>
          <w:szCs w:val="20"/>
        </w:rPr>
        <w:t xml:space="preserve">ganizational Leadership (Area E) </w:t>
      </w:r>
    </w:p>
    <w:p w:rsidR="009263EC" w:rsidRDefault="009263EC" w:rsidP="009263EC">
      <w:pPr>
        <w:widowControl w:val="0"/>
        <w:tabs>
          <w:tab w:val="left" w:pos="3360"/>
          <w:tab w:val="left" w:pos="4080"/>
        </w:tabs>
        <w:autoSpaceDE w:val="0"/>
        <w:autoSpaceDN w:val="0"/>
        <w:adjustRightInd w:val="0"/>
        <w:spacing w:before="10" w:after="0" w:line="250" w:lineRule="auto"/>
        <w:ind w:left="36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5500</w:t>
      </w:r>
      <w:r>
        <w:rPr>
          <w:rFonts w:ascii="Times New Roman" w:hAnsi="Times New Roman"/>
          <w:sz w:val="20"/>
          <w:szCs w:val="20"/>
        </w:rPr>
        <w:tab/>
        <w:t>Educational Statistics (Area D or E)</w:t>
      </w:r>
    </w:p>
    <w:p w:rsidR="009263EC" w:rsidRDefault="009263EC" w:rsidP="009263EC">
      <w:pPr>
        <w:widowControl w:val="0"/>
        <w:tabs>
          <w:tab w:val="left" w:pos="3360"/>
          <w:tab w:val="left" w:pos="4080"/>
        </w:tabs>
        <w:autoSpaceDE w:val="0"/>
        <w:autoSpaceDN w:val="0"/>
        <w:adjustRightInd w:val="0"/>
        <w:spacing w:after="0" w:line="250" w:lineRule="auto"/>
        <w:ind w:left="36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5540</w:t>
      </w:r>
      <w:r>
        <w:rPr>
          <w:rFonts w:ascii="Times New Roman" w:hAnsi="Times New Roman"/>
          <w:sz w:val="20"/>
          <w:szCs w:val="20"/>
        </w:rPr>
        <w:tab/>
        <w:t xml:space="preserve">Curriculum Principles (Area B or E) </w:t>
      </w:r>
    </w:p>
    <w:p w:rsidR="009263EC" w:rsidRDefault="009263EC" w:rsidP="009263EC">
      <w:pPr>
        <w:widowControl w:val="0"/>
        <w:tabs>
          <w:tab w:val="left" w:pos="3360"/>
          <w:tab w:val="left" w:pos="4080"/>
        </w:tabs>
        <w:autoSpaceDE w:val="0"/>
        <w:autoSpaceDN w:val="0"/>
        <w:adjustRightInd w:val="0"/>
        <w:spacing w:after="0" w:line="250" w:lineRule="auto"/>
        <w:ind w:left="36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5501</w:t>
      </w:r>
      <w:r>
        <w:rPr>
          <w:rFonts w:ascii="Times New Roman" w:hAnsi="Times New Roman"/>
          <w:sz w:val="20"/>
          <w:szCs w:val="20"/>
        </w:rPr>
        <w:tab/>
        <w:t>Exceptional Children and</w:t>
      </w:r>
      <w:r>
        <w:rPr>
          <w:rFonts w:ascii="Times New Roman" w:hAnsi="Times New Roman"/>
          <w:spacing w:val="-7"/>
          <w:sz w:val="20"/>
          <w:szCs w:val="20"/>
        </w:rPr>
        <w:t xml:space="preserve"> </w:t>
      </w:r>
      <w:r>
        <w:rPr>
          <w:rFonts w:ascii="Times New Roman" w:hAnsi="Times New Roman"/>
          <w:spacing w:val="-20"/>
          <w:sz w:val="20"/>
          <w:szCs w:val="20"/>
        </w:rPr>
        <w:t>Y</w:t>
      </w:r>
      <w:r>
        <w:rPr>
          <w:rFonts w:ascii="Times New Roman" w:hAnsi="Times New Roman"/>
          <w:sz w:val="20"/>
          <w:szCs w:val="20"/>
        </w:rPr>
        <w:t>outh (Area E)</w:t>
      </w:r>
    </w:p>
    <w:p w:rsidR="009263EC" w:rsidRDefault="009263EC" w:rsidP="009263EC">
      <w:pPr>
        <w:widowControl w:val="0"/>
        <w:tabs>
          <w:tab w:val="left" w:pos="3360"/>
          <w:tab w:val="left" w:pos="4080"/>
        </w:tabs>
        <w:autoSpaceDE w:val="0"/>
        <w:autoSpaceDN w:val="0"/>
        <w:adjustRightInd w:val="0"/>
        <w:spacing w:after="0"/>
        <w:ind w:left="36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5000</w:t>
      </w:r>
      <w:r>
        <w:rPr>
          <w:rFonts w:ascii="Times New Roman" w:hAnsi="Times New Roman"/>
          <w:sz w:val="20"/>
          <w:szCs w:val="20"/>
        </w:rPr>
        <w:tab/>
        <w:t>Professional Development for</w:t>
      </w:r>
      <w:r>
        <w:rPr>
          <w:rFonts w:ascii="Times New Roman" w:hAnsi="Times New Roman"/>
          <w:spacing w:val="-11"/>
          <w:sz w:val="20"/>
          <w:szCs w:val="20"/>
        </w:rPr>
        <w:t xml:space="preserve"> </w:t>
      </w:r>
      <w:r>
        <w:rPr>
          <w:rFonts w:ascii="Times New Roman" w:hAnsi="Times New Roman"/>
          <w:sz w:val="20"/>
          <w:szCs w:val="20"/>
        </w:rPr>
        <w:t>Accomplished Educators</w:t>
      </w:r>
    </w:p>
    <w:p w:rsidR="009263EC" w:rsidRDefault="009263EC" w:rsidP="009263EC">
      <w:pPr>
        <w:widowControl w:val="0"/>
        <w:autoSpaceDE w:val="0"/>
        <w:autoSpaceDN w:val="0"/>
        <w:adjustRightInd w:val="0"/>
        <w:spacing w:before="10" w:after="0"/>
        <w:ind w:left="360"/>
        <w:jc w:val="both"/>
        <w:rPr>
          <w:rFonts w:ascii="Times New Roman" w:hAnsi="Times New Roman"/>
          <w:sz w:val="20"/>
          <w:szCs w:val="20"/>
        </w:rPr>
      </w:pPr>
      <w:r>
        <w:rPr>
          <w:rFonts w:ascii="Times New Roman" w:hAnsi="Times New Roman"/>
          <w:sz w:val="20"/>
          <w:szCs w:val="20"/>
        </w:rPr>
        <w:t>*Reading endorsement available.</w:t>
      </w:r>
    </w:p>
    <w:p w:rsidR="009263EC" w:rsidRDefault="009263EC" w:rsidP="009263EC">
      <w:pPr>
        <w:widowControl w:val="0"/>
        <w:autoSpaceDE w:val="0"/>
        <w:autoSpaceDN w:val="0"/>
        <w:adjustRightInd w:val="0"/>
        <w:spacing w:after="0"/>
        <w:ind w:left="720" w:right="180" w:firstLine="0"/>
        <w:jc w:val="both"/>
        <w:rPr>
          <w:rFonts w:ascii="Times New Roman" w:hAnsi="Times New Roman"/>
          <w:sz w:val="20"/>
          <w:szCs w:val="20"/>
        </w:rPr>
      </w:pPr>
    </w:p>
    <w:p w:rsidR="009263EC" w:rsidRDefault="009263EC" w:rsidP="009263EC">
      <w:pPr>
        <w:widowControl w:val="0"/>
        <w:autoSpaceDE w:val="0"/>
        <w:autoSpaceDN w:val="0"/>
        <w:adjustRightInd w:val="0"/>
        <w:spacing w:after="0"/>
        <w:ind w:left="720" w:right="180" w:firstLine="0"/>
        <w:jc w:val="both"/>
        <w:rPr>
          <w:rFonts w:ascii="Times New Roman" w:hAnsi="Times New Roman"/>
          <w:sz w:val="20"/>
          <w:szCs w:val="20"/>
        </w:rPr>
      </w:pPr>
    </w:p>
    <w:p w:rsidR="009263EC" w:rsidRPr="00EB44B6" w:rsidRDefault="009263EC" w:rsidP="009263EC">
      <w:pPr>
        <w:pStyle w:val="Heading2"/>
        <w:ind w:left="360" w:right="180" w:firstLine="0"/>
        <w:rPr>
          <w:rFonts w:ascii="Impact" w:hAnsi="Impact" w:cs="Impact"/>
          <w:color w:val="808080" w:themeColor="background1" w:themeShade="80"/>
          <w:sz w:val="32"/>
          <w:szCs w:val="32"/>
        </w:rPr>
      </w:pPr>
      <w:bookmarkStart w:id="665" w:name="_Toc294969782"/>
      <w:bookmarkStart w:id="666" w:name="_Toc295508344"/>
      <w:r w:rsidRPr="00EB44B6">
        <w:rPr>
          <w:rFonts w:ascii="Impact" w:hAnsi="Impact" w:cs="Impact"/>
          <w:color w:val="808080" w:themeColor="background1" w:themeShade="80"/>
          <w:sz w:val="32"/>
          <w:szCs w:val="32"/>
        </w:rPr>
        <w:t>COURSE DESCRIPTIONS</w:t>
      </w:r>
      <w:bookmarkEnd w:id="665"/>
      <w:bookmarkEnd w:id="666"/>
    </w:p>
    <w:p w:rsidR="009263EC" w:rsidRDefault="009263EC" w:rsidP="009263EC">
      <w:pPr>
        <w:widowControl w:val="0"/>
        <w:autoSpaceDE w:val="0"/>
        <w:autoSpaceDN w:val="0"/>
        <w:adjustRightInd w:val="0"/>
        <w:spacing w:before="19" w:after="0" w:line="251"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ARST</w:t>
      </w:r>
      <w:r>
        <w:rPr>
          <w:rFonts w:ascii="Times New Roman" w:hAnsi="Times New Roman"/>
          <w:b/>
          <w:bCs/>
          <w:color w:val="191919"/>
          <w:spacing w:val="-9"/>
          <w:sz w:val="20"/>
          <w:szCs w:val="20"/>
        </w:rPr>
        <w:t xml:space="preserve"> </w:t>
      </w:r>
      <w:r>
        <w:rPr>
          <w:rFonts w:ascii="Times New Roman" w:hAnsi="Times New Roman"/>
          <w:b/>
          <w:bCs/>
          <w:color w:val="191919"/>
          <w:sz w:val="20"/>
          <w:szCs w:val="20"/>
        </w:rPr>
        <w:t>5501</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Art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5"/>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9"/>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 xml:space="preserve">en...............................................................................3(3-0) </w:t>
      </w:r>
    </w:p>
    <w:p w:rsidR="009263EC" w:rsidRDefault="009263EC" w:rsidP="009263EC">
      <w:pPr>
        <w:widowControl w:val="0"/>
        <w:autoSpaceDE w:val="0"/>
        <w:autoSpaceDN w:val="0"/>
        <w:adjustRightInd w:val="0"/>
        <w:spacing w:before="19" w:after="0" w:line="251" w:lineRule="auto"/>
        <w:ind w:left="360" w:right="180" w:firstLine="0"/>
        <w:jc w:val="both"/>
        <w:rPr>
          <w:rFonts w:ascii="Times New Roman" w:hAnsi="Times New Roman"/>
          <w:color w:val="000000"/>
          <w:sz w:val="20"/>
          <w:szCs w:val="20"/>
        </w:rPr>
      </w:pPr>
      <w:r>
        <w:rPr>
          <w:rFonts w:ascii="Times New Roman" w:hAnsi="Times New Roman"/>
          <w:color w:val="191919"/>
          <w:spacing w:val="1"/>
          <w:sz w:val="20"/>
          <w:szCs w:val="20"/>
        </w:rPr>
        <w:t>Materials</w:t>
      </w:r>
      <w:r>
        <w:rPr>
          <w:rFonts w:ascii="Times New Roman" w:hAnsi="Times New Roman"/>
          <w:color w:val="191919"/>
          <w:sz w:val="20"/>
          <w:szCs w:val="20"/>
        </w:rPr>
        <w:t xml:space="preserve">, </w:t>
      </w:r>
      <w:r>
        <w:rPr>
          <w:rFonts w:ascii="Times New Roman" w:hAnsi="Times New Roman"/>
          <w:color w:val="191919"/>
          <w:spacing w:val="1"/>
          <w:sz w:val="20"/>
          <w:szCs w:val="20"/>
        </w:rPr>
        <w:t>method</w:t>
      </w:r>
      <w:r>
        <w:rPr>
          <w:rFonts w:ascii="Times New Roman" w:hAnsi="Times New Roman"/>
          <w:color w:val="191919"/>
          <w:sz w:val="20"/>
          <w:szCs w:val="20"/>
        </w:rPr>
        <w:t xml:space="preserve">s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curricul</w:t>
      </w:r>
      <w:r>
        <w:rPr>
          <w:rFonts w:ascii="Times New Roman" w:hAnsi="Times New Roman"/>
          <w:color w:val="191919"/>
          <w:sz w:val="20"/>
          <w:szCs w:val="20"/>
        </w:rPr>
        <w:t xml:space="preserve">a </w:t>
      </w:r>
      <w:r>
        <w:rPr>
          <w:rFonts w:ascii="Times New Roman" w:hAnsi="Times New Roman"/>
          <w:color w:val="191919"/>
          <w:spacing w:val="1"/>
          <w:sz w:val="20"/>
          <w:szCs w:val="20"/>
        </w:rPr>
        <w:t>fo</w:t>
      </w:r>
      <w:r>
        <w:rPr>
          <w:rFonts w:ascii="Times New Roman" w:hAnsi="Times New Roman"/>
          <w:color w:val="191919"/>
          <w:sz w:val="20"/>
          <w:szCs w:val="20"/>
        </w:rPr>
        <w:t xml:space="preserve">r </w:t>
      </w:r>
      <w:r>
        <w:rPr>
          <w:rFonts w:ascii="Times New Roman" w:hAnsi="Times New Roman"/>
          <w:color w:val="191919"/>
          <w:spacing w:val="1"/>
          <w:sz w:val="20"/>
          <w:szCs w:val="20"/>
        </w:rPr>
        <w:t>a</w:t>
      </w:r>
      <w:r>
        <w:rPr>
          <w:rFonts w:ascii="Times New Roman" w:hAnsi="Times New Roman"/>
          <w:color w:val="191919"/>
          <w:sz w:val="20"/>
          <w:szCs w:val="20"/>
        </w:rPr>
        <w:t xml:space="preserve">n </w:t>
      </w:r>
      <w:r>
        <w:rPr>
          <w:rFonts w:ascii="Times New Roman" w:hAnsi="Times New Roman"/>
          <w:color w:val="191919"/>
          <w:spacing w:val="1"/>
          <w:sz w:val="20"/>
          <w:szCs w:val="20"/>
        </w:rPr>
        <w:t>elementar</w:t>
      </w:r>
      <w:r>
        <w:rPr>
          <w:rFonts w:ascii="Times New Roman" w:hAnsi="Times New Roman"/>
          <w:color w:val="191919"/>
          <w:sz w:val="20"/>
          <w:szCs w:val="20"/>
        </w:rPr>
        <w:t xml:space="preserve">y </w:t>
      </w:r>
      <w:r>
        <w:rPr>
          <w:rFonts w:ascii="Times New Roman" w:hAnsi="Times New Roman"/>
          <w:color w:val="191919"/>
          <w:spacing w:val="1"/>
          <w:sz w:val="20"/>
          <w:szCs w:val="20"/>
        </w:rPr>
        <w:t>ar</w:t>
      </w:r>
      <w:r>
        <w:rPr>
          <w:rFonts w:ascii="Times New Roman" w:hAnsi="Times New Roman"/>
          <w:color w:val="191919"/>
          <w:sz w:val="20"/>
          <w:szCs w:val="20"/>
        </w:rPr>
        <w:t xml:space="preserve">t </w:t>
      </w:r>
      <w:r>
        <w:rPr>
          <w:rFonts w:ascii="Times New Roman" w:hAnsi="Times New Roman"/>
          <w:color w:val="191919"/>
          <w:spacing w:val="1"/>
          <w:sz w:val="20"/>
          <w:szCs w:val="20"/>
        </w:rPr>
        <w:t>program</w:t>
      </w:r>
      <w:r>
        <w:rPr>
          <w:rFonts w:ascii="Times New Roman" w:hAnsi="Times New Roman"/>
          <w:color w:val="191919"/>
          <w:sz w:val="20"/>
          <w:szCs w:val="20"/>
        </w:rPr>
        <w:t xml:space="preserve">. </w:t>
      </w:r>
      <w:r>
        <w:rPr>
          <w:rFonts w:ascii="Times New Roman" w:hAnsi="Times New Roman"/>
          <w:color w:val="191919"/>
          <w:spacing w:val="1"/>
          <w:sz w:val="20"/>
          <w:szCs w:val="20"/>
        </w:rPr>
        <w:t>Emphasi</w:t>
      </w:r>
      <w:r>
        <w:rPr>
          <w:rFonts w:ascii="Times New Roman" w:hAnsi="Times New Roman"/>
          <w:color w:val="191919"/>
          <w:sz w:val="20"/>
          <w:szCs w:val="20"/>
        </w:rPr>
        <w:t xml:space="preserve">s </w:t>
      </w:r>
      <w:r>
        <w:rPr>
          <w:rFonts w:ascii="Times New Roman" w:hAnsi="Times New Roman"/>
          <w:color w:val="191919"/>
          <w:spacing w:val="1"/>
          <w:sz w:val="20"/>
          <w:szCs w:val="20"/>
        </w:rPr>
        <w:t>i</w:t>
      </w:r>
      <w:r>
        <w:rPr>
          <w:rFonts w:ascii="Times New Roman" w:hAnsi="Times New Roman"/>
          <w:color w:val="191919"/>
          <w:sz w:val="20"/>
          <w:szCs w:val="20"/>
        </w:rPr>
        <w:t xml:space="preserve">s </w:t>
      </w:r>
      <w:r>
        <w:rPr>
          <w:rFonts w:ascii="Times New Roman" w:hAnsi="Times New Roman"/>
          <w:color w:val="191919"/>
          <w:spacing w:val="1"/>
          <w:sz w:val="20"/>
          <w:szCs w:val="20"/>
        </w:rPr>
        <w:t>o</w:t>
      </w:r>
      <w:r>
        <w:rPr>
          <w:rFonts w:ascii="Times New Roman" w:hAnsi="Times New Roman"/>
          <w:color w:val="191919"/>
          <w:sz w:val="20"/>
          <w:szCs w:val="20"/>
        </w:rPr>
        <w:t xml:space="preserve">n </w:t>
      </w:r>
      <w:r>
        <w:rPr>
          <w:rFonts w:ascii="Times New Roman" w:hAnsi="Times New Roman"/>
          <w:color w:val="191919"/>
          <w:spacing w:val="1"/>
          <w:sz w:val="20"/>
          <w:szCs w:val="20"/>
        </w:rPr>
        <w:t xml:space="preserve">developing </w:t>
      </w:r>
      <w:r>
        <w:rPr>
          <w:rFonts w:ascii="Times New Roman" w:hAnsi="Times New Roman"/>
          <w:color w:val="191919"/>
          <w:sz w:val="20"/>
          <w:szCs w:val="20"/>
        </w:rPr>
        <w:t>procedures and understanding of media for use in the instruction of children at the elementary level.</w:t>
      </w:r>
    </w:p>
    <w:p w:rsidR="009263EC" w:rsidRDefault="009263EC" w:rsidP="009263EC">
      <w:pPr>
        <w:widowControl w:val="0"/>
        <w:autoSpaceDE w:val="0"/>
        <w:autoSpaceDN w:val="0"/>
        <w:adjustRightInd w:val="0"/>
        <w:spacing w:after="0" w:line="226"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5520</w:t>
      </w:r>
      <w:r>
        <w:rPr>
          <w:rFonts w:ascii="Times New Roman" w:hAnsi="Times New Roman"/>
          <w:b/>
          <w:bCs/>
          <w:color w:val="191919"/>
          <w:spacing w:val="-7"/>
          <w:sz w:val="20"/>
          <w:szCs w:val="20"/>
        </w:rPr>
        <w:t xml:space="preserve"> </w:t>
      </w:r>
      <w:r>
        <w:rPr>
          <w:rFonts w:ascii="Times New Roman" w:hAnsi="Times New Roman"/>
          <w:b/>
          <w:bCs/>
          <w:color w:val="191919"/>
          <w:sz w:val="20"/>
          <w:szCs w:val="20"/>
        </w:rPr>
        <w:t>-</w:t>
      </w:r>
      <w:r>
        <w:rPr>
          <w:rFonts w:ascii="Times New Roman" w:hAnsi="Times New Roman"/>
          <w:b/>
          <w:bCs/>
          <w:color w:val="191919"/>
          <w:spacing w:val="-7"/>
          <w:sz w:val="20"/>
          <w:szCs w:val="20"/>
        </w:rPr>
        <w:t xml:space="preserve"> </w:t>
      </w:r>
      <w:r>
        <w:rPr>
          <w:rFonts w:ascii="Times New Roman" w:hAnsi="Times New Roman"/>
          <w:b/>
          <w:bCs/>
          <w:color w:val="191919"/>
          <w:sz w:val="20"/>
          <w:szCs w:val="20"/>
        </w:rPr>
        <w:t>Language</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Arts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Middle</w:t>
      </w:r>
      <w:r>
        <w:rPr>
          <w:rFonts w:ascii="Times New Roman" w:hAnsi="Times New Roman"/>
          <w:b/>
          <w:bCs/>
          <w:color w:val="191919"/>
          <w:spacing w:val="-7"/>
          <w:sz w:val="20"/>
          <w:szCs w:val="20"/>
        </w:rPr>
        <w:t xml:space="preserve"> </w:t>
      </w:r>
      <w:r>
        <w:rPr>
          <w:rFonts w:ascii="Times New Roman" w:hAnsi="Times New Roman"/>
          <w:b/>
          <w:bCs/>
          <w:color w:val="191919"/>
          <w:sz w:val="20"/>
          <w:szCs w:val="20"/>
        </w:rPr>
        <w:t>Childhood............................................3(3-0)</w:t>
      </w:r>
    </w:p>
    <w:p w:rsidR="009263EC" w:rsidRDefault="009263EC" w:rsidP="009263EC">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Focuses on the language arts instructional program for early adolescent students.</w:t>
      </w:r>
    </w:p>
    <w:p w:rsidR="009263EC" w:rsidRDefault="009263EC" w:rsidP="009263EC">
      <w:pPr>
        <w:widowControl w:val="0"/>
        <w:autoSpaceDE w:val="0"/>
        <w:autoSpaceDN w:val="0"/>
        <w:adjustRightInd w:val="0"/>
        <w:spacing w:before="6" w:after="0" w:line="251"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MGED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5530</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Mathematics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for Middle</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Education.........................3(3-0) </w:t>
      </w:r>
    </w:p>
    <w:p w:rsidR="009263EC" w:rsidRDefault="009263EC" w:rsidP="009263EC">
      <w:pPr>
        <w:widowControl w:val="0"/>
        <w:autoSpaceDE w:val="0"/>
        <w:autoSpaceDN w:val="0"/>
        <w:adjustRightInd w:val="0"/>
        <w:spacing w:before="6" w:after="0" w:line="251"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following</w:t>
      </w:r>
      <w:r>
        <w:rPr>
          <w:rFonts w:ascii="Times New Roman" w:hAnsi="Times New Roman"/>
          <w:color w:val="191919"/>
          <w:spacing w:val="-5"/>
          <w:sz w:val="20"/>
          <w:szCs w:val="20"/>
        </w:rPr>
        <w:t xml:space="preserve"> </w:t>
      </w:r>
      <w:r>
        <w:rPr>
          <w:rFonts w:ascii="Times New Roman" w:hAnsi="Times New Roman"/>
          <w:color w:val="191919"/>
          <w:sz w:val="20"/>
          <w:szCs w:val="20"/>
        </w:rPr>
        <w:t>as</w:t>
      </w:r>
      <w:r>
        <w:rPr>
          <w:rFonts w:ascii="Times New Roman" w:hAnsi="Times New Roman"/>
          <w:color w:val="191919"/>
          <w:spacing w:val="-5"/>
          <w:sz w:val="20"/>
          <w:szCs w:val="20"/>
        </w:rPr>
        <w:t xml:space="preserve"> </w:t>
      </w:r>
      <w:r>
        <w:rPr>
          <w:rFonts w:ascii="Times New Roman" w:hAnsi="Times New Roman"/>
          <w:color w:val="191919"/>
          <w:sz w:val="20"/>
          <w:szCs w:val="20"/>
        </w:rPr>
        <w:t>they</w:t>
      </w:r>
      <w:r>
        <w:rPr>
          <w:rFonts w:ascii="Times New Roman" w:hAnsi="Times New Roman"/>
          <w:color w:val="191919"/>
          <w:spacing w:val="-5"/>
          <w:sz w:val="20"/>
          <w:szCs w:val="20"/>
        </w:rPr>
        <w:t xml:space="preserve"> </w:t>
      </w:r>
      <w:r>
        <w:rPr>
          <w:rFonts w:ascii="Times New Roman" w:hAnsi="Times New Roman"/>
          <w:color w:val="191919"/>
          <w:sz w:val="20"/>
          <w:szCs w:val="20"/>
        </w:rPr>
        <w:t>relate</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learning</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teaching</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middle</w:t>
      </w:r>
      <w:r>
        <w:rPr>
          <w:rFonts w:ascii="Times New Roman" w:hAnsi="Times New Roman"/>
          <w:color w:val="191919"/>
          <w:spacing w:val="-5"/>
          <w:sz w:val="20"/>
          <w:szCs w:val="20"/>
        </w:rPr>
        <w:t xml:space="preserve"> </w:t>
      </w:r>
      <w:r>
        <w:rPr>
          <w:rFonts w:ascii="Times New Roman" w:hAnsi="Times New Roman"/>
          <w:color w:val="191919"/>
          <w:sz w:val="20"/>
          <w:szCs w:val="20"/>
        </w:rPr>
        <w:t>grade</w:t>
      </w:r>
      <w:r>
        <w:rPr>
          <w:rFonts w:ascii="Times New Roman" w:hAnsi="Times New Roman"/>
          <w:color w:val="191919"/>
          <w:spacing w:val="-5"/>
          <w:sz w:val="20"/>
          <w:szCs w:val="20"/>
        </w:rPr>
        <w:t xml:space="preserve"> </w:t>
      </w:r>
      <w:r>
        <w:rPr>
          <w:rFonts w:ascii="Times New Roman" w:hAnsi="Times New Roman"/>
          <w:color w:val="191919"/>
          <w:sz w:val="20"/>
          <w:szCs w:val="20"/>
        </w:rPr>
        <w:t>mathematics: strategies</w:t>
      </w:r>
      <w:r>
        <w:rPr>
          <w:rFonts w:ascii="Times New Roman" w:hAnsi="Times New Roman"/>
          <w:color w:val="191919"/>
          <w:spacing w:val="1"/>
          <w:sz w:val="20"/>
          <w:szCs w:val="20"/>
        </w:rPr>
        <w:t xml:space="preserve"> </w:t>
      </w:r>
      <w:r>
        <w:rPr>
          <w:rFonts w:ascii="Times New Roman" w:hAnsi="Times New Roman"/>
          <w:color w:val="191919"/>
          <w:sz w:val="20"/>
          <w:szCs w:val="20"/>
        </w:rPr>
        <w:t>and materials,</w:t>
      </w:r>
      <w:r>
        <w:rPr>
          <w:rFonts w:ascii="Times New Roman" w:hAnsi="Times New Roman"/>
          <w:color w:val="191919"/>
          <w:spacing w:val="1"/>
          <w:sz w:val="20"/>
          <w:szCs w:val="20"/>
        </w:rPr>
        <w:t xml:space="preserve"> </w:t>
      </w:r>
      <w:r>
        <w:rPr>
          <w:rFonts w:ascii="Times New Roman" w:hAnsi="Times New Roman"/>
          <w:color w:val="191919"/>
          <w:sz w:val="20"/>
          <w:szCs w:val="20"/>
        </w:rPr>
        <w:t>the child's mathematical</w:t>
      </w:r>
      <w:r>
        <w:rPr>
          <w:rFonts w:ascii="Times New Roman" w:hAnsi="Times New Roman"/>
          <w:color w:val="191919"/>
          <w:spacing w:val="1"/>
          <w:sz w:val="20"/>
          <w:szCs w:val="20"/>
        </w:rPr>
        <w:t xml:space="preserve"> </w:t>
      </w:r>
      <w:r>
        <w:rPr>
          <w:rFonts w:ascii="Times New Roman" w:hAnsi="Times New Roman"/>
          <w:color w:val="191919"/>
          <w:sz w:val="20"/>
          <w:szCs w:val="20"/>
        </w:rPr>
        <w:t>development</w:t>
      </w:r>
      <w:r>
        <w:rPr>
          <w:rFonts w:ascii="Times New Roman" w:hAnsi="Times New Roman"/>
          <w:color w:val="191919"/>
          <w:spacing w:val="1"/>
          <w:sz w:val="20"/>
          <w:szCs w:val="20"/>
        </w:rPr>
        <w:t xml:space="preserve"> </w:t>
      </w:r>
      <w:r>
        <w:rPr>
          <w:rFonts w:ascii="Times New Roman" w:hAnsi="Times New Roman"/>
          <w:color w:val="191919"/>
          <w:sz w:val="20"/>
          <w:szCs w:val="20"/>
        </w:rPr>
        <w:t>and understanding and assessment.</w:t>
      </w:r>
    </w:p>
    <w:p w:rsidR="009263EC" w:rsidRDefault="009263EC" w:rsidP="009263EC">
      <w:pPr>
        <w:widowControl w:val="0"/>
        <w:autoSpaceDE w:val="0"/>
        <w:autoSpaceDN w:val="0"/>
        <w:adjustRightInd w:val="0"/>
        <w:spacing w:after="0" w:line="226"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5532</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Methods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Materials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of </w:t>
      </w:r>
      <w:r>
        <w:rPr>
          <w:rFonts w:ascii="Times New Roman" w:hAnsi="Times New Roman"/>
          <w:b/>
          <w:bCs/>
          <w:color w:val="191919"/>
          <w:spacing w:val="-18"/>
          <w:sz w:val="20"/>
          <w:szCs w:val="20"/>
        </w:rPr>
        <w:t>T</w:t>
      </w:r>
      <w:r>
        <w:rPr>
          <w:rFonts w:ascii="Times New Roman" w:hAnsi="Times New Roman"/>
          <w:b/>
          <w:bCs/>
          <w:color w:val="191919"/>
          <w:sz w:val="20"/>
          <w:szCs w:val="20"/>
        </w:rPr>
        <w:t>eaching</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Middle</w:t>
      </w:r>
      <w:r>
        <w:rPr>
          <w:rFonts w:ascii="Times New Roman" w:hAnsi="Times New Roman"/>
          <w:b/>
          <w:bCs/>
          <w:color w:val="191919"/>
          <w:spacing w:val="4"/>
          <w:sz w:val="20"/>
          <w:szCs w:val="20"/>
        </w:rPr>
        <w:t xml:space="preserve"> </w:t>
      </w:r>
      <w:r>
        <w:rPr>
          <w:rFonts w:ascii="Times New Roman" w:hAnsi="Times New Roman"/>
          <w:b/>
          <w:bCs/>
          <w:color w:val="191919"/>
          <w:sz w:val="20"/>
          <w:szCs w:val="20"/>
        </w:rPr>
        <w:t>Grades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Mathematics............3(3-0)</w:t>
      </w:r>
    </w:p>
    <w:p w:rsidR="009263EC" w:rsidRDefault="009263EC" w:rsidP="009263EC">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Instructional materials and evaluation in teaching mathematics in the middle school.</w:t>
      </w:r>
    </w:p>
    <w:p w:rsidR="009263EC" w:rsidRDefault="009263EC" w:rsidP="009263EC">
      <w:pPr>
        <w:widowControl w:val="0"/>
        <w:autoSpaceDE w:val="0"/>
        <w:autoSpaceDN w:val="0"/>
        <w:adjustRightInd w:val="0"/>
        <w:spacing w:before="6" w:after="0"/>
        <w:ind w:left="360" w:right="180" w:firstLine="0"/>
        <w:jc w:val="both"/>
        <w:rPr>
          <w:rFonts w:ascii="Times New Roman" w:hAnsi="Times New Roman"/>
          <w:color w:val="000000"/>
          <w:sz w:val="20"/>
          <w:szCs w:val="20"/>
        </w:rPr>
      </w:pPr>
      <w:r>
        <w:rPr>
          <w:rFonts w:ascii="Times New Roman" w:hAnsi="Times New Roman"/>
          <w:b/>
          <w:bCs/>
          <w:color w:val="191919"/>
          <w:spacing w:val="-1"/>
          <w:sz w:val="20"/>
          <w:szCs w:val="20"/>
        </w:rPr>
        <w:t>MGE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553</w:t>
      </w:r>
      <w:r>
        <w:rPr>
          <w:rFonts w:ascii="Times New Roman" w:hAnsi="Times New Roman"/>
          <w:b/>
          <w:bCs/>
          <w:color w:val="191919"/>
          <w:sz w:val="20"/>
          <w:szCs w:val="20"/>
        </w:rPr>
        <w:t>4</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2"/>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pacing w:val="-1"/>
          <w:sz w:val="20"/>
          <w:szCs w:val="20"/>
        </w:rPr>
        <w:t>opic</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Schoo</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Mathematic</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Curriculum.....................................................3(3-0)</w:t>
      </w:r>
    </w:p>
    <w:p w:rsidR="009263EC" w:rsidRDefault="009263EC" w:rsidP="009263EC">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In-depth</w:t>
      </w:r>
      <w:r>
        <w:rPr>
          <w:rFonts w:ascii="Times New Roman" w:hAnsi="Times New Roman"/>
          <w:color w:val="191919"/>
          <w:spacing w:val="3"/>
          <w:sz w:val="20"/>
          <w:szCs w:val="20"/>
        </w:rPr>
        <w:t xml:space="preserve"> </w:t>
      </w:r>
      <w:r>
        <w:rPr>
          <w:rFonts w:ascii="Times New Roman" w:hAnsi="Times New Roman"/>
          <w:color w:val="191919"/>
          <w:sz w:val="20"/>
          <w:szCs w:val="20"/>
        </w:rPr>
        <w:t>study</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one</w:t>
      </w:r>
      <w:r>
        <w:rPr>
          <w:rFonts w:ascii="Times New Roman" w:hAnsi="Times New Roman"/>
          <w:color w:val="191919"/>
          <w:spacing w:val="3"/>
          <w:sz w:val="20"/>
          <w:szCs w:val="20"/>
        </w:rPr>
        <w:t xml:space="preserve"> </w:t>
      </w:r>
      <w:r>
        <w:rPr>
          <w:rFonts w:ascii="Times New Roman" w:hAnsi="Times New Roman"/>
          <w:color w:val="191919"/>
          <w:sz w:val="20"/>
          <w:szCs w:val="20"/>
        </w:rPr>
        <w:t>or</w:t>
      </w:r>
      <w:r>
        <w:rPr>
          <w:rFonts w:ascii="Times New Roman" w:hAnsi="Times New Roman"/>
          <w:color w:val="191919"/>
          <w:spacing w:val="3"/>
          <w:sz w:val="20"/>
          <w:szCs w:val="20"/>
        </w:rPr>
        <w:t xml:space="preserve"> </w:t>
      </w:r>
      <w:r>
        <w:rPr>
          <w:rFonts w:ascii="Times New Roman" w:hAnsi="Times New Roman"/>
          <w:color w:val="191919"/>
          <w:sz w:val="20"/>
          <w:szCs w:val="20"/>
        </w:rPr>
        <w:t>two</w:t>
      </w:r>
      <w:r>
        <w:rPr>
          <w:rFonts w:ascii="Times New Roman" w:hAnsi="Times New Roman"/>
          <w:color w:val="191919"/>
          <w:spacing w:val="3"/>
          <w:sz w:val="20"/>
          <w:szCs w:val="20"/>
        </w:rPr>
        <w:t xml:space="preserve"> </w:t>
      </w:r>
      <w:r>
        <w:rPr>
          <w:rFonts w:ascii="Times New Roman" w:hAnsi="Times New Roman"/>
          <w:color w:val="191919"/>
          <w:sz w:val="20"/>
          <w:szCs w:val="20"/>
        </w:rPr>
        <w:t>topics</w:t>
      </w:r>
      <w:r>
        <w:rPr>
          <w:rFonts w:ascii="Times New Roman" w:hAnsi="Times New Roman"/>
          <w:color w:val="191919"/>
          <w:spacing w:val="3"/>
          <w:sz w:val="20"/>
          <w:szCs w:val="20"/>
        </w:rPr>
        <w:t xml:space="preserve"> </w:t>
      </w:r>
      <w:r>
        <w:rPr>
          <w:rFonts w:ascii="Times New Roman" w:hAnsi="Times New Roman"/>
          <w:color w:val="191919"/>
          <w:sz w:val="20"/>
          <w:szCs w:val="20"/>
        </w:rPr>
        <w:t>which</w:t>
      </w:r>
      <w:r>
        <w:rPr>
          <w:rFonts w:ascii="Times New Roman" w:hAnsi="Times New Roman"/>
          <w:color w:val="191919"/>
          <w:spacing w:val="3"/>
          <w:sz w:val="20"/>
          <w:szCs w:val="20"/>
        </w:rPr>
        <w:t xml:space="preserve"> </w:t>
      </w:r>
      <w:r>
        <w:rPr>
          <w:rFonts w:ascii="Times New Roman" w:hAnsi="Times New Roman"/>
          <w:color w:val="191919"/>
          <w:sz w:val="20"/>
          <w:szCs w:val="20"/>
        </w:rPr>
        <w:t>are</w:t>
      </w:r>
      <w:r>
        <w:rPr>
          <w:rFonts w:ascii="Times New Roman" w:hAnsi="Times New Roman"/>
          <w:color w:val="191919"/>
          <w:spacing w:val="3"/>
          <w:sz w:val="20"/>
          <w:szCs w:val="20"/>
        </w:rPr>
        <w:t xml:space="preserve"> </w:t>
      </w:r>
      <w:r>
        <w:rPr>
          <w:rFonts w:ascii="Times New Roman" w:hAnsi="Times New Roman"/>
          <w:color w:val="191919"/>
          <w:sz w:val="20"/>
          <w:szCs w:val="20"/>
        </w:rPr>
        <w:t>included</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school</w:t>
      </w:r>
      <w:r>
        <w:rPr>
          <w:rFonts w:ascii="Times New Roman" w:hAnsi="Times New Roman"/>
          <w:color w:val="191919"/>
          <w:spacing w:val="3"/>
          <w:sz w:val="20"/>
          <w:szCs w:val="20"/>
        </w:rPr>
        <w:t xml:space="preserve"> </w:t>
      </w:r>
      <w:r>
        <w:rPr>
          <w:rFonts w:ascii="Times New Roman" w:hAnsi="Times New Roman"/>
          <w:color w:val="191919"/>
          <w:sz w:val="20"/>
          <w:szCs w:val="20"/>
        </w:rPr>
        <w:t>mathematics</w:t>
      </w:r>
      <w:r>
        <w:rPr>
          <w:rFonts w:ascii="Times New Roman" w:hAnsi="Times New Roman"/>
          <w:color w:val="191919"/>
          <w:spacing w:val="3"/>
          <w:sz w:val="20"/>
          <w:szCs w:val="20"/>
        </w:rPr>
        <w:t xml:space="preserve"> </w:t>
      </w:r>
      <w:r>
        <w:rPr>
          <w:rFonts w:ascii="Times New Roman" w:hAnsi="Times New Roman"/>
          <w:color w:val="191919"/>
          <w:sz w:val="20"/>
          <w:szCs w:val="20"/>
        </w:rPr>
        <w:t>curriculum.</w:t>
      </w:r>
    </w:p>
    <w:p w:rsidR="009263EC" w:rsidRDefault="009263EC" w:rsidP="009263EC">
      <w:pPr>
        <w:widowControl w:val="0"/>
        <w:autoSpaceDE w:val="0"/>
        <w:autoSpaceDN w:val="0"/>
        <w:adjustRightInd w:val="0"/>
        <w:spacing w:before="26" w:after="0"/>
        <w:ind w:left="360" w:right="180" w:firstLine="0"/>
        <w:jc w:val="both"/>
        <w:rPr>
          <w:rFonts w:ascii="Times New Roman" w:hAnsi="Times New Roman"/>
          <w:color w:val="000000"/>
          <w:sz w:val="20"/>
          <w:szCs w:val="20"/>
        </w:rPr>
      </w:pPr>
      <w:r>
        <w:rPr>
          <w:rFonts w:ascii="Times New Roman" w:hAnsi="Times New Roman"/>
          <w:color w:val="191919"/>
          <w:sz w:val="20"/>
          <w:szCs w:val="20"/>
        </w:rPr>
        <w:t>May be repeated for credit when topics change.</w:t>
      </w:r>
    </w:p>
    <w:p w:rsidR="009263EC" w:rsidRDefault="009263EC" w:rsidP="009263EC">
      <w:pPr>
        <w:widowControl w:val="0"/>
        <w:autoSpaceDE w:val="0"/>
        <w:autoSpaceDN w:val="0"/>
        <w:adjustRightInd w:val="0"/>
        <w:spacing w:before="6" w:after="0" w:line="251"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MGED</w:t>
      </w:r>
      <w:r>
        <w:rPr>
          <w:rFonts w:ascii="Times New Roman" w:hAnsi="Times New Roman"/>
          <w:b/>
          <w:bCs/>
          <w:color w:val="191919"/>
          <w:spacing w:val="-5"/>
          <w:sz w:val="20"/>
          <w:szCs w:val="20"/>
        </w:rPr>
        <w:t xml:space="preserve"> </w:t>
      </w:r>
      <w:r>
        <w:rPr>
          <w:rFonts w:ascii="Times New Roman" w:hAnsi="Times New Roman"/>
          <w:b/>
          <w:bCs/>
          <w:color w:val="191919"/>
          <w:sz w:val="20"/>
          <w:szCs w:val="20"/>
        </w:rPr>
        <w:t>5535</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18"/>
          <w:sz w:val="20"/>
          <w:szCs w:val="20"/>
        </w:rPr>
        <w:t>T</w:t>
      </w:r>
      <w:r>
        <w:rPr>
          <w:rFonts w:ascii="Times New Roman" w:hAnsi="Times New Roman"/>
          <w:b/>
          <w:bCs/>
          <w:color w:val="191919"/>
          <w:sz w:val="20"/>
          <w:szCs w:val="20"/>
        </w:rPr>
        <w:t>opics</w:t>
      </w:r>
      <w:r>
        <w:rPr>
          <w:rFonts w:ascii="Times New Roman" w:hAnsi="Times New Roman"/>
          <w:b/>
          <w:bCs/>
          <w:color w:val="191919"/>
          <w:spacing w:val="-5"/>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5"/>
          <w:sz w:val="20"/>
          <w:szCs w:val="20"/>
        </w:rPr>
        <w:t xml:space="preserve"> </w:t>
      </w:r>
      <w:r>
        <w:rPr>
          <w:rFonts w:ascii="Times New Roman" w:hAnsi="Times New Roman"/>
          <w:b/>
          <w:bCs/>
          <w:color w:val="191919"/>
          <w:sz w:val="20"/>
          <w:szCs w:val="20"/>
        </w:rPr>
        <w:t>Middle</w:t>
      </w:r>
      <w:r>
        <w:rPr>
          <w:rFonts w:ascii="Times New Roman" w:hAnsi="Times New Roman"/>
          <w:b/>
          <w:bCs/>
          <w:color w:val="191919"/>
          <w:spacing w:val="-5"/>
          <w:sz w:val="20"/>
          <w:szCs w:val="20"/>
        </w:rPr>
        <w:t xml:space="preserve"> </w:t>
      </w:r>
      <w:r>
        <w:rPr>
          <w:rFonts w:ascii="Times New Roman" w:hAnsi="Times New Roman"/>
          <w:b/>
          <w:bCs/>
          <w:color w:val="191919"/>
          <w:sz w:val="20"/>
          <w:szCs w:val="20"/>
        </w:rPr>
        <w:t>Childhood</w:t>
      </w:r>
      <w:r>
        <w:rPr>
          <w:rFonts w:ascii="Times New Roman" w:hAnsi="Times New Roman"/>
          <w:b/>
          <w:bCs/>
          <w:color w:val="191919"/>
          <w:spacing w:val="-5"/>
          <w:sz w:val="20"/>
          <w:szCs w:val="20"/>
        </w:rPr>
        <w:t xml:space="preserve"> </w:t>
      </w:r>
      <w:r>
        <w:rPr>
          <w:rFonts w:ascii="Times New Roman" w:hAnsi="Times New Roman"/>
          <w:b/>
          <w:bCs/>
          <w:color w:val="191919"/>
          <w:sz w:val="20"/>
          <w:szCs w:val="20"/>
        </w:rPr>
        <w:t xml:space="preserve">Mathematics......................................................3(3-0) </w:t>
      </w:r>
    </w:p>
    <w:p w:rsidR="009263EC" w:rsidRDefault="009263EC" w:rsidP="009263EC">
      <w:pPr>
        <w:widowControl w:val="0"/>
        <w:autoSpaceDE w:val="0"/>
        <w:autoSpaceDN w:val="0"/>
        <w:adjustRightInd w:val="0"/>
        <w:spacing w:before="6" w:after="0" w:line="251"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An</w:t>
      </w:r>
      <w:r>
        <w:rPr>
          <w:rFonts w:ascii="Times New Roman" w:hAnsi="Times New Roman"/>
          <w:color w:val="191919"/>
          <w:spacing w:val="-4"/>
          <w:sz w:val="20"/>
          <w:szCs w:val="20"/>
        </w:rPr>
        <w:t xml:space="preserve"> </w:t>
      </w:r>
      <w:r>
        <w:rPr>
          <w:rFonts w:ascii="Times New Roman" w:hAnsi="Times New Roman"/>
          <w:color w:val="191919"/>
          <w:sz w:val="20"/>
          <w:szCs w:val="20"/>
        </w:rPr>
        <w:t>integrated</w:t>
      </w:r>
      <w:r>
        <w:rPr>
          <w:rFonts w:ascii="Times New Roman" w:hAnsi="Times New Roman"/>
          <w:color w:val="191919"/>
          <w:spacing w:val="-4"/>
          <w:sz w:val="20"/>
          <w:szCs w:val="20"/>
        </w:rPr>
        <w:t xml:space="preserve"> </w:t>
      </w:r>
      <w:r>
        <w:rPr>
          <w:rFonts w:ascii="Times New Roman" w:hAnsi="Times New Roman"/>
          <w:color w:val="191919"/>
          <w:sz w:val="20"/>
          <w:szCs w:val="20"/>
        </w:rPr>
        <w:t>approach</w:t>
      </w:r>
      <w:r>
        <w:rPr>
          <w:rFonts w:ascii="Times New Roman" w:hAnsi="Times New Roman"/>
          <w:color w:val="191919"/>
          <w:spacing w:val="-4"/>
          <w:sz w:val="20"/>
          <w:szCs w:val="20"/>
        </w:rPr>
        <w:t xml:space="preserve"> </w:t>
      </w:r>
      <w:r>
        <w:rPr>
          <w:rFonts w:ascii="Times New Roman" w:hAnsi="Times New Roman"/>
          <w:color w:val="191919"/>
          <w:sz w:val="20"/>
          <w:szCs w:val="20"/>
        </w:rPr>
        <w:t>to</w:t>
      </w:r>
      <w:r>
        <w:rPr>
          <w:rFonts w:ascii="Times New Roman" w:hAnsi="Times New Roman"/>
          <w:color w:val="191919"/>
          <w:spacing w:val="-4"/>
          <w:sz w:val="20"/>
          <w:szCs w:val="20"/>
        </w:rPr>
        <w:t xml:space="preserve"> </w:t>
      </w:r>
      <w:r>
        <w:rPr>
          <w:rFonts w:ascii="Times New Roman" w:hAnsi="Times New Roman"/>
          <w:color w:val="191919"/>
          <w:sz w:val="20"/>
          <w:szCs w:val="20"/>
        </w:rPr>
        <w:t>content</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methods</w:t>
      </w:r>
      <w:r>
        <w:rPr>
          <w:rFonts w:ascii="Times New Roman" w:hAnsi="Times New Roman"/>
          <w:color w:val="191919"/>
          <w:spacing w:val="-4"/>
          <w:sz w:val="20"/>
          <w:szCs w:val="20"/>
        </w:rPr>
        <w:t xml:space="preserve"> </w:t>
      </w:r>
      <w:r>
        <w:rPr>
          <w:rFonts w:ascii="Times New Roman" w:hAnsi="Times New Roman"/>
          <w:color w:val="191919"/>
          <w:sz w:val="20"/>
          <w:szCs w:val="20"/>
        </w:rPr>
        <w:t>for</w:t>
      </w:r>
      <w:r>
        <w:rPr>
          <w:rFonts w:ascii="Times New Roman" w:hAnsi="Times New Roman"/>
          <w:color w:val="191919"/>
          <w:spacing w:val="-4"/>
          <w:sz w:val="20"/>
          <w:szCs w:val="20"/>
        </w:rPr>
        <w:t xml:space="preserve"> </w:t>
      </w:r>
      <w:r>
        <w:rPr>
          <w:rFonts w:ascii="Times New Roman" w:hAnsi="Times New Roman"/>
          <w:color w:val="191919"/>
          <w:sz w:val="20"/>
          <w:szCs w:val="20"/>
        </w:rPr>
        <w:t>teaching</w:t>
      </w:r>
      <w:r>
        <w:rPr>
          <w:rFonts w:ascii="Times New Roman" w:hAnsi="Times New Roman"/>
          <w:color w:val="191919"/>
          <w:spacing w:val="-4"/>
          <w:sz w:val="20"/>
          <w:szCs w:val="20"/>
        </w:rPr>
        <w:t xml:space="preserve"> </w:t>
      </w:r>
      <w:r>
        <w:rPr>
          <w:rFonts w:ascii="Times New Roman" w:hAnsi="Times New Roman"/>
          <w:color w:val="191919"/>
          <w:sz w:val="20"/>
          <w:szCs w:val="20"/>
        </w:rPr>
        <w:t>selected</w:t>
      </w:r>
      <w:r>
        <w:rPr>
          <w:rFonts w:ascii="Times New Roman" w:hAnsi="Times New Roman"/>
          <w:color w:val="191919"/>
          <w:spacing w:val="-4"/>
          <w:sz w:val="20"/>
          <w:szCs w:val="20"/>
        </w:rPr>
        <w:t xml:space="preserve"> </w:t>
      </w:r>
      <w:r>
        <w:rPr>
          <w:rFonts w:ascii="Times New Roman" w:hAnsi="Times New Roman"/>
          <w:color w:val="191919"/>
          <w:sz w:val="20"/>
          <w:szCs w:val="20"/>
        </w:rPr>
        <w:t>topics</w:t>
      </w:r>
      <w:r>
        <w:rPr>
          <w:rFonts w:ascii="Times New Roman" w:hAnsi="Times New Roman"/>
          <w:color w:val="191919"/>
          <w:spacing w:val="-4"/>
          <w:sz w:val="20"/>
          <w:szCs w:val="20"/>
        </w:rPr>
        <w:t xml:space="preserve"> </w:t>
      </w:r>
      <w:r>
        <w:rPr>
          <w:rFonts w:ascii="Times New Roman" w:hAnsi="Times New Roman"/>
          <w:color w:val="191919"/>
          <w:sz w:val="20"/>
          <w:szCs w:val="20"/>
        </w:rPr>
        <w:t>in</w:t>
      </w:r>
      <w:r>
        <w:rPr>
          <w:rFonts w:ascii="Times New Roman" w:hAnsi="Times New Roman"/>
          <w:color w:val="191919"/>
          <w:spacing w:val="-4"/>
          <w:sz w:val="20"/>
          <w:szCs w:val="20"/>
        </w:rPr>
        <w:t xml:space="preserve"> </w:t>
      </w:r>
      <w:r>
        <w:rPr>
          <w:rFonts w:ascii="Times New Roman" w:hAnsi="Times New Roman"/>
          <w:color w:val="191919"/>
          <w:sz w:val="20"/>
          <w:szCs w:val="20"/>
        </w:rPr>
        <w:t>mathematics</w:t>
      </w:r>
      <w:r>
        <w:rPr>
          <w:rFonts w:ascii="Times New Roman" w:hAnsi="Times New Roman"/>
          <w:color w:val="191919"/>
          <w:spacing w:val="-4"/>
          <w:sz w:val="20"/>
          <w:szCs w:val="20"/>
        </w:rPr>
        <w:t xml:space="preserve"> </w:t>
      </w:r>
      <w:r>
        <w:rPr>
          <w:rFonts w:ascii="Times New Roman" w:hAnsi="Times New Roman"/>
          <w:color w:val="191919"/>
          <w:sz w:val="20"/>
          <w:szCs w:val="20"/>
        </w:rPr>
        <w:t>appropriate</w:t>
      </w:r>
      <w:r>
        <w:rPr>
          <w:rFonts w:ascii="Times New Roman" w:hAnsi="Times New Roman"/>
          <w:color w:val="191919"/>
          <w:spacing w:val="1"/>
          <w:sz w:val="20"/>
          <w:szCs w:val="20"/>
        </w:rPr>
        <w:t xml:space="preserve"> </w:t>
      </w:r>
      <w:r>
        <w:rPr>
          <w:rFonts w:ascii="Times New Roman" w:hAnsi="Times New Roman"/>
          <w:color w:val="191919"/>
          <w:sz w:val="20"/>
          <w:szCs w:val="20"/>
        </w:rPr>
        <w:t>for</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middle</w:t>
      </w:r>
      <w:r>
        <w:rPr>
          <w:rFonts w:ascii="Times New Roman" w:hAnsi="Times New Roman"/>
          <w:color w:val="191919"/>
          <w:spacing w:val="1"/>
          <w:sz w:val="20"/>
          <w:szCs w:val="20"/>
        </w:rPr>
        <w:t xml:space="preserve"> </w:t>
      </w:r>
      <w:r>
        <w:rPr>
          <w:rFonts w:ascii="Times New Roman" w:hAnsi="Times New Roman"/>
          <w:color w:val="191919"/>
          <w:sz w:val="20"/>
          <w:szCs w:val="20"/>
        </w:rPr>
        <w:t>childhood</w:t>
      </w:r>
      <w:r>
        <w:rPr>
          <w:rFonts w:ascii="Times New Roman" w:hAnsi="Times New Roman"/>
          <w:color w:val="191919"/>
          <w:spacing w:val="1"/>
          <w:sz w:val="20"/>
          <w:szCs w:val="20"/>
        </w:rPr>
        <w:t xml:space="preserve"> </w:t>
      </w:r>
      <w:r>
        <w:rPr>
          <w:rFonts w:ascii="Times New Roman" w:hAnsi="Times New Roman"/>
          <w:color w:val="191919"/>
          <w:sz w:val="20"/>
          <w:szCs w:val="20"/>
        </w:rPr>
        <w:t>curriculum.</w:t>
      </w:r>
      <w:r>
        <w:rPr>
          <w:rFonts w:ascii="Times New Roman" w:hAnsi="Times New Roman"/>
          <w:color w:val="191919"/>
          <w:spacing w:val="-10"/>
          <w:sz w:val="20"/>
          <w:szCs w:val="20"/>
        </w:rPr>
        <w:t xml:space="preserve"> </w:t>
      </w:r>
      <w:r>
        <w:rPr>
          <w:rFonts w:ascii="Times New Roman" w:hAnsi="Times New Roman"/>
          <w:color w:val="191919"/>
          <w:sz w:val="20"/>
          <w:szCs w:val="20"/>
        </w:rPr>
        <w:t>An</w:t>
      </w:r>
      <w:r>
        <w:rPr>
          <w:rFonts w:ascii="Times New Roman" w:hAnsi="Times New Roman"/>
          <w:color w:val="191919"/>
          <w:spacing w:val="1"/>
          <w:sz w:val="20"/>
          <w:szCs w:val="20"/>
        </w:rPr>
        <w:t xml:space="preserve"> </w:t>
      </w:r>
      <w:r>
        <w:rPr>
          <w:rFonts w:ascii="Times New Roman" w:hAnsi="Times New Roman"/>
          <w:color w:val="191919"/>
          <w:sz w:val="20"/>
          <w:szCs w:val="20"/>
        </w:rPr>
        <w:t>in-depth</w:t>
      </w:r>
      <w:r>
        <w:rPr>
          <w:rFonts w:ascii="Times New Roman" w:hAnsi="Times New Roman"/>
          <w:color w:val="191919"/>
          <w:spacing w:val="1"/>
          <w:sz w:val="20"/>
          <w:szCs w:val="20"/>
        </w:rPr>
        <w:t xml:space="preserve"> </w:t>
      </w:r>
      <w:r>
        <w:rPr>
          <w:rFonts w:ascii="Times New Roman" w:hAnsi="Times New Roman"/>
          <w:color w:val="191919"/>
          <w:sz w:val="20"/>
          <w:szCs w:val="20"/>
        </w:rPr>
        <w:t>investigation</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selected</w:t>
      </w:r>
      <w:r>
        <w:rPr>
          <w:rFonts w:ascii="Times New Roman" w:hAnsi="Times New Roman"/>
          <w:color w:val="191919"/>
          <w:spacing w:val="1"/>
          <w:sz w:val="20"/>
          <w:szCs w:val="20"/>
        </w:rPr>
        <w:t xml:space="preserve"> </w:t>
      </w:r>
      <w:r>
        <w:rPr>
          <w:rFonts w:ascii="Times New Roman" w:hAnsi="Times New Roman"/>
          <w:color w:val="191919"/>
          <w:sz w:val="20"/>
          <w:szCs w:val="20"/>
        </w:rPr>
        <w:t>topics</w:t>
      </w:r>
      <w:r>
        <w:rPr>
          <w:rFonts w:ascii="Times New Roman" w:hAnsi="Times New Roman"/>
          <w:color w:val="191919"/>
          <w:spacing w:val="1"/>
          <w:sz w:val="20"/>
          <w:szCs w:val="20"/>
        </w:rPr>
        <w:t xml:space="preserve"> </w:t>
      </w:r>
      <w:r>
        <w:rPr>
          <w:rFonts w:ascii="Times New Roman" w:hAnsi="Times New Roman"/>
          <w:color w:val="191919"/>
          <w:sz w:val="20"/>
          <w:szCs w:val="20"/>
        </w:rPr>
        <w:t>including number theor</w:t>
      </w:r>
      <w:r>
        <w:rPr>
          <w:rFonts w:ascii="Times New Roman" w:hAnsi="Times New Roman"/>
          <w:color w:val="191919"/>
          <w:spacing w:val="-13"/>
          <w:sz w:val="20"/>
          <w:szCs w:val="20"/>
        </w:rPr>
        <w:t>y</w:t>
      </w:r>
      <w:r>
        <w:rPr>
          <w:rFonts w:ascii="Times New Roman" w:hAnsi="Times New Roman"/>
          <w:color w:val="191919"/>
          <w:sz w:val="20"/>
          <w:szCs w:val="20"/>
        </w:rPr>
        <w:t>, graphs, measurement, problem-solving, applications, calculators and assessment materials and techniques.</w:t>
      </w:r>
    </w:p>
    <w:p w:rsidR="009263EC" w:rsidRDefault="009263EC" w:rsidP="009263EC">
      <w:pPr>
        <w:widowControl w:val="0"/>
        <w:autoSpaceDE w:val="0"/>
        <w:autoSpaceDN w:val="0"/>
        <w:adjustRightInd w:val="0"/>
        <w:spacing w:after="0" w:line="226"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5541-</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Natu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Curriculum</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Needs</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Middle</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Grades</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Student..................3(3-0)</w:t>
      </w:r>
    </w:p>
    <w:p w:rsidR="009263EC" w:rsidRDefault="009263EC" w:rsidP="009263EC">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1"/>
          <w:sz w:val="20"/>
          <w:szCs w:val="20"/>
        </w:rPr>
        <w:t>A</w:t>
      </w:r>
      <w:r>
        <w:rPr>
          <w:rFonts w:ascii="Times New Roman" w:hAnsi="Times New Roman"/>
          <w:color w:val="191919"/>
          <w:sz w:val="20"/>
          <w:szCs w:val="20"/>
        </w:rPr>
        <w:t xml:space="preserve">n </w:t>
      </w:r>
      <w:r>
        <w:rPr>
          <w:rFonts w:ascii="Times New Roman" w:hAnsi="Times New Roman"/>
          <w:color w:val="191919"/>
          <w:spacing w:val="1"/>
          <w:sz w:val="20"/>
          <w:szCs w:val="20"/>
        </w:rPr>
        <w:t>integrate</w:t>
      </w:r>
      <w:r>
        <w:rPr>
          <w:rFonts w:ascii="Times New Roman" w:hAnsi="Times New Roman"/>
          <w:color w:val="191919"/>
          <w:sz w:val="20"/>
          <w:szCs w:val="20"/>
        </w:rPr>
        <w:t xml:space="preserve">d </w:t>
      </w:r>
      <w:r>
        <w:rPr>
          <w:rFonts w:ascii="Times New Roman" w:hAnsi="Times New Roman"/>
          <w:color w:val="191919"/>
          <w:spacing w:val="1"/>
          <w:sz w:val="20"/>
          <w:szCs w:val="20"/>
        </w:rPr>
        <w:t>in-dept</w:t>
      </w:r>
      <w:r>
        <w:rPr>
          <w:rFonts w:ascii="Times New Roman" w:hAnsi="Times New Roman"/>
          <w:color w:val="191919"/>
          <w:sz w:val="20"/>
          <w:szCs w:val="20"/>
        </w:rPr>
        <w:t xml:space="preserve">h </w:t>
      </w:r>
      <w:r>
        <w:rPr>
          <w:rFonts w:ascii="Times New Roman" w:hAnsi="Times New Roman"/>
          <w:color w:val="191919"/>
          <w:spacing w:val="1"/>
          <w:sz w:val="20"/>
          <w:szCs w:val="20"/>
        </w:rPr>
        <w:t>stud</w:t>
      </w:r>
      <w:r>
        <w:rPr>
          <w:rFonts w:ascii="Times New Roman" w:hAnsi="Times New Roman"/>
          <w:color w:val="191919"/>
          <w:sz w:val="20"/>
          <w:szCs w:val="20"/>
        </w:rPr>
        <w:t xml:space="preserve">y </w:t>
      </w:r>
      <w:r>
        <w:rPr>
          <w:rFonts w:ascii="Times New Roman" w:hAnsi="Times New Roman"/>
          <w:color w:val="191919"/>
          <w:spacing w:val="1"/>
          <w:sz w:val="20"/>
          <w:szCs w:val="20"/>
        </w:rPr>
        <w:t>o</w:t>
      </w:r>
      <w:r>
        <w:rPr>
          <w:rFonts w:ascii="Times New Roman" w:hAnsi="Times New Roman"/>
          <w:color w:val="191919"/>
          <w:sz w:val="20"/>
          <w:szCs w:val="20"/>
        </w:rPr>
        <w:t xml:space="preserve">f </w:t>
      </w:r>
      <w:r>
        <w:rPr>
          <w:rFonts w:ascii="Times New Roman" w:hAnsi="Times New Roman"/>
          <w:color w:val="191919"/>
          <w:spacing w:val="1"/>
          <w:sz w:val="20"/>
          <w:szCs w:val="20"/>
        </w:rPr>
        <w:t>th</w:t>
      </w:r>
      <w:r>
        <w:rPr>
          <w:rFonts w:ascii="Times New Roman" w:hAnsi="Times New Roman"/>
          <w:color w:val="191919"/>
          <w:sz w:val="20"/>
          <w:szCs w:val="20"/>
        </w:rPr>
        <w:t xml:space="preserve">e </w:t>
      </w:r>
      <w:r>
        <w:rPr>
          <w:rFonts w:ascii="Times New Roman" w:hAnsi="Times New Roman"/>
          <w:color w:val="191919"/>
          <w:spacing w:val="1"/>
          <w:sz w:val="20"/>
          <w:szCs w:val="20"/>
        </w:rPr>
        <w:t>middl</w:t>
      </w:r>
      <w:r>
        <w:rPr>
          <w:rFonts w:ascii="Times New Roman" w:hAnsi="Times New Roman"/>
          <w:color w:val="191919"/>
          <w:sz w:val="20"/>
          <w:szCs w:val="20"/>
        </w:rPr>
        <w:t xml:space="preserve">e </w:t>
      </w:r>
      <w:r>
        <w:rPr>
          <w:rFonts w:ascii="Times New Roman" w:hAnsi="Times New Roman"/>
          <w:color w:val="191919"/>
          <w:spacing w:val="1"/>
          <w:sz w:val="20"/>
          <w:szCs w:val="20"/>
        </w:rPr>
        <w:t>grade</w:t>
      </w:r>
      <w:r>
        <w:rPr>
          <w:rFonts w:ascii="Times New Roman" w:hAnsi="Times New Roman"/>
          <w:color w:val="191919"/>
          <w:sz w:val="20"/>
          <w:szCs w:val="20"/>
        </w:rPr>
        <w:t xml:space="preserve">s </w:t>
      </w:r>
      <w:r>
        <w:rPr>
          <w:rFonts w:ascii="Times New Roman" w:hAnsi="Times New Roman"/>
          <w:color w:val="191919"/>
          <w:spacing w:val="1"/>
          <w:sz w:val="20"/>
          <w:szCs w:val="20"/>
        </w:rPr>
        <w:t>childre</w:t>
      </w:r>
      <w:r>
        <w:rPr>
          <w:rFonts w:ascii="Times New Roman" w:hAnsi="Times New Roman"/>
          <w:color w:val="191919"/>
          <w:sz w:val="20"/>
          <w:szCs w:val="20"/>
        </w:rPr>
        <w:t xml:space="preserve">n </w:t>
      </w:r>
      <w:r>
        <w:rPr>
          <w:rFonts w:ascii="Times New Roman" w:hAnsi="Times New Roman"/>
          <w:color w:val="191919"/>
          <w:spacing w:val="1"/>
          <w:sz w:val="20"/>
          <w:szCs w:val="20"/>
        </w:rPr>
        <w:t>wit</w:t>
      </w:r>
      <w:r>
        <w:rPr>
          <w:rFonts w:ascii="Times New Roman" w:hAnsi="Times New Roman"/>
          <w:color w:val="191919"/>
          <w:sz w:val="20"/>
          <w:szCs w:val="20"/>
        </w:rPr>
        <w:t xml:space="preserve">h </w:t>
      </w:r>
      <w:r>
        <w:rPr>
          <w:rFonts w:ascii="Times New Roman" w:hAnsi="Times New Roman"/>
          <w:color w:val="191919"/>
          <w:spacing w:val="1"/>
          <w:sz w:val="20"/>
          <w:szCs w:val="20"/>
        </w:rPr>
        <w:t>particula</w:t>
      </w:r>
      <w:r>
        <w:rPr>
          <w:rFonts w:ascii="Times New Roman" w:hAnsi="Times New Roman"/>
          <w:color w:val="191919"/>
          <w:sz w:val="20"/>
          <w:szCs w:val="20"/>
        </w:rPr>
        <w:t xml:space="preserve">r </w:t>
      </w:r>
      <w:r>
        <w:rPr>
          <w:rFonts w:ascii="Times New Roman" w:hAnsi="Times New Roman"/>
          <w:color w:val="191919"/>
          <w:spacing w:val="1"/>
          <w:sz w:val="20"/>
          <w:szCs w:val="20"/>
        </w:rPr>
        <w:t>referenc</w:t>
      </w:r>
      <w:r>
        <w:rPr>
          <w:rFonts w:ascii="Times New Roman" w:hAnsi="Times New Roman"/>
          <w:color w:val="191919"/>
          <w:sz w:val="20"/>
          <w:szCs w:val="20"/>
        </w:rPr>
        <w:t xml:space="preserve">e </w:t>
      </w:r>
      <w:r>
        <w:rPr>
          <w:rFonts w:ascii="Times New Roman" w:hAnsi="Times New Roman"/>
          <w:color w:val="191919"/>
          <w:spacing w:val="1"/>
          <w:sz w:val="20"/>
          <w:szCs w:val="20"/>
        </w:rPr>
        <w:t>t</w:t>
      </w:r>
      <w:r>
        <w:rPr>
          <w:rFonts w:ascii="Times New Roman" w:hAnsi="Times New Roman"/>
          <w:color w:val="191919"/>
          <w:sz w:val="20"/>
          <w:szCs w:val="20"/>
        </w:rPr>
        <w:t xml:space="preserve">o </w:t>
      </w:r>
      <w:r>
        <w:rPr>
          <w:rFonts w:ascii="Times New Roman" w:hAnsi="Times New Roman"/>
          <w:color w:val="191919"/>
          <w:spacing w:val="1"/>
          <w:sz w:val="20"/>
          <w:szCs w:val="20"/>
        </w:rPr>
        <w:t xml:space="preserve">their </w:t>
      </w:r>
      <w:r>
        <w:rPr>
          <w:rFonts w:ascii="Times New Roman" w:hAnsi="Times New Roman"/>
          <w:color w:val="191919"/>
          <w:sz w:val="20"/>
          <w:szCs w:val="20"/>
        </w:rPr>
        <w:t>unique characteristics and needs. Selected topics will cover the historical development of the middle school, program goals, principles of curriculum development,</w:t>
      </w:r>
      <w:r>
        <w:rPr>
          <w:rFonts w:ascii="Times New Roman" w:hAnsi="Times New Roman"/>
          <w:color w:val="191919"/>
          <w:spacing w:val="1"/>
          <w:sz w:val="20"/>
          <w:szCs w:val="20"/>
        </w:rPr>
        <w:t xml:space="preserve"> </w:t>
      </w:r>
      <w:r>
        <w:rPr>
          <w:rFonts w:ascii="Times New Roman" w:hAnsi="Times New Roman"/>
          <w:color w:val="191919"/>
          <w:sz w:val="20"/>
          <w:szCs w:val="20"/>
        </w:rPr>
        <w:t>o</w:t>
      </w:r>
      <w:r>
        <w:rPr>
          <w:rFonts w:ascii="Times New Roman" w:hAnsi="Times New Roman"/>
          <w:color w:val="191919"/>
          <w:spacing w:val="-4"/>
          <w:sz w:val="20"/>
          <w:szCs w:val="20"/>
        </w:rPr>
        <w:t>r</w:t>
      </w:r>
      <w:r>
        <w:rPr>
          <w:rFonts w:ascii="Times New Roman" w:hAnsi="Times New Roman"/>
          <w:color w:val="191919"/>
          <w:sz w:val="20"/>
          <w:szCs w:val="20"/>
        </w:rPr>
        <w:t>ganizational</w:t>
      </w:r>
      <w:r>
        <w:rPr>
          <w:rFonts w:ascii="Times New Roman" w:hAnsi="Times New Roman"/>
          <w:color w:val="191919"/>
          <w:spacing w:val="1"/>
          <w:sz w:val="20"/>
          <w:szCs w:val="20"/>
        </w:rPr>
        <w:t xml:space="preserve"> </w:t>
      </w:r>
      <w:r>
        <w:rPr>
          <w:rFonts w:ascii="Times New Roman" w:hAnsi="Times New Roman"/>
          <w:color w:val="191919"/>
          <w:sz w:val="20"/>
          <w:szCs w:val="20"/>
        </w:rPr>
        <w:t>design of the middle school, instructional strategies and multiple authentic assessments.</w:t>
      </w:r>
    </w:p>
    <w:p w:rsidR="009263EC" w:rsidRDefault="009263EC" w:rsidP="009263EC">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5572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Methods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Materials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12"/>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eaching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Science...................................................3(3-0)</w:t>
      </w:r>
    </w:p>
    <w:p w:rsidR="009263EC" w:rsidRDefault="009263EC" w:rsidP="009263EC">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Activities are selected from the newer curricula projects to give students an overview of each one</w:t>
      </w:r>
      <w:r>
        <w:rPr>
          <w:rFonts w:ascii="Times New Roman" w:hAnsi="Times New Roman"/>
          <w:color w:val="191919"/>
          <w:spacing w:val="-4"/>
          <w:sz w:val="20"/>
          <w:szCs w:val="20"/>
        </w:rPr>
        <w:t xml:space="preserve"> </w:t>
      </w:r>
      <w:r>
        <w:rPr>
          <w:rFonts w:ascii="Times New Roman" w:hAnsi="Times New Roman"/>
          <w:color w:val="191919"/>
          <w:sz w:val="20"/>
          <w:szCs w:val="20"/>
        </w:rPr>
        <w:t>at</w:t>
      </w:r>
      <w:r>
        <w:rPr>
          <w:rFonts w:ascii="Times New Roman" w:hAnsi="Times New Roman"/>
          <w:color w:val="191919"/>
          <w:spacing w:val="-4"/>
          <w:sz w:val="20"/>
          <w:szCs w:val="20"/>
        </w:rPr>
        <w:t xml:space="preserve"> </w:t>
      </w:r>
      <w:r>
        <w:rPr>
          <w:rFonts w:ascii="Times New Roman" w:hAnsi="Times New Roman"/>
          <w:color w:val="191919"/>
          <w:sz w:val="20"/>
          <w:szCs w:val="20"/>
        </w:rPr>
        <w:t>various</w:t>
      </w:r>
      <w:r>
        <w:rPr>
          <w:rFonts w:ascii="Times New Roman" w:hAnsi="Times New Roman"/>
          <w:color w:val="191919"/>
          <w:spacing w:val="-4"/>
          <w:sz w:val="20"/>
          <w:szCs w:val="20"/>
        </w:rPr>
        <w:t xml:space="preserve"> </w:t>
      </w:r>
      <w:r>
        <w:rPr>
          <w:rFonts w:ascii="Times New Roman" w:hAnsi="Times New Roman"/>
          <w:color w:val="191919"/>
          <w:sz w:val="20"/>
          <w:szCs w:val="20"/>
        </w:rPr>
        <w:t>grade</w:t>
      </w:r>
      <w:r>
        <w:rPr>
          <w:rFonts w:ascii="Times New Roman" w:hAnsi="Times New Roman"/>
          <w:color w:val="191919"/>
          <w:spacing w:val="-4"/>
          <w:sz w:val="20"/>
          <w:szCs w:val="20"/>
        </w:rPr>
        <w:t xml:space="preserve"> </w:t>
      </w:r>
      <w:r>
        <w:rPr>
          <w:rFonts w:ascii="Times New Roman" w:hAnsi="Times New Roman"/>
          <w:color w:val="191919"/>
          <w:sz w:val="20"/>
          <w:szCs w:val="20"/>
        </w:rPr>
        <w:t>levels.</w:t>
      </w:r>
      <w:r>
        <w:rPr>
          <w:rFonts w:ascii="Times New Roman" w:hAnsi="Times New Roman"/>
          <w:color w:val="191919"/>
          <w:spacing w:val="-8"/>
          <w:sz w:val="20"/>
          <w:szCs w:val="20"/>
        </w:rPr>
        <w:t xml:space="preserve"> </w:t>
      </w:r>
      <w:r>
        <w:rPr>
          <w:rFonts w:ascii="Times New Roman" w:hAnsi="Times New Roman"/>
          <w:color w:val="191919"/>
          <w:sz w:val="20"/>
          <w:szCs w:val="20"/>
        </w:rPr>
        <w:t>These</w:t>
      </w:r>
      <w:r>
        <w:rPr>
          <w:rFonts w:ascii="Times New Roman" w:hAnsi="Times New Roman"/>
          <w:color w:val="191919"/>
          <w:spacing w:val="-4"/>
          <w:sz w:val="20"/>
          <w:szCs w:val="20"/>
        </w:rPr>
        <w:t xml:space="preserve"> </w:t>
      </w:r>
      <w:r>
        <w:rPr>
          <w:rFonts w:ascii="Times New Roman" w:hAnsi="Times New Roman"/>
          <w:color w:val="191919"/>
          <w:sz w:val="20"/>
          <w:szCs w:val="20"/>
        </w:rPr>
        <w:t>activities</w:t>
      </w:r>
      <w:r>
        <w:rPr>
          <w:rFonts w:ascii="Times New Roman" w:hAnsi="Times New Roman"/>
          <w:color w:val="191919"/>
          <w:spacing w:val="-4"/>
          <w:sz w:val="20"/>
          <w:szCs w:val="20"/>
        </w:rPr>
        <w:t xml:space="preserve"> </w:t>
      </w:r>
      <w:r>
        <w:rPr>
          <w:rFonts w:ascii="Times New Roman" w:hAnsi="Times New Roman"/>
          <w:color w:val="191919"/>
          <w:sz w:val="20"/>
          <w:szCs w:val="20"/>
        </w:rPr>
        <w:t>are</w:t>
      </w:r>
      <w:r>
        <w:rPr>
          <w:rFonts w:ascii="Times New Roman" w:hAnsi="Times New Roman"/>
          <w:color w:val="191919"/>
          <w:spacing w:val="-4"/>
          <w:sz w:val="20"/>
          <w:szCs w:val="20"/>
        </w:rPr>
        <w:t xml:space="preserve"> </w:t>
      </w:r>
      <w:r>
        <w:rPr>
          <w:rFonts w:ascii="Times New Roman" w:hAnsi="Times New Roman"/>
          <w:color w:val="191919"/>
          <w:sz w:val="20"/>
          <w:szCs w:val="20"/>
        </w:rPr>
        <w:t>selected</w:t>
      </w:r>
      <w:r>
        <w:rPr>
          <w:rFonts w:ascii="Times New Roman" w:hAnsi="Times New Roman"/>
          <w:color w:val="191919"/>
          <w:spacing w:val="-4"/>
          <w:sz w:val="20"/>
          <w:szCs w:val="20"/>
        </w:rPr>
        <w:t xml:space="preserve"> </w:t>
      </w:r>
      <w:r>
        <w:rPr>
          <w:rFonts w:ascii="Times New Roman" w:hAnsi="Times New Roman"/>
          <w:color w:val="191919"/>
          <w:sz w:val="20"/>
          <w:szCs w:val="20"/>
        </w:rPr>
        <w:t>from</w:t>
      </w:r>
      <w:r>
        <w:rPr>
          <w:rFonts w:ascii="Times New Roman" w:hAnsi="Times New Roman"/>
          <w:color w:val="191919"/>
          <w:spacing w:val="-4"/>
          <w:sz w:val="20"/>
          <w:szCs w:val="20"/>
        </w:rPr>
        <w:t xml:space="preserve"> </w:t>
      </w:r>
      <w:r>
        <w:rPr>
          <w:rFonts w:ascii="Times New Roman" w:hAnsi="Times New Roman"/>
          <w:color w:val="191919"/>
          <w:sz w:val="20"/>
          <w:szCs w:val="20"/>
        </w:rPr>
        <w:t>environmental</w:t>
      </w:r>
      <w:r>
        <w:rPr>
          <w:rFonts w:ascii="Times New Roman" w:hAnsi="Times New Roman"/>
          <w:color w:val="191919"/>
          <w:spacing w:val="-4"/>
          <w:sz w:val="20"/>
          <w:szCs w:val="20"/>
        </w:rPr>
        <w:t xml:space="preserve"> </w:t>
      </w:r>
      <w:r>
        <w:rPr>
          <w:rFonts w:ascii="Times New Roman" w:hAnsi="Times New Roman"/>
          <w:color w:val="191919"/>
          <w:sz w:val="20"/>
          <w:szCs w:val="20"/>
        </w:rPr>
        <w:t>science;</w:t>
      </w:r>
      <w:r>
        <w:rPr>
          <w:rFonts w:ascii="Times New Roman" w:hAnsi="Times New Roman"/>
          <w:color w:val="191919"/>
          <w:spacing w:val="-4"/>
          <w:sz w:val="20"/>
          <w:szCs w:val="20"/>
        </w:rPr>
        <w:t xml:space="preserve"> </w:t>
      </w:r>
      <w:r>
        <w:rPr>
          <w:rFonts w:ascii="Times New Roman" w:hAnsi="Times New Roman"/>
          <w:color w:val="191919"/>
          <w:sz w:val="20"/>
          <w:szCs w:val="20"/>
        </w:rPr>
        <w:t>early</w:t>
      </w:r>
      <w:r>
        <w:rPr>
          <w:rFonts w:ascii="Times New Roman" w:hAnsi="Times New Roman"/>
          <w:color w:val="191919"/>
          <w:spacing w:val="-4"/>
          <w:sz w:val="20"/>
          <w:szCs w:val="20"/>
        </w:rPr>
        <w:t xml:space="preserve"> </w:t>
      </w:r>
      <w:r>
        <w:rPr>
          <w:rFonts w:ascii="Times New Roman" w:hAnsi="Times New Roman"/>
          <w:color w:val="191919"/>
          <w:sz w:val="20"/>
          <w:szCs w:val="20"/>
        </w:rPr>
        <w:t>science curriculum project; science curriculum improvement study; science: a process approach; elementary  science; and others.</w:t>
      </w:r>
    </w:p>
    <w:p w:rsidR="009263EC" w:rsidRDefault="009263EC" w:rsidP="009263EC">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MGED</w:t>
      </w:r>
      <w:r>
        <w:rPr>
          <w:rFonts w:ascii="Times New Roman" w:hAnsi="Times New Roman"/>
          <w:b/>
          <w:bCs/>
          <w:color w:val="191919"/>
          <w:spacing w:val="-5"/>
          <w:sz w:val="20"/>
          <w:szCs w:val="20"/>
        </w:rPr>
        <w:t xml:space="preserve"> </w:t>
      </w:r>
      <w:r>
        <w:rPr>
          <w:rFonts w:ascii="Times New Roman" w:hAnsi="Times New Roman"/>
          <w:b/>
          <w:bCs/>
          <w:color w:val="191919"/>
          <w:sz w:val="20"/>
          <w:szCs w:val="20"/>
        </w:rPr>
        <w:t>5581</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5"/>
          <w:sz w:val="20"/>
          <w:szCs w:val="20"/>
        </w:rPr>
        <w:t xml:space="preserve"> </w:t>
      </w:r>
      <w:r>
        <w:rPr>
          <w:rFonts w:ascii="Times New Roman" w:hAnsi="Times New Roman"/>
          <w:b/>
          <w:bCs/>
          <w:color w:val="191919"/>
          <w:sz w:val="20"/>
          <w:szCs w:val="20"/>
        </w:rPr>
        <w:t>Methods</w:t>
      </w:r>
      <w:r>
        <w:rPr>
          <w:rFonts w:ascii="Times New Roman" w:hAnsi="Times New Roman"/>
          <w:b/>
          <w:bCs/>
          <w:color w:val="191919"/>
          <w:spacing w:val="-6"/>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6"/>
          <w:sz w:val="20"/>
          <w:szCs w:val="20"/>
        </w:rPr>
        <w:t xml:space="preserve"> </w:t>
      </w:r>
      <w:r>
        <w:rPr>
          <w:rFonts w:ascii="Times New Roman" w:hAnsi="Times New Roman"/>
          <w:b/>
          <w:bCs/>
          <w:color w:val="191919"/>
          <w:sz w:val="20"/>
          <w:szCs w:val="20"/>
        </w:rPr>
        <w:t>Materials</w:t>
      </w:r>
      <w:r>
        <w:rPr>
          <w:rFonts w:ascii="Times New Roman" w:hAnsi="Times New Roman"/>
          <w:b/>
          <w:bCs/>
          <w:color w:val="191919"/>
          <w:spacing w:val="-5"/>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9"/>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w:t>
      </w:r>
      <w:r>
        <w:rPr>
          <w:rFonts w:ascii="Times New Roman" w:hAnsi="Times New Roman"/>
          <w:b/>
          <w:bCs/>
          <w:color w:val="191919"/>
          <w:spacing w:val="-5"/>
          <w:sz w:val="20"/>
          <w:szCs w:val="20"/>
        </w:rPr>
        <w:t xml:space="preserve"> </w:t>
      </w:r>
      <w:r>
        <w:rPr>
          <w:rFonts w:ascii="Times New Roman" w:hAnsi="Times New Roman"/>
          <w:b/>
          <w:bCs/>
          <w:color w:val="191919"/>
          <w:sz w:val="20"/>
          <w:szCs w:val="20"/>
        </w:rPr>
        <w:t>Social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Studies.......................................3(3-0)</w:t>
      </w:r>
    </w:p>
    <w:p w:rsidR="009263EC" w:rsidRDefault="009263EC" w:rsidP="009263EC">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1"/>
          <w:sz w:val="20"/>
          <w:szCs w:val="20"/>
        </w:rPr>
        <w:t>Thi</w:t>
      </w:r>
      <w:r>
        <w:rPr>
          <w:rFonts w:ascii="Times New Roman" w:hAnsi="Times New Roman"/>
          <w:color w:val="191919"/>
          <w:sz w:val="20"/>
          <w:szCs w:val="20"/>
        </w:rPr>
        <w:t xml:space="preserve">s </w:t>
      </w:r>
      <w:r>
        <w:rPr>
          <w:rFonts w:ascii="Times New Roman" w:hAnsi="Times New Roman"/>
          <w:color w:val="191919"/>
          <w:spacing w:val="1"/>
          <w:sz w:val="20"/>
          <w:szCs w:val="20"/>
        </w:rPr>
        <w:t>cours</w:t>
      </w:r>
      <w:r>
        <w:rPr>
          <w:rFonts w:ascii="Times New Roman" w:hAnsi="Times New Roman"/>
          <w:color w:val="191919"/>
          <w:sz w:val="20"/>
          <w:szCs w:val="20"/>
        </w:rPr>
        <w:t xml:space="preserve">e </w:t>
      </w:r>
      <w:r>
        <w:rPr>
          <w:rFonts w:ascii="Times New Roman" w:hAnsi="Times New Roman"/>
          <w:color w:val="191919"/>
          <w:spacing w:val="1"/>
          <w:sz w:val="20"/>
          <w:szCs w:val="20"/>
        </w:rPr>
        <w:t>cover</w:t>
      </w:r>
      <w:r>
        <w:rPr>
          <w:rFonts w:ascii="Times New Roman" w:hAnsi="Times New Roman"/>
          <w:color w:val="191919"/>
          <w:sz w:val="20"/>
          <w:szCs w:val="20"/>
        </w:rPr>
        <w:t xml:space="preserve">s </w:t>
      </w:r>
      <w:r>
        <w:rPr>
          <w:rFonts w:ascii="Times New Roman" w:hAnsi="Times New Roman"/>
          <w:color w:val="191919"/>
          <w:spacing w:val="1"/>
          <w:sz w:val="20"/>
          <w:szCs w:val="20"/>
        </w:rPr>
        <w:t>instructiona</w:t>
      </w:r>
      <w:r>
        <w:rPr>
          <w:rFonts w:ascii="Times New Roman" w:hAnsi="Times New Roman"/>
          <w:color w:val="191919"/>
          <w:sz w:val="20"/>
          <w:szCs w:val="20"/>
        </w:rPr>
        <w:t>l</w:t>
      </w:r>
      <w:r>
        <w:rPr>
          <w:rFonts w:ascii="Times New Roman" w:hAnsi="Times New Roman"/>
          <w:color w:val="191919"/>
          <w:spacing w:val="1"/>
          <w:sz w:val="20"/>
          <w:szCs w:val="20"/>
        </w:rPr>
        <w:t xml:space="preserve"> procedures</w:t>
      </w:r>
      <w:r>
        <w:rPr>
          <w:rFonts w:ascii="Times New Roman" w:hAnsi="Times New Roman"/>
          <w:color w:val="191919"/>
          <w:sz w:val="20"/>
          <w:szCs w:val="20"/>
        </w:rPr>
        <w:t>,</w:t>
      </w:r>
      <w:r>
        <w:rPr>
          <w:rFonts w:ascii="Times New Roman" w:hAnsi="Times New Roman"/>
          <w:color w:val="191919"/>
          <w:spacing w:val="1"/>
          <w:sz w:val="20"/>
          <w:szCs w:val="20"/>
        </w:rPr>
        <w:t xml:space="preserve"> material</w:t>
      </w:r>
      <w:r>
        <w:rPr>
          <w:rFonts w:ascii="Times New Roman" w:hAnsi="Times New Roman"/>
          <w:color w:val="191919"/>
          <w:sz w:val="20"/>
          <w:szCs w:val="20"/>
        </w:rPr>
        <w:t>s</w:t>
      </w:r>
      <w:r>
        <w:rPr>
          <w:rFonts w:ascii="Times New Roman" w:hAnsi="Times New Roman"/>
          <w:color w:val="191919"/>
          <w:spacing w:val="1"/>
          <w:sz w:val="20"/>
          <w:szCs w:val="20"/>
        </w:rPr>
        <w:t xml:space="preserve"> an</w:t>
      </w:r>
      <w:r>
        <w:rPr>
          <w:rFonts w:ascii="Times New Roman" w:hAnsi="Times New Roman"/>
          <w:color w:val="191919"/>
          <w:sz w:val="20"/>
          <w:szCs w:val="20"/>
        </w:rPr>
        <w:t xml:space="preserve">d </w:t>
      </w:r>
      <w:r>
        <w:rPr>
          <w:rFonts w:ascii="Times New Roman" w:hAnsi="Times New Roman"/>
          <w:color w:val="191919"/>
          <w:spacing w:val="1"/>
          <w:sz w:val="20"/>
          <w:szCs w:val="20"/>
        </w:rPr>
        <w:t>evaluatio</w:t>
      </w:r>
      <w:r>
        <w:rPr>
          <w:rFonts w:ascii="Times New Roman" w:hAnsi="Times New Roman"/>
          <w:color w:val="191919"/>
          <w:sz w:val="20"/>
          <w:szCs w:val="20"/>
        </w:rPr>
        <w:t>n</w:t>
      </w:r>
      <w:r>
        <w:rPr>
          <w:rFonts w:ascii="Times New Roman" w:hAnsi="Times New Roman"/>
          <w:color w:val="191919"/>
          <w:spacing w:val="1"/>
          <w:sz w:val="20"/>
          <w:szCs w:val="20"/>
        </w:rPr>
        <w:t xml:space="preserve"> i</w:t>
      </w:r>
      <w:r>
        <w:rPr>
          <w:rFonts w:ascii="Times New Roman" w:hAnsi="Times New Roman"/>
          <w:color w:val="191919"/>
          <w:sz w:val="20"/>
          <w:szCs w:val="20"/>
        </w:rPr>
        <w:t xml:space="preserve">n </w:t>
      </w:r>
      <w:r>
        <w:rPr>
          <w:rFonts w:ascii="Times New Roman" w:hAnsi="Times New Roman"/>
          <w:color w:val="191919"/>
          <w:spacing w:val="1"/>
          <w:sz w:val="20"/>
          <w:szCs w:val="20"/>
        </w:rPr>
        <w:t>teachin</w:t>
      </w:r>
      <w:r>
        <w:rPr>
          <w:rFonts w:ascii="Times New Roman" w:hAnsi="Times New Roman"/>
          <w:color w:val="191919"/>
          <w:sz w:val="20"/>
          <w:szCs w:val="20"/>
        </w:rPr>
        <w:t>g</w:t>
      </w:r>
      <w:r>
        <w:rPr>
          <w:rFonts w:ascii="Times New Roman" w:hAnsi="Times New Roman"/>
          <w:color w:val="191919"/>
          <w:spacing w:val="1"/>
          <w:sz w:val="20"/>
          <w:szCs w:val="20"/>
        </w:rPr>
        <w:t xml:space="preserve"> socia</w:t>
      </w:r>
      <w:r>
        <w:rPr>
          <w:rFonts w:ascii="Times New Roman" w:hAnsi="Times New Roman"/>
          <w:color w:val="191919"/>
          <w:sz w:val="20"/>
          <w:szCs w:val="20"/>
        </w:rPr>
        <w:t>l</w:t>
      </w:r>
      <w:r>
        <w:rPr>
          <w:rFonts w:ascii="Times New Roman" w:hAnsi="Times New Roman"/>
          <w:color w:val="191919"/>
          <w:spacing w:val="1"/>
          <w:sz w:val="20"/>
          <w:szCs w:val="20"/>
        </w:rPr>
        <w:t xml:space="preserve"> sci- </w:t>
      </w:r>
      <w:r>
        <w:rPr>
          <w:rFonts w:ascii="Times New Roman" w:hAnsi="Times New Roman"/>
          <w:color w:val="191919"/>
          <w:sz w:val="20"/>
          <w:szCs w:val="20"/>
        </w:rPr>
        <w:t>ences.</w:t>
      </w:r>
    </w:p>
    <w:p w:rsidR="009263EC" w:rsidRDefault="009263EC" w:rsidP="009263EC">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SSCI</w:t>
      </w:r>
      <w:r>
        <w:rPr>
          <w:rFonts w:ascii="Times New Roman" w:hAnsi="Times New Roman"/>
          <w:b/>
          <w:bCs/>
          <w:color w:val="191919"/>
          <w:spacing w:val="-3"/>
          <w:sz w:val="20"/>
          <w:szCs w:val="20"/>
        </w:rPr>
        <w:t xml:space="preserve"> </w:t>
      </w:r>
      <w:r>
        <w:rPr>
          <w:rFonts w:ascii="Times New Roman" w:hAnsi="Times New Roman"/>
          <w:b/>
          <w:bCs/>
          <w:color w:val="191919"/>
          <w:sz w:val="20"/>
          <w:szCs w:val="20"/>
        </w:rPr>
        <w:t>5580</w:t>
      </w:r>
      <w:r>
        <w:rPr>
          <w:rFonts w:ascii="Times New Roman" w:hAnsi="Times New Roman"/>
          <w:b/>
          <w:bCs/>
          <w:color w:val="191919"/>
          <w:spacing w:val="-3"/>
          <w:sz w:val="20"/>
          <w:szCs w:val="20"/>
        </w:rPr>
        <w:t xml:space="preserve"> </w:t>
      </w:r>
      <w:r>
        <w:rPr>
          <w:rFonts w:ascii="Times New Roman" w:hAnsi="Times New Roman"/>
          <w:b/>
          <w:bCs/>
          <w:color w:val="191919"/>
          <w:sz w:val="20"/>
          <w:szCs w:val="20"/>
        </w:rPr>
        <w:t>-</w:t>
      </w:r>
      <w:r>
        <w:rPr>
          <w:rFonts w:ascii="Times New Roman" w:hAnsi="Times New Roman"/>
          <w:b/>
          <w:bCs/>
          <w:color w:val="191919"/>
          <w:spacing w:val="-3"/>
          <w:sz w:val="20"/>
          <w:szCs w:val="20"/>
        </w:rPr>
        <w:t xml:space="preserve"> </w:t>
      </w:r>
      <w:r>
        <w:rPr>
          <w:rFonts w:ascii="Times New Roman" w:hAnsi="Times New Roman"/>
          <w:b/>
          <w:bCs/>
          <w:color w:val="191919"/>
          <w:sz w:val="20"/>
          <w:szCs w:val="20"/>
        </w:rPr>
        <w:t>Social</w:t>
      </w:r>
      <w:r>
        <w:rPr>
          <w:rFonts w:ascii="Times New Roman" w:hAnsi="Times New Roman"/>
          <w:b/>
          <w:bCs/>
          <w:color w:val="191919"/>
          <w:spacing w:val="-3"/>
          <w:sz w:val="20"/>
          <w:szCs w:val="20"/>
        </w:rPr>
        <w:t xml:space="preserve"> </w:t>
      </w:r>
      <w:r>
        <w:rPr>
          <w:rFonts w:ascii="Times New Roman" w:hAnsi="Times New Roman"/>
          <w:b/>
          <w:bCs/>
          <w:color w:val="191919"/>
          <w:sz w:val="20"/>
          <w:szCs w:val="20"/>
        </w:rPr>
        <w:t>Studies</w:t>
      </w:r>
      <w:r>
        <w:rPr>
          <w:rFonts w:ascii="Times New Roman" w:hAnsi="Times New Roman"/>
          <w:b/>
          <w:bCs/>
          <w:color w:val="191919"/>
          <w:spacing w:val="-3"/>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3"/>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3"/>
          <w:sz w:val="20"/>
          <w:szCs w:val="20"/>
        </w:rPr>
        <w:t xml:space="preserve"> </w:t>
      </w:r>
      <w:r>
        <w:rPr>
          <w:rFonts w:ascii="Times New Roman" w:hAnsi="Times New Roman"/>
          <w:b/>
          <w:bCs/>
          <w:color w:val="191919"/>
          <w:sz w:val="20"/>
          <w:szCs w:val="20"/>
        </w:rPr>
        <w:t>Issues....................................................................3(3-0)</w:t>
      </w:r>
    </w:p>
    <w:p w:rsidR="009263EC" w:rsidRDefault="009263EC" w:rsidP="009263EC">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The application of basic social science concepts, skills and processes to the analysis of critical social</w:t>
      </w:r>
      <w:r>
        <w:rPr>
          <w:rFonts w:ascii="Times New Roman" w:hAnsi="Times New Roman"/>
          <w:color w:val="191919"/>
          <w:spacing w:val="6"/>
          <w:sz w:val="20"/>
          <w:szCs w:val="20"/>
        </w:rPr>
        <w:t xml:space="preserve"> </w:t>
      </w:r>
      <w:r>
        <w:rPr>
          <w:rFonts w:ascii="Times New Roman" w:hAnsi="Times New Roman"/>
          <w:color w:val="191919"/>
          <w:sz w:val="20"/>
          <w:szCs w:val="20"/>
        </w:rPr>
        <w:t>issues.</w:t>
      </w:r>
      <w:r>
        <w:rPr>
          <w:rFonts w:ascii="Times New Roman" w:hAnsi="Times New Roman"/>
          <w:color w:val="191919"/>
          <w:spacing w:val="-5"/>
          <w:sz w:val="20"/>
          <w:szCs w:val="20"/>
        </w:rPr>
        <w:t xml:space="preserve"> </w:t>
      </w:r>
      <w:r>
        <w:rPr>
          <w:rFonts w:ascii="Times New Roman" w:hAnsi="Times New Roman"/>
          <w:color w:val="191919"/>
          <w:sz w:val="20"/>
          <w:szCs w:val="20"/>
        </w:rPr>
        <w:t>An</w:t>
      </w:r>
      <w:r>
        <w:rPr>
          <w:rFonts w:ascii="Times New Roman" w:hAnsi="Times New Roman"/>
          <w:color w:val="191919"/>
          <w:spacing w:val="6"/>
          <w:sz w:val="20"/>
          <w:szCs w:val="20"/>
        </w:rPr>
        <w:t xml:space="preserve"> </w:t>
      </w:r>
      <w:r>
        <w:rPr>
          <w:rFonts w:ascii="Times New Roman" w:hAnsi="Times New Roman"/>
          <w:color w:val="191919"/>
          <w:sz w:val="20"/>
          <w:szCs w:val="20"/>
        </w:rPr>
        <w:t>interdisciplinar</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6"/>
          <w:sz w:val="20"/>
          <w:szCs w:val="20"/>
        </w:rPr>
        <w:t xml:space="preserve"> </w:t>
      </w:r>
      <w:r>
        <w:rPr>
          <w:rFonts w:ascii="Times New Roman" w:hAnsi="Times New Roman"/>
          <w:color w:val="191919"/>
          <w:sz w:val="20"/>
          <w:szCs w:val="20"/>
        </w:rPr>
        <w:t>analytic</w:t>
      </w:r>
      <w:r>
        <w:rPr>
          <w:rFonts w:ascii="Times New Roman" w:hAnsi="Times New Roman"/>
          <w:color w:val="191919"/>
          <w:spacing w:val="6"/>
          <w:sz w:val="20"/>
          <w:szCs w:val="20"/>
        </w:rPr>
        <w:t xml:space="preserve"> </w:t>
      </w:r>
      <w:r>
        <w:rPr>
          <w:rFonts w:ascii="Times New Roman" w:hAnsi="Times New Roman"/>
          <w:color w:val="191919"/>
          <w:sz w:val="20"/>
          <w:szCs w:val="20"/>
        </w:rPr>
        <w:t>approach</w:t>
      </w:r>
      <w:r>
        <w:rPr>
          <w:rFonts w:ascii="Times New Roman" w:hAnsi="Times New Roman"/>
          <w:color w:val="191919"/>
          <w:spacing w:val="6"/>
          <w:sz w:val="20"/>
          <w:szCs w:val="20"/>
        </w:rPr>
        <w:t xml:space="preserve"> </w:t>
      </w:r>
      <w:r>
        <w:rPr>
          <w:rFonts w:ascii="Times New Roman" w:hAnsi="Times New Roman"/>
          <w:color w:val="191919"/>
          <w:sz w:val="20"/>
          <w:szCs w:val="20"/>
        </w:rPr>
        <w:t>to</w:t>
      </w:r>
      <w:r>
        <w:rPr>
          <w:rFonts w:ascii="Times New Roman" w:hAnsi="Times New Roman"/>
          <w:color w:val="191919"/>
          <w:spacing w:val="6"/>
          <w:sz w:val="20"/>
          <w:szCs w:val="20"/>
        </w:rPr>
        <w:t xml:space="preserve"> </w:t>
      </w:r>
      <w:r>
        <w:rPr>
          <w:rFonts w:ascii="Times New Roman" w:hAnsi="Times New Roman"/>
          <w:color w:val="191919"/>
          <w:sz w:val="20"/>
          <w:szCs w:val="20"/>
        </w:rPr>
        <w:t>defining,</w:t>
      </w:r>
      <w:r>
        <w:rPr>
          <w:rFonts w:ascii="Times New Roman" w:hAnsi="Times New Roman"/>
          <w:color w:val="191919"/>
          <w:spacing w:val="6"/>
          <w:sz w:val="20"/>
          <w:szCs w:val="20"/>
        </w:rPr>
        <w:t xml:space="preserve"> </w:t>
      </w:r>
      <w:r>
        <w:rPr>
          <w:rFonts w:ascii="Times New Roman" w:hAnsi="Times New Roman"/>
          <w:color w:val="191919"/>
          <w:sz w:val="20"/>
          <w:szCs w:val="20"/>
        </w:rPr>
        <w:t>analyzing</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evaluating</w:t>
      </w:r>
      <w:r>
        <w:rPr>
          <w:rFonts w:ascii="Times New Roman" w:hAnsi="Times New Roman"/>
          <w:color w:val="191919"/>
          <w:spacing w:val="6"/>
          <w:sz w:val="20"/>
          <w:szCs w:val="20"/>
        </w:rPr>
        <w:t xml:space="preserve"> </w:t>
      </w:r>
      <w:r>
        <w:rPr>
          <w:rFonts w:ascii="Times New Roman" w:hAnsi="Times New Roman"/>
          <w:color w:val="191919"/>
          <w:sz w:val="20"/>
          <w:szCs w:val="20"/>
        </w:rPr>
        <w:t>alternative solutions to local, national and international issues will be undertaken.</w:t>
      </w:r>
    </w:p>
    <w:p w:rsidR="009263EC" w:rsidRDefault="009263EC" w:rsidP="009263EC">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SSCI</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15"/>
          <w:sz w:val="20"/>
          <w:szCs w:val="20"/>
        </w:rPr>
        <w:t xml:space="preserve"> </w:t>
      </w:r>
      <w:r>
        <w:rPr>
          <w:rFonts w:ascii="Times New Roman" w:hAnsi="Times New Roman"/>
          <w:b/>
          <w:bCs/>
          <w:color w:val="191919"/>
          <w:spacing w:val="-22"/>
          <w:sz w:val="20"/>
          <w:szCs w:val="20"/>
        </w:rPr>
        <w:t>Y</w:t>
      </w:r>
      <w:r>
        <w:rPr>
          <w:rFonts w:ascii="Times New Roman" w:hAnsi="Times New Roman"/>
          <w:b/>
          <w:bCs/>
          <w:color w:val="191919"/>
          <w:sz w:val="20"/>
          <w:szCs w:val="20"/>
        </w:rPr>
        <w:t>oung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His</w:t>
      </w:r>
      <w:r>
        <w:rPr>
          <w:rFonts w:ascii="Times New Roman" w:hAnsi="Times New Roman"/>
          <w:b/>
          <w:bCs/>
          <w:color w:val="191919"/>
          <w:spacing w:val="-7"/>
          <w:sz w:val="20"/>
          <w:szCs w:val="20"/>
        </w:rPr>
        <w:t xml:space="preserve"> </w:t>
      </w:r>
      <w:r>
        <w:rPr>
          <w:rFonts w:ascii="Times New Roman" w:hAnsi="Times New Roman"/>
          <w:b/>
          <w:bCs/>
          <w:color w:val="191919"/>
          <w:sz w:val="20"/>
          <w:szCs w:val="20"/>
        </w:rPr>
        <w:t>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Her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Cultu</w:t>
      </w:r>
      <w:r>
        <w:rPr>
          <w:rFonts w:ascii="Times New Roman" w:hAnsi="Times New Roman"/>
          <w:b/>
          <w:bCs/>
          <w:color w:val="191919"/>
          <w:spacing w:val="-4"/>
          <w:sz w:val="20"/>
          <w:szCs w:val="20"/>
        </w:rPr>
        <w:t>r</w:t>
      </w:r>
      <w:r>
        <w:rPr>
          <w:rFonts w:ascii="Times New Roman" w:hAnsi="Times New Roman"/>
          <w:b/>
          <w:bCs/>
          <w:color w:val="191919"/>
          <w:sz w:val="20"/>
          <w:szCs w:val="20"/>
        </w:rPr>
        <w:t>e..................................................................3(3-0)</w:t>
      </w:r>
    </w:p>
    <w:p w:rsidR="00DD3D7A" w:rsidRDefault="00DD3D7A" w:rsidP="009263EC">
      <w:pPr>
        <w:widowControl w:val="0"/>
        <w:autoSpaceDE w:val="0"/>
        <w:autoSpaceDN w:val="0"/>
        <w:adjustRightInd w:val="0"/>
        <w:spacing w:before="13" w:after="0" w:line="250" w:lineRule="auto"/>
        <w:ind w:left="360" w:right="180" w:firstLine="0"/>
        <w:jc w:val="both"/>
        <w:rPr>
          <w:rFonts w:ascii="Times New Roman" w:hAnsi="Times New Roman"/>
          <w:color w:val="191919"/>
          <w:spacing w:val="1"/>
          <w:sz w:val="20"/>
          <w:szCs w:val="20"/>
        </w:rPr>
        <w:sectPr w:rsidR="00DD3D7A" w:rsidSect="00DD3D7A">
          <w:headerReference w:type="even" r:id="rId62"/>
          <w:headerReference w:type="default" r:id="rId63"/>
          <w:pgSz w:w="12240" w:h="15840" w:code="1"/>
          <w:pgMar w:top="720" w:right="720" w:bottom="288" w:left="1440" w:header="720" w:footer="288" w:gutter="0"/>
          <w:cols w:space="720"/>
          <w:docGrid w:linePitch="360"/>
        </w:sectPr>
      </w:pPr>
    </w:p>
    <w:p w:rsidR="009263EC" w:rsidRDefault="009263EC" w:rsidP="009263EC">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1"/>
          <w:sz w:val="20"/>
          <w:szCs w:val="20"/>
        </w:rPr>
        <w:lastRenderedPageBreak/>
        <w:t>Stud</w:t>
      </w:r>
      <w:r>
        <w:rPr>
          <w:rFonts w:ascii="Times New Roman" w:hAnsi="Times New Roman"/>
          <w:color w:val="191919"/>
          <w:sz w:val="20"/>
          <w:szCs w:val="20"/>
        </w:rPr>
        <w:t xml:space="preserve">y </w:t>
      </w:r>
      <w:r>
        <w:rPr>
          <w:rFonts w:ascii="Times New Roman" w:hAnsi="Times New Roman"/>
          <w:color w:val="191919"/>
          <w:spacing w:val="1"/>
          <w:sz w:val="20"/>
          <w:szCs w:val="20"/>
        </w:rPr>
        <w:t>o</w:t>
      </w:r>
      <w:r>
        <w:rPr>
          <w:rFonts w:ascii="Times New Roman" w:hAnsi="Times New Roman"/>
          <w:color w:val="191919"/>
          <w:sz w:val="20"/>
          <w:szCs w:val="20"/>
        </w:rPr>
        <w:t xml:space="preserve">f </w:t>
      </w:r>
      <w:r>
        <w:rPr>
          <w:rFonts w:ascii="Times New Roman" w:hAnsi="Times New Roman"/>
          <w:color w:val="191919"/>
          <w:spacing w:val="1"/>
          <w:sz w:val="20"/>
          <w:szCs w:val="20"/>
        </w:rPr>
        <w:t>th</w:t>
      </w:r>
      <w:r>
        <w:rPr>
          <w:rFonts w:ascii="Times New Roman" w:hAnsi="Times New Roman"/>
          <w:color w:val="191919"/>
          <w:sz w:val="20"/>
          <w:szCs w:val="20"/>
        </w:rPr>
        <w:t xml:space="preserve">e </w:t>
      </w:r>
      <w:r>
        <w:rPr>
          <w:rFonts w:ascii="Times New Roman" w:hAnsi="Times New Roman"/>
          <w:color w:val="191919"/>
          <w:spacing w:val="1"/>
          <w:sz w:val="20"/>
          <w:szCs w:val="20"/>
        </w:rPr>
        <w:t>social</w:t>
      </w:r>
      <w:r>
        <w:rPr>
          <w:rFonts w:ascii="Times New Roman" w:hAnsi="Times New Roman"/>
          <w:color w:val="191919"/>
          <w:sz w:val="20"/>
          <w:szCs w:val="20"/>
        </w:rPr>
        <w:t xml:space="preserve">, </w:t>
      </w:r>
      <w:r>
        <w:rPr>
          <w:rFonts w:ascii="Times New Roman" w:hAnsi="Times New Roman"/>
          <w:color w:val="191919"/>
          <w:spacing w:val="1"/>
          <w:sz w:val="20"/>
          <w:szCs w:val="20"/>
        </w:rPr>
        <w:t>political</w:t>
      </w:r>
      <w:r>
        <w:rPr>
          <w:rFonts w:ascii="Times New Roman" w:hAnsi="Times New Roman"/>
          <w:color w:val="191919"/>
          <w:sz w:val="20"/>
          <w:szCs w:val="20"/>
        </w:rPr>
        <w:t xml:space="preserve">, </w:t>
      </w:r>
      <w:r>
        <w:rPr>
          <w:rFonts w:ascii="Times New Roman" w:hAnsi="Times New Roman"/>
          <w:color w:val="191919"/>
          <w:spacing w:val="1"/>
          <w:sz w:val="20"/>
          <w:szCs w:val="20"/>
        </w:rPr>
        <w:t>geographic</w:t>
      </w:r>
      <w:r>
        <w:rPr>
          <w:rFonts w:ascii="Times New Roman" w:hAnsi="Times New Roman"/>
          <w:color w:val="191919"/>
          <w:sz w:val="20"/>
          <w:szCs w:val="20"/>
        </w:rPr>
        <w:t xml:space="preserve">, </w:t>
      </w:r>
      <w:r>
        <w:rPr>
          <w:rFonts w:ascii="Times New Roman" w:hAnsi="Times New Roman"/>
          <w:color w:val="191919"/>
          <w:spacing w:val="1"/>
          <w:sz w:val="20"/>
          <w:szCs w:val="20"/>
        </w:rPr>
        <w:t>economi</w:t>
      </w:r>
      <w:r>
        <w:rPr>
          <w:rFonts w:ascii="Times New Roman" w:hAnsi="Times New Roman"/>
          <w:color w:val="191919"/>
          <w:sz w:val="20"/>
          <w:szCs w:val="20"/>
        </w:rPr>
        <w:t xml:space="preserve">c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technologica</w:t>
      </w:r>
      <w:r>
        <w:rPr>
          <w:rFonts w:ascii="Times New Roman" w:hAnsi="Times New Roman"/>
          <w:color w:val="191919"/>
          <w:sz w:val="20"/>
          <w:szCs w:val="20"/>
        </w:rPr>
        <w:t xml:space="preserve">l </w:t>
      </w:r>
      <w:r>
        <w:rPr>
          <w:rFonts w:ascii="Times New Roman" w:hAnsi="Times New Roman"/>
          <w:color w:val="191919"/>
          <w:spacing w:val="1"/>
          <w:sz w:val="20"/>
          <w:szCs w:val="20"/>
        </w:rPr>
        <w:t>force</w:t>
      </w:r>
      <w:r>
        <w:rPr>
          <w:rFonts w:ascii="Times New Roman" w:hAnsi="Times New Roman"/>
          <w:color w:val="191919"/>
          <w:sz w:val="20"/>
          <w:szCs w:val="20"/>
        </w:rPr>
        <w:t xml:space="preserve">s </w:t>
      </w:r>
      <w:r>
        <w:rPr>
          <w:rFonts w:ascii="Times New Roman" w:hAnsi="Times New Roman"/>
          <w:color w:val="191919"/>
          <w:spacing w:val="1"/>
          <w:sz w:val="20"/>
          <w:szCs w:val="20"/>
        </w:rPr>
        <w:t>tha</w:t>
      </w:r>
      <w:r>
        <w:rPr>
          <w:rFonts w:ascii="Times New Roman" w:hAnsi="Times New Roman"/>
          <w:color w:val="191919"/>
          <w:sz w:val="20"/>
          <w:szCs w:val="20"/>
        </w:rPr>
        <w:t xml:space="preserve">t </w:t>
      </w:r>
      <w:r>
        <w:rPr>
          <w:rFonts w:ascii="Times New Roman" w:hAnsi="Times New Roman"/>
          <w:color w:val="191919"/>
          <w:spacing w:val="1"/>
          <w:sz w:val="20"/>
          <w:szCs w:val="20"/>
        </w:rPr>
        <w:t>shap</w:t>
      </w:r>
      <w:r>
        <w:rPr>
          <w:rFonts w:ascii="Times New Roman" w:hAnsi="Times New Roman"/>
          <w:color w:val="191919"/>
          <w:sz w:val="20"/>
          <w:szCs w:val="20"/>
        </w:rPr>
        <w:t xml:space="preserve">e </w:t>
      </w:r>
      <w:r>
        <w:rPr>
          <w:rFonts w:ascii="Times New Roman" w:hAnsi="Times New Roman"/>
          <w:color w:val="191919"/>
          <w:spacing w:val="1"/>
          <w:sz w:val="20"/>
          <w:szCs w:val="20"/>
        </w:rPr>
        <w:t xml:space="preserve">the </w:t>
      </w:r>
      <w:r>
        <w:rPr>
          <w:rFonts w:ascii="Times New Roman" w:hAnsi="Times New Roman"/>
          <w:color w:val="191919"/>
          <w:sz w:val="20"/>
          <w:szCs w:val="20"/>
        </w:rPr>
        <w:t>child's world. Emphasis on the concomitant skills of the presentation of relevant information about such forces.</w:t>
      </w:r>
    </w:p>
    <w:p w:rsidR="009263EC" w:rsidRDefault="009263EC" w:rsidP="009263EC">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pacing w:val="-1"/>
          <w:sz w:val="20"/>
          <w:szCs w:val="20"/>
        </w:rPr>
        <w:t>SSC</w:t>
      </w:r>
      <w:r>
        <w:rPr>
          <w:rFonts w:ascii="Times New Roman" w:hAnsi="Times New Roman"/>
          <w:b/>
          <w:bCs/>
          <w:color w:val="191919"/>
          <w:sz w:val="20"/>
          <w:szCs w:val="20"/>
        </w:rPr>
        <w:t>I</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558</w:t>
      </w:r>
      <w:r>
        <w:rPr>
          <w:rFonts w:ascii="Times New Roman" w:hAnsi="Times New Roman"/>
          <w:b/>
          <w:bCs/>
          <w:color w:val="191919"/>
          <w:sz w:val="20"/>
          <w:szCs w:val="20"/>
        </w:rPr>
        <w:t>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Socia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Studie</w:t>
      </w:r>
      <w:r>
        <w:rPr>
          <w:rFonts w:ascii="Times New Roman" w:hAnsi="Times New Roman"/>
          <w:b/>
          <w:bCs/>
          <w:color w:val="191919"/>
          <w:sz w:val="20"/>
          <w:szCs w:val="20"/>
        </w:rPr>
        <w:t>s</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fo</w:t>
      </w:r>
      <w:r>
        <w:rPr>
          <w:rFonts w:ascii="Times New Roman" w:hAnsi="Times New Roman"/>
          <w:b/>
          <w:bCs/>
          <w:color w:val="191919"/>
          <w:sz w:val="20"/>
          <w:szCs w:val="20"/>
        </w:rPr>
        <w:t>r</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Globa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Understanding............................................................3(3-0)</w:t>
      </w:r>
    </w:p>
    <w:p w:rsidR="009263EC" w:rsidRDefault="009263EC" w:rsidP="009263EC">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1"/>
          <w:sz w:val="20"/>
          <w:szCs w:val="20"/>
        </w:rPr>
        <w:t>Socia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science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concept</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relate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z w:val="20"/>
          <w:szCs w:val="20"/>
        </w:rPr>
        <w:t>a</w:t>
      </w:r>
      <w:r>
        <w:rPr>
          <w:rFonts w:ascii="Times New Roman" w:hAnsi="Times New Roman"/>
          <w:color w:val="191919"/>
          <w:spacing w:val="-8"/>
          <w:sz w:val="20"/>
          <w:szCs w:val="20"/>
        </w:rPr>
        <w:t xml:space="preserve"> </w:t>
      </w:r>
      <w:r>
        <w:rPr>
          <w:rFonts w:ascii="Times New Roman" w:hAnsi="Times New Roman"/>
          <w:color w:val="191919"/>
          <w:spacing w:val="-1"/>
          <w:sz w:val="20"/>
          <w:szCs w:val="20"/>
        </w:rPr>
        <w:t>globa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perspectiv</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wil</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b</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explore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throug</w:t>
      </w:r>
      <w:r>
        <w:rPr>
          <w:rFonts w:ascii="Times New Roman" w:hAnsi="Times New Roman"/>
          <w:color w:val="191919"/>
          <w:sz w:val="20"/>
          <w:szCs w:val="20"/>
        </w:rPr>
        <w:t>h</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methodologies </w:t>
      </w:r>
      <w:r>
        <w:rPr>
          <w:rFonts w:ascii="Times New Roman" w:hAnsi="Times New Roman"/>
          <w:color w:val="191919"/>
          <w:sz w:val="20"/>
          <w:szCs w:val="20"/>
        </w:rPr>
        <w:t>of history and the social sciences. Students will be encouraged to clarify their own values regarding a global perspective of education.</w:t>
      </w:r>
    </w:p>
    <w:p w:rsidR="009263EC" w:rsidRDefault="009263EC" w:rsidP="009263EC">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SSCI</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5584</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Concepts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w:t>
      </w:r>
      <w:r>
        <w:rPr>
          <w:rFonts w:ascii="Times New Roman" w:hAnsi="Times New Roman"/>
          <w:b/>
          <w:bCs/>
          <w:color w:val="191919"/>
          <w:spacing w:val="-4"/>
          <w:sz w:val="20"/>
          <w:szCs w:val="20"/>
        </w:rPr>
        <w:t>r</w:t>
      </w:r>
      <w:r>
        <w:rPr>
          <w:rFonts w:ascii="Times New Roman" w:hAnsi="Times New Roman"/>
          <w:b/>
          <w:bCs/>
          <w:color w:val="191919"/>
          <w:sz w:val="20"/>
          <w:szCs w:val="20"/>
        </w:rPr>
        <w:t>oblems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Law-Related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9263EC" w:rsidRDefault="009263EC" w:rsidP="009263EC">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Presentation</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information</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assist</w:t>
      </w:r>
      <w:r>
        <w:rPr>
          <w:rFonts w:ascii="Times New Roman" w:hAnsi="Times New Roman"/>
          <w:color w:val="191919"/>
          <w:spacing w:val="-5"/>
          <w:sz w:val="20"/>
          <w:szCs w:val="20"/>
        </w:rPr>
        <w:t xml:space="preserve"> </w:t>
      </w:r>
      <w:r>
        <w:rPr>
          <w:rFonts w:ascii="Times New Roman" w:hAnsi="Times New Roman"/>
          <w:color w:val="191919"/>
          <w:sz w:val="20"/>
          <w:szCs w:val="20"/>
        </w:rPr>
        <w:t>students</w:t>
      </w:r>
      <w:r>
        <w:rPr>
          <w:rFonts w:ascii="Times New Roman" w:hAnsi="Times New Roman"/>
          <w:color w:val="191919"/>
          <w:spacing w:val="-5"/>
          <w:sz w:val="20"/>
          <w:szCs w:val="20"/>
        </w:rPr>
        <w:t xml:space="preserve"> </w:t>
      </w:r>
      <w:r>
        <w:rPr>
          <w:rFonts w:ascii="Times New Roman" w:hAnsi="Times New Roman"/>
          <w:color w:val="191919"/>
          <w:sz w:val="20"/>
          <w:szCs w:val="20"/>
        </w:rPr>
        <w:t>in</w:t>
      </w:r>
      <w:r>
        <w:rPr>
          <w:rFonts w:ascii="Times New Roman" w:hAnsi="Times New Roman"/>
          <w:color w:val="191919"/>
          <w:spacing w:val="-5"/>
          <w:sz w:val="20"/>
          <w:szCs w:val="20"/>
        </w:rPr>
        <w:t xml:space="preserve"> </w:t>
      </w:r>
      <w:r>
        <w:rPr>
          <w:rFonts w:ascii="Times New Roman" w:hAnsi="Times New Roman"/>
          <w:color w:val="191919"/>
          <w:sz w:val="20"/>
          <w:szCs w:val="20"/>
        </w:rPr>
        <w:t>teaching</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following</w:t>
      </w:r>
      <w:r>
        <w:rPr>
          <w:rFonts w:ascii="Times New Roman" w:hAnsi="Times New Roman"/>
          <w:color w:val="191919"/>
          <w:spacing w:val="-5"/>
          <w:sz w:val="20"/>
          <w:szCs w:val="20"/>
        </w:rPr>
        <w:t xml:space="preserve"> </w:t>
      </w:r>
      <w:r>
        <w:rPr>
          <w:rFonts w:ascii="Times New Roman" w:hAnsi="Times New Roman"/>
          <w:color w:val="191919"/>
          <w:sz w:val="20"/>
          <w:szCs w:val="20"/>
        </w:rPr>
        <w:t>law-related</w:t>
      </w:r>
      <w:r>
        <w:rPr>
          <w:rFonts w:ascii="Times New Roman" w:hAnsi="Times New Roman"/>
          <w:color w:val="191919"/>
          <w:spacing w:val="-5"/>
          <w:sz w:val="20"/>
          <w:szCs w:val="20"/>
        </w:rPr>
        <w:t xml:space="preserve"> </w:t>
      </w:r>
      <w:r>
        <w:rPr>
          <w:rFonts w:ascii="Times New Roman" w:hAnsi="Times New Roman"/>
          <w:color w:val="191919"/>
          <w:sz w:val="20"/>
          <w:szCs w:val="20"/>
        </w:rPr>
        <w:t>areas:</w:t>
      </w:r>
      <w:r>
        <w:rPr>
          <w:rFonts w:ascii="Times New Roman" w:hAnsi="Times New Roman"/>
          <w:color w:val="191919"/>
          <w:spacing w:val="-5"/>
          <w:sz w:val="20"/>
          <w:szCs w:val="20"/>
        </w:rPr>
        <w:t xml:space="preserve"> </w:t>
      </w:r>
      <w:r>
        <w:rPr>
          <w:rFonts w:ascii="Times New Roman" w:hAnsi="Times New Roman"/>
          <w:color w:val="191919"/>
          <w:sz w:val="20"/>
          <w:szCs w:val="20"/>
        </w:rPr>
        <w:t>criminal justice, crime resistance, consumer litigation, famil</w:t>
      </w:r>
      <w:r>
        <w:rPr>
          <w:rFonts w:ascii="Times New Roman" w:hAnsi="Times New Roman"/>
          <w:color w:val="191919"/>
          <w:spacing w:val="-13"/>
          <w:sz w:val="20"/>
          <w:szCs w:val="20"/>
        </w:rPr>
        <w:t>y</w:t>
      </w:r>
      <w:r>
        <w:rPr>
          <w:rFonts w:ascii="Times New Roman" w:hAnsi="Times New Roman"/>
          <w:color w:val="191919"/>
          <w:sz w:val="20"/>
          <w:szCs w:val="20"/>
        </w:rPr>
        <w:t>, juvenile and school la</w:t>
      </w:r>
      <w:r>
        <w:rPr>
          <w:rFonts w:ascii="Times New Roman" w:hAnsi="Times New Roman"/>
          <w:color w:val="191919"/>
          <w:spacing w:val="-13"/>
          <w:sz w:val="20"/>
          <w:szCs w:val="20"/>
        </w:rPr>
        <w:t>w</w:t>
      </w:r>
      <w:r>
        <w:rPr>
          <w:rFonts w:ascii="Times New Roman" w:hAnsi="Times New Roman"/>
          <w:color w:val="191919"/>
          <w:sz w:val="20"/>
          <w:szCs w:val="20"/>
        </w:rPr>
        <w:t>.</w:t>
      </w:r>
    </w:p>
    <w:p w:rsidR="009263EC" w:rsidRDefault="009263EC" w:rsidP="009263EC">
      <w:pPr>
        <w:widowControl w:val="0"/>
        <w:autoSpaceDE w:val="0"/>
        <w:autoSpaceDN w:val="0"/>
        <w:adjustRightInd w:val="0"/>
        <w:spacing w:after="0"/>
        <w:ind w:left="360" w:right="180" w:firstLine="0"/>
        <w:jc w:val="both"/>
        <w:rPr>
          <w:rFonts w:ascii="Times New Roman" w:hAnsi="Times New Roman"/>
          <w:sz w:val="20"/>
          <w:szCs w:val="20"/>
        </w:rPr>
      </w:pPr>
    </w:p>
    <w:p w:rsidR="009263EC" w:rsidRDefault="009263EC" w:rsidP="009263EC">
      <w:pPr>
        <w:widowControl w:val="0"/>
        <w:autoSpaceDE w:val="0"/>
        <w:autoSpaceDN w:val="0"/>
        <w:adjustRightInd w:val="0"/>
        <w:spacing w:after="0"/>
        <w:ind w:left="360" w:right="180" w:firstLine="0"/>
        <w:jc w:val="both"/>
        <w:rPr>
          <w:rFonts w:ascii="Times New Roman" w:hAnsi="Times New Roman"/>
          <w:sz w:val="20"/>
          <w:szCs w:val="20"/>
        </w:rPr>
      </w:pPr>
    </w:p>
    <w:p w:rsidR="009263EC" w:rsidRPr="009263EC" w:rsidRDefault="009263EC" w:rsidP="009263EC">
      <w:pPr>
        <w:pStyle w:val="Heading1"/>
        <w:spacing w:before="0"/>
        <w:ind w:left="360" w:right="180" w:firstLine="0"/>
        <w:rPr>
          <w:rFonts w:ascii="Impact" w:hAnsi="Impact" w:cs="Impact"/>
          <w:color w:val="808080" w:themeColor="background1" w:themeShade="80"/>
          <w:sz w:val="44"/>
          <w:szCs w:val="44"/>
        </w:rPr>
      </w:pPr>
      <w:bookmarkStart w:id="667" w:name="_Toc294969788"/>
      <w:bookmarkStart w:id="668" w:name="_Toc295508345"/>
      <w:r w:rsidRPr="009263EC">
        <w:rPr>
          <w:rFonts w:ascii="Impact" w:hAnsi="Impact" w:cs="Impact"/>
          <w:color w:val="808080" w:themeColor="background1" w:themeShade="80"/>
          <w:sz w:val="56"/>
          <w:szCs w:val="56"/>
        </w:rPr>
        <w:t>S</w:t>
      </w:r>
      <w:r w:rsidRPr="009263EC">
        <w:rPr>
          <w:rFonts w:ascii="Impact" w:hAnsi="Impact" w:cs="Impact"/>
          <w:color w:val="808080" w:themeColor="background1" w:themeShade="80"/>
          <w:sz w:val="44"/>
          <w:szCs w:val="44"/>
        </w:rPr>
        <w:t>CIENCE</w:t>
      </w:r>
      <w:r w:rsidRPr="009263EC">
        <w:rPr>
          <w:rFonts w:ascii="Impact" w:hAnsi="Impact" w:cs="Impact"/>
          <w:color w:val="808080" w:themeColor="background1" w:themeShade="80"/>
          <w:spacing w:val="1"/>
          <w:sz w:val="44"/>
          <w:szCs w:val="44"/>
        </w:rPr>
        <w:t xml:space="preserve"> </w:t>
      </w:r>
      <w:r w:rsidRPr="009263EC">
        <w:rPr>
          <w:rFonts w:ascii="Impact" w:hAnsi="Impact" w:cs="Impact"/>
          <w:color w:val="808080" w:themeColor="background1" w:themeShade="80"/>
          <w:sz w:val="56"/>
          <w:szCs w:val="56"/>
        </w:rPr>
        <w:t>E</w:t>
      </w:r>
      <w:r w:rsidRPr="009263EC">
        <w:rPr>
          <w:rFonts w:ascii="Impact" w:hAnsi="Impact" w:cs="Impact"/>
          <w:color w:val="808080" w:themeColor="background1" w:themeShade="80"/>
          <w:sz w:val="44"/>
          <w:szCs w:val="44"/>
        </w:rPr>
        <w:t>DUC</w:t>
      </w:r>
      <w:r w:rsidRPr="009263EC">
        <w:rPr>
          <w:rFonts w:ascii="Impact" w:hAnsi="Impact" w:cs="Impact"/>
          <w:color w:val="808080" w:themeColor="background1" w:themeShade="80"/>
          <w:spacing w:val="-24"/>
          <w:sz w:val="44"/>
          <w:szCs w:val="44"/>
        </w:rPr>
        <w:t>A</w:t>
      </w:r>
      <w:r w:rsidRPr="009263EC">
        <w:rPr>
          <w:rFonts w:ascii="Impact" w:hAnsi="Impact" w:cs="Impact"/>
          <w:color w:val="808080" w:themeColor="background1" w:themeShade="80"/>
          <w:sz w:val="44"/>
          <w:szCs w:val="44"/>
        </w:rPr>
        <w:t>TION</w:t>
      </w:r>
      <w:bookmarkEnd w:id="667"/>
      <w:bookmarkEnd w:id="668"/>
    </w:p>
    <w:p w:rsidR="009263EC" w:rsidRPr="009263EC" w:rsidRDefault="009263EC" w:rsidP="009263EC">
      <w:pPr>
        <w:spacing w:after="0"/>
        <w:ind w:left="360" w:right="180" w:firstLine="360"/>
        <w:jc w:val="both"/>
        <w:rPr>
          <w:rFonts w:ascii="Times New Roman" w:eastAsia="宋体" w:hAnsi="Times New Roman" w:cs="Times New Roman"/>
          <w:sz w:val="20"/>
          <w:szCs w:val="20"/>
        </w:rPr>
      </w:pPr>
      <w:r w:rsidRPr="009263EC">
        <w:rPr>
          <w:rFonts w:ascii="Times New Roman" w:eastAsia="宋体" w:hAnsi="Times New Roman" w:cs="Times New Roman"/>
          <w:sz w:val="20"/>
          <w:szCs w:val="20"/>
        </w:rPr>
        <w:t>The Department of Natural Sciences of the College of Sciences and Health Professions believes that students should be provided with quality and quantifiable learning experiences needed for professional competence and to become productive citizens in a highly technical society.  The Department is determined to meet the needs of the students that we serve. Consequently, Science Education graduates will be able to master the many academic and professional challenges found in the workplace.</w:t>
      </w:r>
    </w:p>
    <w:p w:rsidR="009263EC" w:rsidRPr="009263EC" w:rsidRDefault="009263EC" w:rsidP="009263EC">
      <w:pPr>
        <w:spacing w:after="0"/>
        <w:ind w:left="360" w:right="180" w:firstLine="360"/>
        <w:jc w:val="both"/>
        <w:rPr>
          <w:rFonts w:ascii="Times New Roman" w:eastAsia="宋体" w:hAnsi="Times New Roman" w:cs="Times New Roman"/>
          <w:sz w:val="20"/>
          <w:szCs w:val="20"/>
        </w:rPr>
      </w:pPr>
      <w:r w:rsidRPr="009263EC">
        <w:rPr>
          <w:rFonts w:ascii="Times New Roman" w:eastAsia="宋体" w:hAnsi="Times New Roman" w:cs="Times New Roman"/>
          <w:sz w:val="20"/>
          <w:szCs w:val="20"/>
        </w:rPr>
        <w:t>This program is designed for persons holding Georgia T—4 certification in Science Education or who have completed basic prerequisite course work for certification in Science Education.  This program leads to T—5 certification in Science Education.</w:t>
      </w:r>
    </w:p>
    <w:p w:rsidR="009263EC" w:rsidRPr="009263EC" w:rsidRDefault="009263EC" w:rsidP="009263EC">
      <w:pPr>
        <w:spacing w:after="0"/>
        <w:ind w:left="360" w:right="180"/>
        <w:jc w:val="both"/>
        <w:rPr>
          <w:rFonts w:ascii="Times New Roman" w:eastAsia="宋体" w:hAnsi="Times New Roman" w:cs="Times New Roman"/>
          <w:sz w:val="20"/>
          <w:szCs w:val="20"/>
        </w:rPr>
      </w:pPr>
    </w:p>
    <w:p w:rsidR="009263EC" w:rsidRPr="009263EC" w:rsidRDefault="009263EC" w:rsidP="009263EC">
      <w:pPr>
        <w:spacing w:after="0"/>
        <w:ind w:left="360" w:right="180" w:firstLine="360"/>
        <w:jc w:val="both"/>
        <w:rPr>
          <w:rFonts w:ascii="Times New Roman" w:eastAsia="宋体" w:hAnsi="Times New Roman" w:cs="Times New Roman"/>
          <w:sz w:val="20"/>
          <w:szCs w:val="20"/>
        </w:rPr>
      </w:pPr>
      <w:r w:rsidRPr="009263EC">
        <w:rPr>
          <w:rFonts w:ascii="Times New Roman" w:eastAsia="宋体" w:hAnsi="Times New Roman" w:cs="Times New Roman"/>
          <w:sz w:val="20"/>
          <w:szCs w:val="20"/>
        </w:rPr>
        <w:t>The goals of the Department of Natural Sciences are as follows:</w:t>
      </w:r>
    </w:p>
    <w:p w:rsidR="009263EC" w:rsidRPr="009263EC" w:rsidRDefault="009263EC" w:rsidP="009263EC">
      <w:pPr>
        <w:spacing w:after="0"/>
        <w:ind w:left="360" w:right="180"/>
        <w:jc w:val="both"/>
        <w:rPr>
          <w:rFonts w:ascii="Times New Roman" w:eastAsia="宋体" w:hAnsi="Times New Roman" w:cs="Times New Roman"/>
          <w:sz w:val="20"/>
          <w:szCs w:val="20"/>
        </w:rPr>
      </w:pPr>
    </w:p>
    <w:p w:rsidR="009263EC" w:rsidRPr="009263EC" w:rsidRDefault="009263EC" w:rsidP="00F56BDC">
      <w:pPr>
        <w:pStyle w:val="BalloonText"/>
        <w:numPr>
          <w:ilvl w:val="0"/>
          <w:numId w:val="36"/>
        </w:numPr>
        <w:ind w:left="900" w:right="180"/>
        <w:jc w:val="both"/>
        <w:rPr>
          <w:rFonts w:ascii="Times New Roman" w:eastAsia="Calibri" w:hAnsi="Times New Roman" w:cs="Times New Roman"/>
          <w:sz w:val="20"/>
          <w:szCs w:val="20"/>
        </w:rPr>
      </w:pPr>
      <w:r w:rsidRPr="009263EC">
        <w:rPr>
          <w:rFonts w:ascii="Times New Roman" w:eastAsia="Calibri" w:hAnsi="Times New Roman" w:cs="Times New Roman"/>
          <w:sz w:val="20"/>
          <w:szCs w:val="20"/>
        </w:rPr>
        <w:t>To help students understand the basic concepts and principles inherent in the body of knowledge of science.</w:t>
      </w:r>
    </w:p>
    <w:p w:rsidR="009263EC" w:rsidRPr="009263EC" w:rsidRDefault="009263EC" w:rsidP="00F56BDC">
      <w:pPr>
        <w:pStyle w:val="BalloonText"/>
        <w:numPr>
          <w:ilvl w:val="0"/>
          <w:numId w:val="36"/>
        </w:numPr>
        <w:ind w:left="900" w:right="180"/>
        <w:jc w:val="both"/>
        <w:rPr>
          <w:rFonts w:ascii="Times New Roman" w:eastAsia="Calibri" w:hAnsi="Times New Roman" w:cs="Times New Roman"/>
          <w:sz w:val="20"/>
          <w:szCs w:val="20"/>
        </w:rPr>
      </w:pPr>
      <w:r w:rsidRPr="009263EC">
        <w:rPr>
          <w:rFonts w:ascii="Times New Roman" w:eastAsia="Calibri" w:hAnsi="Times New Roman" w:cs="Times New Roman"/>
          <w:sz w:val="20"/>
          <w:szCs w:val="20"/>
        </w:rPr>
        <w:t>To allow students the opportunity to become familiar with and comfortable using the scientific method.</w:t>
      </w:r>
    </w:p>
    <w:p w:rsidR="009263EC" w:rsidRPr="009263EC" w:rsidRDefault="009263EC" w:rsidP="00F56BDC">
      <w:pPr>
        <w:pStyle w:val="BalloonText"/>
        <w:numPr>
          <w:ilvl w:val="0"/>
          <w:numId w:val="36"/>
        </w:numPr>
        <w:ind w:left="900" w:right="180"/>
        <w:jc w:val="both"/>
        <w:rPr>
          <w:rFonts w:ascii="Times New Roman" w:eastAsia="Calibri" w:hAnsi="Times New Roman" w:cs="Times New Roman"/>
          <w:sz w:val="20"/>
          <w:szCs w:val="20"/>
        </w:rPr>
      </w:pPr>
      <w:r w:rsidRPr="009263EC">
        <w:rPr>
          <w:rFonts w:ascii="Times New Roman" w:eastAsia="Calibri" w:hAnsi="Times New Roman" w:cs="Times New Roman"/>
          <w:sz w:val="20"/>
          <w:szCs w:val="20"/>
        </w:rPr>
        <w:t>To help develop rational thinking in our students. (Science is a cognitive tool used in all intellectual endeavors).</w:t>
      </w:r>
    </w:p>
    <w:p w:rsidR="009263EC" w:rsidRPr="009263EC" w:rsidRDefault="009263EC" w:rsidP="00F56BDC">
      <w:pPr>
        <w:pStyle w:val="BalloonText"/>
        <w:numPr>
          <w:ilvl w:val="0"/>
          <w:numId w:val="36"/>
        </w:numPr>
        <w:ind w:left="900" w:right="180"/>
        <w:jc w:val="both"/>
        <w:rPr>
          <w:rFonts w:ascii="Times New Roman" w:eastAsia="Calibri" w:hAnsi="Times New Roman" w:cs="Times New Roman"/>
          <w:sz w:val="20"/>
          <w:szCs w:val="20"/>
        </w:rPr>
      </w:pPr>
      <w:r w:rsidRPr="009263EC">
        <w:rPr>
          <w:rFonts w:ascii="Times New Roman" w:eastAsia="Calibri" w:hAnsi="Times New Roman" w:cs="Times New Roman"/>
          <w:sz w:val="20"/>
          <w:szCs w:val="20"/>
        </w:rPr>
        <w:t xml:space="preserve">To sensitize the future citizenry concerning the role that science and technology play in modern </w:t>
      </w:r>
      <w:r w:rsidRPr="009263EC">
        <w:rPr>
          <w:rFonts w:ascii="Times New Roman" w:hAnsi="Times New Roman"/>
          <w:sz w:val="20"/>
          <w:szCs w:val="20"/>
        </w:rPr>
        <w:t xml:space="preserve"> </w:t>
      </w:r>
      <w:r w:rsidRPr="009263EC">
        <w:rPr>
          <w:rFonts w:ascii="Times New Roman" w:eastAsia="Calibri" w:hAnsi="Times New Roman" w:cs="Times New Roman"/>
          <w:sz w:val="20"/>
          <w:szCs w:val="20"/>
        </w:rPr>
        <w:t>society to foster interests, appreciation, positive attitude and cultural values in harmony with the scientific enterprise.</w:t>
      </w:r>
    </w:p>
    <w:p w:rsidR="009263EC" w:rsidRPr="009263EC" w:rsidRDefault="009263EC" w:rsidP="00F56BDC">
      <w:pPr>
        <w:pStyle w:val="BalloonText"/>
        <w:numPr>
          <w:ilvl w:val="0"/>
          <w:numId w:val="36"/>
        </w:numPr>
        <w:ind w:left="900" w:right="180"/>
        <w:jc w:val="both"/>
        <w:rPr>
          <w:rFonts w:ascii="Times New Roman" w:eastAsia="Calibri" w:hAnsi="Times New Roman" w:cs="Times New Roman"/>
          <w:sz w:val="20"/>
          <w:szCs w:val="20"/>
        </w:rPr>
      </w:pPr>
      <w:r w:rsidRPr="009263EC">
        <w:rPr>
          <w:rFonts w:ascii="Times New Roman" w:eastAsia="Calibri" w:hAnsi="Times New Roman" w:cs="Times New Roman"/>
          <w:sz w:val="20"/>
          <w:szCs w:val="20"/>
        </w:rPr>
        <w:t>To prepare students for entrance into graduate  and professional schools.</w:t>
      </w:r>
    </w:p>
    <w:p w:rsidR="009263EC" w:rsidRPr="009263EC" w:rsidRDefault="009263EC" w:rsidP="00F56BDC">
      <w:pPr>
        <w:pStyle w:val="BalloonText"/>
        <w:numPr>
          <w:ilvl w:val="0"/>
          <w:numId w:val="36"/>
        </w:numPr>
        <w:ind w:left="900" w:right="180"/>
        <w:jc w:val="both"/>
        <w:rPr>
          <w:rFonts w:ascii="Times New Roman" w:eastAsia="Calibri" w:hAnsi="Times New Roman" w:cs="Times New Roman"/>
          <w:sz w:val="20"/>
          <w:szCs w:val="20"/>
        </w:rPr>
      </w:pPr>
      <w:r w:rsidRPr="009263EC">
        <w:rPr>
          <w:rFonts w:ascii="Times New Roman" w:eastAsia="Calibri" w:hAnsi="Times New Roman" w:cs="Times New Roman"/>
          <w:sz w:val="20"/>
          <w:szCs w:val="20"/>
        </w:rPr>
        <w:t>To prepare students for professional employment in the sciences, including teaching biology and chemistry.</w:t>
      </w:r>
      <w:r w:rsidRPr="009263EC">
        <w:rPr>
          <w:rFonts w:ascii="Times New Roman" w:hAnsi="Times New Roman"/>
          <w:sz w:val="20"/>
          <w:szCs w:val="20"/>
        </w:rPr>
        <w:t xml:space="preserve"> </w:t>
      </w:r>
      <w:r w:rsidRPr="009263EC">
        <w:rPr>
          <w:rFonts w:ascii="Times New Roman" w:eastAsia="Calibri" w:hAnsi="Times New Roman" w:cs="Times New Roman"/>
          <w:sz w:val="20"/>
          <w:szCs w:val="20"/>
        </w:rPr>
        <w:t>The degree requires 36 semester hours, with 18 hours in the cognate field.</w:t>
      </w:r>
    </w:p>
    <w:p w:rsidR="009263EC" w:rsidRPr="009263EC" w:rsidRDefault="009263EC" w:rsidP="009263EC">
      <w:pPr>
        <w:spacing w:after="0"/>
        <w:ind w:left="900" w:right="180"/>
        <w:jc w:val="both"/>
        <w:rPr>
          <w:rFonts w:ascii="Times New Roman" w:eastAsia="宋体" w:hAnsi="Times New Roman" w:cs="Times New Roman"/>
          <w:sz w:val="20"/>
          <w:szCs w:val="20"/>
        </w:rPr>
      </w:pPr>
    </w:p>
    <w:p w:rsidR="009263EC" w:rsidRPr="009263EC" w:rsidRDefault="009263EC" w:rsidP="009263EC">
      <w:pPr>
        <w:pStyle w:val="Heading2"/>
        <w:spacing w:before="0"/>
        <w:ind w:left="360" w:right="180" w:firstLine="0"/>
        <w:rPr>
          <w:rFonts w:ascii="Times New Roman" w:eastAsia="宋体" w:hAnsi="Times New Roman" w:cs="Times New Roman"/>
          <w:color w:val="808080" w:themeColor="background1" w:themeShade="80"/>
          <w:sz w:val="32"/>
          <w:szCs w:val="32"/>
        </w:rPr>
      </w:pPr>
      <w:bookmarkStart w:id="669" w:name="_Toc294969789"/>
      <w:bookmarkStart w:id="670" w:name="_Toc295508346"/>
      <w:r w:rsidRPr="009263EC">
        <w:rPr>
          <w:rFonts w:ascii="Times New Roman" w:eastAsia="宋体" w:hAnsi="Times New Roman" w:cs="Times New Roman"/>
          <w:color w:val="808080" w:themeColor="background1" w:themeShade="80"/>
          <w:sz w:val="32"/>
          <w:szCs w:val="32"/>
        </w:rPr>
        <w:t>Comprehensive Examination</w:t>
      </w:r>
      <w:bookmarkEnd w:id="669"/>
      <w:bookmarkEnd w:id="670"/>
    </w:p>
    <w:p w:rsidR="009263EC" w:rsidRPr="009263EC" w:rsidRDefault="009263EC" w:rsidP="009263EC">
      <w:pPr>
        <w:spacing w:after="0"/>
        <w:ind w:left="360" w:right="180"/>
        <w:jc w:val="both"/>
        <w:rPr>
          <w:rFonts w:ascii="Times New Roman" w:eastAsia="宋体" w:hAnsi="Times New Roman" w:cs="Times New Roman"/>
          <w:sz w:val="20"/>
          <w:szCs w:val="20"/>
        </w:rPr>
      </w:pPr>
    </w:p>
    <w:p w:rsidR="009263EC" w:rsidRPr="009263EC" w:rsidRDefault="009263EC" w:rsidP="009263EC">
      <w:pPr>
        <w:spacing w:after="0"/>
        <w:ind w:left="360" w:right="180" w:firstLine="360"/>
        <w:jc w:val="both"/>
        <w:rPr>
          <w:rFonts w:ascii="Times New Roman" w:eastAsia="宋体" w:hAnsi="Times New Roman" w:cs="Times New Roman"/>
          <w:sz w:val="20"/>
          <w:szCs w:val="20"/>
        </w:rPr>
      </w:pPr>
      <w:r w:rsidRPr="009263EC">
        <w:rPr>
          <w:rFonts w:ascii="Times New Roman" w:eastAsia="宋体" w:hAnsi="Times New Roman" w:cs="Times New Roman"/>
          <w:sz w:val="20"/>
          <w:szCs w:val="20"/>
        </w:rPr>
        <w:t>In partial fulfillment of the M. Ed. Degree in Science Education, students are required to pass a comprehensive examination. This examination is administered the semester of expected graduation or upon completion of required coursework. A student is eligible to take the comprehensive examination only if his/her grade-point average is 3.0 or higher in Area C of the degree-planned program. Students may not take the comprehensive examination more than once in an academic semester. A third failure on the comprehensive examination results in automatic termination from the degree program.</w:t>
      </w:r>
    </w:p>
    <w:p w:rsidR="009263EC" w:rsidRPr="009263EC" w:rsidRDefault="009263EC" w:rsidP="009263EC">
      <w:pPr>
        <w:spacing w:after="0"/>
        <w:ind w:left="360" w:right="180" w:firstLine="360"/>
        <w:jc w:val="both"/>
        <w:rPr>
          <w:rFonts w:ascii="Times New Roman" w:eastAsia="宋体" w:hAnsi="Times New Roman" w:cs="Times New Roman"/>
          <w:sz w:val="20"/>
          <w:szCs w:val="20"/>
        </w:rPr>
      </w:pPr>
      <w:r w:rsidRPr="009263EC">
        <w:rPr>
          <w:rFonts w:ascii="Times New Roman" w:eastAsia="宋体" w:hAnsi="Times New Roman" w:cs="Times New Roman"/>
          <w:sz w:val="20"/>
          <w:szCs w:val="20"/>
        </w:rPr>
        <w:t>The purpose of the comprehensive examination is to assess the student’s knowledge of learning experiences that have been introduced in the Master’s degree in Science Education (Biology and Science Education Process) programs. The exam will address specific objectives from the cognate field.</w:t>
      </w:r>
    </w:p>
    <w:p w:rsidR="009263EC" w:rsidRPr="009263EC" w:rsidRDefault="009263EC" w:rsidP="009263EC">
      <w:pPr>
        <w:widowControl w:val="0"/>
        <w:autoSpaceDE w:val="0"/>
        <w:autoSpaceDN w:val="0"/>
        <w:adjustRightInd w:val="0"/>
        <w:spacing w:before="17" w:after="0" w:line="200" w:lineRule="exact"/>
        <w:ind w:left="360" w:right="180" w:firstLine="0"/>
        <w:rPr>
          <w:rFonts w:ascii="Times New Roman" w:hAnsi="Times New Roman"/>
          <w:sz w:val="20"/>
          <w:szCs w:val="20"/>
        </w:rPr>
      </w:pPr>
    </w:p>
    <w:p w:rsidR="009263EC" w:rsidRPr="009263EC" w:rsidRDefault="009263EC" w:rsidP="009263EC">
      <w:pPr>
        <w:pStyle w:val="Heading2"/>
        <w:ind w:left="360" w:right="180" w:firstLine="0"/>
        <w:rPr>
          <w:rFonts w:ascii="Times New Roman" w:hAnsi="Times New Roman"/>
          <w:color w:val="808080" w:themeColor="background1" w:themeShade="80"/>
          <w:sz w:val="32"/>
          <w:szCs w:val="32"/>
        </w:rPr>
      </w:pPr>
      <w:bookmarkStart w:id="671" w:name="_Toc294969790"/>
      <w:bookmarkStart w:id="672" w:name="_Toc295508347"/>
      <w:r w:rsidRPr="009263EC">
        <w:rPr>
          <w:rFonts w:ascii="Times New Roman" w:hAnsi="Times New Roman"/>
          <w:bCs w:val="0"/>
          <w:color w:val="808080" w:themeColor="background1" w:themeShade="80"/>
          <w:sz w:val="32"/>
          <w:szCs w:val="32"/>
        </w:rPr>
        <w:t>Planned P</w:t>
      </w:r>
      <w:r w:rsidRPr="009263EC">
        <w:rPr>
          <w:rFonts w:ascii="Times New Roman" w:hAnsi="Times New Roman"/>
          <w:bCs w:val="0"/>
          <w:color w:val="808080" w:themeColor="background1" w:themeShade="80"/>
          <w:spacing w:val="-5"/>
          <w:sz w:val="32"/>
          <w:szCs w:val="32"/>
        </w:rPr>
        <w:t>r</w:t>
      </w:r>
      <w:r w:rsidRPr="009263EC">
        <w:rPr>
          <w:rFonts w:ascii="Times New Roman" w:hAnsi="Times New Roman"/>
          <w:bCs w:val="0"/>
          <w:color w:val="808080" w:themeColor="background1" w:themeShade="80"/>
          <w:sz w:val="32"/>
          <w:szCs w:val="32"/>
        </w:rPr>
        <w:t>ogram of Study</w:t>
      </w:r>
      <w:bookmarkEnd w:id="671"/>
      <w:bookmarkEnd w:id="672"/>
    </w:p>
    <w:p w:rsidR="009263EC" w:rsidRPr="009263EC" w:rsidRDefault="009263EC" w:rsidP="009263EC">
      <w:pPr>
        <w:widowControl w:val="0"/>
        <w:autoSpaceDE w:val="0"/>
        <w:autoSpaceDN w:val="0"/>
        <w:adjustRightInd w:val="0"/>
        <w:spacing w:before="37" w:after="0" w:line="250" w:lineRule="auto"/>
        <w:ind w:left="360" w:right="180" w:firstLine="0"/>
        <w:rPr>
          <w:rFonts w:ascii="Times New Roman" w:hAnsi="Times New Roman"/>
          <w:sz w:val="20"/>
          <w:szCs w:val="20"/>
        </w:rPr>
      </w:pPr>
      <w:r w:rsidRPr="009263EC">
        <w:rPr>
          <w:rFonts w:ascii="Times New Roman" w:hAnsi="Times New Roman"/>
          <w:sz w:val="20"/>
          <w:szCs w:val="20"/>
        </w:rPr>
        <w:t>The Master's degree in Science Education has an emphasis in biology.</w:t>
      </w:r>
    </w:p>
    <w:p w:rsidR="009263EC" w:rsidRPr="009263EC" w:rsidRDefault="009263EC" w:rsidP="009263EC">
      <w:pPr>
        <w:spacing w:after="0"/>
        <w:ind w:left="360" w:right="180" w:firstLine="0"/>
        <w:rPr>
          <w:rFonts w:ascii="Times New Roman" w:eastAsia="宋体" w:hAnsi="Times New Roman" w:cs="Times New Roman"/>
          <w:sz w:val="20"/>
          <w:szCs w:val="20"/>
        </w:rPr>
      </w:pPr>
      <w:r w:rsidRPr="009263EC">
        <w:rPr>
          <w:rFonts w:ascii="Times New Roman" w:eastAsia="宋体" w:hAnsi="Times New Roman" w:cs="Times New Roman"/>
          <w:sz w:val="20"/>
          <w:szCs w:val="20"/>
        </w:rPr>
        <w:t xml:space="preserve">Total Semester Hours Required:  36 </w:t>
      </w:r>
    </w:p>
    <w:p w:rsidR="009263EC" w:rsidRPr="009263EC" w:rsidRDefault="009263EC" w:rsidP="009263EC">
      <w:pPr>
        <w:widowControl w:val="0"/>
        <w:autoSpaceDE w:val="0"/>
        <w:autoSpaceDN w:val="0"/>
        <w:adjustRightInd w:val="0"/>
        <w:spacing w:before="37" w:after="0" w:line="250" w:lineRule="auto"/>
        <w:ind w:left="360" w:right="180" w:firstLine="0"/>
        <w:rPr>
          <w:rFonts w:ascii="Times New Roman" w:hAnsi="Times New Roman"/>
          <w:sz w:val="20"/>
          <w:szCs w:val="20"/>
        </w:rPr>
      </w:pPr>
    </w:p>
    <w:p w:rsidR="009263EC" w:rsidRPr="009263EC" w:rsidRDefault="009263EC" w:rsidP="009263EC">
      <w:pPr>
        <w:widowControl w:val="0"/>
        <w:autoSpaceDE w:val="0"/>
        <w:autoSpaceDN w:val="0"/>
        <w:adjustRightInd w:val="0"/>
        <w:spacing w:after="0" w:line="299" w:lineRule="exact"/>
        <w:ind w:left="360" w:right="180" w:firstLine="0"/>
        <w:rPr>
          <w:rFonts w:ascii="Times New Roman" w:hAnsi="Times New Roman"/>
          <w:color w:val="808080" w:themeColor="background1" w:themeShade="80"/>
          <w:sz w:val="20"/>
          <w:szCs w:val="20"/>
        </w:rPr>
      </w:pPr>
      <w:r w:rsidRPr="009263EC">
        <w:rPr>
          <w:rFonts w:ascii="Times New Roman" w:hAnsi="Times New Roman"/>
          <w:b/>
          <w:bCs/>
          <w:color w:val="808080" w:themeColor="background1" w:themeShade="80"/>
          <w:sz w:val="20"/>
          <w:szCs w:val="20"/>
        </w:rPr>
        <w:t>A</w:t>
      </w:r>
      <w:r w:rsidRPr="009263EC">
        <w:rPr>
          <w:rFonts w:ascii="Times New Roman" w:hAnsi="Times New Roman"/>
          <w:b/>
          <w:bCs/>
          <w:color w:val="808080" w:themeColor="background1" w:themeShade="80"/>
          <w:spacing w:val="-5"/>
          <w:sz w:val="20"/>
          <w:szCs w:val="20"/>
        </w:rPr>
        <w:t>r</w:t>
      </w:r>
      <w:r w:rsidRPr="009263EC">
        <w:rPr>
          <w:rFonts w:ascii="Times New Roman" w:hAnsi="Times New Roman"/>
          <w:b/>
          <w:bCs/>
          <w:color w:val="808080" w:themeColor="background1" w:themeShade="80"/>
          <w:sz w:val="20"/>
          <w:szCs w:val="20"/>
        </w:rPr>
        <w:t>ea</w:t>
      </w:r>
      <w:r w:rsidRPr="009263EC">
        <w:rPr>
          <w:rFonts w:ascii="Times New Roman" w:hAnsi="Times New Roman"/>
          <w:b/>
          <w:bCs/>
          <w:color w:val="808080" w:themeColor="background1" w:themeShade="80"/>
          <w:spacing w:val="-15"/>
          <w:sz w:val="20"/>
          <w:szCs w:val="20"/>
        </w:rPr>
        <w:t xml:space="preserve"> </w:t>
      </w:r>
      <w:r w:rsidRPr="009263EC">
        <w:rPr>
          <w:rFonts w:ascii="Times New Roman" w:hAnsi="Times New Roman"/>
          <w:b/>
          <w:bCs/>
          <w:color w:val="808080" w:themeColor="background1" w:themeShade="80"/>
          <w:sz w:val="20"/>
          <w:szCs w:val="20"/>
        </w:rPr>
        <w:t>A</w:t>
      </w:r>
      <w:r w:rsidRPr="009263EC">
        <w:rPr>
          <w:rFonts w:ascii="Times New Roman" w:hAnsi="Times New Roman"/>
          <w:b/>
          <w:bCs/>
          <w:color w:val="808080" w:themeColor="background1" w:themeShade="80"/>
          <w:spacing w:val="54"/>
          <w:sz w:val="20"/>
          <w:szCs w:val="20"/>
        </w:rPr>
        <w:t xml:space="preserve"> </w:t>
      </w:r>
      <w:r w:rsidRPr="009263EC">
        <w:rPr>
          <w:rFonts w:ascii="Times New Roman" w:hAnsi="Times New Roman"/>
          <w:b/>
          <w:bCs/>
          <w:color w:val="808080" w:themeColor="background1" w:themeShade="80"/>
          <w:sz w:val="20"/>
          <w:szCs w:val="20"/>
        </w:rPr>
        <w:t>- Natu</w:t>
      </w:r>
      <w:r w:rsidRPr="009263EC">
        <w:rPr>
          <w:rFonts w:ascii="Times New Roman" w:hAnsi="Times New Roman"/>
          <w:b/>
          <w:bCs/>
          <w:color w:val="808080" w:themeColor="background1" w:themeShade="80"/>
          <w:spacing w:val="-5"/>
          <w:sz w:val="20"/>
          <w:szCs w:val="20"/>
        </w:rPr>
        <w:t>r</w:t>
      </w:r>
      <w:r w:rsidRPr="009263EC">
        <w:rPr>
          <w:rFonts w:ascii="Times New Roman" w:hAnsi="Times New Roman"/>
          <w:b/>
          <w:bCs/>
          <w:color w:val="808080" w:themeColor="background1" w:themeShade="80"/>
          <w:sz w:val="20"/>
          <w:szCs w:val="20"/>
        </w:rPr>
        <w:t>e of the Learner</w:t>
      </w:r>
    </w:p>
    <w:p w:rsidR="009263EC" w:rsidRPr="009263EC" w:rsidRDefault="009263EC" w:rsidP="009263EC">
      <w:pPr>
        <w:widowControl w:val="0"/>
        <w:tabs>
          <w:tab w:val="left" w:pos="8160"/>
        </w:tabs>
        <w:autoSpaceDE w:val="0"/>
        <w:autoSpaceDN w:val="0"/>
        <w:adjustRightInd w:val="0"/>
        <w:spacing w:before="14" w:after="0"/>
        <w:ind w:left="360" w:right="180" w:firstLine="0"/>
        <w:rPr>
          <w:rFonts w:ascii="Times New Roman" w:hAnsi="Times New Roman"/>
          <w:color w:val="808080" w:themeColor="background1" w:themeShade="80"/>
          <w:sz w:val="20"/>
          <w:szCs w:val="20"/>
        </w:rPr>
      </w:pPr>
      <w:r w:rsidRPr="009263EC">
        <w:rPr>
          <w:rFonts w:ascii="Times New Roman" w:hAnsi="Times New Roman"/>
          <w:b/>
          <w:bCs/>
          <w:color w:val="808080" w:themeColor="background1" w:themeShade="80"/>
          <w:sz w:val="20"/>
          <w:szCs w:val="20"/>
        </w:rPr>
        <w:t xml:space="preserve">(Minimum of 3 hours </w:t>
      </w:r>
      <w:r w:rsidRPr="009263EC">
        <w:rPr>
          <w:rFonts w:ascii="Times New Roman" w:hAnsi="Times New Roman"/>
          <w:b/>
          <w:bCs/>
          <w:color w:val="808080" w:themeColor="background1" w:themeShade="80"/>
          <w:spacing w:val="-5"/>
          <w:sz w:val="20"/>
          <w:szCs w:val="20"/>
        </w:rPr>
        <w:t>r</w:t>
      </w:r>
      <w:r w:rsidRPr="009263EC">
        <w:rPr>
          <w:rFonts w:ascii="Times New Roman" w:hAnsi="Times New Roman"/>
          <w:b/>
          <w:bCs/>
          <w:color w:val="808080" w:themeColor="background1" w:themeShade="80"/>
          <w:sz w:val="20"/>
          <w:szCs w:val="20"/>
        </w:rPr>
        <w:t>equi</w:t>
      </w:r>
      <w:r w:rsidRPr="009263EC">
        <w:rPr>
          <w:rFonts w:ascii="Times New Roman" w:hAnsi="Times New Roman"/>
          <w:b/>
          <w:bCs/>
          <w:color w:val="808080" w:themeColor="background1" w:themeShade="80"/>
          <w:spacing w:val="-5"/>
          <w:sz w:val="20"/>
          <w:szCs w:val="20"/>
        </w:rPr>
        <w:t>r</w:t>
      </w:r>
      <w:r w:rsidRPr="009263EC">
        <w:rPr>
          <w:rFonts w:ascii="Times New Roman" w:hAnsi="Times New Roman"/>
          <w:b/>
          <w:bCs/>
          <w:color w:val="808080" w:themeColor="background1" w:themeShade="80"/>
          <w:sz w:val="20"/>
          <w:szCs w:val="20"/>
        </w:rPr>
        <w:t>ed)</w:t>
      </w:r>
      <w:r w:rsidRPr="009263EC">
        <w:rPr>
          <w:rFonts w:ascii="Times New Roman" w:hAnsi="Times New Roman"/>
          <w:b/>
          <w:bCs/>
          <w:color w:val="808080" w:themeColor="background1" w:themeShade="80"/>
          <w:sz w:val="20"/>
          <w:szCs w:val="20"/>
        </w:rPr>
        <w:tab/>
        <w:t>3 hrs</w:t>
      </w:r>
    </w:p>
    <w:tbl>
      <w:tblPr>
        <w:tblW w:w="0" w:type="auto"/>
        <w:tblInd w:w="990" w:type="dxa"/>
        <w:tblLayout w:type="fixed"/>
        <w:tblCellMar>
          <w:left w:w="0" w:type="dxa"/>
          <w:right w:w="0" w:type="dxa"/>
        </w:tblCellMar>
        <w:tblLook w:val="0000"/>
      </w:tblPr>
      <w:tblGrid>
        <w:gridCol w:w="831"/>
        <w:gridCol w:w="849"/>
        <w:gridCol w:w="5520"/>
      </w:tblGrid>
      <w:tr w:rsidR="009263EC" w:rsidRPr="009263EC" w:rsidTr="009263EC">
        <w:trPr>
          <w:trHeight w:hRule="exact" w:val="287"/>
        </w:trPr>
        <w:tc>
          <w:tcPr>
            <w:tcW w:w="831" w:type="dxa"/>
            <w:tcBorders>
              <w:top w:val="nil"/>
              <w:left w:val="nil"/>
              <w:bottom w:val="nil"/>
              <w:right w:val="nil"/>
            </w:tcBorders>
          </w:tcPr>
          <w:p w:rsidR="009263EC" w:rsidRPr="009263EC" w:rsidRDefault="009263EC" w:rsidP="009263EC">
            <w:pPr>
              <w:widowControl w:val="0"/>
              <w:autoSpaceDE w:val="0"/>
              <w:autoSpaceDN w:val="0"/>
              <w:adjustRightInd w:val="0"/>
              <w:spacing w:before="34" w:after="0"/>
              <w:ind w:left="90" w:right="21" w:firstLine="0"/>
              <w:rPr>
                <w:rFonts w:ascii="Times New Roman" w:hAnsi="Times New Roman"/>
                <w:sz w:val="20"/>
                <w:szCs w:val="20"/>
              </w:rPr>
            </w:pPr>
            <w:r w:rsidRPr="009263EC">
              <w:rPr>
                <w:rFonts w:ascii="Times New Roman" w:hAnsi="Times New Roman"/>
                <w:sz w:val="20"/>
                <w:szCs w:val="20"/>
              </w:rPr>
              <w:t>PSYC</w:t>
            </w:r>
          </w:p>
        </w:tc>
        <w:tc>
          <w:tcPr>
            <w:tcW w:w="849" w:type="dxa"/>
            <w:tcBorders>
              <w:top w:val="nil"/>
              <w:left w:val="nil"/>
              <w:bottom w:val="nil"/>
              <w:right w:val="nil"/>
            </w:tcBorders>
          </w:tcPr>
          <w:p w:rsidR="009263EC" w:rsidRPr="009263EC" w:rsidRDefault="009263EC" w:rsidP="009263EC">
            <w:pPr>
              <w:widowControl w:val="0"/>
              <w:autoSpaceDE w:val="0"/>
              <w:autoSpaceDN w:val="0"/>
              <w:adjustRightInd w:val="0"/>
              <w:spacing w:before="34" w:after="0"/>
              <w:ind w:left="90" w:right="21" w:firstLine="0"/>
              <w:rPr>
                <w:rFonts w:ascii="Times New Roman" w:hAnsi="Times New Roman"/>
                <w:sz w:val="20"/>
                <w:szCs w:val="20"/>
              </w:rPr>
            </w:pPr>
            <w:r w:rsidRPr="009263EC">
              <w:rPr>
                <w:rFonts w:ascii="Times New Roman" w:hAnsi="Times New Roman"/>
                <w:sz w:val="20"/>
                <w:szCs w:val="20"/>
              </w:rPr>
              <w:t>5515</w:t>
            </w:r>
          </w:p>
        </w:tc>
        <w:tc>
          <w:tcPr>
            <w:tcW w:w="5520" w:type="dxa"/>
            <w:tcBorders>
              <w:top w:val="nil"/>
              <w:left w:val="nil"/>
              <w:bottom w:val="nil"/>
              <w:right w:val="nil"/>
            </w:tcBorders>
          </w:tcPr>
          <w:p w:rsidR="009263EC" w:rsidRPr="009263EC" w:rsidRDefault="009263EC" w:rsidP="009263EC">
            <w:pPr>
              <w:widowControl w:val="0"/>
              <w:autoSpaceDE w:val="0"/>
              <w:autoSpaceDN w:val="0"/>
              <w:adjustRightInd w:val="0"/>
              <w:spacing w:before="34" w:after="0"/>
              <w:ind w:left="360" w:right="180" w:firstLine="0"/>
              <w:rPr>
                <w:rFonts w:ascii="Times New Roman" w:hAnsi="Times New Roman"/>
                <w:sz w:val="20"/>
                <w:szCs w:val="20"/>
              </w:rPr>
            </w:pPr>
            <w:r w:rsidRPr="009263EC">
              <w:rPr>
                <w:rFonts w:ascii="Times New Roman" w:hAnsi="Times New Roman"/>
                <w:sz w:val="20"/>
                <w:szCs w:val="20"/>
              </w:rPr>
              <w:t>Educational Psychology</w:t>
            </w:r>
          </w:p>
        </w:tc>
      </w:tr>
      <w:tr w:rsidR="009263EC" w:rsidRPr="009263EC" w:rsidTr="009263EC">
        <w:trPr>
          <w:trHeight w:hRule="exact" w:val="240"/>
        </w:trPr>
        <w:tc>
          <w:tcPr>
            <w:tcW w:w="831" w:type="dxa"/>
            <w:tcBorders>
              <w:top w:val="nil"/>
              <w:left w:val="nil"/>
              <w:bottom w:val="nil"/>
              <w:right w:val="nil"/>
            </w:tcBorders>
          </w:tcPr>
          <w:p w:rsidR="009263EC" w:rsidRPr="009263EC" w:rsidRDefault="009263EC" w:rsidP="009263EC">
            <w:pPr>
              <w:widowControl w:val="0"/>
              <w:autoSpaceDE w:val="0"/>
              <w:autoSpaceDN w:val="0"/>
              <w:adjustRightInd w:val="0"/>
              <w:spacing w:after="0" w:line="217" w:lineRule="exact"/>
              <w:ind w:left="90" w:right="21" w:firstLine="0"/>
              <w:rPr>
                <w:rFonts w:ascii="Times New Roman" w:hAnsi="Times New Roman"/>
                <w:sz w:val="20"/>
                <w:szCs w:val="20"/>
              </w:rPr>
            </w:pPr>
            <w:r w:rsidRPr="009263EC">
              <w:rPr>
                <w:rFonts w:ascii="Times New Roman" w:hAnsi="Times New Roman"/>
                <w:sz w:val="20"/>
                <w:szCs w:val="20"/>
              </w:rPr>
              <w:t>PSYC</w:t>
            </w:r>
          </w:p>
        </w:tc>
        <w:tc>
          <w:tcPr>
            <w:tcW w:w="849" w:type="dxa"/>
            <w:tcBorders>
              <w:top w:val="nil"/>
              <w:left w:val="nil"/>
              <w:bottom w:val="nil"/>
              <w:right w:val="nil"/>
            </w:tcBorders>
          </w:tcPr>
          <w:p w:rsidR="009263EC" w:rsidRPr="009263EC" w:rsidRDefault="009263EC" w:rsidP="009263EC">
            <w:pPr>
              <w:widowControl w:val="0"/>
              <w:autoSpaceDE w:val="0"/>
              <w:autoSpaceDN w:val="0"/>
              <w:adjustRightInd w:val="0"/>
              <w:spacing w:after="0" w:line="217" w:lineRule="exact"/>
              <w:ind w:left="90" w:right="21" w:firstLine="0"/>
              <w:rPr>
                <w:rFonts w:ascii="Times New Roman" w:hAnsi="Times New Roman"/>
                <w:sz w:val="20"/>
                <w:szCs w:val="20"/>
              </w:rPr>
            </w:pPr>
            <w:r w:rsidRPr="009263EC">
              <w:rPr>
                <w:rFonts w:ascii="Times New Roman" w:hAnsi="Times New Roman"/>
                <w:sz w:val="20"/>
                <w:szCs w:val="20"/>
              </w:rPr>
              <w:t>5530</w:t>
            </w:r>
          </w:p>
        </w:tc>
        <w:tc>
          <w:tcPr>
            <w:tcW w:w="5520" w:type="dxa"/>
            <w:tcBorders>
              <w:top w:val="nil"/>
              <w:left w:val="nil"/>
              <w:bottom w:val="nil"/>
              <w:right w:val="nil"/>
            </w:tcBorders>
          </w:tcPr>
          <w:p w:rsidR="009263EC" w:rsidRPr="009263EC" w:rsidRDefault="009263EC" w:rsidP="009263EC">
            <w:pPr>
              <w:widowControl w:val="0"/>
              <w:autoSpaceDE w:val="0"/>
              <w:autoSpaceDN w:val="0"/>
              <w:adjustRightInd w:val="0"/>
              <w:spacing w:after="0" w:line="217" w:lineRule="exact"/>
              <w:ind w:left="360" w:right="180" w:firstLine="0"/>
              <w:rPr>
                <w:rFonts w:ascii="Times New Roman" w:hAnsi="Times New Roman"/>
                <w:sz w:val="20"/>
                <w:szCs w:val="20"/>
              </w:rPr>
            </w:pPr>
            <w:r w:rsidRPr="009263EC">
              <w:rPr>
                <w:rFonts w:ascii="Times New Roman" w:hAnsi="Times New Roman"/>
                <w:sz w:val="20"/>
                <w:szCs w:val="20"/>
              </w:rPr>
              <w:t>Adolescent Psychology</w:t>
            </w:r>
          </w:p>
        </w:tc>
      </w:tr>
      <w:tr w:rsidR="009263EC" w:rsidRPr="009263EC" w:rsidTr="009263EC">
        <w:trPr>
          <w:trHeight w:hRule="exact" w:val="320"/>
        </w:trPr>
        <w:tc>
          <w:tcPr>
            <w:tcW w:w="831" w:type="dxa"/>
            <w:tcBorders>
              <w:top w:val="nil"/>
              <w:left w:val="nil"/>
              <w:bottom w:val="nil"/>
              <w:right w:val="nil"/>
            </w:tcBorders>
          </w:tcPr>
          <w:p w:rsidR="009263EC" w:rsidRPr="009263EC" w:rsidRDefault="009263EC" w:rsidP="009263EC">
            <w:pPr>
              <w:widowControl w:val="0"/>
              <w:autoSpaceDE w:val="0"/>
              <w:autoSpaceDN w:val="0"/>
              <w:adjustRightInd w:val="0"/>
              <w:spacing w:after="0" w:line="217" w:lineRule="exact"/>
              <w:ind w:left="90" w:right="21" w:firstLine="0"/>
              <w:rPr>
                <w:rFonts w:ascii="Times New Roman" w:hAnsi="Times New Roman"/>
                <w:sz w:val="20"/>
                <w:szCs w:val="20"/>
              </w:rPr>
            </w:pPr>
            <w:r w:rsidRPr="009263EC">
              <w:rPr>
                <w:rFonts w:ascii="Times New Roman" w:hAnsi="Times New Roman"/>
                <w:sz w:val="20"/>
                <w:szCs w:val="20"/>
              </w:rPr>
              <w:t>PSYC</w:t>
            </w:r>
          </w:p>
        </w:tc>
        <w:tc>
          <w:tcPr>
            <w:tcW w:w="849" w:type="dxa"/>
            <w:tcBorders>
              <w:top w:val="nil"/>
              <w:left w:val="nil"/>
              <w:bottom w:val="nil"/>
              <w:right w:val="nil"/>
            </w:tcBorders>
          </w:tcPr>
          <w:p w:rsidR="009263EC" w:rsidRPr="009263EC" w:rsidRDefault="009263EC" w:rsidP="009263EC">
            <w:pPr>
              <w:widowControl w:val="0"/>
              <w:autoSpaceDE w:val="0"/>
              <w:autoSpaceDN w:val="0"/>
              <w:adjustRightInd w:val="0"/>
              <w:spacing w:after="0" w:line="217" w:lineRule="exact"/>
              <w:ind w:left="90" w:right="21" w:firstLine="0"/>
              <w:rPr>
                <w:rFonts w:ascii="Times New Roman" w:hAnsi="Times New Roman"/>
                <w:sz w:val="20"/>
                <w:szCs w:val="20"/>
              </w:rPr>
            </w:pPr>
            <w:r w:rsidRPr="009263EC">
              <w:rPr>
                <w:rFonts w:ascii="Times New Roman" w:hAnsi="Times New Roman"/>
                <w:sz w:val="20"/>
                <w:szCs w:val="20"/>
              </w:rPr>
              <w:t>5552</w:t>
            </w:r>
          </w:p>
        </w:tc>
        <w:tc>
          <w:tcPr>
            <w:tcW w:w="5520" w:type="dxa"/>
            <w:tcBorders>
              <w:top w:val="nil"/>
              <w:left w:val="nil"/>
              <w:bottom w:val="nil"/>
              <w:right w:val="nil"/>
            </w:tcBorders>
          </w:tcPr>
          <w:p w:rsidR="009263EC" w:rsidRPr="009263EC" w:rsidRDefault="009263EC" w:rsidP="009263EC">
            <w:pPr>
              <w:widowControl w:val="0"/>
              <w:autoSpaceDE w:val="0"/>
              <w:autoSpaceDN w:val="0"/>
              <w:adjustRightInd w:val="0"/>
              <w:spacing w:after="0" w:line="217" w:lineRule="exact"/>
              <w:ind w:left="360" w:right="180" w:firstLine="0"/>
              <w:rPr>
                <w:rFonts w:ascii="Times New Roman" w:hAnsi="Times New Roman"/>
                <w:sz w:val="20"/>
                <w:szCs w:val="20"/>
              </w:rPr>
            </w:pPr>
            <w:r w:rsidRPr="009263EC">
              <w:rPr>
                <w:rFonts w:ascii="Times New Roman" w:hAnsi="Times New Roman"/>
                <w:sz w:val="20"/>
                <w:szCs w:val="20"/>
              </w:rPr>
              <w:t>Conditions of Learning</w:t>
            </w:r>
          </w:p>
        </w:tc>
      </w:tr>
    </w:tbl>
    <w:p w:rsidR="009263EC" w:rsidRPr="009263EC" w:rsidRDefault="009263EC" w:rsidP="009263EC">
      <w:pPr>
        <w:widowControl w:val="0"/>
        <w:autoSpaceDE w:val="0"/>
        <w:autoSpaceDN w:val="0"/>
        <w:adjustRightInd w:val="0"/>
        <w:spacing w:before="3" w:after="0" w:line="110" w:lineRule="exact"/>
        <w:ind w:left="360" w:right="180" w:firstLine="0"/>
        <w:rPr>
          <w:rFonts w:ascii="Times New Roman" w:hAnsi="Times New Roman"/>
          <w:sz w:val="20"/>
          <w:szCs w:val="20"/>
        </w:rPr>
      </w:pPr>
    </w:p>
    <w:p w:rsidR="009263EC" w:rsidRPr="009263EC" w:rsidRDefault="009263EC" w:rsidP="009263EC">
      <w:pPr>
        <w:widowControl w:val="0"/>
        <w:autoSpaceDE w:val="0"/>
        <w:autoSpaceDN w:val="0"/>
        <w:adjustRightInd w:val="0"/>
        <w:spacing w:before="14" w:after="0"/>
        <w:ind w:left="360" w:right="180" w:firstLine="0"/>
        <w:rPr>
          <w:rFonts w:ascii="Times New Roman" w:hAnsi="Times New Roman"/>
          <w:color w:val="808080" w:themeColor="background1" w:themeShade="80"/>
          <w:sz w:val="20"/>
          <w:szCs w:val="20"/>
        </w:rPr>
      </w:pPr>
      <w:r w:rsidRPr="009263EC">
        <w:rPr>
          <w:rFonts w:ascii="Times New Roman" w:hAnsi="Times New Roman"/>
          <w:b/>
          <w:bCs/>
          <w:color w:val="808080" w:themeColor="background1" w:themeShade="80"/>
          <w:sz w:val="20"/>
          <w:szCs w:val="20"/>
        </w:rPr>
        <w:t>A</w:t>
      </w:r>
      <w:r w:rsidRPr="009263EC">
        <w:rPr>
          <w:rFonts w:ascii="Times New Roman" w:hAnsi="Times New Roman"/>
          <w:b/>
          <w:bCs/>
          <w:color w:val="808080" w:themeColor="background1" w:themeShade="80"/>
          <w:spacing w:val="-5"/>
          <w:sz w:val="20"/>
          <w:szCs w:val="20"/>
        </w:rPr>
        <w:t>r</w:t>
      </w:r>
      <w:r w:rsidRPr="009263EC">
        <w:rPr>
          <w:rFonts w:ascii="Times New Roman" w:hAnsi="Times New Roman"/>
          <w:b/>
          <w:bCs/>
          <w:color w:val="808080" w:themeColor="background1" w:themeShade="80"/>
          <w:sz w:val="20"/>
          <w:szCs w:val="20"/>
        </w:rPr>
        <w:t>ea B - P</w:t>
      </w:r>
      <w:r w:rsidRPr="009263EC">
        <w:rPr>
          <w:rFonts w:ascii="Times New Roman" w:hAnsi="Times New Roman"/>
          <w:b/>
          <w:bCs/>
          <w:color w:val="808080" w:themeColor="background1" w:themeShade="80"/>
          <w:spacing w:val="-5"/>
          <w:sz w:val="20"/>
          <w:szCs w:val="20"/>
        </w:rPr>
        <w:t>r</w:t>
      </w:r>
      <w:r w:rsidRPr="009263EC">
        <w:rPr>
          <w:rFonts w:ascii="Times New Roman" w:hAnsi="Times New Roman"/>
          <w:b/>
          <w:bCs/>
          <w:color w:val="808080" w:themeColor="background1" w:themeShade="80"/>
          <w:sz w:val="20"/>
          <w:szCs w:val="20"/>
        </w:rPr>
        <w:t>ogram and P</w:t>
      </w:r>
      <w:r w:rsidRPr="009263EC">
        <w:rPr>
          <w:rFonts w:ascii="Times New Roman" w:hAnsi="Times New Roman"/>
          <w:b/>
          <w:bCs/>
          <w:color w:val="808080" w:themeColor="background1" w:themeShade="80"/>
          <w:spacing w:val="-5"/>
          <w:sz w:val="20"/>
          <w:szCs w:val="20"/>
        </w:rPr>
        <w:t>r</w:t>
      </w:r>
      <w:r w:rsidRPr="009263EC">
        <w:rPr>
          <w:rFonts w:ascii="Times New Roman" w:hAnsi="Times New Roman"/>
          <w:b/>
          <w:bCs/>
          <w:color w:val="808080" w:themeColor="background1" w:themeShade="80"/>
          <w:sz w:val="20"/>
          <w:szCs w:val="20"/>
        </w:rPr>
        <w:t>oblems of the School</w:t>
      </w:r>
    </w:p>
    <w:p w:rsidR="009263EC" w:rsidRPr="009263EC" w:rsidRDefault="009263EC" w:rsidP="009263EC">
      <w:pPr>
        <w:widowControl w:val="0"/>
        <w:tabs>
          <w:tab w:val="left" w:pos="8160"/>
        </w:tabs>
        <w:autoSpaceDE w:val="0"/>
        <w:autoSpaceDN w:val="0"/>
        <w:adjustRightInd w:val="0"/>
        <w:spacing w:before="14" w:after="0"/>
        <w:ind w:left="360" w:right="180" w:firstLine="0"/>
        <w:rPr>
          <w:rFonts w:ascii="Times New Roman" w:hAnsi="Times New Roman"/>
          <w:color w:val="808080" w:themeColor="background1" w:themeShade="80"/>
          <w:sz w:val="20"/>
          <w:szCs w:val="20"/>
        </w:rPr>
      </w:pPr>
      <w:r w:rsidRPr="009263EC">
        <w:rPr>
          <w:rFonts w:ascii="Times New Roman" w:hAnsi="Times New Roman"/>
          <w:b/>
          <w:bCs/>
          <w:color w:val="808080" w:themeColor="background1" w:themeShade="80"/>
          <w:sz w:val="20"/>
          <w:szCs w:val="20"/>
        </w:rPr>
        <w:t xml:space="preserve">(Minimum of 3 hours </w:t>
      </w:r>
      <w:r w:rsidRPr="009263EC">
        <w:rPr>
          <w:rFonts w:ascii="Times New Roman" w:hAnsi="Times New Roman"/>
          <w:b/>
          <w:bCs/>
          <w:color w:val="808080" w:themeColor="background1" w:themeShade="80"/>
          <w:spacing w:val="-5"/>
          <w:sz w:val="20"/>
          <w:szCs w:val="20"/>
        </w:rPr>
        <w:t>r</w:t>
      </w:r>
      <w:r w:rsidRPr="009263EC">
        <w:rPr>
          <w:rFonts w:ascii="Times New Roman" w:hAnsi="Times New Roman"/>
          <w:b/>
          <w:bCs/>
          <w:color w:val="808080" w:themeColor="background1" w:themeShade="80"/>
          <w:sz w:val="20"/>
          <w:szCs w:val="20"/>
        </w:rPr>
        <w:t>equi</w:t>
      </w:r>
      <w:r w:rsidRPr="009263EC">
        <w:rPr>
          <w:rFonts w:ascii="Times New Roman" w:hAnsi="Times New Roman"/>
          <w:b/>
          <w:bCs/>
          <w:color w:val="808080" w:themeColor="background1" w:themeShade="80"/>
          <w:spacing w:val="-5"/>
          <w:sz w:val="20"/>
          <w:szCs w:val="20"/>
        </w:rPr>
        <w:t>r</w:t>
      </w:r>
      <w:r w:rsidRPr="009263EC">
        <w:rPr>
          <w:rFonts w:ascii="Times New Roman" w:hAnsi="Times New Roman"/>
          <w:b/>
          <w:bCs/>
          <w:color w:val="808080" w:themeColor="background1" w:themeShade="80"/>
          <w:sz w:val="20"/>
          <w:szCs w:val="20"/>
        </w:rPr>
        <w:t>ed)</w:t>
      </w:r>
      <w:r w:rsidRPr="009263EC">
        <w:rPr>
          <w:rFonts w:ascii="Times New Roman" w:hAnsi="Times New Roman"/>
          <w:b/>
          <w:bCs/>
          <w:color w:val="808080" w:themeColor="background1" w:themeShade="80"/>
          <w:sz w:val="20"/>
          <w:szCs w:val="20"/>
        </w:rPr>
        <w:tab/>
        <w:t>3 hrs</w:t>
      </w:r>
    </w:p>
    <w:tbl>
      <w:tblPr>
        <w:tblW w:w="0" w:type="auto"/>
        <w:tblInd w:w="1080" w:type="dxa"/>
        <w:tblLayout w:type="fixed"/>
        <w:tblCellMar>
          <w:left w:w="0" w:type="dxa"/>
          <w:right w:w="0" w:type="dxa"/>
        </w:tblCellMar>
        <w:tblLook w:val="0000"/>
      </w:tblPr>
      <w:tblGrid>
        <w:gridCol w:w="763"/>
        <w:gridCol w:w="90"/>
        <w:gridCol w:w="767"/>
        <w:gridCol w:w="90"/>
        <w:gridCol w:w="4800"/>
        <w:gridCol w:w="90"/>
      </w:tblGrid>
      <w:tr w:rsidR="009263EC" w:rsidRPr="009263EC" w:rsidTr="009263EC">
        <w:trPr>
          <w:gridAfter w:val="1"/>
          <w:wAfter w:w="90" w:type="dxa"/>
          <w:trHeight w:hRule="exact" w:val="287"/>
        </w:trPr>
        <w:tc>
          <w:tcPr>
            <w:tcW w:w="763" w:type="dxa"/>
            <w:tcBorders>
              <w:top w:val="nil"/>
              <w:left w:val="nil"/>
              <w:bottom w:val="nil"/>
              <w:right w:val="nil"/>
            </w:tcBorders>
          </w:tcPr>
          <w:p w:rsidR="009263EC" w:rsidRPr="009263EC" w:rsidRDefault="009263EC" w:rsidP="009263EC">
            <w:pPr>
              <w:widowControl w:val="0"/>
              <w:tabs>
                <w:tab w:val="left" w:pos="853"/>
              </w:tabs>
              <w:autoSpaceDE w:val="0"/>
              <w:autoSpaceDN w:val="0"/>
              <w:adjustRightInd w:val="0"/>
              <w:spacing w:before="34" w:after="0"/>
              <w:ind w:right="43" w:firstLine="0"/>
              <w:rPr>
                <w:rFonts w:ascii="Times New Roman" w:hAnsi="Times New Roman"/>
                <w:sz w:val="20"/>
                <w:szCs w:val="20"/>
              </w:rPr>
            </w:pPr>
            <w:r w:rsidRPr="009263EC">
              <w:rPr>
                <w:rFonts w:ascii="Times New Roman" w:hAnsi="Times New Roman"/>
                <w:sz w:val="20"/>
                <w:szCs w:val="20"/>
              </w:rPr>
              <w:lastRenderedPageBreak/>
              <w:t>EDUC</w:t>
            </w:r>
          </w:p>
        </w:tc>
        <w:tc>
          <w:tcPr>
            <w:tcW w:w="857" w:type="dxa"/>
            <w:gridSpan w:val="2"/>
            <w:tcBorders>
              <w:top w:val="nil"/>
              <w:left w:val="nil"/>
              <w:bottom w:val="nil"/>
              <w:right w:val="nil"/>
            </w:tcBorders>
          </w:tcPr>
          <w:p w:rsidR="009263EC" w:rsidRPr="009263EC" w:rsidRDefault="009263EC" w:rsidP="009263EC">
            <w:pPr>
              <w:widowControl w:val="0"/>
              <w:autoSpaceDE w:val="0"/>
              <w:autoSpaceDN w:val="0"/>
              <w:adjustRightInd w:val="0"/>
              <w:spacing w:before="34" w:after="0"/>
              <w:ind w:left="90" w:right="43" w:firstLine="0"/>
              <w:rPr>
                <w:rFonts w:ascii="Times New Roman" w:hAnsi="Times New Roman"/>
                <w:sz w:val="20"/>
                <w:szCs w:val="20"/>
              </w:rPr>
            </w:pPr>
            <w:r w:rsidRPr="009263EC">
              <w:rPr>
                <w:rFonts w:ascii="Times New Roman" w:hAnsi="Times New Roman"/>
                <w:sz w:val="20"/>
                <w:szCs w:val="20"/>
              </w:rPr>
              <w:t>5538</w:t>
            </w:r>
          </w:p>
        </w:tc>
        <w:tc>
          <w:tcPr>
            <w:tcW w:w="4890" w:type="dxa"/>
            <w:gridSpan w:val="2"/>
            <w:tcBorders>
              <w:top w:val="nil"/>
              <w:left w:val="nil"/>
              <w:bottom w:val="nil"/>
              <w:right w:val="nil"/>
            </w:tcBorders>
          </w:tcPr>
          <w:p w:rsidR="009263EC" w:rsidRPr="009263EC" w:rsidRDefault="009263EC" w:rsidP="009263EC">
            <w:pPr>
              <w:widowControl w:val="0"/>
              <w:autoSpaceDE w:val="0"/>
              <w:autoSpaceDN w:val="0"/>
              <w:adjustRightInd w:val="0"/>
              <w:spacing w:before="34" w:after="0"/>
              <w:ind w:left="360" w:right="180" w:firstLine="0"/>
              <w:rPr>
                <w:rFonts w:ascii="Times New Roman" w:hAnsi="Times New Roman"/>
                <w:sz w:val="20"/>
                <w:szCs w:val="20"/>
              </w:rPr>
            </w:pPr>
            <w:r w:rsidRPr="009263EC">
              <w:rPr>
                <w:rFonts w:ascii="Times New Roman" w:hAnsi="Times New Roman"/>
                <w:sz w:val="20"/>
                <w:szCs w:val="20"/>
              </w:rPr>
              <w:t>Curriculum Planning</w:t>
            </w:r>
          </w:p>
        </w:tc>
      </w:tr>
      <w:tr w:rsidR="009263EC" w:rsidRPr="009263EC" w:rsidTr="009263EC">
        <w:trPr>
          <w:gridAfter w:val="1"/>
          <w:wAfter w:w="90" w:type="dxa"/>
          <w:trHeight w:hRule="exact" w:val="240"/>
        </w:trPr>
        <w:tc>
          <w:tcPr>
            <w:tcW w:w="763" w:type="dxa"/>
            <w:tcBorders>
              <w:top w:val="nil"/>
              <w:left w:val="nil"/>
              <w:bottom w:val="nil"/>
              <w:right w:val="nil"/>
            </w:tcBorders>
          </w:tcPr>
          <w:p w:rsidR="009263EC" w:rsidRPr="009263EC" w:rsidRDefault="009263EC" w:rsidP="009263EC">
            <w:pPr>
              <w:widowControl w:val="0"/>
              <w:tabs>
                <w:tab w:val="left" w:pos="853"/>
              </w:tabs>
              <w:autoSpaceDE w:val="0"/>
              <w:autoSpaceDN w:val="0"/>
              <w:adjustRightInd w:val="0"/>
              <w:spacing w:after="0" w:line="217" w:lineRule="exact"/>
              <w:ind w:right="43" w:firstLine="0"/>
              <w:rPr>
                <w:rFonts w:ascii="Times New Roman" w:hAnsi="Times New Roman"/>
                <w:sz w:val="20"/>
                <w:szCs w:val="20"/>
              </w:rPr>
            </w:pPr>
            <w:r w:rsidRPr="009263EC">
              <w:rPr>
                <w:rFonts w:ascii="Times New Roman" w:hAnsi="Times New Roman"/>
                <w:sz w:val="20"/>
                <w:szCs w:val="20"/>
              </w:rPr>
              <w:t>EDUC</w:t>
            </w:r>
          </w:p>
        </w:tc>
        <w:tc>
          <w:tcPr>
            <w:tcW w:w="857" w:type="dxa"/>
            <w:gridSpan w:val="2"/>
            <w:tcBorders>
              <w:top w:val="nil"/>
              <w:left w:val="nil"/>
              <w:bottom w:val="nil"/>
              <w:right w:val="nil"/>
            </w:tcBorders>
          </w:tcPr>
          <w:p w:rsidR="009263EC" w:rsidRPr="009263EC" w:rsidRDefault="009263EC" w:rsidP="009263EC">
            <w:pPr>
              <w:widowControl w:val="0"/>
              <w:autoSpaceDE w:val="0"/>
              <w:autoSpaceDN w:val="0"/>
              <w:adjustRightInd w:val="0"/>
              <w:spacing w:after="0" w:line="217" w:lineRule="exact"/>
              <w:ind w:left="90" w:right="43" w:firstLine="0"/>
              <w:rPr>
                <w:rFonts w:ascii="Times New Roman" w:hAnsi="Times New Roman"/>
                <w:sz w:val="20"/>
                <w:szCs w:val="20"/>
              </w:rPr>
            </w:pPr>
            <w:r w:rsidRPr="009263EC">
              <w:rPr>
                <w:rFonts w:ascii="Times New Roman" w:hAnsi="Times New Roman"/>
                <w:sz w:val="20"/>
                <w:szCs w:val="20"/>
              </w:rPr>
              <w:t>5540</w:t>
            </w:r>
          </w:p>
        </w:tc>
        <w:tc>
          <w:tcPr>
            <w:tcW w:w="4890" w:type="dxa"/>
            <w:gridSpan w:val="2"/>
            <w:tcBorders>
              <w:top w:val="nil"/>
              <w:left w:val="nil"/>
              <w:bottom w:val="nil"/>
              <w:right w:val="nil"/>
            </w:tcBorders>
          </w:tcPr>
          <w:p w:rsidR="009263EC" w:rsidRPr="009263EC" w:rsidRDefault="009263EC" w:rsidP="009263EC">
            <w:pPr>
              <w:widowControl w:val="0"/>
              <w:autoSpaceDE w:val="0"/>
              <w:autoSpaceDN w:val="0"/>
              <w:adjustRightInd w:val="0"/>
              <w:spacing w:after="0" w:line="217" w:lineRule="exact"/>
              <w:ind w:left="360" w:right="180" w:firstLine="0"/>
              <w:rPr>
                <w:rFonts w:ascii="Times New Roman" w:hAnsi="Times New Roman"/>
                <w:sz w:val="20"/>
                <w:szCs w:val="20"/>
              </w:rPr>
            </w:pPr>
            <w:r w:rsidRPr="009263EC">
              <w:rPr>
                <w:rFonts w:ascii="Times New Roman" w:hAnsi="Times New Roman"/>
                <w:sz w:val="20"/>
                <w:szCs w:val="20"/>
              </w:rPr>
              <w:t>Curriculum Principles</w:t>
            </w:r>
          </w:p>
        </w:tc>
      </w:tr>
      <w:tr w:rsidR="009263EC" w:rsidRPr="009263EC" w:rsidTr="009263EC">
        <w:trPr>
          <w:trHeight w:hRule="exact" w:val="320"/>
        </w:trPr>
        <w:tc>
          <w:tcPr>
            <w:tcW w:w="853" w:type="dxa"/>
            <w:gridSpan w:val="2"/>
            <w:tcBorders>
              <w:top w:val="nil"/>
              <w:left w:val="nil"/>
              <w:bottom w:val="nil"/>
              <w:right w:val="nil"/>
            </w:tcBorders>
          </w:tcPr>
          <w:p w:rsidR="009263EC" w:rsidRPr="009263EC" w:rsidRDefault="009263EC" w:rsidP="009263EC">
            <w:pPr>
              <w:widowControl w:val="0"/>
              <w:tabs>
                <w:tab w:val="left" w:pos="853"/>
              </w:tabs>
              <w:autoSpaceDE w:val="0"/>
              <w:autoSpaceDN w:val="0"/>
              <w:adjustRightInd w:val="0"/>
              <w:spacing w:after="0" w:line="217" w:lineRule="exact"/>
              <w:ind w:left="-10" w:right="43" w:firstLine="0"/>
              <w:rPr>
                <w:rFonts w:ascii="Times New Roman" w:hAnsi="Times New Roman"/>
                <w:sz w:val="20"/>
                <w:szCs w:val="20"/>
              </w:rPr>
            </w:pPr>
            <w:r w:rsidRPr="009263EC">
              <w:rPr>
                <w:rFonts w:ascii="Times New Roman" w:hAnsi="Times New Roman"/>
                <w:sz w:val="20"/>
                <w:szCs w:val="20"/>
              </w:rPr>
              <w:t>EDUC</w:t>
            </w:r>
          </w:p>
        </w:tc>
        <w:tc>
          <w:tcPr>
            <w:tcW w:w="857" w:type="dxa"/>
            <w:gridSpan w:val="2"/>
            <w:tcBorders>
              <w:top w:val="nil"/>
              <w:left w:val="nil"/>
              <w:bottom w:val="nil"/>
              <w:right w:val="nil"/>
            </w:tcBorders>
          </w:tcPr>
          <w:p w:rsidR="009263EC" w:rsidRPr="009263EC" w:rsidRDefault="009263EC" w:rsidP="009263EC">
            <w:pPr>
              <w:widowControl w:val="0"/>
              <w:autoSpaceDE w:val="0"/>
              <w:autoSpaceDN w:val="0"/>
              <w:adjustRightInd w:val="0"/>
              <w:spacing w:after="0" w:line="217" w:lineRule="exact"/>
              <w:ind w:left="90" w:right="43" w:firstLine="0"/>
              <w:rPr>
                <w:rFonts w:ascii="Times New Roman" w:hAnsi="Times New Roman"/>
                <w:sz w:val="20"/>
                <w:szCs w:val="20"/>
              </w:rPr>
            </w:pPr>
            <w:r w:rsidRPr="009263EC">
              <w:rPr>
                <w:rFonts w:ascii="Times New Roman" w:hAnsi="Times New Roman"/>
                <w:sz w:val="20"/>
                <w:szCs w:val="20"/>
              </w:rPr>
              <w:t>5570</w:t>
            </w:r>
          </w:p>
        </w:tc>
        <w:tc>
          <w:tcPr>
            <w:tcW w:w="4890" w:type="dxa"/>
            <w:gridSpan w:val="2"/>
            <w:tcBorders>
              <w:top w:val="nil"/>
              <w:left w:val="nil"/>
              <w:bottom w:val="nil"/>
              <w:right w:val="nil"/>
            </w:tcBorders>
          </w:tcPr>
          <w:p w:rsidR="009263EC" w:rsidRPr="009263EC" w:rsidRDefault="009263EC" w:rsidP="009263EC">
            <w:pPr>
              <w:widowControl w:val="0"/>
              <w:autoSpaceDE w:val="0"/>
              <w:autoSpaceDN w:val="0"/>
              <w:adjustRightInd w:val="0"/>
              <w:spacing w:after="0" w:line="217" w:lineRule="exact"/>
              <w:ind w:left="360" w:right="180" w:firstLine="0"/>
              <w:rPr>
                <w:rFonts w:ascii="Times New Roman" w:hAnsi="Times New Roman"/>
                <w:sz w:val="20"/>
                <w:szCs w:val="20"/>
              </w:rPr>
            </w:pPr>
            <w:r w:rsidRPr="009263EC">
              <w:rPr>
                <w:rFonts w:ascii="Times New Roman" w:hAnsi="Times New Roman"/>
                <w:sz w:val="20"/>
                <w:szCs w:val="20"/>
              </w:rPr>
              <w:t>Strategies of Instruction in Science**</w:t>
            </w:r>
          </w:p>
        </w:tc>
      </w:tr>
    </w:tbl>
    <w:p w:rsidR="009263EC" w:rsidRPr="00C60407" w:rsidRDefault="009263EC" w:rsidP="009263EC">
      <w:pPr>
        <w:widowControl w:val="0"/>
        <w:autoSpaceDE w:val="0"/>
        <w:autoSpaceDN w:val="0"/>
        <w:adjustRightInd w:val="0"/>
        <w:spacing w:before="14" w:after="0"/>
        <w:ind w:left="360" w:firstLine="0"/>
        <w:jc w:val="both"/>
        <w:rPr>
          <w:rFonts w:ascii="Times New Roman" w:hAnsi="Times New Roman"/>
          <w:color w:val="808080" w:themeColor="background1" w:themeShade="80"/>
          <w:sz w:val="24"/>
          <w:szCs w:val="24"/>
        </w:rPr>
      </w:pPr>
      <w:r w:rsidRPr="00C60407">
        <w:rPr>
          <w:rFonts w:ascii="Times New Roman" w:hAnsi="Times New Roman"/>
          <w:b/>
          <w:bCs/>
          <w:color w:val="808080" w:themeColor="background1" w:themeShade="80"/>
          <w:sz w:val="24"/>
          <w:szCs w:val="24"/>
        </w:rPr>
        <w:t>A</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ea C -</w:t>
      </w:r>
      <w:r w:rsidRPr="00C60407">
        <w:rPr>
          <w:rFonts w:ascii="Times New Roman" w:hAnsi="Times New Roman"/>
          <w:b/>
          <w:bCs/>
          <w:color w:val="808080" w:themeColor="background1" w:themeShade="80"/>
          <w:spacing w:val="-5"/>
          <w:sz w:val="24"/>
          <w:szCs w:val="24"/>
        </w:rPr>
        <w:t xml:space="preserve"> </w:t>
      </w:r>
      <w:r w:rsidRPr="00C60407">
        <w:rPr>
          <w:rFonts w:ascii="Times New Roman" w:hAnsi="Times New Roman"/>
          <w:b/>
          <w:bCs/>
          <w:color w:val="808080" w:themeColor="background1" w:themeShade="80"/>
          <w:spacing w:val="-26"/>
          <w:sz w:val="24"/>
          <w:szCs w:val="24"/>
        </w:rPr>
        <w:t>T</w:t>
      </w:r>
      <w:r w:rsidRPr="00C60407">
        <w:rPr>
          <w:rFonts w:ascii="Times New Roman" w:hAnsi="Times New Roman"/>
          <w:b/>
          <w:bCs/>
          <w:color w:val="808080" w:themeColor="background1" w:themeShade="80"/>
          <w:sz w:val="24"/>
          <w:szCs w:val="24"/>
        </w:rPr>
        <w:t>eaching Field Courses***</w:t>
      </w:r>
    </w:p>
    <w:p w:rsidR="009263EC" w:rsidRPr="00C60407" w:rsidRDefault="009263EC" w:rsidP="009263EC">
      <w:pPr>
        <w:widowControl w:val="0"/>
        <w:tabs>
          <w:tab w:val="right" w:pos="9270"/>
        </w:tabs>
        <w:autoSpaceDE w:val="0"/>
        <w:autoSpaceDN w:val="0"/>
        <w:adjustRightInd w:val="0"/>
        <w:spacing w:before="14" w:after="0"/>
        <w:ind w:left="360" w:firstLine="0"/>
        <w:jc w:val="both"/>
        <w:rPr>
          <w:rFonts w:ascii="Times New Roman" w:hAnsi="Times New Roman"/>
          <w:color w:val="808080" w:themeColor="background1" w:themeShade="80"/>
          <w:sz w:val="24"/>
          <w:szCs w:val="24"/>
        </w:rPr>
      </w:pPr>
      <w:r w:rsidRPr="00C60407">
        <w:rPr>
          <w:rFonts w:ascii="Times New Roman" w:hAnsi="Times New Roman"/>
          <w:b/>
          <w:bCs/>
          <w:color w:val="808080" w:themeColor="background1" w:themeShade="80"/>
          <w:sz w:val="24"/>
          <w:szCs w:val="24"/>
        </w:rPr>
        <w:t xml:space="preserve">(Minimum of 18 hours </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equi</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ed)</w:t>
      </w:r>
      <w:r w:rsidRPr="00C60407">
        <w:rPr>
          <w:rFonts w:ascii="Times New Roman" w:hAnsi="Times New Roman"/>
          <w:b/>
          <w:bCs/>
          <w:color w:val="808080" w:themeColor="background1" w:themeShade="80"/>
          <w:sz w:val="24"/>
          <w:szCs w:val="24"/>
        </w:rPr>
        <w:tab/>
        <w:t>15 hrs</w:t>
      </w:r>
    </w:p>
    <w:p w:rsidR="009263EC" w:rsidRDefault="009263EC" w:rsidP="009263EC">
      <w:pPr>
        <w:widowControl w:val="0"/>
        <w:autoSpaceDE w:val="0"/>
        <w:autoSpaceDN w:val="0"/>
        <w:adjustRightInd w:val="0"/>
        <w:spacing w:before="37" w:after="0"/>
        <w:ind w:left="360" w:firstLine="0"/>
        <w:jc w:val="both"/>
        <w:rPr>
          <w:rFonts w:ascii="Times New Roman" w:hAnsi="Times New Roman"/>
          <w:sz w:val="20"/>
          <w:szCs w:val="20"/>
        </w:rPr>
      </w:pPr>
      <w:r>
        <w:rPr>
          <w:rFonts w:ascii="Times New Roman" w:hAnsi="Times New Roman"/>
          <w:sz w:val="20"/>
          <w:szCs w:val="20"/>
        </w:rPr>
        <w:t>(Six hours in core and nine hours to be selected from the list of elective courses.)</w:t>
      </w:r>
    </w:p>
    <w:p w:rsidR="009263EC" w:rsidRDefault="009263EC" w:rsidP="009263EC">
      <w:pPr>
        <w:widowControl w:val="0"/>
        <w:autoSpaceDE w:val="0"/>
        <w:autoSpaceDN w:val="0"/>
        <w:adjustRightInd w:val="0"/>
        <w:spacing w:before="2" w:after="0" w:line="120" w:lineRule="exact"/>
        <w:ind w:left="360" w:firstLine="0"/>
        <w:jc w:val="both"/>
        <w:rPr>
          <w:rFonts w:ascii="Times New Roman" w:hAnsi="Times New Roman"/>
          <w:sz w:val="12"/>
          <w:szCs w:val="12"/>
        </w:rPr>
      </w:pPr>
    </w:p>
    <w:p w:rsidR="009263EC" w:rsidRDefault="009263EC" w:rsidP="009263EC">
      <w:pPr>
        <w:widowControl w:val="0"/>
        <w:autoSpaceDE w:val="0"/>
        <w:autoSpaceDN w:val="0"/>
        <w:adjustRightInd w:val="0"/>
        <w:spacing w:after="0" w:line="200" w:lineRule="exact"/>
        <w:ind w:left="360" w:firstLine="0"/>
        <w:jc w:val="both"/>
        <w:rPr>
          <w:rFonts w:ascii="Times New Roman" w:hAnsi="Times New Roman"/>
          <w:sz w:val="20"/>
          <w:szCs w:val="20"/>
        </w:rPr>
      </w:pPr>
    </w:p>
    <w:p w:rsidR="009263EC" w:rsidRPr="00C60407" w:rsidRDefault="009263EC" w:rsidP="009263EC">
      <w:pPr>
        <w:widowControl w:val="0"/>
        <w:autoSpaceDE w:val="0"/>
        <w:autoSpaceDN w:val="0"/>
        <w:adjustRightInd w:val="0"/>
        <w:spacing w:after="0"/>
        <w:ind w:left="360" w:firstLine="0"/>
        <w:jc w:val="both"/>
        <w:rPr>
          <w:rFonts w:ascii="Times New Roman" w:hAnsi="Times New Roman"/>
          <w:color w:val="808080" w:themeColor="background1" w:themeShade="80"/>
          <w:sz w:val="24"/>
          <w:szCs w:val="24"/>
        </w:rPr>
      </w:pPr>
      <w:r w:rsidRPr="00C60407">
        <w:rPr>
          <w:rFonts w:ascii="Times New Roman" w:hAnsi="Times New Roman"/>
          <w:b/>
          <w:bCs/>
          <w:color w:val="808080" w:themeColor="background1" w:themeShade="80"/>
          <w:sz w:val="24"/>
          <w:szCs w:val="24"/>
        </w:rPr>
        <w:t>Cognate Fields  - Co</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e</w:t>
      </w:r>
    </w:p>
    <w:p w:rsidR="009263EC" w:rsidRPr="00C60407"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808080" w:themeColor="background1" w:themeShade="80"/>
          <w:sz w:val="24"/>
          <w:szCs w:val="24"/>
        </w:rPr>
      </w:pPr>
      <w:r w:rsidRPr="00C60407">
        <w:rPr>
          <w:rFonts w:ascii="Times New Roman" w:hAnsi="Times New Roman"/>
          <w:b/>
          <w:bCs/>
          <w:color w:val="808080" w:themeColor="background1" w:themeShade="80"/>
          <w:sz w:val="24"/>
          <w:szCs w:val="24"/>
        </w:rPr>
        <w:t>(Minimum of 6 hours f</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om the core)</w:t>
      </w:r>
      <w:r w:rsidRPr="00C60407">
        <w:rPr>
          <w:rFonts w:ascii="Times New Roman" w:hAnsi="Times New Roman"/>
          <w:b/>
          <w:bCs/>
          <w:color w:val="808080" w:themeColor="background1" w:themeShade="80"/>
          <w:sz w:val="24"/>
          <w:szCs w:val="24"/>
        </w:rPr>
        <w:tab/>
        <w:t>6 hrs</w:t>
      </w:r>
    </w:p>
    <w:tbl>
      <w:tblPr>
        <w:tblW w:w="0" w:type="auto"/>
        <w:tblInd w:w="810" w:type="dxa"/>
        <w:tblLayout w:type="fixed"/>
        <w:tblCellMar>
          <w:left w:w="0" w:type="dxa"/>
          <w:right w:w="0" w:type="dxa"/>
        </w:tblCellMar>
        <w:tblLook w:val="0000"/>
      </w:tblPr>
      <w:tblGrid>
        <w:gridCol w:w="869"/>
        <w:gridCol w:w="811"/>
        <w:gridCol w:w="5520"/>
      </w:tblGrid>
      <w:tr w:rsidR="009263EC" w:rsidRPr="00FA7AC7" w:rsidTr="009263EC">
        <w:trPr>
          <w:trHeight w:hRule="exact" w:val="287"/>
        </w:trPr>
        <w:tc>
          <w:tcPr>
            <w:tcW w:w="869"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left="360" w:firstLine="0"/>
              <w:jc w:val="both"/>
              <w:rPr>
                <w:rFonts w:ascii="Times New Roman" w:hAnsi="Times New Roman"/>
                <w:sz w:val="24"/>
                <w:szCs w:val="24"/>
              </w:rPr>
            </w:pPr>
            <w:r w:rsidRPr="00FA7AC7">
              <w:rPr>
                <w:rFonts w:ascii="Times New Roman" w:hAnsi="Times New Roman"/>
                <w:sz w:val="20"/>
                <w:szCs w:val="20"/>
              </w:rPr>
              <w:t>BIOL</w:t>
            </w:r>
          </w:p>
        </w:tc>
        <w:tc>
          <w:tcPr>
            <w:tcW w:w="811"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left="360" w:firstLine="0"/>
              <w:jc w:val="both"/>
              <w:rPr>
                <w:rFonts w:ascii="Times New Roman" w:hAnsi="Times New Roman"/>
                <w:sz w:val="24"/>
                <w:szCs w:val="24"/>
              </w:rPr>
            </w:pPr>
            <w:r w:rsidRPr="00FA7AC7">
              <w:rPr>
                <w:rFonts w:ascii="Times New Roman" w:hAnsi="Times New Roman"/>
                <w:sz w:val="20"/>
                <w:szCs w:val="20"/>
              </w:rPr>
              <w:t>5501</w:t>
            </w:r>
          </w:p>
        </w:tc>
        <w:tc>
          <w:tcPr>
            <w:tcW w:w="5520"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left="360" w:firstLine="0"/>
              <w:jc w:val="both"/>
              <w:rPr>
                <w:rFonts w:ascii="Times New Roman" w:hAnsi="Times New Roman"/>
                <w:sz w:val="24"/>
                <w:szCs w:val="24"/>
              </w:rPr>
            </w:pPr>
            <w:r w:rsidRPr="00FA7AC7">
              <w:rPr>
                <w:rFonts w:ascii="Times New Roman" w:hAnsi="Times New Roman"/>
                <w:sz w:val="20"/>
                <w:szCs w:val="20"/>
              </w:rPr>
              <w:t>Selected</w:t>
            </w:r>
            <w:r w:rsidRPr="00FA7AC7">
              <w:rPr>
                <w:rFonts w:ascii="Times New Roman" w:hAnsi="Times New Roman"/>
                <w:spacing w:val="-3"/>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opics in Botany</w:t>
            </w:r>
          </w:p>
        </w:tc>
      </w:tr>
      <w:tr w:rsidR="009263EC" w:rsidRPr="00FA7AC7" w:rsidTr="009263EC">
        <w:trPr>
          <w:trHeight w:hRule="exact" w:val="240"/>
        </w:trPr>
        <w:tc>
          <w:tcPr>
            <w:tcW w:w="869"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firstLine="0"/>
              <w:jc w:val="both"/>
              <w:rPr>
                <w:rFonts w:ascii="Times New Roman" w:hAnsi="Times New Roman"/>
                <w:sz w:val="24"/>
                <w:szCs w:val="24"/>
              </w:rPr>
            </w:pPr>
            <w:r w:rsidRPr="00FA7AC7">
              <w:rPr>
                <w:rFonts w:ascii="Times New Roman" w:hAnsi="Times New Roman"/>
                <w:sz w:val="20"/>
                <w:szCs w:val="20"/>
              </w:rPr>
              <w:t>BIOL</w:t>
            </w:r>
          </w:p>
        </w:tc>
        <w:tc>
          <w:tcPr>
            <w:tcW w:w="811"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firstLine="0"/>
              <w:jc w:val="both"/>
              <w:rPr>
                <w:rFonts w:ascii="Times New Roman" w:hAnsi="Times New Roman"/>
                <w:sz w:val="24"/>
                <w:szCs w:val="24"/>
              </w:rPr>
            </w:pPr>
            <w:r w:rsidRPr="00FA7AC7">
              <w:rPr>
                <w:rFonts w:ascii="Times New Roman" w:hAnsi="Times New Roman"/>
                <w:sz w:val="20"/>
                <w:szCs w:val="20"/>
              </w:rPr>
              <w:t>5502</w:t>
            </w:r>
          </w:p>
        </w:tc>
        <w:tc>
          <w:tcPr>
            <w:tcW w:w="552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firstLine="0"/>
              <w:jc w:val="both"/>
              <w:rPr>
                <w:rFonts w:ascii="Times New Roman" w:hAnsi="Times New Roman"/>
                <w:sz w:val="24"/>
                <w:szCs w:val="24"/>
              </w:rPr>
            </w:pPr>
            <w:r w:rsidRPr="00FA7AC7">
              <w:rPr>
                <w:rFonts w:ascii="Times New Roman" w:hAnsi="Times New Roman"/>
                <w:sz w:val="20"/>
                <w:szCs w:val="20"/>
              </w:rPr>
              <w:t>Selected</w:t>
            </w:r>
            <w:r w:rsidRPr="00FA7AC7">
              <w:rPr>
                <w:rFonts w:ascii="Times New Roman" w:hAnsi="Times New Roman"/>
                <w:spacing w:val="-3"/>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opics in Zoology</w:t>
            </w:r>
          </w:p>
        </w:tc>
      </w:tr>
      <w:tr w:rsidR="009263EC" w:rsidRPr="00FA7AC7" w:rsidTr="009263EC">
        <w:trPr>
          <w:trHeight w:hRule="exact" w:val="240"/>
        </w:trPr>
        <w:tc>
          <w:tcPr>
            <w:tcW w:w="869"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firstLine="0"/>
              <w:jc w:val="both"/>
              <w:rPr>
                <w:rFonts w:ascii="Times New Roman" w:hAnsi="Times New Roman"/>
                <w:sz w:val="24"/>
                <w:szCs w:val="24"/>
              </w:rPr>
            </w:pPr>
            <w:r w:rsidRPr="00FA7AC7">
              <w:rPr>
                <w:rFonts w:ascii="Times New Roman" w:hAnsi="Times New Roman"/>
                <w:sz w:val="20"/>
                <w:szCs w:val="20"/>
              </w:rPr>
              <w:t>BIOL</w:t>
            </w:r>
          </w:p>
        </w:tc>
        <w:tc>
          <w:tcPr>
            <w:tcW w:w="811"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firstLine="0"/>
              <w:jc w:val="both"/>
              <w:rPr>
                <w:rFonts w:ascii="Times New Roman" w:hAnsi="Times New Roman"/>
                <w:sz w:val="24"/>
                <w:szCs w:val="24"/>
              </w:rPr>
            </w:pPr>
            <w:r w:rsidRPr="00FA7AC7">
              <w:rPr>
                <w:rFonts w:ascii="Times New Roman" w:hAnsi="Times New Roman"/>
                <w:sz w:val="20"/>
                <w:szCs w:val="20"/>
              </w:rPr>
              <w:t>5503</w:t>
            </w:r>
          </w:p>
        </w:tc>
        <w:tc>
          <w:tcPr>
            <w:tcW w:w="5520"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firstLine="0"/>
              <w:jc w:val="both"/>
              <w:rPr>
                <w:rFonts w:ascii="Times New Roman" w:hAnsi="Times New Roman"/>
                <w:sz w:val="24"/>
                <w:szCs w:val="24"/>
              </w:rPr>
            </w:pPr>
            <w:r w:rsidRPr="00FA7AC7">
              <w:rPr>
                <w:rFonts w:ascii="Times New Roman" w:hAnsi="Times New Roman"/>
                <w:sz w:val="20"/>
                <w:szCs w:val="20"/>
              </w:rPr>
              <w:t>Selected</w:t>
            </w:r>
            <w:r w:rsidRPr="00FA7AC7">
              <w:rPr>
                <w:rFonts w:ascii="Times New Roman" w:hAnsi="Times New Roman"/>
                <w:spacing w:val="-3"/>
                <w:sz w:val="20"/>
                <w:szCs w:val="20"/>
              </w:rPr>
              <w:t xml:space="preserve"> </w:t>
            </w:r>
            <w:r w:rsidRPr="00FA7AC7">
              <w:rPr>
                <w:rFonts w:ascii="Times New Roman" w:hAnsi="Times New Roman"/>
                <w:spacing w:val="-14"/>
                <w:sz w:val="20"/>
                <w:szCs w:val="20"/>
              </w:rPr>
              <w:t>T</w:t>
            </w:r>
            <w:r w:rsidRPr="00FA7AC7">
              <w:rPr>
                <w:rFonts w:ascii="Times New Roman" w:hAnsi="Times New Roman"/>
                <w:sz w:val="20"/>
                <w:szCs w:val="20"/>
              </w:rPr>
              <w:t>opics in Human Biology</w:t>
            </w:r>
          </w:p>
        </w:tc>
      </w:tr>
    </w:tbl>
    <w:p w:rsidR="009263EC" w:rsidRDefault="009263EC" w:rsidP="009263EC">
      <w:pPr>
        <w:widowControl w:val="0"/>
        <w:autoSpaceDE w:val="0"/>
        <w:autoSpaceDN w:val="0"/>
        <w:adjustRightInd w:val="0"/>
        <w:spacing w:after="0" w:line="200" w:lineRule="exact"/>
        <w:ind w:left="360" w:firstLine="0"/>
        <w:jc w:val="both"/>
        <w:rPr>
          <w:rFonts w:ascii="Times New Roman" w:hAnsi="Times New Roman"/>
          <w:sz w:val="20"/>
          <w:szCs w:val="20"/>
        </w:rPr>
      </w:pPr>
      <w:r>
        <w:rPr>
          <w:rFonts w:ascii="Times New Roman" w:hAnsi="Times New Roman"/>
          <w:sz w:val="20"/>
          <w:szCs w:val="20"/>
        </w:rPr>
        <w:t>(Other teaching field courses will be selected from courses listed within the cognate areas</w:t>
      </w:r>
    </w:p>
    <w:p w:rsidR="009263EC" w:rsidRDefault="009263EC" w:rsidP="009263EC">
      <w:pPr>
        <w:widowControl w:val="0"/>
        <w:autoSpaceDE w:val="0"/>
        <w:autoSpaceDN w:val="0"/>
        <w:adjustRightInd w:val="0"/>
        <w:spacing w:before="10" w:after="0"/>
        <w:ind w:left="360" w:firstLine="0"/>
        <w:jc w:val="both"/>
        <w:rPr>
          <w:rFonts w:ascii="Times New Roman" w:hAnsi="Times New Roman"/>
          <w:sz w:val="20"/>
          <w:szCs w:val="20"/>
        </w:rPr>
      </w:pPr>
      <w:r>
        <w:rPr>
          <w:rFonts w:ascii="Times New Roman" w:hAnsi="Times New Roman"/>
          <w:sz w:val="20"/>
          <w:szCs w:val="20"/>
        </w:rPr>
        <w:t>with the approval of the advisors.)</w:t>
      </w:r>
    </w:p>
    <w:p w:rsidR="009263EC" w:rsidRDefault="009263EC" w:rsidP="009263EC">
      <w:pPr>
        <w:widowControl w:val="0"/>
        <w:autoSpaceDE w:val="0"/>
        <w:autoSpaceDN w:val="0"/>
        <w:adjustRightInd w:val="0"/>
        <w:spacing w:before="6" w:after="0" w:line="220" w:lineRule="exact"/>
        <w:ind w:left="360" w:firstLine="0"/>
        <w:jc w:val="both"/>
        <w:rPr>
          <w:rFonts w:ascii="Times New Roman" w:hAnsi="Times New Roman"/>
        </w:rPr>
      </w:pPr>
    </w:p>
    <w:p w:rsidR="009263EC" w:rsidRPr="00C60407" w:rsidRDefault="009263EC" w:rsidP="009263EC">
      <w:pPr>
        <w:widowControl w:val="0"/>
        <w:autoSpaceDE w:val="0"/>
        <w:autoSpaceDN w:val="0"/>
        <w:adjustRightInd w:val="0"/>
        <w:spacing w:after="0"/>
        <w:ind w:left="360" w:firstLine="0"/>
        <w:jc w:val="both"/>
        <w:rPr>
          <w:rFonts w:ascii="Times New Roman" w:eastAsia="宋体" w:hAnsi="Times New Roman" w:cs="Times New Roman"/>
          <w:b/>
          <w:bCs/>
          <w:color w:val="808080" w:themeColor="background1" w:themeShade="80"/>
          <w:sz w:val="24"/>
          <w:szCs w:val="24"/>
        </w:rPr>
      </w:pPr>
      <w:r w:rsidRPr="00C60407">
        <w:rPr>
          <w:rFonts w:ascii="Times New Roman" w:eastAsia="宋体" w:hAnsi="Times New Roman" w:cs="Times New Roman"/>
          <w:b/>
          <w:bCs/>
          <w:color w:val="808080" w:themeColor="background1" w:themeShade="80"/>
          <w:sz w:val="24"/>
          <w:szCs w:val="24"/>
        </w:rPr>
        <w:t>Cognate Fields—Electives</w:t>
      </w:r>
      <w:r w:rsidRPr="00C60407">
        <w:rPr>
          <w:rFonts w:ascii="Times New Roman" w:eastAsia="宋体" w:hAnsi="Times New Roman" w:cs="Times New Roman"/>
          <w:b/>
          <w:bCs/>
          <w:color w:val="808080" w:themeColor="background1" w:themeShade="80"/>
          <w:sz w:val="24"/>
          <w:szCs w:val="24"/>
        </w:rPr>
        <w:tab/>
      </w:r>
      <w:r w:rsidRPr="00C60407">
        <w:rPr>
          <w:rFonts w:ascii="Times New Roman" w:eastAsia="宋体" w:hAnsi="Times New Roman" w:cs="Times New Roman"/>
          <w:b/>
          <w:bCs/>
          <w:color w:val="808080" w:themeColor="background1" w:themeShade="80"/>
          <w:sz w:val="24"/>
          <w:szCs w:val="24"/>
        </w:rPr>
        <w:tab/>
      </w:r>
      <w:r w:rsidRPr="00C60407">
        <w:rPr>
          <w:rFonts w:ascii="Times New Roman" w:eastAsia="宋体" w:hAnsi="Times New Roman" w:cs="Times New Roman"/>
          <w:b/>
          <w:bCs/>
          <w:color w:val="808080" w:themeColor="background1" w:themeShade="80"/>
          <w:sz w:val="24"/>
          <w:szCs w:val="24"/>
        </w:rPr>
        <w:tab/>
      </w:r>
      <w:r w:rsidRPr="00C60407">
        <w:rPr>
          <w:rFonts w:ascii="Times New Roman" w:eastAsia="宋体" w:hAnsi="Times New Roman" w:cs="Times New Roman"/>
          <w:b/>
          <w:bCs/>
          <w:color w:val="808080" w:themeColor="background1" w:themeShade="80"/>
          <w:sz w:val="24"/>
          <w:szCs w:val="24"/>
        </w:rPr>
        <w:tab/>
      </w:r>
      <w:r w:rsidRPr="00C60407">
        <w:rPr>
          <w:rFonts w:ascii="Times New Roman" w:eastAsia="宋体" w:hAnsi="Times New Roman" w:cs="Times New Roman"/>
          <w:b/>
          <w:bCs/>
          <w:color w:val="808080" w:themeColor="background1" w:themeShade="80"/>
          <w:sz w:val="24"/>
          <w:szCs w:val="24"/>
        </w:rPr>
        <w:tab/>
      </w:r>
      <w:r w:rsidRPr="00C60407">
        <w:rPr>
          <w:rFonts w:ascii="Times New Roman" w:eastAsia="宋体" w:hAnsi="Times New Roman" w:cs="Times New Roman"/>
          <w:b/>
          <w:bCs/>
          <w:color w:val="808080" w:themeColor="background1" w:themeShade="80"/>
          <w:sz w:val="24"/>
          <w:szCs w:val="24"/>
        </w:rPr>
        <w:tab/>
      </w:r>
      <w:r w:rsidRPr="00C60407">
        <w:rPr>
          <w:rFonts w:ascii="Times New Roman" w:hAnsi="Times New Roman"/>
          <w:b/>
          <w:bCs/>
          <w:color w:val="808080" w:themeColor="background1" w:themeShade="80"/>
          <w:sz w:val="24"/>
          <w:szCs w:val="24"/>
        </w:rPr>
        <w:tab/>
      </w:r>
      <w:r w:rsidRPr="00C60407">
        <w:rPr>
          <w:rFonts w:ascii="Times New Roman" w:eastAsia="宋体" w:hAnsi="Times New Roman" w:cs="Times New Roman"/>
          <w:b/>
          <w:bCs/>
          <w:color w:val="808080" w:themeColor="background1" w:themeShade="80"/>
          <w:sz w:val="24"/>
          <w:szCs w:val="24"/>
        </w:rPr>
        <w:tab/>
        <w:t>9 hrs</w:t>
      </w:r>
    </w:p>
    <w:p w:rsidR="009263EC" w:rsidRPr="00C60407" w:rsidRDefault="009263EC" w:rsidP="009263EC">
      <w:pPr>
        <w:widowControl w:val="0"/>
        <w:autoSpaceDE w:val="0"/>
        <w:autoSpaceDN w:val="0"/>
        <w:adjustRightInd w:val="0"/>
        <w:spacing w:after="0"/>
        <w:ind w:left="360" w:firstLine="0"/>
        <w:jc w:val="both"/>
        <w:rPr>
          <w:rFonts w:ascii="Times New Roman" w:eastAsia="宋体" w:hAnsi="Times New Roman" w:cs="Times New Roman"/>
          <w:b/>
          <w:bCs/>
          <w:color w:val="808080" w:themeColor="background1" w:themeShade="80"/>
          <w:sz w:val="24"/>
          <w:szCs w:val="24"/>
        </w:rPr>
      </w:pPr>
      <w:r w:rsidRPr="00C60407">
        <w:rPr>
          <w:rFonts w:ascii="Times New Roman" w:eastAsia="宋体" w:hAnsi="Times New Roman" w:cs="Times New Roman"/>
          <w:b/>
          <w:bCs/>
          <w:color w:val="808080" w:themeColor="background1" w:themeShade="80"/>
          <w:sz w:val="24"/>
          <w:szCs w:val="24"/>
        </w:rPr>
        <w:t>(Minimum of 9 hours chosen from the following)</w:t>
      </w:r>
    </w:p>
    <w:p w:rsidR="009263EC" w:rsidRPr="00F77309" w:rsidRDefault="009263EC" w:rsidP="009263EC">
      <w:pPr>
        <w:widowControl w:val="0"/>
        <w:autoSpaceDE w:val="0"/>
        <w:autoSpaceDN w:val="0"/>
        <w:adjustRightInd w:val="0"/>
        <w:spacing w:after="0" w:line="217" w:lineRule="exact"/>
        <w:ind w:left="1170" w:firstLine="0"/>
        <w:jc w:val="both"/>
        <w:rPr>
          <w:rFonts w:ascii="Times New Roman" w:eastAsia="宋体" w:hAnsi="Times New Roman" w:cs="Times New Roman"/>
          <w:sz w:val="20"/>
          <w:szCs w:val="20"/>
        </w:rPr>
      </w:pPr>
      <w:r>
        <w:rPr>
          <w:rFonts w:ascii="Times New Roman" w:hAnsi="Times New Roman"/>
          <w:sz w:val="20"/>
          <w:szCs w:val="20"/>
        </w:rPr>
        <w:t>BIOL</w:t>
      </w:r>
      <w:r>
        <w:rPr>
          <w:rFonts w:ascii="Times New Roman" w:hAnsi="Times New Roman"/>
          <w:sz w:val="20"/>
          <w:szCs w:val="20"/>
        </w:rPr>
        <w:tab/>
      </w:r>
      <w:r w:rsidRPr="00F77309">
        <w:rPr>
          <w:rFonts w:ascii="Times New Roman" w:eastAsia="宋体" w:hAnsi="Times New Roman" w:cs="Times New Roman"/>
          <w:sz w:val="20"/>
          <w:szCs w:val="20"/>
        </w:rPr>
        <w:t>5504</w:t>
      </w:r>
      <w:r w:rsidRPr="00F77309">
        <w:rPr>
          <w:rFonts w:ascii="Times New Roman" w:eastAsia="宋体" w:hAnsi="Times New Roman" w:cs="Times New Roman"/>
          <w:sz w:val="20"/>
          <w:szCs w:val="20"/>
        </w:rPr>
        <w:tab/>
        <w:t>Ecology</w:t>
      </w:r>
    </w:p>
    <w:p w:rsidR="009263EC" w:rsidRPr="00F77309" w:rsidRDefault="009263EC" w:rsidP="009263EC">
      <w:pPr>
        <w:widowControl w:val="0"/>
        <w:autoSpaceDE w:val="0"/>
        <w:autoSpaceDN w:val="0"/>
        <w:adjustRightInd w:val="0"/>
        <w:spacing w:after="0" w:line="217" w:lineRule="exact"/>
        <w:ind w:left="1170" w:firstLine="0"/>
        <w:jc w:val="both"/>
        <w:rPr>
          <w:rFonts w:ascii="Times New Roman" w:eastAsia="宋体" w:hAnsi="Times New Roman" w:cs="Times New Roman"/>
          <w:sz w:val="20"/>
          <w:szCs w:val="20"/>
        </w:rPr>
      </w:pPr>
      <w:r w:rsidRPr="00F77309">
        <w:rPr>
          <w:rFonts w:ascii="Times New Roman" w:eastAsia="宋体" w:hAnsi="Times New Roman" w:cs="Times New Roman"/>
          <w:sz w:val="20"/>
          <w:szCs w:val="20"/>
        </w:rPr>
        <w:t xml:space="preserve">BIOL </w:t>
      </w:r>
      <w:r w:rsidRPr="00F77309">
        <w:rPr>
          <w:rFonts w:ascii="Times New Roman" w:eastAsia="宋体" w:hAnsi="Times New Roman" w:cs="Times New Roman"/>
          <w:sz w:val="20"/>
          <w:szCs w:val="20"/>
        </w:rPr>
        <w:tab/>
        <w:t>5506</w:t>
      </w:r>
      <w:r w:rsidRPr="00F77309">
        <w:rPr>
          <w:rFonts w:ascii="Times New Roman" w:eastAsia="宋体" w:hAnsi="Times New Roman" w:cs="Times New Roman"/>
          <w:sz w:val="20"/>
          <w:szCs w:val="20"/>
        </w:rPr>
        <w:tab/>
        <w:t>Genetics</w:t>
      </w:r>
    </w:p>
    <w:p w:rsidR="009263EC" w:rsidRPr="00F77309" w:rsidRDefault="009263EC" w:rsidP="009263EC">
      <w:pPr>
        <w:widowControl w:val="0"/>
        <w:autoSpaceDE w:val="0"/>
        <w:autoSpaceDN w:val="0"/>
        <w:adjustRightInd w:val="0"/>
        <w:spacing w:after="0" w:line="217" w:lineRule="exact"/>
        <w:ind w:left="1170" w:firstLine="0"/>
        <w:jc w:val="both"/>
        <w:rPr>
          <w:rFonts w:ascii="Times New Roman" w:eastAsia="宋体" w:hAnsi="Times New Roman" w:cs="Times New Roman"/>
          <w:sz w:val="20"/>
          <w:szCs w:val="20"/>
        </w:rPr>
      </w:pPr>
      <w:r w:rsidRPr="00F77309">
        <w:rPr>
          <w:rFonts w:ascii="Times New Roman" w:eastAsia="宋体" w:hAnsi="Times New Roman" w:cs="Times New Roman"/>
          <w:sz w:val="20"/>
          <w:szCs w:val="20"/>
        </w:rPr>
        <w:t xml:space="preserve">BIOL </w:t>
      </w:r>
      <w:r w:rsidRPr="00F77309">
        <w:rPr>
          <w:rFonts w:ascii="Times New Roman" w:eastAsia="宋体" w:hAnsi="Times New Roman" w:cs="Times New Roman"/>
          <w:sz w:val="20"/>
          <w:szCs w:val="20"/>
        </w:rPr>
        <w:tab/>
        <w:t>5508</w:t>
      </w:r>
      <w:r w:rsidRPr="00F77309">
        <w:rPr>
          <w:rFonts w:ascii="Times New Roman" w:eastAsia="宋体" w:hAnsi="Times New Roman" w:cs="Times New Roman"/>
          <w:sz w:val="20"/>
          <w:szCs w:val="20"/>
        </w:rPr>
        <w:tab/>
        <w:t>Parasitology</w:t>
      </w:r>
    </w:p>
    <w:p w:rsidR="009263EC" w:rsidRPr="00F77309" w:rsidRDefault="009263EC" w:rsidP="009263EC">
      <w:pPr>
        <w:widowControl w:val="0"/>
        <w:autoSpaceDE w:val="0"/>
        <w:autoSpaceDN w:val="0"/>
        <w:adjustRightInd w:val="0"/>
        <w:spacing w:after="0" w:line="217" w:lineRule="exact"/>
        <w:ind w:left="1170" w:firstLine="0"/>
        <w:jc w:val="both"/>
        <w:rPr>
          <w:rFonts w:ascii="Times New Roman" w:eastAsia="宋体" w:hAnsi="Times New Roman" w:cs="Times New Roman"/>
          <w:sz w:val="20"/>
          <w:szCs w:val="20"/>
        </w:rPr>
      </w:pPr>
      <w:r w:rsidRPr="00F77309">
        <w:rPr>
          <w:rFonts w:ascii="Times New Roman" w:eastAsia="宋体" w:hAnsi="Times New Roman" w:cs="Times New Roman"/>
          <w:sz w:val="20"/>
          <w:szCs w:val="20"/>
        </w:rPr>
        <w:t xml:space="preserve">BIOL </w:t>
      </w:r>
      <w:r w:rsidRPr="00F77309">
        <w:rPr>
          <w:rFonts w:ascii="Times New Roman" w:eastAsia="宋体" w:hAnsi="Times New Roman" w:cs="Times New Roman"/>
          <w:sz w:val="20"/>
          <w:szCs w:val="20"/>
        </w:rPr>
        <w:tab/>
        <w:t>5510</w:t>
      </w:r>
      <w:r w:rsidRPr="00F77309">
        <w:rPr>
          <w:rFonts w:ascii="Times New Roman" w:eastAsia="宋体" w:hAnsi="Times New Roman" w:cs="Times New Roman"/>
          <w:sz w:val="20"/>
          <w:szCs w:val="20"/>
        </w:rPr>
        <w:tab/>
        <w:t>Microbiology</w:t>
      </w:r>
    </w:p>
    <w:p w:rsidR="009263EC" w:rsidRPr="00F77309" w:rsidRDefault="009263EC" w:rsidP="009263EC">
      <w:pPr>
        <w:widowControl w:val="0"/>
        <w:autoSpaceDE w:val="0"/>
        <w:autoSpaceDN w:val="0"/>
        <w:adjustRightInd w:val="0"/>
        <w:spacing w:after="0" w:line="217" w:lineRule="exact"/>
        <w:ind w:left="1170" w:firstLine="0"/>
        <w:jc w:val="both"/>
        <w:rPr>
          <w:rFonts w:ascii="Times New Roman" w:eastAsia="宋体" w:hAnsi="Times New Roman" w:cs="Times New Roman"/>
          <w:sz w:val="20"/>
          <w:szCs w:val="20"/>
        </w:rPr>
      </w:pPr>
      <w:r w:rsidRPr="00F77309">
        <w:rPr>
          <w:rFonts w:ascii="Times New Roman" w:eastAsia="宋体" w:hAnsi="Times New Roman" w:cs="Times New Roman"/>
          <w:sz w:val="20"/>
          <w:szCs w:val="20"/>
        </w:rPr>
        <w:t>BIOL</w:t>
      </w:r>
      <w:r w:rsidRPr="00F77309">
        <w:rPr>
          <w:rFonts w:ascii="Times New Roman" w:eastAsia="宋体" w:hAnsi="Times New Roman" w:cs="Times New Roman"/>
          <w:sz w:val="20"/>
          <w:szCs w:val="20"/>
        </w:rPr>
        <w:tab/>
        <w:t>5515</w:t>
      </w:r>
      <w:r w:rsidRPr="00F77309">
        <w:rPr>
          <w:rFonts w:ascii="Times New Roman" w:eastAsia="宋体" w:hAnsi="Times New Roman" w:cs="Times New Roman"/>
          <w:sz w:val="20"/>
          <w:szCs w:val="20"/>
        </w:rPr>
        <w:tab/>
        <w:t>Selected Topics in Biology</w:t>
      </w:r>
    </w:p>
    <w:p w:rsidR="009263EC" w:rsidRPr="00F77309" w:rsidRDefault="009263EC" w:rsidP="009263EC">
      <w:pPr>
        <w:widowControl w:val="0"/>
        <w:autoSpaceDE w:val="0"/>
        <w:autoSpaceDN w:val="0"/>
        <w:adjustRightInd w:val="0"/>
        <w:spacing w:after="0" w:line="217" w:lineRule="exact"/>
        <w:ind w:left="1170" w:firstLine="0"/>
        <w:jc w:val="both"/>
        <w:rPr>
          <w:rFonts w:ascii="Times New Roman" w:eastAsia="宋体" w:hAnsi="Times New Roman" w:cs="Times New Roman"/>
          <w:sz w:val="20"/>
          <w:szCs w:val="20"/>
        </w:rPr>
      </w:pPr>
      <w:r w:rsidRPr="00F77309">
        <w:rPr>
          <w:rFonts w:ascii="Times New Roman" w:eastAsia="宋体" w:hAnsi="Times New Roman" w:cs="Times New Roman"/>
          <w:sz w:val="20"/>
          <w:szCs w:val="20"/>
        </w:rPr>
        <w:t>(3 hrs from AREA C may be satisfied with PHYS 5500, PHYS (5530 or 5531) or PHYS (5645 or 5646)</w:t>
      </w:r>
    </w:p>
    <w:p w:rsidR="009263EC" w:rsidRPr="00F77309" w:rsidRDefault="009263EC" w:rsidP="009263EC">
      <w:pPr>
        <w:widowControl w:val="0"/>
        <w:autoSpaceDE w:val="0"/>
        <w:autoSpaceDN w:val="0"/>
        <w:adjustRightInd w:val="0"/>
        <w:spacing w:after="0" w:line="217" w:lineRule="exact"/>
        <w:ind w:left="360" w:firstLine="0"/>
        <w:jc w:val="both"/>
        <w:rPr>
          <w:rFonts w:ascii="Times New Roman" w:hAnsi="Times New Roman"/>
          <w:sz w:val="20"/>
          <w:szCs w:val="20"/>
        </w:rPr>
      </w:pPr>
    </w:p>
    <w:p w:rsidR="009263EC" w:rsidRPr="00C60407" w:rsidRDefault="009263EC" w:rsidP="009263EC">
      <w:pPr>
        <w:widowControl w:val="0"/>
        <w:autoSpaceDE w:val="0"/>
        <w:autoSpaceDN w:val="0"/>
        <w:adjustRightInd w:val="0"/>
        <w:spacing w:after="0"/>
        <w:ind w:left="360" w:firstLine="0"/>
        <w:jc w:val="both"/>
        <w:rPr>
          <w:rFonts w:ascii="Times New Roman" w:hAnsi="Times New Roman"/>
          <w:color w:val="808080" w:themeColor="background1" w:themeShade="80"/>
          <w:sz w:val="24"/>
          <w:szCs w:val="24"/>
        </w:rPr>
      </w:pPr>
      <w:r w:rsidRPr="00C60407">
        <w:rPr>
          <w:rFonts w:ascii="Times New Roman" w:hAnsi="Times New Roman"/>
          <w:b/>
          <w:bCs/>
          <w:color w:val="808080" w:themeColor="background1" w:themeShade="80"/>
          <w:sz w:val="24"/>
          <w:szCs w:val="24"/>
        </w:rPr>
        <w:t>A</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ea D - Resea</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ch and Statistics</w:t>
      </w:r>
    </w:p>
    <w:p w:rsidR="009263EC" w:rsidRPr="00C60407" w:rsidRDefault="009263EC" w:rsidP="009263EC">
      <w:pPr>
        <w:widowControl w:val="0"/>
        <w:tabs>
          <w:tab w:val="right" w:pos="9220"/>
        </w:tabs>
        <w:autoSpaceDE w:val="0"/>
        <w:autoSpaceDN w:val="0"/>
        <w:adjustRightInd w:val="0"/>
        <w:spacing w:before="14" w:after="0"/>
        <w:ind w:left="360" w:firstLine="0"/>
        <w:jc w:val="both"/>
        <w:rPr>
          <w:rFonts w:ascii="Times New Roman" w:hAnsi="Times New Roman"/>
          <w:color w:val="808080" w:themeColor="background1" w:themeShade="80"/>
          <w:sz w:val="24"/>
          <w:szCs w:val="24"/>
        </w:rPr>
      </w:pPr>
      <w:r w:rsidRPr="00C60407">
        <w:rPr>
          <w:rFonts w:ascii="Times New Roman" w:hAnsi="Times New Roman"/>
          <w:b/>
          <w:bCs/>
          <w:color w:val="808080" w:themeColor="background1" w:themeShade="80"/>
          <w:sz w:val="24"/>
          <w:szCs w:val="24"/>
        </w:rPr>
        <w:t>(Minimum of 3 semester</w:t>
      </w:r>
      <w:r w:rsidRPr="00C60407">
        <w:rPr>
          <w:rFonts w:ascii="Times New Roman" w:hAnsi="Times New Roman"/>
          <w:b/>
          <w:bCs/>
          <w:color w:val="808080" w:themeColor="background1" w:themeShade="80"/>
          <w:spacing w:val="-5"/>
          <w:sz w:val="24"/>
          <w:szCs w:val="24"/>
        </w:rPr>
        <w:t xml:space="preserve"> </w:t>
      </w:r>
      <w:r w:rsidRPr="00C60407">
        <w:rPr>
          <w:rFonts w:ascii="Times New Roman" w:hAnsi="Times New Roman"/>
          <w:b/>
          <w:bCs/>
          <w:color w:val="808080" w:themeColor="background1" w:themeShade="80"/>
          <w:sz w:val="24"/>
          <w:szCs w:val="24"/>
        </w:rPr>
        <w:t>hours)</w:t>
      </w:r>
      <w:r w:rsidRPr="00C60407">
        <w:rPr>
          <w:rFonts w:ascii="Times New Roman" w:hAnsi="Times New Roman"/>
          <w:b/>
          <w:bCs/>
          <w:color w:val="808080" w:themeColor="background1" w:themeShade="80"/>
          <w:sz w:val="24"/>
          <w:szCs w:val="24"/>
        </w:rPr>
        <w:tab/>
        <w:t>3 hrs</w:t>
      </w:r>
    </w:p>
    <w:p w:rsidR="009263EC" w:rsidRDefault="009263EC" w:rsidP="009263EC">
      <w:pPr>
        <w:widowControl w:val="0"/>
        <w:tabs>
          <w:tab w:val="left" w:pos="2160"/>
          <w:tab w:val="left" w:pos="2880"/>
        </w:tabs>
        <w:autoSpaceDE w:val="0"/>
        <w:autoSpaceDN w:val="0"/>
        <w:adjustRightInd w:val="0"/>
        <w:spacing w:before="37" w:after="0"/>
        <w:ind w:left="1170" w:firstLine="0"/>
        <w:jc w:val="both"/>
        <w:rPr>
          <w:rFonts w:ascii="Times New Roman" w:hAnsi="Times New Roman"/>
          <w:sz w:val="12"/>
          <w:szCs w:val="12"/>
        </w:rPr>
      </w:pPr>
      <w:r>
        <w:rPr>
          <w:rFonts w:ascii="Times New Roman" w:hAnsi="Times New Roman"/>
          <w:sz w:val="20"/>
          <w:szCs w:val="20"/>
        </w:rPr>
        <w:t>EDUC</w:t>
      </w:r>
      <w:r>
        <w:rPr>
          <w:rFonts w:ascii="Times New Roman" w:hAnsi="Times New Roman"/>
          <w:sz w:val="20"/>
          <w:szCs w:val="20"/>
        </w:rPr>
        <w:tab/>
        <w:t>5500</w:t>
      </w:r>
      <w:r>
        <w:rPr>
          <w:rFonts w:ascii="Times New Roman" w:hAnsi="Times New Roman"/>
          <w:sz w:val="20"/>
          <w:szCs w:val="20"/>
        </w:rPr>
        <w:tab/>
        <w:t xml:space="preserve">Educational Statistics </w:t>
      </w:r>
      <w:r>
        <w:rPr>
          <w:rFonts w:ascii="Times New Roman" w:hAnsi="Times New Roman"/>
          <w:position w:val="7"/>
          <w:sz w:val="12"/>
          <w:szCs w:val="12"/>
        </w:rPr>
        <w:t>+</w:t>
      </w:r>
    </w:p>
    <w:p w:rsidR="009263EC" w:rsidRDefault="009263EC" w:rsidP="009263EC">
      <w:pPr>
        <w:widowControl w:val="0"/>
        <w:tabs>
          <w:tab w:val="left" w:pos="2160"/>
          <w:tab w:val="left" w:pos="2880"/>
        </w:tabs>
        <w:autoSpaceDE w:val="0"/>
        <w:autoSpaceDN w:val="0"/>
        <w:adjustRightInd w:val="0"/>
        <w:spacing w:before="10" w:after="0"/>
        <w:ind w:left="1170" w:firstLine="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5501</w:t>
      </w:r>
      <w:r>
        <w:rPr>
          <w:rFonts w:ascii="Times New Roman" w:hAnsi="Times New Roman"/>
          <w:sz w:val="20"/>
          <w:szCs w:val="20"/>
        </w:rPr>
        <w:tab/>
        <w:t>Educational Research**</w:t>
      </w:r>
    </w:p>
    <w:p w:rsidR="009263EC" w:rsidRDefault="009263EC" w:rsidP="009263EC">
      <w:pPr>
        <w:widowControl w:val="0"/>
        <w:autoSpaceDE w:val="0"/>
        <w:autoSpaceDN w:val="0"/>
        <w:adjustRightInd w:val="0"/>
        <w:spacing w:before="6" w:after="0" w:line="220" w:lineRule="exact"/>
        <w:ind w:left="360" w:firstLine="0"/>
        <w:jc w:val="both"/>
        <w:rPr>
          <w:rFonts w:ascii="Times New Roman" w:hAnsi="Times New Roman"/>
        </w:rPr>
      </w:pPr>
    </w:p>
    <w:p w:rsidR="009263EC" w:rsidRPr="00C60407" w:rsidRDefault="009263EC" w:rsidP="009263EC">
      <w:pPr>
        <w:widowControl w:val="0"/>
        <w:tabs>
          <w:tab w:val="right" w:pos="9220"/>
        </w:tabs>
        <w:autoSpaceDE w:val="0"/>
        <w:autoSpaceDN w:val="0"/>
        <w:adjustRightInd w:val="0"/>
        <w:spacing w:after="0"/>
        <w:ind w:left="360" w:firstLine="0"/>
        <w:jc w:val="both"/>
        <w:rPr>
          <w:rFonts w:ascii="Times New Roman" w:hAnsi="Times New Roman"/>
          <w:color w:val="808080" w:themeColor="background1" w:themeShade="80"/>
          <w:sz w:val="24"/>
          <w:szCs w:val="24"/>
        </w:rPr>
      </w:pPr>
      <w:r w:rsidRPr="00C60407">
        <w:rPr>
          <w:rFonts w:ascii="Times New Roman" w:hAnsi="Times New Roman"/>
          <w:b/>
          <w:bCs/>
          <w:color w:val="808080" w:themeColor="background1" w:themeShade="80"/>
          <w:sz w:val="24"/>
          <w:szCs w:val="24"/>
        </w:rPr>
        <w:t>A</w:t>
      </w:r>
      <w:r w:rsidRPr="00C60407">
        <w:rPr>
          <w:rFonts w:ascii="Times New Roman" w:hAnsi="Times New Roman"/>
          <w:b/>
          <w:bCs/>
          <w:color w:val="808080" w:themeColor="background1" w:themeShade="80"/>
          <w:spacing w:val="-5"/>
          <w:sz w:val="24"/>
          <w:szCs w:val="24"/>
        </w:rPr>
        <w:t>r</w:t>
      </w:r>
      <w:r w:rsidRPr="00C60407">
        <w:rPr>
          <w:rFonts w:ascii="Times New Roman" w:hAnsi="Times New Roman"/>
          <w:b/>
          <w:bCs/>
          <w:color w:val="808080" w:themeColor="background1" w:themeShade="80"/>
          <w:sz w:val="24"/>
          <w:szCs w:val="24"/>
        </w:rPr>
        <w:t>ea E - Electives (Minimum of 3 semester</w:t>
      </w:r>
      <w:r w:rsidRPr="00C60407">
        <w:rPr>
          <w:rFonts w:ascii="Times New Roman" w:hAnsi="Times New Roman"/>
          <w:b/>
          <w:bCs/>
          <w:color w:val="808080" w:themeColor="background1" w:themeShade="80"/>
          <w:spacing w:val="-5"/>
          <w:sz w:val="24"/>
          <w:szCs w:val="24"/>
        </w:rPr>
        <w:t xml:space="preserve"> </w:t>
      </w:r>
      <w:r w:rsidRPr="00C60407">
        <w:rPr>
          <w:rFonts w:ascii="Times New Roman" w:hAnsi="Times New Roman"/>
          <w:b/>
          <w:bCs/>
          <w:color w:val="808080" w:themeColor="background1" w:themeShade="80"/>
          <w:sz w:val="24"/>
          <w:szCs w:val="24"/>
        </w:rPr>
        <w:t>hours)</w:t>
      </w:r>
      <w:r w:rsidRPr="00C60407">
        <w:rPr>
          <w:rFonts w:ascii="Times New Roman" w:hAnsi="Times New Roman"/>
          <w:b/>
          <w:bCs/>
          <w:color w:val="808080" w:themeColor="background1" w:themeShade="80"/>
          <w:sz w:val="24"/>
          <w:szCs w:val="24"/>
        </w:rPr>
        <w:tab/>
        <w:t>3 hrs</w:t>
      </w:r>
    </w:p>
    <w:p w:rsidR="009263EC" w:rsidRDefault="009263EC" w:rsidP="009263EC">
      <w:pPr>
        <w:widowControl w:val="0"/>
        <w:tabs>
          <w:tab w:val="left" w:pos="2160"/>
          <w:tab w:val="left" w:pos="2880"/>
        </w:tabs>
        <w:autoSpaceDE w:val="0"/>
        <w:autoSpaceDN w:val="0"/>
        <w:adjustRightInd w:val="0"/>
        <w:spacing w:before="37" w:after="0"/>
        <w:ind w:left="1170" w:firstLine="0"/>
        <w:jc w:val="both"/>
        <w:rPr>
          <w:rFonts w:ascii="Times New Roman" w:hAnsi="Times New Roman"/>
          <w:sz w:val="12"/>
          <w:szCs w:val="12"/>
        </w:rPr>
      </w:pPr>
      <w:r>
        <w:rPr>
          <w:rFonts w:ascii="Times New Roman" w:hAnsi="Times New Roman"/>
          <w:sz w:val="20"/>
          <w:szCs w:val="20"/>
        </w:rPr>
        <w:t>SPED</w:t>
      </w:r>
      <w:r>
        <w:rPr>
          <w:rFonts w:ascii="Times New Roman" w:hAnsi="Times New Roman"/>
          <w:sz w:val="20"/>
          <w:szCs w:val="20"/>
        </w:rPr>
        <w:tab/>
        <w:t>5501</w:t>
      </w:r>
      <w:r>
        <w:rPr>
          <w:rFonts w:ascii="Times New Roman" w:hAnsi="Times New Roman"/>
          <w:sz w:val="20"/>
          <w:szCs w:val="20"/>
        </w:rPr>
        <w:tab/>
        <w:t>Exceptional Children and</w:t>
      </w:r>
      <w:r>
        <w:rPr>
          <w:rFonts w:ascii="Times New Roman" w:hAnsi="Times New Roman"/>
          <w:spacing w:val="-7"/>
          <w:sz w:val="20"/>
          <w:szCs w:val="20"/>
        </w:rPr>
        <w:t xml:space="preserve"> </w:t>
      </w:r>
      <w:r>
        <w:rPr>
          <w:rFonts w:ascii="Times New Roman" w:hAnsi="Times New Roman"/>
          <w:spacing w:val="-20"/>
          <w:sz w:val="20"/>
          <w:szCs w:val="20"/>
        </w:rPr>
        <w:t>Y</w:t>
      </w:r>
      <w:r>
        <w:rPr>
          <w:rFonts w:ascii="Times New Roman" w:hAnsi="Times New Roman"/>
          <w:sz w:val="20"/>
          <w:szCs w:val="20"/>
        </w:rPr>
        <w:t xml:space="preserve">outh </w:t>
      </w:r>
      <w:r>
        <w:rPr>
          <w:rFonts w:ascii="Times New Roman" w:hAnsi="Times New Roman"/>
          <w:position w:val="7"/>
          <w:sz w:val="12"/>
          <w:szCs w:val="12"/>
        </w:rPr>
        <w:t>++</w:t>
      </w:r>
    </w:p>
    <w:p w:rsidR="009263EC" w:rsidRPr="00F77309" w:rsidRDefault="009263EC" w:rsidP="009263EC">
      <w:pPr>
        <w:widowControl w:val="0"/>
        <w:tabs>
          <w:tab w:val="left" w:pos="2160"/>
          <w:tab w:val="left" w:pos="2880"/>
        </w:tabs>
        <w:autoSpaceDE w:val="0"/>
        <w:autoSpaceDN w:val="0"/>
        <w:adjustRightInd w:val="0"/>
        <w:spacing w:before="10" w:after="0"/>
        <w:ind w:left="1170" w:firstLine="0"/>
        <w:jc w:val="both"/>
        <w:rPr>
          <w:rFonts w:ascii="Times New Roman" w:eastAsia="宋体" w:hAnsi="Times New Roman" w:cs="Times New Roman"/>
          <w:sz w:val="20"/>
          <w:szCs w:val="20"/>
        </w:rPr>
      </w:pPr>
      <w:r w:rsidRPr="00F77309">
        <w:rPr>
          <w:rFonts w:ascii="Times New Roman" w:eastAsia="宋体" w:hAnsi="Times New Roman" w:cs="Times New Roman"/>
          <w:sz w:val="20"/>
          <w:szCs w:val="20"/>
        </w:rPr>
        <w:t>Other elective as approved by the advisor</w:t>
      </w:r>
    </w:p>
    <w:p w:rsidR="009263EC" w:rsidRDefault="009263EC" w:rsidP="009263EC">
      <w:pPr>
        <w:widowControl w:val="0"/>
        <w:autoSpaceDE w:val="0"/>
        <w:autoSpaceDN w:val="0"/>
        <w:adjustRightInd w:val="0"/>
        <w:spacing w:before="10" w:after="0"/>
        <w:ind w:left="360" w:firstLine="0"/>
        <w:jc w:val="both"/>
        <w:rPr>
          <w:rFonts w:ascii="Times New Roman" w:hAnsi="Times New Roman"/>
          <w:spacing w:val="-14"/>
          <w:sz w:val="20"/>
          <w:szCs w:val="20"/>
        </w:rPr>
      </w:pPr>
    </w:p>
    <w:p w:rsidR="009263EC" w:rsidRDefault="009263EC" w:rsidP="009263EC">
      <w:pPr>
        <w:widowControl w:val="0"/>
        <w:autoSpaceDE w:val="0"/>
        <w:autoSpaceDN w:val="0"/>
        <w:adjustRightInd w:val="0"/>
        <w:spacing w:before="10" w:after="0"/>
        <w:ind w:left="360" w:firstLine="0"/>
        <w:jc w:val="both"/>
        <w:rPr>
          <w:rFonts w:ascii="Times New Roman" w:hAnsi="Times New Roman"/>
          <w:sz w:val="20"/>
          <w:szCs w:val="20"/>
        </w:rPr>
      </w:pPr>
      <w:r>
        <w:rPr>
          <w:rFonts w:ascii="Times New Roman" w:hAnsi="Times New Roman"/>
          <w:sz w:val="20"/>
          <w:szCs w:val="20"/>
        </w:rPr>
        <w:t>* Minimum of 9 semester hours from</w:t>
      </w:r>
      <w:r>
        <w:rPr>
          <w:rFonts w:ascii="Times New Roman" w:hAnsi="Times New Roman"/>
          <w:spacing w:val="-11"/>
          <w:sz w:val="20"/>
          <w:szCs w:val="20"/>
        </w:rPr>
        <w:t xml:space="preserve"> </w:t>
      </w:r>
      <w:r>
        <w:rPr>
          <w:rFonts w:ascii="Times New Roman" w:hAnsi="Times New Roman"/>
          <w:sz w:val="20"/>
          <w:szCs w:val="20"/>
        </w:rPr>
        <w:t>Areas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 xml:space="preserve">&amp; B </w:t>
      </w:r>
    </w:p>
    <w:p w:rsidR="009263EC" w:rsidRDefault="009263EC" w:rsidP="009263EC">
      <w:pPr>
        <w:widowControl w:val="0"/>
        <w:autoSpaceDE w:val="0"/>
        <w:autoSpaceDN w:val="0"/>
        <w:adjustRightInd w:val="0"/>
        <w:spacing w:before="10" w:after="0"/>
        <w:ind w:left="360" w:firstLine="0"/>
        <w:jc w:val="both"/>
        <w:rPr>
          <w:rFonts w:ascii="Times New Roman" w:hAnsi="Times New Roman"/>
          <w:sz w:val="20"/>
          <w:szCs w:val="20"/>
        </w:rPr>
      </w:pPr>
      <w:r>
        <w:rPr>
          <w:rFonts w:ascii="Times New Roman" w:hAnsi="Times New Roman"/>
          <w:sz w:val="20"/>
          <w:szCs w:val="20"/>
        </w:rPr>
        <w:t>** Required course</w:t>
      </w:r>
    </w:p>
    <w:p w:rsidR="009263EC" w:rsidRDefault="009263EC" w:rsidP="009263EC">
      <w:pPr>
        <w:widowControl w:val="0"/>
        <w:autoSpaceDE w:val="0"/>
        <w:autoSpaceDN w:val="0"/>
        <w:adjustRightInd w:val="0"/>
        <w:spacing w:before="10" w:after="0" w:line="250" w:lineRule="auto"/>
        <w:ind w:left="360" w:firstLine="0"/>
        <w:jc w:val="both"/>
        <w:rPr>
          <w:rFonts w:ascii="Times New Roman" w:hAnsi="Times New Roman"/>
          <w:sz w:val="20"/>
          <w:szCs w:val="20"/>
        </w:rPr>
      </w:pPr>
      <w:r>
        <w:rPr>
          <w:rFonts w:ascii="Times New Roman" w:hAnsi="Times New Roman"/>
          <w:sz w:val="20"/>
          <w:szCs w:val="20"/>
        </w:rPr>
        <w:t>*** Minimum of 18 semester hours from area C (6 hours of core courses are required). In the chemistry program, core courses may</w:t>
      </w:r>
    </w:p>
    <w:p w:rsidR="009263EC" w:rsidRDefault="009263EC" w:rsidP="009263EC">
      <w:pPr>
        <w:widowControl w:val="0"/>
        <w:autoSpaceDE w:val="0"/>
        <w:autoSpaceDN w:val="0"/>
        <w:adjustRightInd w:val="0"/>
        <w:spacing w:after="0" w:line="250" w:lineRule="auto"/>
        <w:ind w:left="360" w:firstLine="0"/>
        <w:jc w:val="both"/>
        <w:rPr>
          <w:rFonts w:ascii="Times New Roman" w:hAnsi="Times New Roman"/>
          <w:sz w:val="20"/>
          <w:szCs w:val="20"/>
        </w:rPr>
      </w:pPr>
      <w:r>
        <w:rPr>
          <w:rFonts w:ascii="Times New Roman" w:hAnsi="Times New Roman"/>
          <w:sz w:val="20"/>
          <w:szCs w:val="20"/>
        </w:rPr>
        <w:t>be omitted if a departmental proficiency exam is passed.</w:t>
      </w:r>
      <w:r>
        <w:rPr>
          <w:rFonts w:ascii="Times New Roman" w:hAnsi="Times New Roman"/>
          <w:spacing w:val="-4"/>
          <w:sz w:val="20"/>
          <w:szCs w:val="20"/>
        </w:rPr>
        <w:t xml:space="preserve"> </w:t>
      </w:r>
      <w:r>
        <w:rPr>
          <w:rFonts w:ascii="Times New Roman" w:hAnsi="Times New Roman"/>
          <w:sz w:val="20"/>
          <w:szCs w:val="20"/>
        </w:rPr>
        <w:t>The student would complete 15 hours of advanced courses.</w:t>
      </w:r>
    </w:p>
    <w:p w:rsidR="009263EC" w:rsidRDefault="009263EC" w:rsidP="009263EC">
      <w:pPr>
        <w:widowControl w:val="0"/>
        <w:autoSpaceDE w:val="0"/>
        <w:autoSpaceDN w:val="0"/>
        <w:adjustRightInd w:val="0"/>
        <w:spacing w:after="0"/>
        <w:ind w:left="360" w:firstLine="0"/>
        <w:jc w:val="both"/>
        <w:rPr>
          <w:rFonts w:ascii="Times New Roman" w:hAnsi="Times New Roman"/>
          <w:sz w:val="20"/>
          <w:szCs w:val="20"/>
        </w:rPr>
      </w:pPr>
      <w:r>
        <w:rPr>
          <w:rFonts w:ascii="Times New Roman" w:hAnsi="Times New Roman"/>
          <w:position w:val="7"/>
          <w:sz w:val="12"/>
          <w:szCs w:val="12"/>
        </w:rPr>
        <w:t xml:space="preserve">+ </w:t>
      </w:r>
      <w:r>
        <w:rPr>
          <w:rFonts w:ascii="Times New Roman" w:hAnsi="Times New Roman"/>
          <w:sz w:val="20"/>
          <w:szCs w:val="20"/>
        </w:rPr>
        <w:t>Required for research course. Passing an examination can satisfy course requirements.</w:t>
      </w:r>
    </w:p>
    <w:p w:rsidR="009263EC" w:rsidRDefault="009263EC" w:rsidP="009263EC">
      <w:pPr>
        <w:widowControl w:val="0"/>
        <w:autoSpaceDE w:val="0"/>
        <w:autoSpaceDN w:val="0"/>
        <w:adjustRightInd w:val="0"/>
        <w:spacing w:before="10" w:after="0"/>
        <w:ind w:left="360" w:firstLine="0"/>
        <w:jc w:val="both"/>
        <w:rPr>
          <w:rFonts w:ascii="Times New Roman" w:hAnsi="Times New Roman"/>
          <w:sz w:val="20"/>
          <w:szCs w:val="20"/>
        </w:rPr>
      </w:pPr>
      <w:r>
        <w:rPr>
          <w:rFonts w:ascii="Times New Roman" w:hAnsi="Times New Roman"/>
          <w:position w:val="7"/>
          <w:sz w:val="12"/>
          <w:szCs w:val="12"/>
        </w:rPr>
        <w:t xml:space="preserve">++ </w:t>
      </w:r>
      <w:r>
        <w:rPr>
          <w:rFonts w:ascii="Times New Roman" w:hAnsi="Times New Roman"/>
          <w:sz w:val="20"/>
          <w:szCs w:val="20"/>
        </w:rPr>
        <w:t xml:space="preserve">Required </w:t>
      </w:r>
      <w:r w:rsidRPr="00F77309">
        <w:rPr>
          <w:rFonts w:ascii="Times New Roman" w:hAnsi="Times New Roman"/>
          <w:sz w:val="20"/>
          <w:szCs w:val="20"/>
          <w:u w:val="single"/>
        </w:rPr>
        <w:t>only</w:t>
      </w:r>
      <w:r>
        <w:rPr>
          <w:rFonts w:ascii="Times New Roman" w:hAnsi="Times New Roman"/>
          <w:sz w:val="20"/>
          <w:szCs w:val="20"/>
        </w:rPr>
        <w:t xml:space="preserve"> if not previously fulfilled.</w:t>
      </w:r>
    </w:p>
    <w:p w:rsidR="009263EC" w:rsidRDefault="009263EC" w:rsidP="009263EC">
      <w:pPr>
        <w:widowControl w:val="0"/>
        <w:autoSpaceDE w:val="0"/>
        <w:autoSpaceDN w:val="0"/>
        <w:adjustRightInd w:val="0"/>
        <w:spacing w:before="7" w:after="0" w:line="240" w:lineRule="exact"/>
        <w:ind w:left="360" w:firstLine="0"/>
        <w:jc w:val="both"/>
        <w:rPr>
          <w:rFonts w:ascii="Times New Roman" w:hAnsi="Times New Roman"/>
          <w:sz w:val="24"/>
          <w:szCs w:val="24"/>
        </w:rPr>
      </w:pPr>
    </w:p>
    <w:p w:rsidR="009263EC" w:rsidRDefault="009263EC" w:rsidP="009263EC">
      <w:pPr>
        <w:widowControl w:val="0"/>
        <w:autoSpaceDE w:val="0"/>
        <w:autoSpaceDN w:val="0"/>
        <w:adjustRightInd w:val="0"/>
        <w:spacing w:before="3" w:after="0" w:line="160" w:lineRule="exact"/>
        <w:rPr>
          <w:rFonts w:ascii="Times New Roman" w:hAnsi="Times New Roman"/>
          <w:sz w:val="16"/>
          <w:szCs w:val="16"/>
        </w:rPr>
      </w:pPr>
    </w:p>
    <w:p w:rsidR="009263EC" w:rsidRDefault="009263EC" w:rsidP="009263EC">
      <w:pPr>
        <w:widowControl w:val="0"/>
        <w:autoSpaceDE w:val="0"/>
        <w:autoSpaceDN w:val="0"/>
        <w:adjustRightInd w:val="0"/>
        <w:spacing w:after="0" w:line="200" w:lineRule="exact"/>
        <w:rPr>
          <w:rFonts w:ascii="Times New Roman" w:hAnsi="Times New Roman"/>
          <w:sz w:val="20"/>
          <w:szCs w:val="20"/>
        </w:rPr>
      </w:pPr>
    </w:p>
    <w:p w:rsidR="009263EC" w:rsidRPr="00C60407" w:rsidRDefault="009263EC" w:rsidP="009263EC">
      <w:pPr>
        <w:pStyle w:val="Heading2"/>
        <w:spacing w:before="0"/>
        <w:ind w:firstLine="360"/>
        <w:rPr>
          <w:rFonts w:ascii="Impact" w:hAnsi="Impact" w:cs="Impact"/>
          <w:color w:val="808080" w:themeColor="background1" w:themeShade="80"/>
          <w:sz w:val="36"/>
          <w:szCs w:val="36"/>
        </w:rPr>
      </w:pPr>
      <w:bookmarkStart w:id="673" w:name="_Toc294969791"/>
      <w:bookmarkStart w:id="674" w:name="_Toc295508348"/>
      <w:r w:rsidRPr="00C60407">
        <w:rPr>
          <w:rFonts w:ascii="Impact" w:hAnsi="Impact" w:cs="Impact"/>
          <w:color w:val="808080" w:themeColor="background1" w:themeShade="80"/>
          <w:sz w:val="36"/>
          <w:szCs w:val="36"/>
        </w:rPr>
        <w:t>COURSE DESCRIPTIONS</w:t>
      </w:r>
      <w:bookmarkEnd w:id="673"/>
      <w:bookmarkEnd w:id="674"/>
    </w:p>
    <w:p w:rsidR="009263EC" w:rsidRPr="00B84A8A" w:rsidRDefault="009263EC" w:rsidP="009263EC">
      <w:pPr>
        <w:widowControl w:val="0"/>
        <w:autoSpaceDE w:val="0"/>
        <w:autoSpaceDN w:val="0"/>
        <w:adjustRightInd w:val="0"/>
        <w:spacing w:before="10" w:after="0" w:line="250" w:lineRule="auto"/>
        <w:ind w:lef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5501 Selected Topics in Botany……………………………….……………...............................3(3-0)</w:t>
      </w:r>
    </w:p>
    <w:p w:rsidR="009263EC" w:rsidRPr="00B84A8A" w:rsidRDefault="009263EC" w:rsidP="009263EC">
      <w:pPr>
        <w:widowControl w:val="0"/>
        <w:autoSpaceDE w:val="0"/>
        <w:autoSpaceDN w:val="0"/>
        <w:adjustRightInd w:val="0"/>
        <w:spacing w:before="10" w:after="0" w:line="250" w:lineRule="auto"/>
        <w:ind w:left="36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the principles of vascular plant function, including transduction of water and solutes, photosynthesis, respiration and hormonal regulation of growth and development.</w:t>
      </w:r>
    </w:p>
    <w:p w:rsidR="009263EC" w:rsidRPr="00B84A8A" w:rsidRDefault="009263EC" w:rsidP="009263EC">
      <w:pPr>
        <w:widowControl w:val="0"/>
        <w:autoSpaceDE w:val="0"/>
        <w:autoSpaceDN w:val="0"/>
        <w:adjustRightInd w:val="0"/>
        <w:spacing w:before="10" w:after="0" w:line="250" w:lineRule="auto"/>
        <w:ind w:left="360" w:firstLine="0"/>
        <w:jc w:val="both"/>
        <w:rPr>
          <w:rFonts w:ascii="Times New Roman" w:eastAsia="宋体" w:hAnsi="Times New Roman" w:cs="Times New Roman"/>
          <w:sz w:val="20"/>
          <w:szCs w:val="20"/>
        </w:rPr>
      </w:pPr>
    </w:p>
    <w:p w:rsidR="009263EC" w:rsidRPr="00B84A8A" w:rsidRDefault="009263EC" w:rsidP="009263EC">
      <w:pPr>
        <w:widowControl w:val="0"/>
        <w:autoSpaceDE w:val="0"/>
        <w:autoSpaceDN w:val="0"/>
        <w:adjustRightInd w:val="0"/>
        <w:spacing w:before="10" w:after="0" w:line="250" w:lineRule="auto"/>
        <w:ind w:left="36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5502 Selected topics in Zoology…………………………………………</w:t>
      </w:r>
      <w:r>
        <w:rPr>
          <w:rFonts w:ascii="Times New Roman" w:hAnsi="Times New Roman"/>
          <w:b/>
          <w:sz w:val="20"/>
          <w:szCs w:val="20"/>
        </w:rPr>
        <w:t>….</w:t>
      </w:r>
      <w:r w:rsidRPr="00B84A8A">
        <w:rPr>
          <w:rFonts w:ascii="Times New Roman" w:eastAsia="宋体" w:hAnsi="Times New Roman" w:cs="Times New Roman"/>
          <w:b/>
          <w:sz w:val="20"/>
          <w:szCs w:val="20"/>
        </w:rPr>
        <w:t>…………...………..3(3-0)</w:t>
      </w:r>
    </w:p>
    <w:p w:rsidR="009263EC" w:rsidRDefault="009263EC" w:rsidP="009263EC">
      <w:pPr>
        <w:widowControl w:val="0"/>
        <w:autoSpaceDE w:val="0"/>
        <w:autoSpaceDN w:val="0"/>
        <w:adjustRightInd w:val="0"/>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basic concepts of invertebrate zoology.  The students (in-service teachers) in</w:t>
      </w:r>
      <w:r w:rsidRPr="00B84A8A">
        <w:rPr>
          <w:rFonts w:ascii="Times New Roman" w:hAnsi="Times New Roman"/>
          <w:sz w:val="20"/>
          <w:szCs w:val="20"/>
        </w:rPr>
        <w:t xml:space="preserve"> </w:t>
      </w:r>
      <w:r w:rsidRPr="00B84A8A">
        <w:rPr>
          <w:rFonts w:ascii="Times New Roman" w:eastAsia="宋体" w:hAnsi="Times New Roman" w:cs="Times New Roman"/>
          <w:sz w:val="20"/>
          <w:szCs w:val="20"/>
        </w:rPr>
        <w:t>the course will help determine course content based upon their specific needs.</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5503 Selected Topics in Human Biology…………………………………….………………3(3-0)</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various aspects of human morphology and physiology. The topics will be selected to reflect the interests and needs of the students participating in the course.</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5504 Ecology………………………………………………………………………………….3(3-0)</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lastRenderedPageBreak/>
        <w:t>This course will emphasize principles and concepts of modern ecology. Investigative activities will include analysis of aquatic (marine and freshwater) terrestrial ecosystems.</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5506 Genetics…………………………………………………………………………………3(3-0)</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A review of the basic principles of inheritance and classical genetics with detailed emphasis on molecular genetics, population and eugenics will be covered in this course.</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5508 Parasitology……………………………………………………………………………..3(3-0)</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 xml:space="preserve">A detailed study of the common parasites of man and domestic animals will be investigated in this course. Some emphasis will be placed on life cycles and vectors. </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5510 Microbiology…………………………………………………………………………….3(3-0)</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concepts and principles of bacteria, fungi and other microbial groups. Some attention will be given to morphological, physiological and biomedical relationships in these groups.</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5513 Mammalian Physiology…………………………………………………………………3(3-0)</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the homeostatic mechanisms of such organ systems as cardiovascular, nervous, gastrointestinal, respiratory and genital urinary.</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5515 Selected Topics in Biology……………………………………………………………..3(3-0)</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enhance and reinforce biological concepts and principles for biology teachers. Emphasis will also be placed on biology methodology and computer utilization for middle grades and secondary teachers.</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5518 Biotechnology…………………………………………………………………………….3(3-0)</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the study of gene structure and regulation. Consideration will be given to DNA structure and replication, RNA transcription and processing, protein synthesis and the mechanisms which regulate gene expression. Emphasis will be placed on the study of the above topic using current biotechnology techniques and applications.</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BIOL 5519 Plant Biology……………………………………………………………………………3(3-0)</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Particular attention will be placed on the identification, selection and use of materials for correlating the study of plants with other subjects. Students will develop a base knowledge that will enhance his/her effectiveness in planning and executing laboratory and field exercises in botany that will complement lecture presentations.</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5500 Earth Science…………….………………………………………………………….....3(3-0)</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Exploration of basic concepts and processes in the earth sciences.  Content areas include astronomy, geology and meteorology.  Strategies of teaching earth science in the middle and high schools will also be explored.</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5501Foundations of Physical Science………………..……………………..…………….…3(3-0)</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Foundations of Physical Science is the study of basic principles of physical science and their relation to the teaching of science in the elementary school.</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5530-5531Introductory Physical Science………………….………………..……………….3(3-0)</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is designed to prepare students to learn introductory physical science in the secondary school.  This course updates and enlarges the student’s knowledge in physical science and familiarizes him/her with the materials and methods utilized in I.P.S.</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5547 Introduction to Oceanography…………………..…………………………..………….3(3-0)</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emphasizes physical, chemical, geologic and biologic characteristics of the oceans and the interaction between the hydrosphere, atmosphere and biosphere.</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 S5548 Introduction to Astronomy……………………………………………………….…….3(3-0)</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the topics related to the theory and consideration of planets, the solar system, stars, galaxy and universe, including the study of constellations, historical overview, astronomy and laws of planetary motion.</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5549 Weather and Climate……………………………………………………………..…….3(3-0)</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emphasizes an introduction to the study of the profiles and dynamics of air masses and an overview of system to climatic effects and global distribution of climate.</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5551 Mathematics of Physics I…………………………………………………………..……3(3-0)</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algebra of vectors, vector calculus, divergence, gradient, curl, line integrals, surface integrals, divergence of theorem of Gauss, Stokes’ theorem, conservative fields, orthogonal curvilinear coordinates, matrices and eigenvalue problems.</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5552 Mathematics of Physics II………………………………………………………….…...3(3-0)</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derivation and solution of partial differential equations of physics, wave equation and Laplace’s equation, Schroedinger’s equation, power series solution of ordinary differential equations and special functions of mathematics physics; Fourier series, Sturm-Liouville system, complex analysis and integration will also be considered.</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5564 Science Concepts…………………………………….……………………………..…..3(3-0)</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Focus on the understanding and application of scientific processes and major concepts relevant to the teaching of middle childhood science.</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5645 Physics for Secondary School Teachers……………………………………….….…...3(3-0)</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is designed to both refresh and enlarge the high school teacher’s knowledge of general physics.</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5646 Modern Physics for Secondary Teachers I…………………………………………….3(3-0)</w:t>
      </w:r>
    </w:p>
    <w:p w:rsidR="00DD3D7A" w:rsidRDefault="00DD3D7A" w:rsidP="009263EC">
      <w:pPr>
        <w:tabs>
          <w:tab w:val="left" w:pos="7740"/>
        </w:tabs>
        <w:spacing w:after="0"/>
        <w:ind w:left="360" w:right="180" w:firstLine="0"/>
        <w:jc w:val="both"/>
        <w:rPr>
          <w:rFonts w:ascii="Times New Roman" w:eastAsia="宋体" w:hAnsi="Times New Roman" w:cs="Times New Roman"/>
          <w:sz w:val="20"/>
          <w:szCs w:val="20"/>
        </w:rPr>
        <w:sectPr w:rsidR="00DD3D7A" w:rsidSect="00DD3D7A">
          <w:headerReference w:type="even" r:id="rId64"/>
          <w:headerReference w:type="default" r:id="rId65"/>
          <w:pgSz w:w="12240" w:h="15840" w:code="1"/>
          <w:pgMar w:top="720" w:right="720" w:bottom="288" w:left="1440" w:header="720" w:footer="288" w:gutter="0"/>
          <w:cols w:space="720"/>
          <w:docGrid w:linePitch="360"/>
        </w:sectPr>
      </w:pPr>
    </w:p>
    <w:p w:rsidR="009263EC" w:rsidRPr="00B84A8A" w:rsidRDefault="009263EC" w:rsidP="009263EC">
      <w:pPr>
        <w:tabs>
          <w:tab w:val="left" w:pos="7740"/>
        </w:tabs>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lastRenderedPageBreak/>
        <w:t xml:space="preserve">This course is designed to provide students an introduction to special relativity, quantum mechanics and atomic structure.  </w:t>
      </w:r>
      <w:r w:rsidRPr="00B84A8A">
        <w:rPr>
          <w:rFonts w:ascii="Times New Roman" w:eastAsia="宋体" w:hAnsi="Times New Roman" w:cs="Times New Roman"/>
          <w:i/>
          <w:sz w:val="20"/>
          <w:szCs w:val="20"/>
        </w:rPr>
        <w:t>Prerequisite:  General physics</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5641 Modern Physics for Secondary Teachers II……………………………..…………….3(3-0)</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 xml:space="preserve">This course is designed to provide students an introduction to x-ray spectra, molecular structure, solid-state physics, nuclear structure and nuclear reactions. </w:t>
      </w:r>
      <w:r w:rsidRPr="00B84A8A">
        <w:rPr>
          <w:rFonts w:ascii="Times New Roman" w:eastAsia="宋体" w:hAnsi="Times New Roman" w:cs="Times New Roman"/>
          <w:i/>
          <w:sz w:val="20"/>
          <w:szCs w:val="20"/>
        </w:rPr>
        <w:t>Prerequisite:  PHYS 5646</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5660 Classical Mechanics I…………………………..………………………….…………...3(3-0)</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elements of Newtonian mechanics, motion of particles in various dimensions, motion of system particles, rigid bodies, gravitational and coordinate systems.</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5661 Classical Mechanics II…………………………………………………………..………3(3-0)</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 xml:space="preserve">This course will emphasize mechanics of continuous media, Lagrange’s equations, tensor algebra, inertia and stress tensors, rotation of a rigid body and theory of small vibrations.  </w:t>
      </w:r>
      <w:r w:rsidRPr="00B84A8A">
        <w:rPr>
          <w:rFonts w:ascii="Times New Roman" w:eastAsia="宋体" w:hAnsi="Times New Roman" w:cs="Times New Roman"/>
          <w:i/>
          <w:sz w:val="20"/>
          <w:szCs w:val="20"/>
        </w:rPr>
        <w:t>Prerequisite: Consent of instructor</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5610 Electricity and Magnetism I…………………………………………………………….3(3-0)</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electrostatics, steady currents and the magnetic properties of matter.</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PYS 5611 Electricity and Magnetism II………………………………………………………..……3(3-0)</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 xml:space="preserve">This course will emphasize the development of field theory leading to Maxwell’s equations, plane waves and solutions of Maxwell’s equations.  </w:t>
      </w:r>
      <w:r w:rsidRPr="00B84A8A">
        <w:rPr>
          <w:rFonts w:ascii="Times New Roman" w:eastAsia="宋体" w:hAnsi="Times New Roman" w:cs="Times New Roman"/>
          <w:i/>
          <w:sz w:val="20"/>
          <w:szCs w:val="20"/>
        </w:rPr>
        <w:t>Prerequisite:  Consent of Instructor</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5681 Introduction to Quantum Mechanics…………………………………………………...3(3-0)</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Schroedinger’s theory of quantum mechanics, solutions of Schroedinger’s equation, perturbation theory, one-electron atoms, magnetic moments, spin and relativistic effects, identical particles and multi-electron atoms.</w:t>
      </w:r>
    </w:p>
    <w:p w:rsidR="009263EC" w:rsidRPr="00B84A8A" w:rsidRDefault="009263EC" w:rsidP="009263EC">
      <w:pPr>
        <w:tabs>
          <w:tab w:val="left" w:pos="7740"/>
        </w:tabs>
        <w:spacing w:after="0"/>
        <w:ind w:left="360" w:right="180" w:firstLine="0"/>
        <w:jc w:val="both"/>
        <w:rPr>
          <w:rFonts w:ascii="Times New Roman" w:eastAsia="宋体" w:hAnsi="Times New Roman" w:cs="Times New Roman"/>
          <w:b/>
          <w:sz w:val="20"/>
          <w:szCs w:val="20"/>
        </w:rPr>
      </w:pPr>
      <w:r w:rsidRPr="00B84A8A">
        <w:rPr>
          <w:rFonts w:ascii="Times New Roman" w:eastAsia="宋体" w:hAnsi="Times New Roman" w:cs="Times New Roman"/>
          <w:b/>
          <w:sz w:val="20"/>
          <w:szCs w:val="20"/>
        </w:rPr>
        <w:t>PHYS 5685 Seminar in the Teaching of Physics……………….………………………..…………..3(3-0)</w:t>
      </w:r>
    </w:p>
    <w:p w:rsidR="009263EC" w:rsidRDefault="009263EC" w:rsidP="009263EC">
      <w:pPr>
        <w:widowControl w:val="0"/>
        <w:autoSpaceDE w:val="0"/>
        <w:autoSpaceDN w:val="0"/>
        <w:adjustRightInd w:val="0"/>
        <w:spacing w:after="0"/>
        <w:ind w:left="360" w:right="180" w:firstLine="0"/>
        <w:jc w:val="both"/>
        <w:rPr>
          <w:rFonts w:ascii="Times New Roman" w:eastAsia="宋体" w:hAnsi="Times New Roman" w:cs="Times New Roman"/>
          <w:sz w:val="20"/>
          <w:szCs w:val="20"/>
        </w:rPr>
      </w:pPr>
      <w:r w:rsidRPr="00B84A8A">
        <w:rPr>
          <w:rFonts w:ascii="Times New Roman" w:eastAsia="宋体" w:hAnsi="Times New Roman" w:cs="Times New Roman"/>
          <w:sz w:val="20"/>
          <w:szCs w:val="20"/>
        </w:rPr>
        <w:t>This course will emphasize methods of teaching physics stressing the planning of curricula and laboratory programs.</w:t>
      </w:r>
    </w:p>
    <w:p w:rsidR="009263EC" w:rsidRDefault="009263EC" w:rsidP="009263EC">
      <w:pPr>
        <w:widowControl w:val="0"/>
        <w:autoSpaceDE w:val="0"/>
        <w:autoSpaceDN w:val="0"/>
        <w:adjustRightInd w:val="0"/>
        <w:spacing w:after="0"/>
        <w:ind w:left="360" w:right="180" w:firstLine="0"/>
        <w:jc w:val="both"/>
        <w:rPr>
          <w:rFonts w:ascii="Times New Roman" w:eastAsia="宋体" w:hAnsi="Times New Roman" w:cs="Times New Roman"/>
          <w:sz w:val="20"/>
          <w:szCs w:val="20"/>
        </w:rPr>
      </w:pPr>
    </w:p>
    <w:p w:rsidR="009263EC" w:rsidRDefault="009263EC" w:rsidP="009263EC">
      <w:pPr>
        <w:widowControl w:val="0"/>
        <w:autoSpaceDE w:val="0"/>
        <w:autoSpaceDN w:val="0"/>
        <w:adjustRightInd w:val="0"/>
        <w:spacing w:after="0"/>
        <w:ind w:left="360" w:right="180" w:firstLine="0"/>
        <w:jc w:val="both"/>
        <w:rPr>
          <w:rFonts w:ascii="Times New Roman" w:eastAsia="宋体" w:hAnsi="Times New Roman" w:cs="Times New Roman"/>
          <w:sz w:val="20"/>
          <w:szCs w:val="20"/>
        </w:rPr>
      </w:pPr>
    </w:p>
    <w:p w:rsidR="009263EC" w:rsidRPr="00601DCA" w:rsidRDefault="009263EC" w:rsidP="009263EC">
      <w:pPr>
        <w:pStyle w:val="Heading1"/>
        <w:spacing w:before="0"/>
        <w:ind w:left="360" w:right="180" w:firstLine="0"/>
        <w:rPr>
          <w:rFonts w:ascii="Impact" w:hAnsi="Impact" w:cs="Impact"/>
          <w:color w:val="808080" w:themeColor="background1" w:themeShade="80"/>
          <w:sz w:val="40"/>
          <w:szCs w:val="40"/>
        </w:rPr>
      </w:pPr>
      <w:bookmarkStart w:id="675" w:name="_Toc294969792"/>
      <w:bookmarkStart w:id="676" w:name="_Toc295508349"/>
      <w:r w:rsidRPr="00601DCA">
        <w:rPr>
          <w:rFonts w:ascii="Impact" w:hAnsi="Impact" w:cs="Impact"/>
          <w:color w:val="808080" w:themeColor="background1" w:themeShade="80"/>
          <w:position w:val="-1"/>
          <w:sz w:val="40"/>
          <w:szCs w:val="40"/>
        </w:rPr>
        <w:t>SPECIAL EDUC</w:t>
      </w:r>
      <w:r w:rsidRPr="00601DCA">
        <w:rPr>
          <w:rFonts w:ascii="Impact" w:hAnsi="Impact" w:cs="Impact"/>
          <w:color w:val="808080" w:themeColor="background1" w:themeShade="80"/>
          <w:spacing w:val="-22"/>
          <w:position w:val="-1"/>
          <w:sz w:val="40"/>
          <w:szCs w:val="40"/>
        </w:rPr>
        <w:t>A</w:t>
      </w:r>
      <w:r w:rsidRPr="00601DCA">
        <w:rPr>
          <w:rFonts w:ascii="Impact" w:hAnsi="Impact" w:cs="Impact"/>
          <w:color w:val="808080" w:themeColor="background1" w:themeShade="80"/>
          <w:position w:val="-1"/>
          <w:sz w:val="40"/>
          <w:szCs w:val="40"/>
        </w:rPr>
        <w:t>TION</w:t>
      </w:r>
      <w:bookmarkEnd w:id="675"/>
      <w:bookmarkEnd w:id="676"/>
    </w:p>
    <w:p w:rsidR="009263EC" w:rsidRDefault="009263EC" w:rsidP="009263EC">
      <w:pPr>
        <w:widowControl w:val="0"/>
        <w:tabs>
          <w:tab w:val="left" w:pos="9090"/>
        </w:tabs>
        <w:autoSpaceDE w:val="0"/>
        <w:autoSpaceDN w:val="0"/>
        <w:adjustRightInd w:val="0"/>
        <w:spacing w:before="31" w:after="0" w:line="250" w:lineRule="auto"/>
        <w:ind w:left="360" w:right="180" w:firstLine="360"/>
        <w:jc w:val="both"/>
        <w:rPr>
          <w:rFonts w:ascii="Times New Roman" w:hAnsi="Times New Roman"/>
          <w:color w:val="000000"/>
          <w:sz w:val="20"/>
          <w:szCs w:val="20"/>
        </w:rPr>
      </w:pPr>
      <w:r>
        <w:rPr>
          <w:rFonts w:ascii="Times New Roman" w:hAnsi="Times New Roman"/>
          <w:color w:val="000000"/>
          <w:sz w:val="20"/>
          <w:szCs w:val="20"/>
        </w:rPr>
        <w:t>The M.Ed. degree programs in Special Education lead to</w:t>
      </w:r>
      <w:r>
        <w:rPr>
          <w:rFonts w:ascii="Times New Roman" w:hAnsi="Times New Roman"/>
          <w:color w:val="000000"/>
          <w:spacing w:val="-4"/>
          <w:sz w:val="20"/>
          <w:szCs w:val="20"/>
        </w:rPr>
        <w:t xml:space="preserve"> </w:t>
      </w:r>
      <w:r>
        <w:rPr>
          <w:rFonts w:ascii="Times New Roman" w:hAnsi="Times New Roman"/>
          <w:color w:val="000000"/>
          <w:spacing w:val="-18"/>
          <w:sz w:val="20"/>
          <w:szCs w:val="20"/>
        </w:rPr>
        <w:t>T</w:t>
      </w:r>
      <w:r>
        <w:rPr>
          <w:rFonts w:ascii="Times New Roman" w:hAnsi="Times New Roman"/>
          <w:color w:val="000000"/>
          <w:sz w:val="20"/>
          <w:szCs w:val="20"/>
        </w:rPr>
        <w:t>-5 certification in Interrelated Special Education (mildly disabled) and Intellectual Disabilities (MR).</w:t>
      </w:r>
      <w:r>
        <w:rPr>
          <w:rFonts w:ascii="Times New Roman" w:hAnsi="Times New Roman"/>
          <w:color w:val="000000"/>
          <w:spacing w:val="-11"/>
          <w:sz w:val="20"/>
          <w:szCs w:val="20"/>
        </w:rPr>
        <w:t xml:space="preserve"> </w:t>
      </w:r>
      <w:r>
        <w:rPr>
          <w:rFonts w:ascii="Times New Roman" w:hAnsi="Times New Roman"/>
          <w:color w:val="000000"/>
          <w:sz w:val="20"/>
          <w:szCs w:val="20"/>
        </w:rPr>
        <w:t>Any person who has</w:t>
      </w:r>
      <w:r>
        <w:rPr>
          <w:rFonts w:ascii="Times New Roman" w:hAnsi="Times New Roman"/>
          <w:color w:val="000000"/>
          <w:spacing w:val="-4"/>
          <w:sz w:val="20"/>
          <w:szCs w:val="20"/>
        </w:rPr>
        <w:t xml:space="preserve"> </w:t>
      </w:r>
      <w:r>
        <w:rPr>
          <w:rFonts w:ascii="Times New Roman" w:hAnsi="Times New Roman"/>
          <w:color w:val="000000"/>
          <w:spacing w:val="-18"/>
          <w:sz w:val="20"/>
          <w:szCs w:val="20"/>
        </w:rPr>
        <w:t>T</w:t>
      </w:r>
      <w:r>
        <w:rPr>
          <w:rFonts w:ascii="Times New Roman" w:hAnsi="Times New Roman"/>
          <w:color w:val="000000"/>
          <w:sz w:val="20"/>
          <w:szCs w:val="20"/>
        </w:rPr>
        <w:t>-4 cert</w:t>
      </w:r>
      <w:r>
        <w:rPr>
          <w:rFonts w:ascii="Times New Roman" w:hAnsi="Times New Roman"/>
          <w:color w:val="000000"/>
          <w:spacing w:val="-4"/>
          <w:sz w:val="20"/>
          <w:szCs w:val="20"/>
        </w:rPr>
        <w:t>i</w:t>
      </w:r>
      <w:r>
        <w:rPr>
          <w:rFonts w:ascii="Times New Roman" w:hAnsi="Times New Roman"/>
          <w:color w:val="000000"/>
          <w:sz w:val="20"/>
          <w:szCs w:val="20"/>
        </w:rPr>
        <w:t>fication in a teaching field or who has completed a fou</w:t>
      </w:r>
      <w:r>
        <w:rPr>
          <w:rFonts w:ascii="Times New Roman" w:hAnsi="Times New Roman"/>
          <w:color w:val="000000"/>
          <w:spacing w:val="-4"/>
          <w:sz w:val="20"/>
          <w:szCs w:val="20"/>
        </w:rPr>
        <w:t>r</w:t>
      </w:r>
      <w:r>
        <w:rPr>
          <w:rFonts w:ascii="Times New Roman" w:hAnsi="Times New Roman"/>
          <w:color w:val="000000"/>
          <w:sz w:val="20"/>
          <w:szCs w:val="20"/>
        </w:rPr>
        <w:t>-year degree program outside the field of teaching and meets the other admission criteria may pursue the master's-level programs.</w:t>
      </w:r>
      <w:r>
        <w:rPr>
          <w:rFonts w:ascii="Times New Roman" w:hAnsi="Times New Roman"/>
          <w:color w:val="000000"/>
          <w:spacing w:val="-11"/>
          <w:sz w:val="20"/>
          <w:szCs w:val="20"/>
        </w:rPr>
        <w:t xml:space="preserve"> </w:t>
      </w: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degree in intellectual disabilities leads to certification in mental retardation. (Add-on certification re- quires a passing score on Praxis I/GACE Basic for admission and a passing score on Praxis II/GACE Content prior to the practicum.)</w:t>
      </w:r>
    </w:p>
    <w:p w:rsidR="009263EC" w:rsidRDefault="009263EC" w:rsidP="009263EC">
      <w:pPr>
        <w:widowControl w:val="0"/>
        <w:tabs>
          <w:tab w:val="left" w:pos="9090"/>
        </w:tabs>
        <w:autoSpaceDE w:val="0"/>
        <w:autoSpaceDN w:val="0"/>
        <w:adjustRightInd w:val="0"/>
        <w:spacing w:before="1" w:after="0" w:line="200" w:lineRule="exact"/>
        <w:ind w:left="360" w:right="180" w:firstLine="0"/>
        <w:jc w:val="both"/>
        <w:rPr>
          <w:rFonts w:ascii="Times New Roman" w:hAnsi="Times New Roman"/>
          <w:color w:val="000000"/>
          <w:sz w:val="20"/>
          <w:szCs w:val="20"/>
        </w:rPr>
      </w:pPr>
    </w:p>
    <w:p w:rsidR="009263EC" w:rsidRPr="00601DCA" w:rsidRDefault="009263EC" w:rsidP="009263EC">
      <w:pPr>
        <w:pStyle w:val="Heading2"/>
        <w:ind w:left="360" w:right="180" w:firstLine="0"/>
        <w:rPr>
          <w:rFonts w:ascii="Times New Roman" w:hAnsi="Times New Roman"/>
          <w:color w:val="808080" w:themeColor="background1" w:themeShade="80"/>
          <w:sz w:val="28"/>
          <w:szCs w:val="28"/>
        </w:rPr>
      </w:pPr>
      <w:bookmarkStart w:id="677" w:name="_Toc294969793"/>
      <w:bookmarkStart w:id="678" w:name="_Toc295508350"/>
      <w:r w:rsidRPr="00601DCA">
        <w:rPr>
          <w:rFonts w:ascii="Times New Roman" w:hAnsi="Times New Roman"/>
          <w:bCs w:val="0"/>
          <w:color w:val="808080" w:themeColor="background1" w:themeShade="80"/>
          <w:sz w:val="28"/>
          <w:szCs w:val="28"/>
        </w:rPr>
        <w:t>Deg</w:t>
      </w:r>
      <w:r w:rsidRPr="00601DCA">
        <w:rPr>
          <w:rFonts w:ascii="Times New Roman" w:hAnsi="Times New Roman"/>
          <w:bCs w:val="0"/>
          <w:color w:val="808080" w:themeColor="background1" w:themeShade="80"/>
          <w:spacing w:val="-6"/>
          <w:sz w:val="28"/>
          <w:szCs w:val="28"/>
        </w:rPr>
        <w:t>r</w:t>
      </w:r>
      <w:r w:rsidRPr="00601DCA">
        <w:rPr>
          <w:rFonts w:ascii="Times New Roman" w:hAnsi="Times New Roman"/>
          <w:bCs w:val="0"/>
          <w:color w:val="808080" w:themeColor="background1" w:themeShade="80"/>
          <w:sz w:val="28"/>
          <w:szCs w:val="28"/>
        </w:rPr>
        <w:t>ee P</w:t>
      </w:r>
      <w:r w:rsidRPr="00601DCA">
        <w:rPr>
          <w:rFonts w:ascii="Times New Roman" w:hAnsi="Times New Roman"/>
          <w:bCs w:val="0"/>
          <w:color w:val="808080" w:themeColor="background1" w:themeShade="80"/>
          <w:spacing w:val="-6"/>
          <w:sz w:val="28"/>
          <w:szCs w:val="28"/>
        </w:rPr>
        <w:t>r</w:t>
      </w:r>
      <w:r w:rsidRPr="00601DCA">
        <w:rPr>
          <w:rFonts w:ascii="Times New Roman" w:hAnsi="Times New Roman"/>
          <w:bCs w:val="0"/>
          <w:color w:val="808080" w:themeColor="background1" w:themeShade="80"/>
          <w:sz w:val="28"/>
          <w:szCs w:val="28"/>
        </w:rPr>
        <w:t>ogram Requi</w:t>
      </w:r>
      <w:r w:rsidRPr="00601DCA">
        <w:rPr>
          <w:rFonts w:ascii="Times New Roman" w:hAnsi="Times New Roman"/>
          <w:bCs w:val="0"/>
          <w:color w:val="808080" w:themeColor="background1" w:themeShade="80"/>
          <w:spacing w:val="-6"/>
          <w:sz w:val="28"/>
          <w:szCs w:val="28"/>
        </w:rPr>
        <w:t>r</w:t>
      </w:r>
      <w:r w:rsidRPr="00601DCA">
        <w:rPr>
          <w:rFonts w:ascii="Times New Roman" w:hAnsi="Times New Roman"/>
          <w:bCs w:val="0"/>
          <w:color w:val="808080" w:themeColor="background1" w:themeShade="80"/>
          <w:sz w:val="28"/>
          <w:szCs w:val="28"/>
        </w:rPr>
        <w:t>ements</w:t>
      </w:r>
      <w:bookmarkEnd w:id="677"/>
      <w:bookmarkEnd w:id="678"/>
    </w:p>
    <w:p w:rsidR="009263EC" w:rsidRPr="00601DCA" w:rsidRDefault="009263EC" w:rsidP="009263EC">
      <w:pPr>
        <w:widowControl w:val="0"/>
        <w:tabs>
          <w:tab w:val="left" w:pos="3720"/>
        </w:tabs>
        <w:autoSpaceDE w:val="0"/>
        <w:autoSpaceDN w:val="0"/>
        <w:adjustRightInd w:val="0"/>
        <w:spacing w:after="0"/>
        <w:ind w:left="360" w:right="18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1. Inter</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elated</w:t>
      </w:r>
      <w:r w:rsidRPr="00601DCA">
        <w:rPr>
          <w:rFonts w:ascii="Times New Roman" w:hAnsi="Times New Roman"/>
          <w:b/>
          <w:bCs/>
          <w:color w:val="808080" w:themeColor="background1" w:themeShade="80"/>
          <w:sz w:val="24"/>
          <w:szCs w:val="24"/>
        </w:rPr>
        <w:tab/>
      </w:r>
    </w:p>
    <w:p w:rsidR="009263EC" w:rsidRPr="00601DCA" w:rsidRDefault="009263EC" w:rsidP="009263EC">
      <w:pPr>
        <w:widowControl w:val="0"/>
        <w:autoSpaceDE w:val="0"/>
        <w:autoSpaceDN w:val="0"/>
        <w:adjustRightInd w:val="0"/>
        <w:spacing w:before="14" w:after="0"/>
        <w:ind w:left="360" w:right="18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ea</w:t>
      </w:r>
      <w:r w:rsidRPr="00601DCA">
        <w:rPr>
          <w:rFonts w:ascii="Times New Roman" w:hAnsi="Times New Roman"/>
          <w:b/>
          <w:bCs/>
          <w:color w:val="808080" w:themeColor="background1" w:themeShade="80"/>
          <w:spacing w:val="-15"/>
          <w:sz w:val="24"/>
          <w:szCs w:val="24"/>
        </w:rPr>
        <w:t xml:space="preserve"> </w:t>
      </w: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16"/>
          <w:sz w:val="24"/>
          <w:szCs w:val="24"/>
        </w:rPr>
        <w:t xml:space="preserve"> </w:t>
      </w:r>
      <w:r w:rsidRPr="00601DCA">
        <w:rPr>
          <w:rFonts w:ascii="Times New Roman" w:hAnsi="Times New Roman"/>
          <w:b/>
          <w:bCs/>
          <w:color w:val="808080" w:themeColor="background1" w:themeShade="80"/>
          <w:sz w:val="24"/>
          <w:szCs w:val="24"/>
        </w:rPr>
        <w:t>- Natu</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 of the Learner</w:t>
      </w:r>
      <w:r w:rsidRPr="00601DCA">
        <w:rPr>
          <w:rFonts w:ascii="Times New Roman" w:hAnsi="Times New Roman"/>
          <w:b/>
          <w:bCs/>
          <w:color w:val="808080" w:themeColor="background1" w:themeShade="80"/>
          <w:sz w:val="24"/>
          <w:szCs w:val="24"/>
        </w:rPr>
        <w:tab/>
        <w:t>3 hrs</w:t>
      </w:r>
    </w:p>
    <w:tbl>
      <w:tblPr>
        <w:tblW w:w="0" w:type="auto"/>
        <w:tblInd w:w="540" w:type="dxa"/>
        <w:tblLayout w:type="fixed"/>
        <w:tblCellMar>
          <w:left w:w="0" w:type="dxa"/>
          <w:right w:w="0" w:type="dxa"/>
        </w:tblCellMar>
        <w:tblLook w:val="0000"/>
      </w:tblPr>
      <w:tblGrid>
        <w:gridCol w:w="851"/>
        <w:gridCol w:w="828"/>
        <w:gridCol w:w="6511"/>
      </w:tblGrid>
      <w:tr w:rsidR="009263EC" w:rsidRPr="00FA7AC7" w:rsidTr="009263EC">
        <w:trPr>
          <w:trHeight w:hRule="exact" w:val="287"/>
        </w:trPr>
        <w:tc>
          <w:tcPr>
            <w:tcW w:w="85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before="34" w:after="0"/>
              <w:ind w:right="41" w:firstLine="0"/>
              <w:jc w:val="both"/>
              <w:rPr>
                <w:rFonts w:ascii="Times New Roman" w:hAnsi="Times New Roman"/>
                <w:sz w:val="24"/>
                <w:szCs w:val="24"/>
              </w:rPr>
            </w:pPr>
            <w:r w:rsidRPr="00FA7AC7">
              <w:rPr>
                <w:rFonts w:ascii="Times New Roman" w:hAnsi="Times New Roman"/>
                <w:sz w:val="20"/>
                <w:szCs w:val="20"/>
              </w:rPr>
              <w:t>ECEC</w:t>
            </w:r>
          </w:p>
        </w:tc>
        <w:tc>
          <w:tcPr>
            <w:tcW w:w="828"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before="34" w:after="0"/>
              <w:ind w:right="59" w:firstLine="0"/>
              <w:jc w:val="both"/>
              <w:rPr>
                <w:rFonts w:ascii="Times New Roman" w:hAnsi="Times New Roman"/>
                <w:sz w:val="24"/>
                <w:szCs w:val="24"/>
              </w:rPr>
            </w:pPr>
            <w:r w:rsidRPr="00FA7AC7">
              <w:rPr>
                <w:rFonts w:ascii="Times New Roman" w:hAnsi="Times New Roman"/>
                <w:sz w:val="20"/>
                <w:szCs w:val="20"/>
              </w:rPr>
              <w:t>5500</w:t>
            </w:r>
          </w:p>
        </w:tc>
        <w:tc>
          <w:tcPr>
            <w:tcW w:w="651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before="34" w:after="0"/>
              <w:ind w:right="500" w:firstLine="0"/>
              <w:jc w:val="both"/>
              <w:rPr>
                <w:rFonts w:ascii="Times New Roman" w:hAnsi="Times New Roman"/>
                <w:sz w:val="24"/>
                <w:szCs w:val="24"/>
              </w:rPr>
            </w:pPr>
            <w:r w:rsidRPr="00FA7AC7">
              <w:rPr>
                <w:rFonts w:ascii="Times New Roman" w:hAnsi="Times New Roman"/>
                <w:sz w:val="20"/>
                <w:szCs w:val="20"/>
              </w:rPr>
              <w:t>Child Development</w:t>
            </w:r>
          </w:p>
        </w:tc>
      </w:tr>
      <w:tr w:rsidR="009263EC" w:rsidRPr="00FA7AC7" w:rsidTr="009263EC">
        <w:trPr>
          <w:trHeight w:hRule="exact" w:val="240"/>
        </w:trPr>
        <w:tc>
          <w:tcPr>
            <w:tcW w:w="85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sz w:val="24"/>
                <w:szCs w:val="24"/>
              </w:rPr>
            </w:pPr>
            <w:r w:rsidRPr="00FA7AC7">
              <w:rPr>
                <w:rFonts w:ascii="Times New Roman" w:hAnsi="Times New Roman"/>
                <w:sz w:val="20"/>
                <w:szCs w:val="20"/>
              </w:rPr>
              <w:t>5555</w:t>
            </w:r>
          </w:p>
        </w:tc>
        <w:tc>
          <w:tcPr>
            <w:tcW w:w="651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Clinical</w:t>
            </w:r>
            <w:r w:rsidRPr="00FA7AC7">
              <w:rPr>
                <w:rFonts w:ascii="Times New Roman" w:hAnsi="Times New Roman"/>
                <w:spacing w:val="-11"/>
                <w:sz w:val="20"/>
                <w:szCs w:val="20"/>
              </w:rPr>
              <w:t xml:space="preserve"> </w:t>
            </w:r>
            <w:r w:rsidRPr="00FA7AC7">
              <w:rPr>
                <w:rFonts w:ascii="Times New Roman" w:hAnsi="Times New Roman"/>
                <w:sz w:val="20"/>
                <w:szCs w:val="20"/>
              </w:rPr>
              <w:t>Approach to Classroom</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9263EC" w:rsidRPr="00FA7AC7" w:rsidTr="009263EC">
        <w:trPr>
          <w:trHeight w:hRule="exact" w:val="240"/>
        </w:trPr>
        <w:tc>
          <w:tcPr>
            <w:tcW w:w="85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sz w:val="24"/>
                <w:szCs w:val="24"/>
              </w:rPr>
            </w:pPr>
            <w:r w:rsidRPr="00FA7AC7">
              <w:rPr>
                <w:rFonts w:ascii="Times New Roman" w:hAnsi="Times New Roman"/>
                <w:sz w:val="20"/>
                <w:szCs w:val="20"/>
              </w:rPr>
              <w:t>5509</w:t>
            </w:r>
          </w:p>
        </w:tc>
        <w:tc>
          <w:tcPr>
            <w:tcW w:w="651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Introduction to Behavior Modification</w:t>
            </w:r>
          </w:p>
        </w:tc>
      </w:tr>
      <w:tr w:rsidR="009263EC" w:rsidRPr="00FA7AC7" w:rsidTr="009263EC">
        <w:trPr>
          <w:trHeight w:hRule="exact" w:val="240"/>
        </w:trPr>
        <w:tc>
          <w:tcPr>
            <w:tcW w:w="85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sz w:val="24"/>
                <w:szCs w:val="24"/>
              </w:rPr>
            </w:pPr>
            <w:r w:rsidRPr="00FA7AC7">
              <w:rPr>
                <w:rFonts w:ascii="Times New Roman" w:hAnsi="Times New Roman"/>
                <w:sz w:val="20"/>
                <w:szCs w:val="20"/>
              </w:rPr>
              <w:t>5515</w:t>
            </w:r>
          </w:p>
        </w:tc>
        <w:tc>
          <w:tcPr>
            <w:tcW w:w="651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Educational Psychology</w:t>
            </w:r>
          </w:p>
        </w:tc>
      </w:tr>
      <w:tr w:rsidR="009263EC" w:rsidRPr="00FA7AC7" w:rsidTr="009263EC">
        <w:trPr>
          <w:trHeight w:hRule="exact" w:val="240"/>
        </w:trPr>
        <w:tc>
          <w:tcPr>
            <w:tcW w:w="85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sz w:val="24"/>
                <w:szCs w:val="24"/>
              </w:rPr>
            </w:pPr>
            <w:r w:rsidRPr="00FA7AC7">
              <w:rPr>
                <w:rFonts w:ascii="Times New Roman" w:hAnsi="Times New Roman"/>
                <w:sz w:val="20"/>
                <w:szCs w:val="20"/>
              </w:rPr>
              <w:t>5520</w:t>
            </w:r>
          </w:p>
        </w:tc>
        <w:tc>
          <w:tcPr>
            <w:tcW w:w="651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Developmental Psychology</w:t>
            </w:r>
          </w:p>
        </w:tc>
      </w:tr>
      <w:tr w:rsidR="009263EC" w:rsidRPr="00FA7AC7" w:rsidTr="009263EC">
        <w:trPr>
          <w:trHeight w:hRule="exact" w:val="240"/>
        </w:trPr>
        <w:tc>
          <w:tcPr>
            <w:tcW w:w="85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sz w:val="24"/>
                <w:szCs w:val="24"/>
              </w:rPr>
            </w:pPr>
            <w:r w:rsidRPr="00FA7AC7">
              <w:rPr>
                <w:rFonts w:ascii="Times New Roman" w:hAnsi="Times New Roman"/>
                <w:sz w:val="20"/>
                <w:szCs w:val="20"/>
              </w:rPr>
              <w:t>5555</w:t>
            </w:r>
          </w:p>
        </w:tc>
        <w:tc>
          <w:tcPr>
            <w:tcW w:w="651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Conditions of Learning</w:t>
            </w:r>
          </w:p>
        </w:tc>
      </w:tr>
      <w:tr w:rsidR="009263EC" w:rsidRPr="00FA7AC7" w:rsidTr="009263EC">
        <w:trPr>
          <w:trHeight w:hRule="exact" w:val="320"/>
        </w:trPr>
        <w:tc>
          <w:tcPr>
            <w:tcW w:w="85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41" w:firstLine="0"/>
              <w:jc w:val="both"/>
              <w:rPr>
                <w:rFonts w:ascii="Times New Roman" w:hAnsi="Times New Roman"/>
                <w:sz w:val="24"/>
                <w:szCs w:val="24"/>
              </w:rPr>
            </w:pPr>
            <w:r w:rsidRPr="00FA7AC7">
              <w:rPr>
                <w:rFonts w:ascii="Times New Roman" w:hAnsi="Times New Roman"/>
                <w:sz w:val="20"/>
                <w:szCs w:val="20"/>
              </w:rPr>
              <w:t>SPED</w:t>
            </w:r>
          </w:p>
        </w:tc>
        <w:tc>
          <w:tcPr>
            <w:tcW w:w="828"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9" w:firstLine="0"/>
              <w:jc w:val="both"/>
              <w:rPr>
                <w:rFonts w:ascii="Times New Roman" w:hAnsi="Times New Roman"/>
                <w:sz w:val="24"/>
                <w:szCs w:val="24"/>
              </w:rPr>
            </w:pPr>
            <w:r w:rsidRPr="00FA7AC7">
              <w:rPr>
                <w:rFonts w:ascii="Times New Roman" w:hAnsi="Times New Roman"/>
                <w:sz w:val="20"/>
                <w:szCs w:val="20"/>
              </w:rPr>
              <w:t>5542</w:t>
            </w:r>
          </w:p>
        </w:tc>
        <w:tc>
          <w:tcPr>
            <w:tcW w:w="651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Behavior Modification for Special Education</w:t>
            </w:r>
          </w:p>
        </w:tc>
      </w:tr>
    </w:tbl>
    <w:p w:rsidR="009263EC" w:rsidRDefault="009263EC" w:rsidP="009263EC">
      <w:pPr>
        <w:widowControl w:val="0"/>
        <w:tabs>
          <w:tab w:val="left" w:pos="9090"/>
        </w:tabs>
        <w:autoSpaceDE w:val="0"/>
        <w:autoSpaceDN w:val="0"/>
        <w:adjustRightInd w:val="0"/>
        <w:spacing w:before="3" w:after="0" w:line="110" w:lineRule="exact"/>
        <w:ind w:right="500" w:firstLine="0"/>
        <w:jc w:val="both"/>
        <w:rPr>
          <w:rFonts w:ascii="Times New Roman" w:hAnsi="Times New Roman"/>
          <w:sz w:val="11"/>
          <w:szCs w:val="11"/>
        </w:rPr>
      </w:pPr>
    </w:p>
    <w:p w:rsidR="009263EC" w:rsidRPr="00601DCA" w:rsidRDefault="009263EC" w:rsidP="009263EC">
      <w:pPr>
        <w:widowControl w:val="0"/>
        <w:autoSpaceDE w:val="0"/>
        <w:autoSpaceDN w:val="0"/>
        <w:adjustRightInd w:val="0"/>
        <w:spacing w:before="14" w:after="0"/>
        <w:ind w:left="360" w:right="50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ea B - P</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ograms and P</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oblems</w:t>
      </w:r>
      <w:r w:rsidRPr="00601DCA">
        <w:rPr>
          <w:rFonts w:ascii="Times New Roman" w:hAnsi="Times New Roman"/>
          <w:b/>
          <w:bCs/>
          <w:color w:val="808080" w:themeColor="background1" w:themeShade="80"/>
          <w:sz w:val="24"/>
          <w:szCs w:val="24"/>
        </w:rPr>
        <w:tab/>
        <w:t>3 hrs</w:t>
      </w:r>
    </w:p>
    <w:tbl>
      <w:tblPr>
        <w:tblW w:w="0" w:type="auto"/>
        <w:tblInd w:w="540" w:type="dxa"/>
        <w:tblLayout w:type="fixed"/>
        <w:tblCellMar>
          <w:left w:w="0" w:type="dxa"/>
          <w:right w:w="0" w:type="dxa"/>
        </w:tblCellMar>
        <w:tblLook w:val="0000"/>
      </w:tblPr>
      <w:tblGrid>
        <w:gridCol w:w="852"/>
        <w:gridCol w:w="828"/>
        <w:gridCol w:w="3821"/>
      </w:tblGrid>
      <w:tr w:rsidR="009263EC" w:rsidRPr="00FA7AC7" w:rsidTr="009263EC">
        <w:trPr>
          <w:trHeight w:hRule="exact" w:val="287"/>
        </w:trPr>
        <w:tc>
          <w:tcPr>
            <w:tcW w:w="852"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before="34" w:after="0"/>
              <w:ind w:right="330" w:firstLine="0"/>
              <w:jc w:val="both"/>
              <w:rPr>
                <w:rFonts w:ascii="Times New Roman" w:hAnsi="Times New Roman"/>
                <w:sz w:val="24"/>
                <w:szCs w:val="24"/>
              </w:rPr>
            </w:pPr>
            <w:r w:rsidRPr="00FA7AC7">
              <w:rPr>
                <w:rFonts w:ascii="Times New Roman" w:hAnsi="Times New Roman"/>
                <w:sz w:val="20"/>
                <w:szCs w:val="20"/>
              </w:rPr>
              <w:t>5504</w:t>
            </w:r>
          </w:p>
        </w:tc>
        <w:tc>
          <w:tcPr>
            <w:tcW w:w="382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before="34" w:after="0"/>
              <w:ind w:right="500" w:firstLine="0"/>
              <w:jc w:val="both"/>
              <w:rPr>
                <w:rFonts w:ascii="Times New Roman" w:hAnsi="Times New Roman"/>
                <w:sz w:val="24"/>
                <w:szCs w:val="24"/>
              </w:rPr>
            </w:pPr>
            <w:r w:rsidRPr="00FA7AC7">
              <w:rPr>
                <w:rFonts w:ascii="Times New Roman" w:hAnsi="Times New Roman"/>
                <w:sz w:val="20"/>
                <w:szCs w:val="20"/>
              </w:rPr>
              <w:t>History of</w:t>
            </w:r>
            <w:r w:rsidRPr="00FA7AC7">
              <w:rPr>
                <w:rFonts w:ascii="Times New Roman" w:hAnsi="Times New Roman"/>
                <w:spacing w:val="-11"/>
                <w:sz w:val="20"/>
                <w:szCs w:val="20"/>
              </w:rPr>
              <w:t xml:space="preserve"> </w:t>
            </w:r>
            <w:r w:rsidRPr="00FA7AC7">
              <w:rPr>
                <w:rFonts w:ascii="Times New Roman" w:hAnsi="Times New Roman"/>
                <w:sz w:val="20"/>
                <w:szCs w:val="20"/>
              </w:rPr>
              <w:t>American Education</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sz w:val="24"/>
                <w:szCs w:val="24"/>
              </w:rPr>
            </w:pPr>
            <w:r w:rsidRPr="00FA7AC7">
              <w:rPr>
                <w:rFonts w:ascii="Times New Roman" w:hAnsi="Times New Roman"/>
                <w:sz w:val="20"/>
                <w:szCs w:val="20"/>
              </w:rPr>
              <w:t>5509</w:t>
            </w:r>
          </w:p>
        </w:tc>
        <w:tc>
          <w:tcPr>
            <w:tcW w:w="382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Philosophy of Education</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sz w:val="24"/>
                <w:szCs w:val="24"/>
              </w:rPr>
            </w:pPr>
            <w:r w:rsidRPr="00FA7AC7">
              <w:rPr>
                <w:rFonts w:ascii="Times New Roman" w:hAnsi="Times New Roman"/>
                <w:sz w:val="20"/>
                <w:szCs w:val="20"/>
              </w:rPr>
              <w:t>5512</w:t>
            </w:r>
          </w:p>
        </w:tc>
        <w:tc>
          <w:tcPr>
            <w:tcW w:w="382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Sociology of Inner City Child (or equivalent)</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sz w:val="24"/>
                <w:szCs w:val="24"/>
              </w:rPr>
            </w:pPr>
            <w:r w:rsidRPr="00FA7AC7">
              <w:rPr>
                <w:rFonts w:ascii="Times New Roman" w:hAnsi="Times New Roman"/>
                <w:sz w:val="20"/>
                <w:szCs w:val="20"/>
              </w:rPr>
              <w:t>5538</w:t>
            </w:r>
          </w:p>
        </w:tc>
        <w:tc>
          <w:tcPr>
            <w:tcW w:w="382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Curriculum Planning</w:t>
            </w:r>
          </w:p>
        </w:tc>
      </w:tr>
      <w:tr w:rsidR="009263EC" w:rsidRPr="00FA7AC7" w:rsidTr="009263EC">
        <w:trPr>
          <w:trHeight w:hRule="exact" w:val="320"/>
        </w:trPr>
        <w:tc>
          <w:tcPr>
            <w:tcW w:w="852"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330" w:firstLine="0"/>
              <w:jc w:val="both"/>
              <w:rPr>
                <w:rFonts w:ascii="Times New Roman" w:hAnsi="Times New Roman"/>
                <w:sz w:val="24"/>
                <w:szCs w:val="24"/>
              </w:rPr>
            </w:pPr>
            <w:r w:rsidRPr="00FA7AC7">
              <w:rPr>
                <w:rFonts w:ascii="Times New Roman" w:hAnsi="Times New Roman"/>
                <w:sz w:val="20"/>
                <w:szCs w:val="20"/>
              </w:rPr>
              <w:t>5540</w:t>
            </w:r>
          </w:p>
        </w:tc>
        <w:tc>
          <w:tcPr>
            <w:tcW w:w="3821" w:type="dxa"/>
            <w:tcBorders>
              <w:top w:val="nil"/>
              <w:left w:val="nil"/>
              <w:bottom w:val="nil"/>
              <w:right w:val="nil"/>
            </w:tcBorders>
          </w:tcPr>
          <w:p w:rsidR="009263EC" w:rsidRPr="00FA7AC7" w:rsidRDefault="009263EC" w:rsidP="009263EC">
            <w:pPr>
              <w:widowControl w:val="0"/>
              <w:tabs>
                <w:tab w:val="left" w:pos="9090"/>
              </w:tabs>
              <w:autoSpaceDE w:val="0"/>
              <w:autoSpaceDN w:val="0"/>
              <w:adjustRightInd w:val="0"/>
              <w:spacing w:after="0" w:line="217" w:lineRule="exact"/>
              <w:ind w:right="500" w:firstLine="0"/>
              <w:jc w:val="both"/>
              <w:rPr>
                <w:rFonts w:ascii="Times New Roman" w:hAnsi="Times New Roman"/>
                <w:sz w:val="24"/>
                <w:szCs w:val="24"/>
              </w:rPr>
            </w:pPr>
            <w:r w:rsidRPr="00FA7AC7">
              <w:rPr>
                <w:rFonts w:ascii="Times New Roman" w:hAnsi="Times New Roman"/>
                <w:sz w:val="20"/>
                <w:szCs w:val="20"/>
              </w:rPr>
              <w:t>Curriculum Principles</w:t>
            </w:r>
          </w:p>
        </w:tc>
      </w:tr>
    </w:tbl>
    <w:p w:rsidR="009263EC" w:rsidRDefault="009263EC" w:rsidP="009263EC">
      <w:pPr>
        <w:widowControl w:val="0"/>
        <w:tabs>
          <w:tab w:val="left" w:pos="9090"/>
        </w:tabs>
        <w:autoSpaceDE w:val="0"/>
        <w:autoSpaceDN w:val="0"/>
        <w:adjustRightInd w:val="0"/>
        <w:spacing w:before="3" w:after="0" w:line="110" w:lineRule="exact"/>
        <w:ind w:right="500" w:firstLine="0"/>
        <w:jc w:val="both"/>
        <w:rPr>
          <w:rFonts w:ascii="Times New Roman" w:hAnsi="Times New Roman"/>
          <w:sz w:val="11"/>
          <w:szCs w:val="11"/>
        </w:rPr>
      </w:pPr>
    </w:p>
    <w:p w:rsidR="009263EC" w:rsidRPr="00601DCA" w:rsidRDefault="009263EC" w:rsidP="009263EC">
      <w:pPr>
        <w:widowControl w:val="0"/>
        <w:autoSpaceDE w:val="0"/>
        <w:autoSpaceDN w:val="0"/>
        <w:adjustRightInd w:val="0"/>
        <w:spacing w:before="14" w:after="0"/>
        <w:ind w:left="360" w:right="50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ea C -</w:t>
      </w:r>
      <w:r w:rsidRPr="00601DCA">
        <w:rPr>
          <w:rFonts w:ascii="Times New Roman" w:hAnsi="Times New Roman"/>
          <w:b/>
          <w:bCs/>
          <w:color w:val="808080" w:themeColor="background1" w:themeShade="80"/>
          <w:spacing w:val="-5"/>
          <w:sz w:val="24"/>
          <w:szCs w:val="24"/>
        </w:rPr>
        <w:t xml:space="preserve"> </w:t>
      </w:r>
      <w:r w:rsidRPr="00601DCA">
        <w:rPr>
          <w:rFonts w:ascii="Times New Roman" w:hAnsi="Times New Roman"/>
          <w:b/>
          <w:bCs/>
          <w:color w:val="808080" w:themeColor="background1" w:themeShade="80"/>
          <w:spacing w:val="-26"/>
          <w:sz w:val="24"/>
          <w:szCs w:val="24"/>
        </w:rPr>
        <w:t>T</w:t>
      </w:r>
      <w:r w:rsidRPr="00601DCA">
        <w:rPr>
          <w:rFonts w:ascii="Times New Roman" w:hAnsi="Times New Roman"/>
          <w:b/>
          <w:bCs/>
          <w:color w:val="808080" w:themeColor="background1" w:themeShade="80"/>
          <w:sz w:val="24"/>
          <w:szCs w:val="24"/>
        </w:rPr>
        <w:t>eaching Field</w:t>
      </w:r>
      <w:r w:rsidRPr="00601DCA">
        <w:rPr>
          <w:rFonts w:ascii="Times New Roman" w:hAnsi="Times New Roman"/>
          <w:b/>
          <w:bCs/>
          <w:color w:val="808080" w:themeColor="background1" w:themeShade="80"/>
          <w:sz w:val="24"/>
          <w:szCs w:val="24"/>
        </w:rPr>
        <w:tab/>
        <w:t>24 hrs</w:t>
      </w:r>
    </w:p>
    <w:p w:rsidR="009263EC" w:rsidRDefault="009263EC" w:rsidP="009263EC">
      <w:pPr>
        <w:widowControl w:val="0"/>
        <w:tabs>
          <w:tab w:val="left" w:pos="1440"/>
          <w:tab w:val="left" w:pos="2250"/>
          <w:tab w:val="left" w:pos="9090"/>
        </w:tabs>
        <w:autoSpaceDE w:val="0"/>
        <w:autoSpaceDN w:val="0"/>
        <w:adjustRightInd w:val="0"/>
        <w:spacing w:before="37" w:after="0" w:line="250" w:lineRule="auto"/>
        <w:ind w:left="540" w:right="500" w:firstLine="0"/>
        <w:jc w:val="both"/>
        <w:rPr>
          <w:rFonts w:ascii="Times New Roman" w:hAnsi="Times New Roman"/>
          <w:sz w:val="20"/>
          <w:szCs w:val="20"/>
        </w:rPr>
      </w:pPr>
      <w:r>
        <w:rPr>
          <w:rFonts w:ascii="Times New Roman" w:hAnsi="Times New Roman"/>
          <w:sz w:val="20"/>
          <w:szCs w:val="20"/>
        </w:rPr>
        <w:t>READ</w:t>
      </w:r>
      <w:r>
        <w:rPr>
          <w:rFonts w:ascii="Times New Roman" w:hAnsi="Times New Roman"/>
          <w:sz w:val="20"/>
          <w:szCs w:val="20"/>
        </w:rPr>
        <w:tab/>
        <w:t xml:space="preserve">5555** </w:t>
      </w:r>
      <w:r>
        <w:rPr>
          <w:rFonts w:ascii="Times New Roman" w:hAnsi="Times New Roman"/>
          <w:sz w:val="20"/>
          <w:szCs w:val="20"/>
        </w:rPr>
        <w:tab/>
        <w:t xml:space="preserve">Diagnosis and Remediation in Reading (or equivalent) </w:t>
      </w:r>
    </w:p>
    <w:p w:rsidR="009263EC" w:rsidRDefault="009263EC" w:rsidP="009263EC">
      <w:pPr>
        <w:widowControl w:val="0"/>
        <w:tabs>
          <w:tab w:val="left" w:pos="1440"/>
          <w:tab w:val="left" w:pos="2250"/>
          <w:tab w:val="left" w:pos="9090"/>
        </w:tabs>
        <w:autoSpaceDE w:val="0"/>
        <w:autoSpaceDN w:val="0"/>
        <w:adjustRightInd w:val="0"/>
        <w:spacing w:before="37" w:after="0" w:line="250" w:lineRule="auto"/>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 xml:space="preserve">5501** </w:t>
      </w:r>
      <w:r>
        <w:rPr>
          <w:rFonts w:ascii="Times New Roman" w:hAnsi="Times New Roman"/>
          <w:sz w:val="20"/>
          <w:szCs w:val="20"/>
        </w:rPr>
        <w:tab/>
        <w:t>Exceptional Child</w:t>
      </w:r>
    </w:p>
    <w:p w:rsidR="009263EC" w:rsidRDefault="009263EC" w:rsidP="009263EC">
      <w:pPr>
        <w:widowControl w:val="0"/>
        <w:tabs>
          <w:tab w:val="left" w:pos="1440"/>
          <w:tab w:val="left" w:pos="2250"/>
          <w:tab w:val="left" w:pos="9090"/>
        </w:tabs>
        <w:autoSpaceDE w:val="0"/>
        <w:autoSpaceDN w:val="0"/>
        <w:adjustRightInd w:val="0"/>
        <w:spacing w:after="0" w:line="250" w:lineRule="auto"/>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 xml:space="preserve">5512** </w:t>
      </w:r>
      <w:r>
        <w:rPr>
          <w:rFonts w:ascii="Times New Roman" w:hAnsi="Times New Roman"/>
          <w:sz w:val="20"/>
          <w:szCs w:val="20"/>
        </w:rPr>
        <w:tab/>
        <w:t>Characteristics of Children and</w:t>
      </w:r>
      <w:r>
        <w:rPr>
          <w:rFonts w:ascii="Times New Roman" w:hAnsi="Times New Roman"/>
          <w:spacing w:val="-7"/>
          <w:sz w:val="20"/>
          <w:szCs w:val="20"/>
        </w:rPr>
        <w:t xml:space="preserve"> </w:t>
      </w:r>
      <w:r>
        <w:rPr>
          <w:rFonts w:ascii="Times New Roman" w:hAnsi="Times New Roman"/>
          <w:spacing w:val="-20"/>
          <w:sz w:val="20"/>
          <w:szCs w:val="20"/>
        </w:rPr>
        <w:t>Y</w:t>
      </w:r>
      <w:r>
        <w:rPr>
          <w:rFonts w:ascii="Times New Roman" w:hAnsi="Times New Roman"/>
          <w:sz w:val="20"/>
          <w:szCs w:val="20"/>
        </w:rPr>
        <w:t>outh with Mild Learning,</w:t>
      </w:r>
    </w:p>
    <w:p w:rsidR="009263EC" w:rsidRDefault="009263EC" w:rsidP="009263EC">
      <w:pPr>
        <w:widowControl w:val="0"/>
        <w:tabs>
          <w:tab w:val="left" w:pos="1440"/>
          <w:tab w:val="left" w:pos="2250"/>
          <w:tab w:val="left" w:pos="9090"/>
        </w:tabs>
        <w:autoSpaceDE w:val="0"/>
        <w:autoSpaceDN w:val="0"/>
        <w:adjustRightInd w:val="0"/>
        <w:spacing w:after="0" w:line="250" w:lineRule="auto"/>
        <w:ind w:left="540" w:right="500" w:firstLine="0"/>
        <w:jc w:val="both"/>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 xml:space="preserve"> Intellectual and/or Behavioral Disabilities</w:t>
      </w:r>
    </w:p>
    <w:p w:rsidR="009263EC" w:rsidRDefault="009263EC" w:rsidP="009263EC">
      <w:pPr>
        <w:widowControl w:val="0"/>
        <w:tabs>
          <w:tab w:val="left" w:pos="1440"/>
          <w:tab w:val="left" w:pos="2250"/>
          <w:tab w:val="left" w:pos="9090"/>
        </w:tabs>
        <w:autoSpaceDE w:val="0"/>
        <w:autoSpaceDN w:val="0"/>
        <w:adjustRightInd w:val="0"/>
        <w:spacing w:after="0"/>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5524*</w:t>
      </w:r>
      <w:r>
        <w:rPr>
          <w:rFonts w:ascii="Times New Roman" w:hAnsi="Times New Roman"/>
          <w:sz w:val="20"/>
          <w:szCs w:val="20"/>
        </w:rPr>
        <w:tab/>
        <w:t>Instructional Strategies for</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eaching the Mildly Disabled</w:t>
      </w:r>
    </w:p>
    <w:p w:rsidR="00DD3D7A" w:rsidRDefault="00DD3D7A"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sz w:val="20"/>
          <w:szCs w:val="20"/>
        </w:rPr>
        <w:sectPr w:rsidR="00DD3D7A" w:rsidSect="00DD3D7A">
          <w:headerReference w:type="even" r:id="rId66"/>
          <w:pgSz w:w="12240" w:h="15840" w:code="1"/>
          <w:pgMar w:top="720" w:right="720" w:bottom="288" w:left="1440" w:header="720" w:footer="288" w:gutter="0"/>
          <w:cols w:space="720"/>
          <w:docGrid w:linePitch="360"/>
        </w:sectPr>
      </w:pPr>
    </w:p>
    <w:p w:rsidR="009263EC"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sz w:val="20"/>
          <w:szCs w:val="20"/>
        </w:rPr>
      </w:pPr>
      <w:r>
        <w:rPr>
          <w:rFonts w:ascii="Times New Roman" w:hAnsi="Times New Roman"/>
          <w:sz w:val="20"/>
          <w:szCs w:val="20"/>
        </w:rPr>
        <w:lastRenderedPageBreak/>
        <w:t>SPED</w:t>
      </w:r>
      <w:r>
        <w:rPr>
          <w:rFonts w:ascii="Times New Roman" w:hAnsi="Times New Roman"/>
          <w:sz w:val="20"/>
          <w:szCs w:val="20"/>
        </w:rPr>
        <w:tab/>
        <w:t>5530</w:t>
      </w:r>
      <w:r>
        <w:rPr>
          <w:rFonts w:ascii="Times New Roman" w:hAnsi="Times New Roman"/>
          <w:sz w:val="20"/>
          <w:szCs w:val="20"/>
        </w:rPr>
        <w:tab/>
        <w:t xml:space="preserve">Counseling Parents of Exceptional Children </w:t>
      </w:r>
    </w:p>
    <w:p w:rsidR="009263EC"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5545*</w:t>
      </w:r>
      <w:r>
        <w:rPr>
          <w:rFonts w:ascii="Times New Roman" w:hAnsi="Times New Roman"/>
          <w:sz w:val="20"/>
          <w:szCs w:val="20"/>
        </w:rPr>
        <w:tab/>
        <w:t>Educational</w:t>
      </w:r>
      <w:r>
        <w:rPr>
          <w:rFonts w:ascii="Times New Roman" w:hAnsi="Times New Roman"/>
          <w:spacing w:val="-11"/>
          <w:sz w:val="20"/>
          <w:szCs w:val="20"/>
        </w:rPr>
        <w:t xml:space="preserve"> </w:t>
      </w:r>
      <w:r>
        <w:rPr>
          <w:rFonts w:ascii="Times New Roman" w:hAnsi="Times New Roman"/>
          <w:sz w:val="20"/>
          <w:szCs w:val="20"/>
        </w:rPr>
        <w:t xml:space="preserve">Assessment of Exceptional Children </w:t>
      </w:r>
    </w:p>
    <w:p w:rsidR="009263EC" w:rsidRDefault="009263EC" w:rsidP="009263EC">
      <w:pPr>
        <w:widowControl w:val="0"/>
        <w:tabs>
          <w:tab w:val="left" w:pos="1440"/>
          <w:tab w:val="left" w:pos="2250"/>
          <w:tab w:val="left" w:pos="9090"/>
        </w:tabs>
        <w:autoSpaceDE w:val="0"/>
        <w:autoSpaceDN w:val="0"/>
        <w:adjustRightInd w:val="0"/>
        <w:spacing w:before="10" w:after="0" w:line="250" w:lineRule="auto"/>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5563</w:t>
      </w:r>
      <w:r>
        <w:rPr>
          <w:rFonts w:ascii="Times New Roman" w:hAnsi="Times New Roman"/>
          <w:sz w:val="20"/>
          <w:szCs w:val="20"/>
        </w:rPr>
        <w:tab/>
        <w:t>Issues in Interrelated Special Education</w:t>
      </w:r>
    </w:p>
    <w:p w:rsidR="009263EC" w:rsidRDefault="009263EC" w:rsidP="009263EC">
      <w:pPr>
        <w:widowControl w:val="0"/>
        <w:tabs>
          <w:tab w:val="left" w:pos="1440"/>
          <w:tab w:val="left" w:pos="2250"/>
          <w:tab w:val="left" w:pos="9090"/>
        </w:tabs>
        <w:autoSpaceDE w:val="0"/>
        <w:autoSpaceDN w:val="0"/>
        <w:adjustRightInd w:val="0"/>
        <w:spacing w:after="0"/>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5580</w:t>
      </w:r>
      <w:r>
        <w:rPr>
          <w:rFonts w:ascii="Times New Roman" w:hAnsi="Times New Roman"/>
          <w:sz w:val="20"/>
          <w:szCs w:val="20"/>
        </w:rPr>
        <w:tab/>
        <w:t>Directed Studies in Research and Readings in Special Education</w:t>
      </w:r>
    </w:p>
    <w:p w:rsidR="009263EC" w:rsidRDefault="009263EC" w:rsidP="009263EC">
      <w:pPr>
        <w:widowControl w:val="0"/>
        <w:tabs>
          <w:tab w:val="left" w:pos="1440"/>
          <w:tab w:val="left" w:pos="2250"/>
          <w:tab w:val="left" w:pos="9090"/>
        </w:tabs>
        <w:autoSpaceDE w:val="0"/>
        <w:autoSpaceDN w:val="0"/>
        <w:adjustRightInd w:val="0"/>
        <w:spacing w:before="10" w:after="0"/>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5590</w:t>
      </w:r>
      <w:r>
        <w:rPr>
          <w:rFonts w:ascii="Times New Roman" w:hAnsi="Times New Roman"/>
          <w:sz w:val="20"/>
          <w:szCs w:val="20"/>
        </w:rPr>
        <w:tab/>
      </w:r>
      <w:r>
        <w:rPr>
          <w:rFonts w:ascii="Times New Roman" w:hAnsi="Times New Roman"/>
          <w:spacing w:val="-14"/>
          <w:sz w:val="20"/>
          <w:szCs w:val="20"/>
        </w:rPr>
        <w:t>T</w:t>
      </w:r>
      <w:r>
        <w:rPr>
          <w:rFonts w:ascii="Times New Roman" w:hAnsi="Times New Roman"/>
          <w:sz w:val="20"/>
          <w:szCs w:val="20"/>
        </w:rPr>
        <w:t>eaching of Reading and Math to Exceptional Learners</w:t>
      </w:r>
    </w:p>
    <w:p w:rsidR="009263EC" w:rsidRDefault="009263EC" w:rsidP="009263EC">
      <w:pPr>
        <w:widowControl w:val="0"/>
        <w:tabs>
          <w:tab w:val="left" w:pos="1440"/>
          <w:tab w:val="left" w:pos="2250"/>
          <w:tab w:val="left" w:pos="9090"/>
        </w:tabs>
        <w:autoSpaceDE w:val="0"/>
        <w:autoSpaceDN w:val="0"/>
        <w:adjustRightInd w:val="0"/>
        <w:spacing w:before="10" w:after="0"/>
        <w:ind w:left="540" w:right="500" w:firstLine="0"/>
        <w:jc w:val="both"/>
        <w:rPr>
          <w:rFonts w:ascii="Times New Roman" w:hAnsi="Times New Roman"/>
          <w:sz w:val="20"/>
          <w:szCs w:val="20"/>
        </w:rPr>
      </w:pPr>
      <w:r>
        <w:rPr>
          <w:rFonts w:ascii="Times New Roman" w:hAnsi="Times New Roman"/>
          <w:sz w:val="20"/>
          <w:szCs w:val="20"/>
        </w:rPr>
        <w:t>SPED</w:t>
      </w:r>
      <w:r>
        <w:rPr>
          <w:rFonts w:ascii="Times New Roman" w:hAnsi="Times New Roman"/>
          <w:sz w:val="20"/>
          <w:szCs w:val="20"/>
        </w:rPr>
        <w:tab/>
        <w:t>5570*</w:t>
      </w:r>
      <w:r>
        <w:rPr>
          <w:rFonts w:ascii="Times New Roman" w:hAnsi="Times New Roman"/>
          <w:sz w:val="20"/>
          <w:szCs w:val="20"/>
        </w:rPr>
        <w:tab/>
        <w:t>Practicum in Interrelated Special Education</w:t>
      </w:r>
    </w:p>
    <w:p w:rsidR="009263EC" w:rsidRDefault="009263EC" w:rsidP="009263EC">
      <w:pPr>
        <w:widowControl w:val="0"/>
        <w:tabs>
          <w:tab w:val="left" w:pos="9090"/>
        </w:tabs>
        <w:autoSpaceDE w:val="0"/>
        <w:autoSpaceDN w:val="0"/>
        <w:adjustRightInd w:val="0"/>
        <w:spacing w:before="10" w:after="0"/>
        <w:ind w:left="540" w:right="500" w:firstLine="0"/>
        <w:jc w:val="both"/>
        <w:rPr>
          <w:rFonts w:ascii="Times New Roman" w:hAnsi="Times New Roman"/>
          <w:sz w:val="20"/>
          <w:szCs w:val="20"/>
        </w:rPr>
      </w:pPr>
      <w:r>
        <w:rPr>
          <w:rFonts w:ascii="Times New Roman" w:hAnsi="Times New Roman"/>
          <w:sz w:val="20"/>
          <w:szCs w:val="20"/>
        </w:rPr>
        <w:t>*Required course.</w:t>
      </w:r>
    </w:p>
    <w:p w:rsidR="009263EC" w:rsidRDefault="009263EC" w:rsidP="009263EC">
      <w:pPr>
        <w:widowControl w:val="0"/>
        <w:tabs>
          <w:tab w:val="left" w:pos="9090"/>
        </w:tabs>
        <w:autoSpaceDE w:val="0"/>
        <w:autoSpaceDN w:val="0"/>
        <w:adjustRightInd w:val="0"/>
        <w:spacing w:before="10" w:after="0" w:line="250" w:lineRule="auto"/>
        <w:ind w:left="540" w:right="500" w:firstLine="0"/>
        <w:jc w:val="both"/>
        <w:rPr>
          <w:rFonts w:ascii="Times New Roman" w:hAnsi="Times New Roman"/>
          <w:sz w:val="20"/>
          <w:szCs w:val="20"/>
        </w:rPr>
      </w:pPr>
      <w:r>
        <w:rPr>
          <w:rFonts w:ascii="Times New Roman" w:hAnsi="Times New Roman"/>
          <w:sz w:val="20"/>
          <w:szCs w:val="20"/>
        </w:rPr>
        <w:t xml:space="preserve">**Required unless previously fulfilled. </w:t>
      </w:r>
    </w:p>
    <w:p w:rsidR="009263EC" w:rsidRDefault="009263EC" w:rsidP="009263EC">
      <w:pPr>
        <w:widowControl w:val="0"/>
        <w:tabs>
          <w:tab w:val="left" w:pos="9090"/>
        </w:tabs>
        <w:autoSpaceDE w:val="0"/>
        <w:autoSpaceDN w:val="0"/>
        <w:adjustRightInd w:val="0"/>
        <w:spacing w:before="10" w:after="0" w:line="250" w:lineRule="auto"/>
        <w:ind w:left="540" w:right="500" w:firstLine="0"/>
        <w:jc w:val="both"/>
        <w:rPr>
          <w:rFonts w:ascii="Times New Roman" w:hAnsi="Times New Roman"/>
          <w:sz w:val="20"/>
          <w:szCs w:val="20"/>
        </w:rPr>
      </w:pPr>
      <w:r>
        <w:rPr>
          <w:rFonts w:ascii="Times New Roman" w:hAnsi="Times New Roman"/>
          <w:sz w:val="20"/>
          <w:szCs w:val="20"/>
        </w:rPr>
        <w:t>Reading endorsement available.</w:t>
      </w:r>
    </w:p>
    <w:p w:rsidR="009263EC" w:rsidRDefault="009263EC" w:rsidP="009263EC">
      <w:pPr>
        <w:widowControl w:val="0"/>
        <w:tabs>
          <w:tab w:val="left" w:pos="9090"/>
        </w:tabs>
        <w:autoSpaceDE w:val="0"/>
        <w:autoSpaceDN w:val="0"/>
        <w:adjustRightInd w:val="0"/>
        <w:spacing w:before="17" w:after="0" w:line="200" w:lineRule="exact"/>
        <w:ind w:right="500" w:firstLine="0"/>
        <w:jc w:val="both"/>
        <w:rPr>
          <w:rFonts w:ascii="Times New Roman" w:hAnsi="Times New Roman"/>
          <w:sz w:val="20"/>
          <w:szCs w:val="20"/>
        </w:rPr>
      </w:pPr>
    </w:p>
    <w:p w:rsidR="009263EC" w:rsidRPr="00601DCA" w:rsidRDefault="009263EC" w:rsidP="009263EC">
      <w:pPr>
        <w:widowControl w:val="0"/>
        <w:autoSpaceDE w:val="0"/>
        <w:autoSpaceDN w:val="0"/>
        <w:adjustRightInd w:val="0"/>
        <w:spacing w:after="0"/>
        <w:ind w:left="360" w:right="50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ea D - Resea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ch</w:t>
      </w:r>
      <w:r w:rsidRPr="00601DCA">
        <w:rPr>
          <w:rFonts w:ascii="Times New Roman" w:hAnsi="Times New Roman"/>
          <w:b/>
          <w:bCs/>
          <w:color w:val="808080" w:themeColor="background1" w:themeShade="80"/>
          <w:sz w:val="24"/>
          <w:szCs w:val="24"/>
        </w:rPr>
        <w:tab/>
        <w:t>3 hrs</w:t>
      </w:r>
    </w:p>
    <w:p w:rsidR="009263EC" w:rsidRDefault="009263EC" w:rsidP="009263EC">
      <w:pPr>
        <w:widowControl w:val="0"/>
        <w:tabs>
          <w:tab w:val="left" w:pos="1440"/>
          <w:tab w:val="left" w:pos="2250"/>
          <w:tab w:val="left" w:pos="9090"/>
        </w:tabs>
        <w:autoSpaceDE w:val="0"/>
        <w:autoSpaceDN w:val="0"/>
        <w:adjustRightInd w:val="0"/>
        <w:spacing w:before="37" w:after="0"/>
        <w:ind w:left="540" w:right="500" w:firstLine="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5501</w:t>
      </w:r>
      <w:r>
        <w:rPr>
          <w:rFonts w:ascii="Times New Roman" w:hAnsi="Times New Roman"/>
          <w:sz w:val="20"/>
          <w:szCs w:val="20"/>
        </w:rPr>
        <w:tab/>
        <w:t>Educational Research</w:t>
      </w:r>
    </w:p>
    <w:p w:rsidR="009263EC" w:rsidRDefault="009263EC" w:rsidP="009263EC">
      <w:pPr>
        <w:widowControl w:val="0"/>
        <w:tabs>
          <w:tab w:val="left" w:pos="9090"/>
        </w:tabs>
        <w:autoSpaceDE w:val="0"/>
        <w:autoSpaceDN w:val="0"/>
        <w:adjustRightInd w:val="0"/>
        <w:spacing w:before="6" w:after="0" w:line="220" w:lineRule="exact"/>
        <w:ind w:right="500" w:firstLine="0"/>
        <w:jc w:val="both"/>
        <w:rPr>
          <w:rFonts w:ascii="Times New Roman" w:hAnsi="Times New Roman"/>
        </w:rPr>
      </w:pPr>
    </w:p>
    <w:p w:rsidR="009263EC" w:rsidRPr="00601DCA" w:rsidRDefault="009263EC" w:rsidP="009263EC">
      <w:pPr>
        <w:widowControl w:val="0"/>
        <w:autoSpaceDE w:val="0"/>
        <w:autoSpaceDN w:val="0"/>
        <w:adjustRightInd w:val="0"/>
        <w:spacing w:after="0"/>
        <w:ind w:left="360" w:right="50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ea E - Minimum of 3 semester</w:t>
      </w:r>
      <w:r w:rsidRPr="00601DCA">
        <w:rPr>
          <w:rFonts w:ascii="Times New Roman" w:hAnsi="Times New Roman"/>
          <w:b/>
          <w:bCs/>
          <w:color w:val="808080" w:themeColor="background1" w:themeShade="80"/>
          <w:spacing w:val="-5"/>
          <w:sz w:val="24"/>
          <w:szCs w:val="24"/>
        </w:rPr>
        <w:t xml:space="preserve"> </w:t>
      </w:r>
      <w:r w:rsidRPr="00601DCA">
        <w:rPr>
          <w:rFonts w:ascii="Times New Roman" w:hAnsi="Times New Roman"/>
          <w:b/>
          <w:bCs/>
          <w:color w:val="808080" w:themeColor="background1" w:themeShade="80"/>
          <w:sz w:val="24"/>
          <w:szCs w:val="24"/>
        </w:rPr>
        <w:t xml:space="preserve">hours </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equi</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ed</w:t>
      </w:r>
      <w:r w:rsidRPr="00601DCA">
        <w:rPr>
          <w:rFonts w:ascii="Times New Roman" w:hAnsi="Times New Roman"/>
          <w:b/>
          <w:bCs/>
          <w:color w:val="808080" w:themeColor="background1" w:themeShade="80"/>
          <w:sz w:val="24"/>
          <w:szCs w:val="24"/>
        </w:rPr>
        <w:tab/>
        <w:t>3hrs</w:t>
      </w:r>
    </w:p>
    <w:p w:rsidR="009263EC" w:rsidRDefault="009263EC" w:rsidP="009263EC">
      <w:pPr>
        <w:widowControl w:val="0"/>
        <w:tabs>
          <w:tab w:val="left" w:pos="1440"/>
          <w:tab w:val="left" w:pos="2250"/>
          <w:tab w:val="left" w:pos="9090"/>
        </w:tabs>
        <w:autoSpaceDE w:val="0"/>
        <w:autoSpaceDN w:val="0"/>
        <w:adjustRightInd w:val="0"/>
        <w:spacing w:before="37" w:after="0"/>
        <w:ind w:left="540" w:right="500" w:firstLine="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5500</w:t>
      </w:r>
      <w:r>
        <w:rPr>
          <w:rFonts w:ascii="Times New Roman" w:hAnsi="Times New Roman"/>
          <w:sz w:val="20"/>
          <w:szCs w:val="20"/>
        </w:rPr>
        <w:tab/>
        <w:t>Educational Statistics (or equivalent)</w:t>
      </w:r>
    </w:p>
    <w:p w:rsidR="009263EC" w:rsidRDefault="009263EC" w:rsidP="009263EC">
      <w:pPr>
        <w:widowControl w:val="0"/>
        <w:tabs>
          <w:tab w:val="left" w:pos="9090"/>
        </w:tabs>
        <w:autoSpaceDE w:val="0"/>
        <w:autoSpaceDN w:val="0"/>
        <w:adjustRightInd w:val="0"/>
        <w:spacing w:before="7" w:after="0" w:line="240" w:lineRule="exact"/>
        <w:ind w:right="500" w:firstLine="0"/>
        <w:jc w:val="both"/>
        <w:rPr>
          <w:rFonts w:ascii="Times New Roman" w:hAnsi="Times New Roman"/>
          <w:sz w:val="24"/>
          <w:szCs w:val="24"/>
        </w:rPr>
      </w:pPr>
    </w:p>
    <w:p w:rsidR="009263EC" w:rsidRDefault="009263EC" w:rsidP="009263EC">
      <w:pPr>
        <w:widowControl w:val="0"/>
        <w:autoSpaceDE w:val="0"/>
        <w:autoSpaceDN w:val="0"/>
        <w:adjustRightInd w:val="0"/>
        <w:spacing w:after="0"/>
        <w:ind w:left="360" w:right="180" w:firstLine="0"/>
        <w:jc w:val="both"/>
        <w:rPr>
          <w:rFonts w:ascii="Times New Roman" w:hAnsi="Times New Roman"/>
          <w:b/>
          <w:bCs/>
          <w:sz w:val="20"/>
          <w:szCs w:val="20"/>
        </w:rPr>
      </w:pPr>
      <w:r>
        <w:rPr>
          <w:rFonts w:ascii="Times New Roman" w:hAnsi="Times New Roman"/>
          <w:b/>
          <w:bCs/>
          <w:spacing w:val="-18"/>
          <w:sz w:val="20"/>
          <w:szCs w:val="20"/>
        </w:rPr>
        <w:t>T</w:t>
      </w:r>
      <w:r>
        <w:rPr>
          <w:rFonts w:ascii="Times New Roman" w:hAnsi="Times New Roman"/>
          <w:b/>
          <w:bCs/>
          <w:sz w:val="20"/>
          <w:szCs w:val="20"/>
        </w:rPr>
        <w:t>otal Requi</w:t>
      </w:r>
      <w:r>
        <w:rPr>
          <w:rFonts w:ascii="Times New Roman" w:hAnsi="Times New Roman"/>
          <w:b/>
          <w:bCs/>
          <w:spacing w:val="-4"/>
          <w:sz w:val="20"/>
          <w:szCs w:val="20"/>
        </w:rPr>
        <w:t>r</w:t>
      </w:r>
      <w:r>
        <w:rPr>
          <w:rFonts w:ascii="Times New Roman" w:hAnsi="Times New Roman"/>
          <w:b/>
          <w:bCs/>
          <w:sz w:val="20"/>
          <w:szCs w:val="20"/>
        </w:rPr>
        <w:t>ed Hours..............................................................................................................36 hrs</w:t>
      </w:r>
    </w:p>
    <w:p w:rsidR="009263EC" w:rsidRDefault="009263EC" w:rsidP="009263EC">
      <w:pPr>
        <w:widowControl w:val="0"/>
        <w:autoSpaceDE w:val="0"/>
        <w:autoSpaceDN w:val="0"/>
        <w:adjustRightInd w:val="0"/>
        <w:spacing w:after="0"/>
        <w:ind w:left="360" w:right="180" w:firstLine="0"/>
        <w:jc w:val="both"/>
        <w:rPr>
          <w:rFonts w:ascii="Times New Roman" w:hAnsi="Times New Roman"/>
          <w:b/>
          <w:bCs/>
          <w:sz w:val="20"/>
          <w:szCs w:val="20"/>
        </w:rPr>
      </w:pPr>
    </w:p>
    <w:p w:rsidR="009263EC" w:rsidRPr="00601DCA" w:rsidRDefault="009263EC" w:rsidP="009263EC">
      <w:pPr>
        <w:widowControl w:val="0"/>
        <w:autoSpaceDE w:val="0"/>
        <w:autoSpaceDN w:val="0"/>
        <w:adjustRightInd w:val="0"/>
        <w:spacing w:before="14" w:after="0"/>
        <w:ind w:left="360" w:right="18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II. Intellectual Disabilities (MR)</w:t>
      </w:r>
    </w:p>
    <w:p w:rsidR="009263EC" w:rsidRPr="00601DCA" w:rsidRDefault="009263EC" w:rsidP="009263EC">
      <w:pPr>
        <w:widowControl w:val="0"/>
        <w:autoSpaceDE w:val="0"/>
        <w:autoSpaceDN w:val="0"/>
        <w:adjustRightInd w:val="0"/>
        <w:spacing w:after="0" w:line="150" w:lineRule="exact"/>
        <w:ind w:left="360" w:right="180" w:firstLine="0"/>
        <w:jc w:val="both"/>
        <w:rPr>
          <w:rFonts w:ascii="Times New Roman" w:hAnsi="Times New Roman"/>
          <w:color w:val="808080" w:themeColor="background1" w:themeShade="80"/>
          <w:sz w:val="24"/>
          <w:szCs w:val="24"/>
        </w:rPr>
      </w:pPr>
    </w:p>
    <w:p w:rsidR="009263EC" w:rsidRPr="00601DCA" w:rsidRDefault="009263EC" w:rsidP="009263EC">
      <w:pPr>
        <w:widowControl w:val="0"/>
        <w:autoSpaceDE w:val="0"/>
        <w:autoSpaceDN w:val="0"/>
        <w:adjustRightInd w:val="0"/>
        <w:spacing w:after="0" w:line="200" w:lineRule="exact"/>
        <w:ind w:left="360" w:right="180" w:firstLine="0"/>
        <w:jc w:val="both"/>
        <w:rPr>
          <w:rFonts w:ascii="Times New Roman" w:hAnsi="Times New Roman"/>
          <w:color w:val="808080" w:themeColor="background1" w:themeShade="80"/>
          <w:sz w:val="24"/>
          <w:szCs w:val="24"/>
        </w:rPr>
      </w:pPr>
    </w:p>
    <w:p w:rsidR="009263EC" w:rsidRPr="00601DCA"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pacing w:val="-5"/>
          <w:sz w:val="24"/>
          <w:szCs w:val="24"/>
        </w:rPr>
        <w:t>Ar</w:t>
      </w:r>
      <w:r w:rsidRPr="00601DCA">
        <w:rPr>
          <w:rFonts w:ascii="Times New Roman" w:hAnsi="Times New Roman"/>
          <w:b/>
          <w:bCs/>
          <w:color w:val="808080" w:themeColor="background1" w:themeShade="80"/>
          <w:sz w:val="24"/>
          <w:szCs w:val="24"/>
        </w:rPr>
        <w:t>ea</w:t>
      </w:r>
      <w:r w:rsidRPr="00601DCA">
        <w:rPr>
          <w:rFonts w:ascii="Times New Roman" w:hAnsi="Times New Roman"/>
          <w:b/>
          <w:bCs/>
          <w:color w:val="808080" w:themeColor="background1" w:themeShade="80"/>
          <w:spacing w:val="-15"/>
          <w:sz w:val="24"/>
          <w:szCs w:val="24"/>
        </w:rPr>
        <w:t xml:space="preserve"> </w:t>
      </w: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16"/>
          <w:sz w:val="24"/>
          <w:szCs w:val="24"/>
        </w:rPr>
        <w:t xml:space="preserve"> </w:t>
      </w:r>
      <w:r w:rsidRPr="00601DCA">
        <w:rPr>
          <w:rFonts w:ascii="Times New Roman" w:hAnsi="Times New Roman"/>
          <w:b/>
          <w:bCs/>
          <w:color w:val="808080" w:themeColor="background1" w:themeShade="80"/>
          <w:sz w:val="24"/>
          <w:szCs w:val="24"/>
        </w:rPr>
        <w:t>- Natu</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 of the Learner</w:t>
      </w:r>
      <w:r w:rsidRPr="00601DCA">
        <w:rPr>
          <w:rFonts w:ascii="Times New Roman" w:hAnsi="Times New Roman"/>
          <w:b/>
          <w:bCs/>
          <w:color w:val="808080" w:themeColor="background1" w:themeShade="80"/>
          <w:sz w:val="24"/>
          <w:szCs w:val="24"/>
        </w:rPr>
        <w:tab/>
        <w:t>3 hrs</w:t>
      </w:r>
    </w:p>
    <w:tbl>
      <w:tblPr>
        <w:tblW w:w="0" w:type="auto"/>
        <w:tblInd w:w="1184" w:type="dxa"/>
        <w:tblLayout w:type="fixed"/>
        <w:tblCellMar>
          <w:left w:w="0" w:type="dxa"/>
          <w:right w:w="0" w:type="dxa"/>
        </w:tblCellMar>
        <w:tblLook w:val="0000"/>
      </w:tblPr>
      <w:tblGrid>
        <w:gridCol w:w="852"/>
        <w:gridCol w:w="828"/>
        <w:gridCol w:w="5146"/>
      </w:tblGrid>
      <w:tr w:rsidR="009263EC" w:rsidRPr="00FA7AC7" w:rsidTr="009263EC">
        <w:trPr>
          <w:trHeight w:hRule="exact" w:val="287"/>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left="76" w:right="56" w:firstLine="0"/>
              <w:jc w:val="both"/>
              <w:rPr>
                <w:rFonts w:ascii="Times New Roman" w:hAnsi="Times New Roman"/>
                <w:sz w:val="24"/>
                <w:szCs w:val="24"/>
              </w:rPr>
            </w:pPr>
            <w:r w:rsidRPr="00FA7AC7">
              <w:rPr>
                <w:rFonts w:ascii="Times New Roman" w:hAnsi="Times New Roman"/>
                <w:sz w:val="20"/>
                <w:szCs w:val="20"/>
              </w:rPr>
              <w:t>ECEC</w:t>
            </w:r>
          </w:p>
        </w:tc>
        <w:tc>
          <w:tcPr>
            <w:tcW w:w="828"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left="76" w:right="56" w:firstLine="0"/>
              <w:jc w:val="both"/>
              <w:rPr>
                <w:rFonts w:ascii="Times New Roman" w:hAnsi="Times New Roman"/>
                <w:sz w:val="24"/>
                <w:szCs w:val="24"/>
              </w:rPr>
            </w:pPr>
            <w:r w:rsidRPr="00FA7AC7">
              <w:rPr>
                <w:rFonts w:ascii="Times New Roman" w:hAnsi="Times New Roman"/>
                <w:sz w:val="20"/>
                <w:szCs w:val="20"/>
              </w:rPr>
              <w:t>5500</w:t>
            </w:r>
          </w:p>
        </w:tc>
        <w:tc>
          <w:tcPr>
            <w:tcW w:w="5146"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left="360" w:right="180" w:firstLine="0"/>
              <w:jc w:val="both"/>
              <w:rPr>
                <w:rFonts w:ascii="Times New Roman" w:hAnsi="Times New Roman"/>
                <w:sz w:val="24"/>
                <w:szCs w:val="24"/>
              </w:rPr>
            </w:pPr>
            <w:r w:rsidRPr="00FA7AC7">
              <w:rPr>
                <w:rFonts w:ascii="Times New Roman" w:hAnsi="Times New Roman"/>
                <w:sz w:val="20"/>
                <w:szCs w:val="20"/>
              </w:rPr>
              <w:t>Child Development</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right="56"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right="56" w:firstLine="0"/>
              <w:jc w:val="both"/>
              <w:rPr>
                <w:rFonts w:ascii="Times New Roman" w:hAnsi="Times New Roman"/>
                <w:sz w:val="24"/>
                <w:szCs w:val="24"/>
              </w:rPr>
            </w:pPr>
            <w:r w:rsidRPr="00FA7AC7">
              <w:rPr>
                <w:rFonts w:ascii="Times New Roman" w:hAnsi="Times New Roman"/>
                <w:sz w:val="20"/>
                <w:szCs w:val="20"/>
              </w:rPr>
              <w:t>5555</w:t>
            </w:r>
          </w:p>
        </w:tc>
        <w:tc>
          <w:tcPr>
            <w:tcW w:w="5146"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Clinical</w:t>
            </w:r>
            <w:r w:rsidRPr="00FA7AC7">
              <w:rPr>
                <w:rFonts w:ascii="Times New Roman" w:hAnsi="Times New Roman"/>
                <w:spacing w:val="-11"/>
                <w:sz w:val="20"/>
                <w:szCs w:val="20"/>
              </w:rPr>
              <w:t xml:space="preserve"> </w:t>
            </w:r>
            <w:r w:rsidRPr="00FA7AC7">
              <w:rPr>
                <w:rFonts w:ascii="Times New Roman" w:hAnsi="Times New Roman"/>
                <w:sz w:val="20"/>
                <w:szCs w:val="20"/>
              </w:rPr>
              <w:t>Approach to Classroom</w:t>
            </w:r>
            <w:r w:rsidRPr="00FA7AC7">
              <w:rPr>
                <w:rFonts w:ascii="Times New Roman" w:hAnsi="Times New Roman"/>
                <w:spacing w:val="-11"/>
                <w:sz w:val="20"/>
                <w:szCs w:val="20"/>
              </w:rPr>
              <w:t xml:space="preserve"> </w:t>
            </w:r>
            <w:r w:rsidRPr="00FA7AC7">
              <w:rPr>
                <w:rFonts w:ascii="Times New Roman" w:hAnsi="Times New Roman"/>
                <w:sz w:val="20"/>
                <w:szCs w:val="20"/>
              </w:rPr>
              <w:t>Analysis</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right="56"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right="56" w:firstLine="0"/>
              <w:jc w:val="both"/>
              <w:rPr>
                <w:rFonts w:ascii="Times New Roman" w:hAnsi="Times New Roman"/>
                <w:sz w:val="24"/>
                <w:szCs w:val="24"/>
              </w:rPr>
            </w:pPr>
            <w:r w:rsidRPr="00FA7AC7">
              <w:rPr>
                <w:rFonts w:ascii="Times New Roman" w:hAnsi="Times New Roman"/>
                <w:sz w:val="20"/>
                <w:szCs w:val="20"/>
              </w:rPr>
              <w:t>5509</w:t>
            </w:r>
          </w:p>
        </w:tc>
        <w:tc>
          <w:tcPr>
            <w:tcW w:w="5146"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Introduction to Behavior Modification</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right="56"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right="56" w:firstLine="0"/>
              <w:jc w:val="both"/>
              <w:rPr>
                <w:rFonts w:ascii="Times New Roman" w:hAnsi="Times New Roman"/>
                <w:sz w:val="24"/>
                <w:szCs w:val="24"/>
              </w:rPr>
            </w:pPr>
            <w:r w:rsidRPr="00FA7AC7">
              <w:rPr>
                <w:rFonts w:ascii="Times New Roman" w:hAnsi="Times New Roman"/>
                <w:sz w:val="20"/>
                <w:szCs w:val="20"/>
              </w:rPr>
              <w:t>5515</w:t>
            </w:r>
          </w:p>
        </w:tc>
        <w:tc>
          <w:tcPr>
            <w:tcW w:w="5146"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Educational Psychology</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right="56"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right="56" w:firstLine="0"/>
              <w:jc w:val="both"/>
              <w:rPr>
                <w:rFonts w:ascii="Times New Roman" w:hAnsi="Times New Roman"/>
                <w:sz w:val="24"/>
                <w:szCs w:val="24"/>
              </w:rPr>
            </w:pPr>
            <w:r w:rsidRPr="00FA7AC7">
              <w:rPr>
                <w:rFonts w:ascii="Times New Roman" w:hAnsi="Times New Roman"/>
                <w:sz w:val="20"/>
                <w:szCs w:val="20"/>
              </w:rPr>
              <w:t>5520</w:t>
            </w:r>
          </w:p>
        </w:tc>
        <w:tc>
          <w:tcPr>
            <w:tcW w:w="5146"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Developmental Psychology</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right="56" w:firstLine="0"/>
              <w:jc w:val="both"/>
              <w:rPr>
                <w:rFonts w:ascii="Times New Roman" w:hAnsi="Times New Roman"/>
                <w:sz w:val="24"/>
                <w:szCs w:val="24"/>
              </w:rPr>
            </w:pPr>
            <w:r w:rsidRPr="00FA7AC7">
              <w:rPr>
                <w:rFonts w:ascii="Times New Roman" w:hAnsi="Times New Roman"/>
                <w:sz w:val="20"/>
                <w:szCs w:val="20"/>
              </w:rPr>
              <w:t>PSYC</w:t>
            </w:r>
          </w:p>
        </w:tc>
        <w:tc>
          <w:tcPr>
            <w:tcW w:w="82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right="56" w:firstLine="0"/>
              <w:jc w:val="both"/>
              <w:rPr>
                <w:rFonts w:ascii="Times New Roman" w:hAnsi="Times New Roman"/>
                <w:sz w:val="24"/>
                <w:szCs w:val="24"/>
              </w:rPr>
            </w:pPr>
            <w:r w:rsidRPr="00FA7AC7">
              <w:rPr>
                <w:rFonts w:ascii="Times New Roman" w:hAnsi="Times New Roman"/>
                <w:sz w:val="20"/>
                <w:szCs w:val="20"/>
              </w:rPr>
              <w:t>5555</w:t>
            </w:r>
          </w:p>
        </w:tc>
        <w:tc>
          <w:tcPr>
            <w:tcW w:w="5146"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Conditions of Learning</w:t>
            </w:r>
          </w:p>
        </w:tc>
      </w:tr>
      <w:tr w:rsidR="009263EC" w:rsidRPr="00FA7AC7" w:rsidTr="009263EC">
        <w:trPr>
          <w:trHeight w:hRule="exact" w:val="32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right="56" w:firstLine="0"/>
              <w:jc w:val="both"/>
              <w:rPr>
                <w:rFonts w:ascii="Times New Roman" w:hAnsi="Times New Roman"/>
                <w:sz w:val="24"/>
                <w:szCs w:val="24"/>
              </w:rPr>
            </w:pPr>
            <w:r w:rsidRPr="00FA7AC7">
              <w:rPr>
                <w:rFonts w:ascii="Times New Roman" w:hAnsi="Times New Roman"/>
                <w:sz w:val="20"/>
                <w:szCs w:val="20"/>
              </w:rPr>
              <w:t>SPED</w:t>
            </w:r>
          </w:p>
        </w:tc>
        <w:tc>
          <w:tcPr>
            <w:tcW w:w="82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right="56" w:firstLine="0"/>
              <w:jc w:val="both"/>
              <w:rPr>
                <w:rFonts w:ascii="Times New Roman" w:hAnsi="Times New Roman"/>
                <w:sz w:val="24"/>
                <w:szCs w:val="24"/>
              </w:rPr>
            </w:pPr>
            <w:r w:rsidRPr="00FA7AC7">
              <w:rPr>
                <w:rFonts w:ascii="Times New Roman" w:hAnsi="Times New Roman"/>
                <w:sz w:val="20"/>
                <w:szCs w:val="20"/>
              </w:rPr>
              <w:t>5542</w:t>
            </w:r>
          </w:p>
        </w:tc>
        <w:tc>
          <w:tcPr>
            <w:tcW w:w="5146"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Behavior Modification for Special Education</w:t>
            </w:r>
          </w:p>
        </w:tc>
      </w:tr>
    </w:tbl>
    <w:p w:rsidR="009263EC" w:rsidRDefault="009263EC" w:rsidP="009263EC">
      <w:pPr>
        <w:widowControl w:val="0"/>
        <w:autoSpaceDE w:val="0"/>
        <w:autoSpaceDN w:val="0"/>
        <w:adjustRightInd w:val="0"/>
        <w:spacing w:before="3" w:after="0" w:line="110" w:lineRule="exact"/>
        <w:ind w:left="360" w:right="180" w:firstLine="0"/>
        <w:jc w:val="both"/>
        <w:rPr>
          <w:rFonts w:ascii="Times New Roman" w:hAnsi="Times New Roman"/>
          <w:sz w:val="11"/>
          <w:szCs w:val="11"/>
        </w:rPr>
      </w:pPr>
    </w:p>
    <w:p w:rsidR="009263EC" w:rsidRPr="00601DCA" w:rsidRDefault="009263EC" w:rsidP="009263EC">
      <w:pPr>
        <w:widowControl w:val="0"/>
        <w:tabs>
          <w:tab w:val="left" w:pos="8160"/>
        </w:tabs>
        <w:autoSpaceDE w:val="0"/>
        <w:autoSpaceDN w:val="0"/>
        <w:adjustRightInd w:val="0"/>
        <w:spacing w:before="14" w:after="0"/>
        <w:ind w:left="360" w:right="18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ea B - P</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ograms and P</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oblems of the School</w:t>
      </w:r>
      <w:r w:rsidRPr="00601DCA">
        <w:rPr>
          <w:rFonts w:ascii="Times New Roman" w:hAnsi="Times New Roman"/>
          <w:b/>
          <w:bCs/>
          <w:color w:val="808080" w:themeColor="background1" w:themeShade="80"/>
          <w:sz w:val="24"/>
          <w:szCs w:val="24"/>
        </w:rPr>
        <w:tab/>
        <w:t>3 hrs</w:t>
      </w:r>
    </w:p>
    <w:tbl>
      <w:tblPr>
        <w:tblW w:w="0" w:type="auto"/>
        <w:tblInd w:w="1184" w:type="dxa"/>
        <w:tblLayout w:type="fixed"/>
        <w:tblCellMar>
          <w:left w:w="0" w:type="dxa"/>
          <w:right w:w="0" w:type="dxa"/>
        </w:tblCellMar>
        <w:tblLook w:val="0000"/>
      </w:tblPr>
      <w:tblGrid>
        <w:gridCol w:w="852"/>
        <w:gridCol w:w="828"/>
        <w:gridCol w:w="4876"/>
      </w:tblGrid>
      <w:tr w:rsidR="009263EC" w:rsidRPr="00FA7AC7" w:rsidTr="009263EC">
        <w:trPr>
          <w:trHeight w:hRule="exact" w:val="287"/>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left="76"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left="76" w:firstLine="0"/>
              <w:jc w:val="both"/>
              <w:rPr>
                <w:rFonts w:ascii="Times New Roman" w:hAnsi="Times New Roman"/>
                <w:sz w:val="24"/>
                <w:szCs w:val="24"/>
              </w:rPr>
            </w:pPr>
            <w:r w:rsidRPr="00FA7AC7">
              <w:rPr>
                <w:rFonts w:ascii="Times New Roman" w:hAnsi="Times New Roman"/>
                <w:sz w:val="20"/>
                <w:szCs w:val="20"/>
              </w:rPr>
              <w:t>5504</w:t>
            </w:r>
          </w:p>
        </w:tc>
        <w:tc>
          <w:tcPr>
            <w:tcW w:w="4876"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left="360" w:right="180" w:firstLine="0"/>
              <w:jc w:val="both"/>
              <w:rPr>
                <w:rFonts w:ascii="Times New Roman" w:hAnsi="Times New Roman"/>
                <w:sz w:val="24"/>
                <w:szCs w:val="24"/>
              </w:rPr>
            </w:pPr>
            <w:r w:rsidRPr="00FA7AC7">
              <w:rPr>
                <w:rFonts w:ascii="Times New Roman" w:hAnsi="Times New Roman"/>
                <w:sz w:val="20"/>
                <w:szCs w:val="20"/>
              </w:rPr>
              <w:t>History of</w:t>
            </w:r>
            <w:r w:rsidRPr="00FA7AC7">
              <w:rPr>
                <w:rFonts w:ascii="Times New Roman" w:hAnsi="Times New Roman"/>
                <w:spacing w:val="-11"/>
                <w:sz w:val="20"/>
                <w:szCs w:val="20"/>
              </w:rPr>
              <w:t xml:space="preserve"> </w:t>
            </w:r>
            <w:r w:rsidRPr="00FA7AC7">
              <w:rPr>
                <w:rFonts w:ascii="Times New Roman" w:hAnsi="Times New Roman"/>
                <w:sz w:val="20"/>
                <w:szCs w:val="20"/>
              </w:rPr>
              <w:t>American Education</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5509</w:t>
            </w:r>
          </w:p>
        </w:tc>
        <w:tc>
          <w:tcPr>
            <w:tcW w:w="4876"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Philosophy of Education</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5512</w:t>
            </w:r>
          </w:p>
        </w:tc>
        <w:tc>
          <w:tcPr>
            <w:tcW w:w="4876"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Sociology of Inner City  Child (or equivalent)</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5538</w:t>
            </w:r>
          </w:p>
        </w:tc>
        <w:tc>
          <w:tcPr>
            <w:tcW w:w="4876"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Curriculum Planning</w:t>
            </w:r>
          </w:p>
        </w:tc>
      </w:tr>
      <w:tr w:rsidR="009263EC" w:rsidRPr="00FA7AC7" w:rsidTr="009263EC">
        <w:trPr>
          <w:trHeight w:hRule="exact" w:val="32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EDUC</w:t>
            </w:r>
          </w:p>
        </w:tc>
        <w:tc>
          <w:tcPr>
            <w:tcW w:w="82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76" w:firstLine="0"/>
              <w:jc w:val="both"/>
              <w:rPr>
                <w:rFonts w:ascii="Times New Roman" w:hAnsi="Times New Roman"/>
                <w:sz w:val="24"/>
                <w:szCs w:val="24"/>
              </w:rPr>
            </w:pPr>
            <w:r w:rsidRPr="00FA7AC7">
              <w:rPr>
                <w:rFonts w:ascii="Times New Roman" w:hAnsi="Times New Roman"/>
                <w:sz w:val="20"/>
                <w:szCs w:val="20"/>
              </w:rPr>
              <w:t>5540</w:t>
            </w:r>
          </w:p>
        </w:tc>
        <w:tc>
          <w:tcPr>
            <w:tcW w:w="4876"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Curriculum Principles</w:t>
            </w:r>
          </w:p>
        </w:tc>
      </w:tr>
    </w:tbl>
    <w:p w:rsidR="009263EC" w:rsidRDefault="009263EC" w:rsidP="009263EC">
      <w:pPr>
        <w:widowControl w:val="0"/>
        <w:autoSpaceDE w:val="0"/>
        <w:autoSpaceDN w:val="0"/>
        <w:adjustRightInd w:val="0"/>
        <w:spacing w:before="3" w:after="0" w:line="110" w:lineRule="exact"/>
        <w:ind w:left="360" w:right="180" w:firstLine="0"/>
        <w:jc w:val="both"/>
        <w:rPr>
          <w:rFonts w:ascii="Times New Roman" w:hAnsi="Times New Roman"/>
          <w:sz w:val="11"/>
          <w:szCs w:val="11"/>
        </w:rPr>
      </w:pPr>
    </w:p>
    <w:p w:rsidR="009263EC" w:rsidRPr="00601DCA" w:rsidRDefault="009263EC" w:rsidP="009263EC">
      <w:pPr>
        <w:widowControl w:val="0"/>
        <w:tabs>
          <w:tab w:val="left" w:pos="8020"/>
        </w:tabs>
        <w:autoSpaceDE w:val="0"/>
        <w:autoSpaceDN w:val="0"/>
        <w:adjustRightInd w:val="0"/>
        <w:spacing w:before="14" w:after="0"/>
        <w:ind w:left="360" w:right="18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ea C -</w:t>
      </w:r>
      <w:r w:rsidRPr="00601DCA">
        <w:rPr>
          <w:rFonts w:ascii="Times New Roman" w:hAnsi="Times New Roman"/>
          <w:b/>
          <w:bCs/>
          <w:color w:val="808080" w:themeColor="background1" w:themeShade="80"/>
          <w:spacing w:val="-5"/>
          <w:sz w:val="24"/>
          <w:szCs w:val="24"/>
        </w:rPr>
        <w:t xml:space="preserve"> </w:t>
      </w:r>
      <w:r w:rsidRPr="00601DCA">
        <w:rPr>
          <w:rFonts w:ascii="Times New Roman" w:hAnsi="Times New Roman"/>
          <w:b/>
          <w:bCs/>
          <w:color w:val="808080" w:themeColor="background1" w:themeShade="80"/>
          <w:spacing w:val="-26"/>
          <w:sz w:val="24"/>
          <w:szCs w:val="24"/>
        </w:rPr>
        <w:t>T</w:t>
      </w:r>
      <w:r w:rsidRPr="00601DCA">
        <w:rPr>
          <w:rFonts w:ascii="Times New Roman" w:hAnsi="Times New Roman"/>
          <w:b/>
          <w:bCs/>
          <w:color w:val="808080" w:themeColor="background1" w:themeShade="80"/>
          <w:sz w:val="24"/>
          <w:szCs w:val="24"/>
        </w:rPr>
        <w:t>eaching Field</w:t>
      </w:r>
      <w:r w:rsidRPr="00601DCA">
        <w:rPr>
          <w:rFonts w:ascii="Times New Roman" w:hAnsi="Times New Roman"/>
          <w:b/>
          <w:bCs/>
          <w:color w:val="808080" w:themeColor="background1" w:themeShade="80"/>
          <w:sz w:val="24"/>
          <w:szCs w:val="24"/>
        </w:rPr>
        <w:tab/>
        <w:t>24 hrs</w:t>
      </w:r>
    </w:p>
    <w:tbl>
      <w:tblPr>
        <w:tblW w:w="0" w:type="auto"/>
        <w:tblInd w:w="1184" w:type="dxa"/>
        <w:tblLayout w:type="fixed"/>
        <w:tblCellMar>
          <w:left w:w="0" w:type="dxa"/>
          <w:right w:w="0" w:type="dxa"/>
        </w:tblCellMar>
        <w:tblLook w:val="0000"/>
      </w:tblPr>
      <w:tblGrid>
        <w:gridCol w:w="852"/>
        <w:gridCol w:w="878"/>
        <w:gridCol w:w="5227"/>
      </w:tblGrid>
      <w:tr w:rsidR="009263EC" w:rsidRPr="00FA7AC7" w:rsidTr="009263EC">
        <w:trPr>
          <w:trHeight w:hRule="exact" w:val="287"/>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READ</w:t>
            </w:r>
          </w:p>
        </w:tc>
        <w:tc>
          <w:tcPr>
            <w:tcW w:w="878"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firstLine="0"/>
              <w:jc w:val="both"/>
              <w:rPr>
                <w:rFonts w:ascii="Times New Roman" w:hAnsi="Times New Roman"/>
                <w:sz w:val="24"/>
                <w:szCs w:val="24"/>
              </w:rPr>
            </w:pPr>
            <w:r w:rsidRPr="00FA7AC7">
              <w:rPr>
                <w:rFonts w:ascii="Times New Roman" w:hAnsi="Times New Roman"/>
                <w:sz w:val="20"/>
                <w:szCs w:val="20"/>
              </w:rPr>
              <w:t>5555</w:t>
            </w:r>
          </w:p>
        </w:tc>
        <w:tc>
          <w:tcPr>
            <w:tcW w:w="5227" w:type="dxa"/>
            <w:tcBorders>
              <w:top w:val="nil"/>
              <w:left w:val="nil"/>
              <w:bottom w:val="nil"/>
              <w:right w:val="nil"/>
            </w:tcBorders>
          </w:tcPr>
          <w:p w:rsidR="009263EC" w:rsidRPr="00FA7AC7" w:rsidRDefault="009263EC" w:rsidP="009263EC">
            <w:pPr>
              <w:widowControl w:val="0"/>
              <w:autoSpaceDE w:val="0"/>
              <w:autoSpaceDN w:val="0"/>
              <w:adjustRightInd w:val="0"/>
              <w:spacing w:before="34" w:after="0"/>
              <w:ind w:left="360" w:right="180" w:firstLine="0"/>
              <w:jc w:val="both"/>
              <w:rPr>
                <w:rFonts w:ascii="Times New Roman" w:hAnsi="Times New Roman"/>
                <w:sz w:val="24"/>
                <w:szCs w:val="24"/>
              </w:rPr>
            </w:pPr>
            <w:r w:rsidRPr="00FA7AC7">
              <w:rPr>
                <w:rFonts w:ascii="Times New Roman" w:hAnsi="Times New Roman"/>
                <w:sz w:val="20"/>
                <w:szCs w:val="20"/>
              </w:rPr>
              <w:t>Diagnosis and Remediation Reading (or equivalent)</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5501*</w:t>
            </w:r>
          </w:p>
        </w:tc>
        <w:tc>
          <w:tcPr>
            <w:tcW w:w="5227"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Exceptional Child</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5515</w:t>
            </w:r>
          </w:p>
        </w:tc>
        <w:tc>
          <w:tcPr>
            <w:tcW w:w="5227"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Nature and Characteristics of Intellectual Disabilities</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5525*</w:t>
            </w:r>
          </w:p>
        </w:tc>
        <w:tc>
          <w:tcPr>
            <w:tcW w:w="5227"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Instructional Strategies for Intellectual Disabilities</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5530</w:t>
            </w:r>
          </w:p>
        </w:tc>
        <w:tc>
          <w:tcPr>
            <w:tcW w:w="5227"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Counseling Parents of Exceptional Children</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5545*</w:t>
            </w:r>
          </w:p>
        </w:tc>
        <w:tc>
          <w:tcPr>
            <w:tcW w:w="5227"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Educational</w:t>
            </w:r>
            <w:r w:rsidRPr="00FA7AC7">
              <w:rPr>
                <w:rFonts w:ascii="Times New Roman" w:hAnsi="Times New Roman"/>
                <w:spacing w:val="-11"/>
                <w:sz w:val="20"/>
                <w:szCs w:val="20"/>
              </w:rPr>
              <w:t xml:space="preserve"> </w:t>
            </w:r>
            <w:r w:rsidRPr="00FA7AC7">
              <w:rPr>
                <w:rFonts w:ascii="Times New Roman" w:hAnsi="Times New Roman"/>
                <w:sz w:val="20"/>
                <w:szCs w:val="20"/>
              </w:rPr>
              <w:t>Assessment of Exceptional Children</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5563*</w:t>
            </w:r>
          </w:p>
        </w:tc>
        <w:tc>
          <w:tcPr>
            <w:tcW w:w="5227"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Issues in Interrelated Special Education</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5573</w:t>
            </w:r>
          </w:p>
        </w:tc>
        <w:tc>
          <w:tcPr>
            <w:tcW w:w="5227"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Practicum in Intellectual Disabilities</w:t>
            </w:r>
          </w:p>
        </w:tc>
      </w:tr>
      <w:tr w:rsidR="009263EC" w:rsidRPr="00FA7AC7" w:rsidTr="009263EC">
        <w:trPr>
          <w:trHeight w:hRule="exact" w:val="24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5580</w:t>
            </w:r>
          </w:p>
        </w:tc>
        <w:tc>
          <w:tcPr>
            <w:tcW w:w="5227"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z w:val="20"/>
                <w:szCs w:val="20"/>
              </w:rPr>
              <w:t>Directed Studies in Research and Reading in Special Education</w:t>
            </w:r>
          </w:p>
        </w:tc>
      </w:tr>
      <w:tr w:rsidR="009263EC" w:rsidRPr="00FA7AC7" w:rsidTr="009263EC">
        <w:trPr>
          <w:trHeight w:hRule="exact" w:val="260"/>
        </w:trPr>
        <w:tc>
          <w:tcPr>
            <w:tcW w:w="852"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SPED</w:t>
            </w:r>
          </w:p>
        </w:tc>
        <w:tc>
          <w:tcPr>
            <w:tcW w:w="878"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firstLine="0"/>
              <w:jc w:val="both"/>
              <w:rPr>
                <w:rFonts w:ascii="Times New Roman" w:hAnsi="Times New Roman"/>
                <w:sz w:val="24"/>
                <w:szCs w:val="24"/>
              </w:rPr>
            </w:pPr>
            <w:r w:rsidRPr="00FA7AC7">
              <w:rPr>
                <w:rFonts w:ascii="Times New Roman" w:hAnsi="Times New Roman"/>
                <w:sz w:val="20"/>
                <w:szCs w:val="20"/>
              </w:rPr>
              <w:t>5590</w:t>
            </w:r>
          </w:p>
        </w:tc>
        <w:tc>
          <w:tcPr>
            <w:tcW w:w="5227" w:type="dxa"/>
            <w:tcBorders>
              <w:top w:val="nil"/>
              <w:left w:val="nil"/>
              <w:bottom w:val="nil"/>
              <w:right w:val="nil"/>
            </w:tcBorders>
          </w:tcPr>
          <w:p w:rsidR="009263EC" w:rsidRPr="00FA7AC7" w:rsidRDefault="009263EC" w:rsidP="009263EC">
            <w:pPr>
              <w:widowControl w:val="0"/>
              <w:autoSpaceDE w:val="0"/>
              <w:autoSpaceDN w:val="0"/>
              <w:adjustRightInd w:val="0"/>
              <w:spacing w:after="0" w:line="217" w:lineRule="exact"/>
              <w:ind w:left="360" w:right="180" w:firstLine="0"/>
              <w:jc w:val="both"/>
              <w:rPr>
                <w:rFonts w:ascii="Times New Roman" w:hAnsi="Times New Roman"/>
                <w:sz w:val="24"/>
                <w:szCs w:val="24"/>
              </w:rPr>
            </w:pPr>
            <w:r w:rsidRPr="00FA7AC7">
              <w:rPr>
                <w:rFonts w:ascii="Times New Roman" w:hAnsi="Times New Roman"/>
                <w:spacing w:val="-14"/>
                <w:sz w:val="20"/>
                <w:szCs w:val="20"/>
              </w:rPr>
              <w:t>T</w:t>
            </w:r>
            <w:r w:rsidRPr="00FA7AC7">
              <w:rPr>
                <w:rFonts w:ascii="Times New Roman" w:hAnsi="Times New Roman"/>
                <w:sz w:val="20"/>
                <w:szCs w:val="20"/>
              </w:rPr>
              <w:t>eaching of Reading and Math to Exceptional Learners</w:t>
            </w:r>
          </w:p>
        </w:tc>
      </w:tr>
    </w:tbl>
    <w:p w:rsidR="009263EC" w:rsidRDefault="009263EC" w:rsidP="009263EC">
      <w:pPr>
        <w:widowControl w:val="0"/>
        <w:autoSpaceDE w:val="0"/>
        <w:autoSpaceDN w:val="0"/>
        <w:adjustRightInd w:val="0"/>
        <w:spacing w:after="0" w:line="200" w:lineRule="exact"/>
        <w:ind w:left="360" w:right="180" w:firstLine="0"/>
        <w:jc w:val="both"/>
        <w:rPr>
          <w:rFonts w:ascii="Times New Roman" w:hAnsi="Times New Roman"/>
          <w:sz w:val="20"/>
          <w:szCs w:val="20"/>
        </w:rPr>
      </w:pPr>
      <w:r>
        <w:rPr>
          <w:rFonts w:ascii="Times New Roman" w:hAnsi="Times New Roman"/>
          <w:sz w:val="20"/>
          <w:szCs w:val="20"/>
        </w:rPr>
        <w:t>*Required course.</w:t>
      </w:r>
    </w:p>
    <w:p w:rsidR="009263EC" w:rsidRDefault="009263EC" w:rsidP="009263EC">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Reading endorsement available.</w:t>
      </w:r>
    </w:p>
    <w:p w:rsidR="009263EC" w:rsidRDefault="009263EC" w:rsidP="009263EC">
      <w:pPr>
        <w:widowControl w:val="0"/>
        <w:autoSpaceDE w:val="0"/>
        <w:autoSpaceDN w:val="0"/>
        <w:adjustRightInd w:val="0"/>
        <w:spacing w:before="6" w:after="0" w:line="220" w:lineRule="exact"/>
        <w:ind w:left="360" w:right="180" w:firstLine="0"/>
        <w:jc w:val="both"/>
        <w:rPr>
          <w:rFonts w:ascii="Times New Roman" w:hAnsi="Times New Roman"/>
        </w:rPr>
      </w:pPr>
    </w:p>
    <w:p w:rsidR="009263EC" w:rsidRPr="00601DCA"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ea D - Resea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ch</w:t>
      </w:r>
      <w:r w:rsidRPr="00601DCA">
        <w:rPr>
          <w:rFonts w:ascii="Times New Roman" w:hAnsi="Times New Roman"/>
          <w:b/>
          <w:bCs/>
          <w:color w:val="808080" w:themeColor="background1" w:themeShade="80"/>
          <w:sz w:val="24"/>
          <w:szCs w:val="24"/>
        </w:rPr>
        <w:tab/>
        <w:t>3 hrs</w:t>
      </w:r>
    </w:p>
    <w:p w:rsidR="009263EC" w:rsidRDefault="009263EC" w:rsidP="009263EC">
      <w:pPr>
        <w:widowControl w:val="0"/>
        <w:tabs>
          <w:tab w:val="left" w:pos="2070"/>
          <w:tab w:val="left" w:pos="3510"/>
        </w:tabs>
        <w:autoSpaceDE w:val="0"/>
        <w:autoSpaceDN w:val="0"/>
        <w:adjustRightInd w:val="0"/>
        <w:spacing w:before="37" w:after="0"/>
        <w:ind w:left="1170" w:right="180" w:firstLine="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5501</w:t>
      </w:r>
      <w:r>
        <w:rPr>
          <w:rFonts w:ascii="Times New Roman" w:hAnsi="Times New Roman"/>
          <w:sz w:val="20"/>
          <w:szCs w:val="20"/>
        </w:rPr>
        <w:tab/>
        <w:t>Educational Research</w:t>
      </w:r>
    </w:p>
    <w:p w:rsidR="009263EC" w:rsidRDefault="009263EC" w:rsidP="009263EC">
      <w:pPr>
        <w:widowControl w:val="0"/>
        <w:autoSpaceDE w:val="0"/>
        <w:autoSpaceDN w:val="0"/>
        <w:adjustRightInd w:val="0"/>
        <w:spacing w:before="6" w:after="0" w:line="220" w:lineRule="exact"/>
        <w:ind w:left="360" w:right="180" w:firstLine="0"/>
        <w:jc w:val="both"/>
        <w:rPr>
          <w:rFonts w:ascii="Times New Roman" w:hAnsi="Times New Roman"/>
        </w:rPr>
      </w:pPr>
    </w:p>
    <w:p w:rsidR="009263EC" w:rsidRPr="00601DCA" w:rsidRDefault="009263EC" w:rsidP="009263EC">
      <w:pPr>
        <w:widowControl w:val="0"/>
        <w:tabs>
          <w:tab w:val="left" w:pos="8160"/>
        </w:tabs>
        <w:autoSpaceDE w:val="0"/>
        <w:autoSpaceDN w:val="0"/>
        <w:adjustRightInd w:val="0"/>
        <w:spacing w:after="0"/>
        <w:ind w:left="360" w:right="18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ea E - Minimum of 3 semester</w:t>
      </w:r>
      <w:r w:rsidRPr="00601DCA">
        <w:rPr>
          <w:rFonts w:ascii="Times New Roman" w:hAnsi="Times New Roman"/>
          <w:b/>
          <w:bCs/>
          <w:color w:val="808080" w:themeColor="background1" w:themeShade="80"/>
          <w:spacing w:val="-5"/>
          <w:sz w:val="24"/>
          <w:szCs w:val="24"/>
        </w:rPr>
        <w:t xml:space="preserve"> </w:t>
      </w:r>
      <w:r w:rsidRPr="00601DCA">
        <w:rPr>
          <w:rFonts w:ascii="Times New Roman" w:hAnsi="Times New Roman"/>
          <w:b/>
          <w:bCs/>
          <w:color w:val="808080" w:themeColor="background1" w:themeShade="80"/>
          <w:sz w:val="24"/>
          <w:szCs w:val="24"/>
        </w:rPr>
        <w:t xml:space="preserve">hours </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equi</w:t>
      </w:r>
      <w:r w:rsidRPr="00601DCA">
        <w:rPr>
          <w:rFonts w:ascii="Times New Roman" w:hAnsi="Times New Roman"/>
          <w:b/>
          <w:bCs/>
          <w:color w:val="808080" w:themeColor="background1" w:themeShade="80"/>
          <w:spacing w:val="-5"/>
          <w:sz w:val="24"/>
          <w:szCs w:val="24"/>
        </w:rPr>
        <w:t>r</w:t>
      </w:r>
      <w:r w:rsidRPr="00601DCA">
        <w:rPr>
          <w:rFonts w:ascii="Times New Roman" w:hAnsi="Times New Roman"/>
          <w:b/>
          <w:bCs/>
          <w:color w:val="808080" w:themeColor="background1" w:themeShade="80"/>
          <w:sz w:val="24"/>
          <w:szCs w:val="24"/>
        </w:rPr>
        <w:t>ed</w:t>
      </w:r>
      <w:r w:rsidRPr="00601DCA">
        <w:rPr>
          <w:rFonts w:ascii="Times New Roman" w:hAnsi="Times New Roman"/>
          <w:b/>
          <w:bCs/>
          <w:color w:val="808080" w:themeColor="background1" w:themeShade="80"/>
          <w:sz w:val="24"/>
          <w:szCs w:val="24"/>
        </w:rPr>
        <w:tab/>
        <w:t>3 hrs</w:t>
      </w:r>
    </w:p>
    <w:p w:rsidR="009263EC" w:rsidRDefault="009263EC" w:rsidP="00A3250A">
      <w:pPr>
        <w:widowControl w:val="0"/>
        <w:tabs>
          <w:tab w:val="left" w:pos="2070"/>
          <w:tab w:val="left" w:pos="3510"/>
        </w:tabs>
        <w:autoSpaceDE w:val="0"/>
        <w:autoSpaceDN w:val="0"/>
        <w:adjustRightInd w:val="0"/>
        <w:spacing w:before="37" w:after="0"/>
        <w:ind w:left="1170" w:right="180" w:firstLine="0"/>
        <w:jc w:val="both"/>
        <w:rPr>
          <w:rFonts w:ascii="Times New Roman" w:hAnsi="Times New Roman"/>
          <w:sz w:val="20"/>
          <w:szCs w:val="20"/>
        </w:rPr>
      </w:pPr>
      <w:r>
        <w:rPr>
          <w:rFonts w:ascii="Times New Roman" w:hAnsi="Times New Roman"/>
          <w:sz w:val="20"/>
          <w:szCs w:val="20"/>
        </w:rPr>
        <w:t>EDUC</w:t>
      </w:r>
      <w:r>
        <w:rPr>
          <w:rFonts w:ascii="Times New Roman" w:hAnsi="Times New Roman"/>
          <w:sz w:val="20"/>
          <w:szCs w:val="20"/>
        </w:rPr>
        <w:tab/>
        <w:t>5500</w:t>
      </w:r>
      <w:r>
        <w:rPr>
          <w:rFonts w:ascii="Times New Roman" w:hAnsi="Times New Roman"/>
          <w:sz w:val="20"/>
          <w:szCs w:val="20"/>
        </w:rPr>
        <w:tab/>
        <w:t>Educational Statistics (or equivalent)</w:t>
      </w:r>
    </w:p>
    <w:p w:rsidR="009263EC" w:rsidRDefault="009263EC" w:rsidP="009263EC">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9263EC" w:rsidRDefault="009263EC" w:rsidP="009263EC">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b/>
          <w:bCs/>
          <w:spacing w:val="-18"/>
          <w:sz w:val="20"/>
          <w:szCs w:val="20"/>
        </w:rPr>
        <w:lastRenderedPageBreak/>
        <w:t>T</w:t>
      </w:r>
      <w:r>
        <w:rPr>
          <w:rFonts w:ascii="Times New Roman" w:hAnsi="Times New Roman"/>
          <w:b/>
          <w:bCs/>
          <w:sz w:val="20"/>
          <w:szCs w:val="20"/>
        </w:rPr>
        <w:t>otal</w:t>
      </w:r>
      <w:r>
        <w:rPr>
          <w:rFonts w:ascii="Times New Roman" w:hAnsi="Times New Roman"/>
          <w:b/>
          <w:bCs/>
          <w:spacing w:val="13"/>
          <w:sz w:val="20"/>
          <w:szCs w:val="20"/>
        </w:rPr>
        <w:t xml:space="preserve"> </w:t>
      </w:r>
      <w:r>
        <w:rPr>
          <w:rFonts w:ascii="Times New Roman" w:hAnsi="Times New Roman"/>
          <w:b/>
          <w:bCs/>
          <w:sz w:val="20"/>
          <w:szCs w:val="20"/>
        </w:rPr>
        <w:t>Requi</w:t>
      </w:r>
      <w:r>
        <w:rPr>
          <w:rFonts w:ascii="Times New Roman" w:hAnsi="Times New Roman"/>
          <w:b/>
          <w:bCs/>
          <w:spacing w:val="-4"/>
          <w:sz w:val="20"/>
          <w:szCs w:val="20"/>
        </w:rPr>
        <w:t>r</w:t>
      </w:r>
      <w:r>
        <w:rPr>
          <w:rFonts w:ascii="Times New Roman" w:hAnsi="Times New Roman"/>
          <w:b/>
          <w:bCs/>
          <w:sz w:val="20"/>
          <w:szCs w:val="20"/>
        </w:rPr>
        <w:t>ed</w:t>
      </w:r>
      <w:r>
        <w:rPr>
          <w:rFonts w:ascii="Times New Roman" w:hAnsi="Times New Roman"/>
          <w:b/>
          <w:bCs/>
          <w:spacing w:val="13"/>
          <w:sz w:val="20"/>
          <w:szCs w:val="20"/>
        </w:rPr>
        <w:t xml:space="preserve"> </w:t>
      </w:r>
      <w:r>
        <w:rPr>
          <w:rFonts w:ascii="Times New Roman" w:hAnsi="Times New Roman"/>
          <w:b/>
          <w:bCs/>
          <w:sz w:val="20"/>
          <w:szCs w:val="20"/>
        </w:rPr>
        <w:t>Hours.............................................................................................................36</w:t>
      </w:r>
      <w:r>
        <w:rPr>
          <w:rFonts w:ascii="Times New Roman" w:hAnsi="Times New Roman"/>
          <w:b/>
          <w:bCs/>
          <w:spacing w:val="13"/>
          <w:sz w:val="20"/>
          <w:szCs w:val="20"/>
        </w:rPr>
        <w:t xml:space="preserve"> </w:t>
      </w:r>
      <w:r>
        <w:rPr>
          <w:rFonts w:ascii="Times New Roman" w:hAnsi="Times New Roman"/>
          <w:b/>
          <w:bCs/>
          <w:sz w:val="20"/>
          <w:szCs w:val="20"/>
        </w:rPr>
        <w:t>hrs</w:t>
      </w:r>
    </w:p>
    <w:p w:rsidR="009263EC" w:rsidRDefault="009263EC" w:rsidP="009263EC">
      <w:pPr>
        <w:widowControl w:val="0"/>
        <w:autoSpaceDE w:val="0"/>
        <w:autoSpaceDN w:val="0"/>
        <w:adjustRightInd w:val="0"/>
        <w:spacing w:before="8" w:after="0" w:line="220" w:lineRule="exact"/>
        <w:ind w:left="360" w:right="180" w:firstLine="0"/>
        <w:jc w:val="both"/>
        <w:rPr>
          <w:rFonts w:ascii="Times New Roman" w:hAnsi="Times New Roman"/>
        </w:rPr>
      </w:pPr>
    </w:p>
    <w:p w:rsidR="009263EC" w:rsidRPr="00601DCA" w:rsidRDefault="009263EC" w:rsidP="009263EC">
      <w:pPr>
        <w:pStyle w:val="Heading2"/>
        <w:spacing w:before="0"/>
        <w:ind w:left="360" w:right="180" w:firstLine="630"/>
        <w:rPr>
          <w:rFonts w:ascii="Impact" w:hAnsi="Impact" w:cs="Impact"/>
          <w:color w:val="808080" w:themeColor="background1" w:themeShade="80"/>
          <w:sz w:val="32"/>
          <w:szCs w:val="32"/>
        </w:rPr>
      </w:pPr>
      <w:bookmarkStart w:id="679" w:name="_Toc294969794"/>
      <w:bookmarkStart w:id="680" w:name="_Toc295508351"/>
      <w:r w:rsidRPr="00601DCA">
        <w:rPr>
          <w:rFonts w:ascii="Impact" w:hAnsi="Impact" w:cs="Impact"/>
          <w:color w:val="808080" w:themeColor="background1" w:themeShade="80"/>
          <w:sz w:val="32"/>
          <w:szCs w:val="32"/>
        </w:rPr>
        <w:t>COURSE DESCRIPTIONS</w:t>
      </w:r>
      <w:bookmarkEnd w:id="679"/>
      <w:bookmarkEnd w:id="680"/>
    </w:p>
    <w:p w:rsidR="009263EC" w:rsidRDefault="009263EC" w:rsidP="009263EC">
      <w:pPr>
        <w:widowControl w:val="0"/>
        <w:autoSpaceDE w:val="0"/>
        <w:autoSpaceDN w:val="0"/>
        <w:adjustRightInd w:val="0"/>
        <w:spacing w:before="19" w:after="0" w:line="251"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5501</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Exceptional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Child................................................................................................3</w:t>
      </w:r>
      <w:r>
        <w:rPr>
          <w:rFonts w:ascii="Times New Roman" w:hAnsi="Times New Roman"/>
          <w:b/>
          <w:bCs/>
          <w:color w:val="191919"/>
          <w:spacing w:val="1"/>
          <w:sz w:val="20"/>
          <w:szCs w:val="20"/>
        </w:rPr>
        <w:t>(</w:t>
      </w:r>
      <w:r>
        <w:rPr>
          <w:rFonts w:ascii="Times New Roman" w:hAnsi="Times New Roman"/>
          <w:b/>
          <w:bCs/>
          <w:color w:val="191919"/>
          <w:sz w:val="20"/>
          <w:szCs w:val="20"/>
        </w:rPr>
        <w:t xml:space="preserve">3-0) </w:t>
      </w:r>
    </w:p>
    <w:p w:rsidR="009263EC" w:rsidRDefault="009263EC" w:rsidP="009263EC">
      <w:pPr>
        <w:widowControl w:val="0"/>
        <w:autoSpaceDE w:val="0"/>
        <w:autoSpaceDN w:val="0"/>
        <w:adjustRightInd w:val="0"/>
        <w:spacing w:before="19" w:after="0" w:line="251"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
          <w:sz w:val="20"/>
          <w:szCs w:val="20"/>
        </w:rPr>
        <w:t xml:space="preserve"> </w:t>
      </w:r>
      <w:r>
        <w:rPr>
          <w:rFonts w:ascii="Times New Roman" w:hAnsi="Times New Roman"/>
          <w:color w:val="191919"/>
          <w:sz w:val="20"/>
          <w:szCs w:val="20"/>
        </w:rPr>
        <w:t>survey</w:t>
      </w:r>
      <w:r>
        <w:rPr>
          <w:rFonts w:ascii="Times New Roman" w:hAnsi="Times New Roman"/>
          <w:color w:val="191919"/>
          <w:spacing w:val="10"/>
          <w:sz w:val="20"/>
          <w:szCs w:val="20"/>
        </w:rPr>
        <w:t xml:space="preserve"> </w:t>
      </w:r>
      <w:r>
        <w:rPr>
          <w:rFonts w:ascii="Times New Roman" w:hAnsi="Times New Roman"/>
          <w:color w:val="191919"/>
          <w:sz w:val="20"/>
          <w:szCs w:val="20"/>
        </w:rPr>
        <w:t>course</w:t>
      </w:r>
      <w:r>
        <w:rPr>
          <w:rFonts w:ascii="Times New Roman" w:hAnsi="Times New Roman"/>
          <w:color w:val="191919"/>
          <w:spacing w:val="11"/>
          <w:sz w:val="20"/>
          <w:szCs w:val="20"/>
        </w:rPr>
        <w:t xml:space="preserve"> </w:t>
      </w:r>
      <w:r>
        <w:rPr>
          <w:rFonts w:ascii="Times New Roman" w:hAnsi="Times New Roman"/>
          <w:color w:val="191919"/>
          <w:sz w:val="20"/>
          <w:szCs w:val="20"/>
        </w:rPr>
        <w:t>satisfying</w:t>
      </w:r>
      <w:r>
        <w:rPr>
          <w:rFonts w:ascii="Times New Roman" w:hAnsi="Times New Roman"/>
          <w:color w:val="191919"/>
          <w:spacing w:val="11"/>
          <w:sz w:val="20"/>
          <w:szCs w:val="20"/>
        </w:rPr>
        <w:t xml:space="preserve"> </w:t>
      </w:r>
      <w:r>
        <w:rPr>
          <w:rFonts w:ascii="Times New Roman" w:hAnsi="Times New Roman"/>
          <w:color w:val="191919"/>
          <w:sz w:val="20"/>
          <w:szCs w:val="20"/>
        </w:rPr>
        <w:t>House</w:t>
      </w:r>
      <w:r>
        <w:rPr>
          <w:rFonts w:ascii="Times New Roman" w:hAnsi="Times New Roman"/>
          <w:color w:val="191919"/>
          <w:spacing w:val="10"/>
          <w:sz w:val="20"/>
          <w:szCs w:val="20"/>
        </w:rPr>
        <w:t xml:space="preserve"> </w:t>
      </w:r>
      <w:r>
        <w:rPr>
          <w:rFonts w:ascii="Times New Roman" w:hAnsi="Times New Roman"/>
          <w:color w:val="191919"/>
          <w:sz w:val="20"/>
          <w:szCs w:val="20"/>
        </w:rPr>
        <w:t>Bill</w:t>
      </w:r>
      <w:r>
        <w:rPr>
          <w:rFonts w:ascii="Times New Roman" w:hAnsi="Times New Roman"/>
          <w:color w:val="191919"/>
          <w:spacing w:val="11"/>
          <w:sz w:val="20"/>
          <w:szCs w:val="20"/>
        </w:rPr>
        <w:t xml:space="preserve"> </w:t>
      </w:r>
      <w:r>
        <w:rPr>
          <w:rFonts w:ascii="Times New Roman" w:hAnsi="Times New Roman"/>
          <w:color w:val="191919"/>
          <w:sz w:val="20"/>
          <w:szCs w:val="20"/>
        </w:rPr>
        <w:t>671</w:t>
      </w:r>
      <w:r>
        <w:rPr>
          <w:rFonts w:ascii="Times New Roman" w:hAnsi="Times New Roman"/>
          <w:color w:val="191919"/>
          <w:spacing w:val="10"/>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Pr>
          <w:rFonts w:ascii="Times New Roman" w:hAnsi="Times New Roman"/>
          <w:color w:val="191919"/>
          <w:sz w:val="20"/>
          <w:szCs w:val="20"/>
        </w:rPr>
        <w:t>focusing</w:t>
      </w:r>
      <w:r>
        <w:rPr>
          <w:rFonts w:ascii="Times New Roman" w:hAnsi="Times New Roman"/>
          <w:color w:val="191919"/>
          <w:spacing w:val="11"/>
          <w:sz w:val="20"/>
          <w:szCs w:val="20"/>
        </w:rPr>
        <w:t xml:space="preserve"> </w:t>
      </w:r>
      <w:r>
        <w:rPr>
          <w:rFonts w:ascii="Times New Roman" w:hAnsi="Times New Roman"/>
          <w:color w:val="191919"/>
          <w:sz w:val="20"/>
          <w:szCs w:val="20"/>
        </w:rPr>
        <w:t>on</w:t>
      </w:r>
      <w:r>
        <w:rPr>
          <w:rFonts w:ascii="Times New Roman" w:hAnsi="Times New Roman"/>
          <w:color w:val="191919"/>
          <w:spacing w:val="10"/>
          <w:sz w:val="20"/>
          <w:szCs w:val="20"/>
        </w:rPr>
        <w:t xml:space="preserve"> </w:t>
      </w:r>
      <w:r>
        <w:rPr>
          <w:rFonts w:ascii="Times New Roman" w:hAnsi="Times New Roman"/>
          <w:color w:val="191919"/>
          <w:sz w:val="20"/>
          <w:szCs w:val="20"/>
        </w:rPr>
        <w:t>the</w:t>
      </w:r>
      <w:r>
        <w:rPr>
          <w:rFonts w:ascii="Times New Roman" w:hAnsi="Times New Roman"/>
          <w:color w:val="191919"/>
          <w:spacing w:val="11"/>
          <w:sz w:val="20"/>
          <w:szCs w:val="20"/>
        </w:rPr>
        <w:t xml:space="preserve"> </w:t>
      </w:r>
      <w:r>
        <w:rPr>
          <w:rFonts w:ascii="Times New Roman" w:hAnsi="Times New Roman"/>
          <w:color w:val="191919"/>
          <w:sz w:val="20"/>
          <w:szCs w:val="20"/>
        </w:rPr>
        <w:t>characteristics,</w:t>
      </w:r>
      <w:r>
        <w:rPr>
          <w:rFonts w:ascii="Times New Roman" w:hAnsi="Times New Roman"/>
          <w:color w:val="191919"/>
          <w:spacing w:val="11"/>
          <w:sz w:val="20"/>
          <w:szCs w:val="20"/>
        </w:rPr>
        <w:t xml:space="preserve"> </w:t>
      </w:r>
      <w:r>
        <w:rPr>
          <w:rFonts w:ascii="Times New Roman" w:hAnsi="Times New Roman"/>
          <w:color w:val="191919"/>
          <w:sz w:val="20"/>
          <w:szCs w:val="20"/>
        </w:rPr>
        <w:t>identification, prevalence</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programming</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exceptionality</w:t>
      </w:r>
      <w:r>
        <w:rPr>
          <w:rFonts w:ascii="Times New Roman" w:hAnsi="Times New Roman"/>
          <w:color w:val="191919"/>
          <w:spacing w:val="2"/>
          <w:sz w:val="20"/>
          <w:szCs w:val="20"/>
        </w:rPr>
        <w:t xml:space="preserve"> </w:t>
      </w:r>
      <w:r>
        <w:rPr>
          <w:rFonts w:ascii="Times New Roman" w:hAnsi="Times New Roman"/>
          <w:color w:val="191919"/>
          <w:sz w:val="20"/>
          <w:szCs w:val="20"/>
        </w:rPr>
        <w:t>areas</w:t>
      </w:r>
      <w:r>
        <w:rPr>
          <w:rFonts w:ascii="Times New Roman" w:hAnsi="Times New Roman"/>
          <w:color w:val="191919"/>
          <w:spacing w:val="1"/>
          <w:sz w:val="20"/>
          <w:szCs w:val="20"/>
        </w:rPr>
        <w:t xml:space="preserve"> </w:t>
      </w:r>
      <w:r>
        <w:rPr>
          <w:rFonts w:ascii="Times New Roman" w:hAnsi="Times New Roman"/>
          <w:color w:val="191919"/>
          <w:sz w:val="20"/>
          <w:szCs w:val="20"/>
        </w:rPr>
        <w:t>for</w:t>
      </w:r>
      <w:r>
        <w:rPr>
          <w:rFonts w:ascii="Times New Roman" w:hAnsi="Times New Roman"/>
          <w:color w:val="191919"/>
          <w:spacing w:val="1"/>
          <w:sz w:val="20"/>
          <w:szCs w:val="20"/>
        </w:rPr>
        <w:t xml:space="preserve"> </w:t>
      </w:r>
      <w:r>
        <w:rPr>
          <w:rFonts w:ascii="Times New Roman" w:hAnsi="Times New Roman"/>
          <w:color w:val="191919"/>
          <w:sz w:val="20"/>
          <w:szCs w:val="20"/>
        </w:rPr>
        <w:t>which</w:t>
      </w:r>
      <w:r>
        <w:rPr>
          <w:rFonts w:ascii="Times New Roman" w:hAnsi="Times New Roman"/>
          <w:color w:val="191919"/>
          <w:spacing w:val="1"/>
          <w:sz w:val="20"/>
          <w:szCs w:val="20"/>
        </w:rPr>
        <w:t xml:space="preserve"> </w:t>
      </w:r>
      <w:r>
        <w:rPr>
          <w:rFonts w:ascii="Times New Roman" w:hAnsi="Times New Roman"/>
          <w:color w:val="191919"/>
          <w:sz w:val="20"/>
          <w:szCs w:val="20"/>
        </w:rPr>
        <w:t>children</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youth</w:t>
      </w:r>
      <w:r>
        <w:rPr>
          <w:rFonts w:ascii="Times New Roman" w:hAnsi="Times New Roman"/>
          <w:color w:val="191919"/>
          <w:spacing w:val="1"/>
          <w:sz w:val="20"/>
          <w:szCs w:val="20"/>
        </w:rPr>
        <w:t xml:space="preserve"> </w:t>
      </w:r>
      <w:r>
        <w:rPr>
          <w:rFonts w:ascii="Times New Roman" w:hAnsi="Times New Roman"/>
          <w:color w:val="191919"/>
          <w:sz w:val="20"/>
          <w:szCs w:val="20"/>
        </w:rPr>
        <w:t>may</w:t>
      </w:r>
      <w:r>
        <w:rPr>
          <w:rFonts w:ascii="Times New Roman" w:hAnsi="Times New Roman"/>
          <w:color w:val="191919"/>
          <w:spacing w:val="1"/>
          <w:sz w:val="20"/>
          <w:szCs w:val="20"/>
        </w:rPr>
        <w:t xml:space="preserve"> </w:t>
      </w:r>
      <w:r>
        <w:rPr>
          <w:rFonts w:ascii="Times New Roman" w:hAnsi="Times New Roman"/>
          <w:color w:val="191919"/>
          <w:sz w:val="20"/>
          <w:szCs w:val="20"/>
        </w:rPr>
        <w:t>obtain special educational services.</w:t>
      </w:r>
    </w:p>
    <w:p w:rsidR="009263EC" w:rsidRDefault="009263EC" w:rsidP="009263EC">
      <w:pPr>
        <w:widowControl w:val="0"/>
        <w:autoSpaceDE w:val="0"/>
        <w:autoSpaceDN w:val="0"/>
        <w:adjustRightInd w:val="0"/>
        <w:spacing w:after="0" w:line="226"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SPED 5512 - Characteristics of Child</w:t>
      </w:r>
      <w:r>
        <w:rPr>
          <w:rFonts w:ascii="Times New Roman" w:hAnsi="Times New Roman"/>
          <w:b/>
          <w:bCs/>
          <w:color w:val="191919"/>
          <w:spacing w:val="-4"/>
          <w:sz w:val="20"/>
          <w:szCs w:val="20"/>
        </w:rPr>
        <w:t>r</w:t>
      </w:r>
      <w:r>
        <w:rPr>
          <w:rFonts w:ascii="Times New Roman" w:hAnsi="Times New Roman"/>
          <w:b/>
          <w:bCs/>
          <w:color w:val="191919"/>
          <w:sz w:val="20"/>
          <w:szCs w:val="20"/>
        </w:rPr>
        <w:t>en and</w:t>
      </w:r>
      <w:r>
        <w:rPr>
          <w:rFonts w:ascii="Times New Roman" w:hAnsi="Times New Roman"/>
          <w:b/>
          <w:bCs/>
          <w:color w:val="191919"/>
          <w:spacing w:val="-7"/>
          <w:sz w:val="20"/>
          <w:szCs w:val="20"/>
        </w:rPr>
        <w:t xml:space="preserve"> </w:t>
      </w:r>
      <w:r>
        <w:rPr>
          <w:rFonts w:ascii="Times New Roman" w:hAnsi="Times New Roman"/>
          <w:b/>
          <w:bCs/>
          <w:color w:val="191919"/>
          <w:spacing w:val="-22"/>
          <w:sz w:val="20"/>
          <w:szCs w:val="20"/>
        </w:rPr>
        <w:t>Y</w:t>
      </w:r>
      <w:r>
        <w:rPr>
          <w:rFonts w:ascii="Times New Roman" w:hAnsi="Times New Roman"/>
          <w:b/>
          <w:bCs/>
          <w:color w:val="191919"/>
          <w:sz w:val="20"/>
          <w:szCs w:val="20"/>
        </w:rPr>
        <w:t>outh</w:t>
      </w:r>
    </w:p>
    <w:p w:rsidR="009263EC" w:rsidRDefault="009263EC" w:rsidP="009263EC">
      <w:pPr>
        <w:widowControl w:val="0"/>
        <w:autoSpaceDE w:val="0"/>
        <w:autoSpaceDN w:val="0"/>
        <w:adjustRightInd w:val="0"/>
        <w:spacing w:before="10" w:after="0" w:line="251"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with</w:t>
      </w:r>
      <w:r>
        <w:rPr>
          <w:rFonts w:ascii="Times New Roman" w:hAnsi="Times New Roman"/>
          <w:b/>
          <w:bCs/>
          <w:color w:val="191919"/>
          <w:spacing w:val="-7"/>
          <w:sz w:val="20"/>
          <w:szCs w:val="20"/>
        </w:rPr>
        <w:t xml:space="preserve"> </w:t>
      </w:r>
      <w:r>
        <w:rPr>
          <w:rFonts w:ascii="Times New Roman" w:hAnsi="Times New Roman"/>
          <w:b/>
          <w:bCs/>
          <w:color w:val="191919"/>
          <w:sz w:val="20"/>
          <w:szCs w:val="20"/>
        </w:rPr>
        <w:t>Mild</w:t>
      </w:r>
      <w:r>
        <w:rPr>
          <w:rFonts w:ascii="Times New Roman" w:hAnsi="Times New Roman"/>
          <w:b/>
          <w:bCs/>
          <w:color w:val="191919"/>
          <w:spacing w:val="-7"/>
          <w:sz w:val="20"/>
          <w:szCs w:val="20"/>
        </w:rPr>
        <w:t xml:space="preserve"> </w:t>
      </w:r>
      <w:r>
        <w:rPr>
          <w:rFonts w:ascii="Times New Roman" w:hAnsi="Times New Roman"/>
          <w:b/>
          <w:bCs/>
          <w:color w:val="191919"/>
          <w:sz w:val="20"/>
          <w:szCs w:val="20"/>
        </w:rPr>
        <w:t>Learning,</w:t>
      </w:r>
      <w:r>
        <w:rPr>
          <w:rFonts w:ascii="Times New Roman" w:hAnsi="Times New Roman"/>
          <w:b/>
          <w:bCs/>
          <w:color w:val="191919"/>
          <w:spacing w:val="-7"/>
          <w:sz w:val="20"/>
          <w:szCs w:val="20"/>
        </w:rPr>
        <w:t xml:space="preserve"> </w:t>
      </w:r>
      <w:r>
        <w:rPr>
          <w:rFonts w:ascii="Times New Roman" w:hAnsi="Times New Roman"/>
          <w:b/>
          <w:bCs/>
          <w:color w:val="191919"/>
          <w:sz w:val="20"/>
          <w:szCs w:val="20"/>
        </w:rPr>
        <w:t>Intellectual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and/or</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Behavioral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 xml:space="preserve">Disabilities..........................................3(3-0) </w:t>
      </w:r>
    </w:p>
    <w:p w:rsidR="009263EC" w:rsidRDefault="009263EC" w:rsidP="009263EC">
      <w:pPr>
        <w:widowControl w:val="0"/>
        <w:autoSpaceDE w:val="0"/>
        <w:autoSpaceDN w:val="0"/>
        <w:adjustRightInd w:val="0"/>
        <w:spacing w:before="10" w:after="0" w:line="251"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7"/>
          <w:sz w:val="20"/>
          <w:szCs w:val="20"/>
        </w:rPr>
        <w:t xml:space="preserve"> </w:t>
      </w:r>
      <w:r>
        <w:rPr>
          <w:rFonts w:ascii="Times New Roman" w:hAnsi="Times New Roman"/>
          <w:color w:val="191919"/>
          <w:sz w:val="20"/>
          <w:szCs w:val="20"/>
        </w:rPr>
        <w:t>study</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commonality</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characteristics</w:t>
      </w:r>
      <w:r>
        <w:rPr>
          <w:rFonts w:ascii="Times New Roman" w:hAnsi="Times New Roman"/>
          <w:color w:val="191919"/>
          <w:spacing w:val="-5"/>
          <w:sz w:val="20"/>
          <w:szCs w:val="20"/>
        </w:rPr>
        <w:t xml:space="preserve"> </w:t>
      </w:r>
      <w:r>
        <w:rPr>
          <w:rFonts w:ascii="Times New Roman" w:hAnsi="Times New Roman"/>
          <w:color w:val="191919"/>
          <w:sz w:val="20"/>
          <w:szCs w:val="20"/>
        </w:rPr>
        <w:t>leading</w:t>
      </w:r>
      <w:r>
        <w:rPr>
          <w:rFonts w:ascii="Times New Roman" w:hAnsi="Times New Roman"/>
          <w:color w:val="191919"/>
          <w:spacing w:val="-6"/>
          <w:sz w:val="20"/>
          <w:szCs w:val="20"/>
        </w:rPr>
        <w:t xml:space="preserve"> </w:t>
      </w:r>
      <w:r>
        <w:rPr>
          <w:rFonts w:ascii="Times New Roman" w:hAnsi="Times New Roman"/>
          <w:color w:val="191919"/>
          <w:sz w:val="20"/>
          <w:szCs w:val="20"/>
        </w:rPr>
        <w:t>to</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identification,</w:t>
      </w:r>
      <w:r>
        <w:rPr>
          <w:rFonts w:ascii="Times New Roman" w:hAnsi="Times New Roman"/>
          <w:color w:val="191919"/>
          <w:spacing w:val="-5"/>
          <w:sz w:val="20"/>
          <w:szCs w:val="20"/>
        </w:rPr>
        <w:t xml:space="preserve"> </w:t>
      </w:r>
      <w:r>
        <w:rPr>
          <w:rFonts w:ascii="Times New Roman" w:hAnsi="Times New Roman"/>
          <w:color w:val="191919"/>
          <w:sz w:val="20"/>
          <w:szCs w:val="20"/>
        </w:rPr>
        <w:t>placement</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service</w:t>
      </w:r>
      <w:r>
        <w:rPr>
          <w:rFonts w:ascii="Times New Roman" w:hAnsi="Times New Roman"/>
          <w:color w:val="191919"/>
          <w:spacing w:val="1"/>
          <w:sz w:val="20"/>
          <w:szCs w:val="20"/>
        </w:rPr>
        <w:t xml:space="preserve"> </w:t>
      </w:r>
      <w:r>
        <w:rPr>
          <w:rFonts w:ascii="Times New Roman" w:hAnsi="Times New Roman"/>
          <w:color w:val="191919"/>
          <w:sz w:val="20"/>
          <w:szCs w:val="20"/>
        </w:rPr>
        <w:t>models</w:t>
      </w:r>
      <w:r>
        <w:rPr>
          <w:rFonts w:ascii="Times New Roman" w:hAnsi="Times New Roman"/>
          <w:color w:val="191919"/>
          <w:spacing w:val="1"/>
          <w:sz w:val="20"/>
          <w:szCs w:val="20"/>
        </w:rPr>
        <w:t xml:space="preserve"> </w:t>
      </w:r>
      <w:r>
        <w:rPr>
          <w:rFonts w:ascii="Times New Roman" w:hAnsi="Times New Roman"/>
          <w:color w:val="191919"/>
          <w:sz w:val="20"/>
          <w:szCs w:val="20"/>
        </w:rPr>
        <w:t>for</w:t>
      </w:r>
      <w:r>
        <w:rPr>
          <w:rFonts w:ascii="Times New Roman" w:hAnsi="Times New Roman"/>
          <w:color w:val="191919"/>
          <w:spacing w:val="1"/>
          <w:sz w:val="20"/>
          <w:szCs w:val="20"/>
        </w:rPr>
        <w:t xml:space="preserve"> </w:t>
      </w:r>
      <w:r>
        <w:rPr>
          <w:rFonts w:ascii="Times New Roman" w:hAnsi="Times New Roman"/>
          <w:color w:val="191919"/>
          <w:sz w:val="20"/>
          <w:szCs w:val="20"/>
        </w:rPr>
        <w:t>children</w:t>
      </w:r>
      <w:r>
        <w:rPr>
          <w:rFonts w:ascii="Times New Roman" w:hAnsi="Times New Roman"/>
          <w:color w:val="191919"/>
          <w:spacing w:val="1"/>
          <w:sz w:val="20"/>
          <w:szCs w:val="20"/>
        </w:rPr>
        <w:t xml:space="preserve"> </w:t>
      </w:r>
      <w:r>
        <w:rPr>
          <w:rFonts w:ascii="Times New Roman" w:hAnsi="Times New Roman"/>
          <w:color w:val="191919"/>
          <w:sz w:val="20"/>
          <w:szCs w:val="20"/>
        </w:rPr>
        <w:t>with</w:t>
      </w:r>
      <w:r>
        <w:rPr>
          <w:rFonts w:ascii="Times New Roman" w:hAnsi="Times New Roman"/>
          <w:color w:val="191919"/>
          <w:spacing w:val="1"/>
          <w:sz w:val="20"/>
          <w:szCs w:val="20"/>
        </w:rPr>
        <w:t xml:space="preserve"> </w:t>
      </w:r>
      <w:r>
        <w:rPr>
          <w:rFonts w:ascii="Times New Roman" w:hAnsi="Times New Roman"/>
          <w:color w:val="191919"/>
          <w:sz w:val="20"/>
          <w:szCs w:val="20"/>
        </w:rPr>
        <w:t>mild</w:t>
      </w:r>
      <w:r>
        <w:rPr>
          <w:rFonts w:ascii="Times New Roman" w:hAnsi="Times New Roman"/>
          <w:color w:val="191919"/>
          <w:spacing w:val="1"/>
          <w:sz w:val="20"/>
          <w:szCs w:val="20"/>
        </w:rPr>
        <w:t xml:space="preserve"> </w:t>
      </w:r>
      <w:r>
        <w:rPr>
          <w:rFonts w:ascii="Times New Roman" w:hAnsi="Times New Roman"/>
          <w:color w:val="191919"/>
          <w:sz w:val="20"/>
          <w:szCs w:val="20"/>
        </w:rPr>
        <w:t>learning</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behavior</w:t>
      </w:r>
      <w:r>
        <w:rPr>
          <w:rFonts w:ascii="Times New Roman" w:hAnsi="Times New Roman"/>
          <w:color w:val="191919"/>
          <w:spacing w:val="1"/>
          <w:sz w:val="20"/>
          <w:szCs w:val="20"/>
        </w:rPr>
        <w:t xml:space="preserve"> </w:t>
      </w:r>
      <w:r>
        <w:rPr>
          <w:rFonts w:ascii="Times New Roman" w:hAnsi="Times New Roman"/>
          <w:color w:val="191919"/>
          <w:sz w:val="20"/>
          <w:szCs w:val="20"/>
        </w:rPr>
        <w:t xml:space="preserve">problems.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equisites:</w:t>
      </w:r>
      <w:r>
        <w:rPr>
          <w:rFonts w:ascii="Times New Roman" w:hAnsi="Times New Roman"/>
          <w:i/>
          <w:iCs/>
          <w:color w:val="191919"/>
          <w:spacing w:val="1"/>
          <w:sz w:val="20"/>
          <w:szCs w:val="20"/>
        </w:rPr>
        <w:t xml:space="preserve"> </w:t>
      </w:r>
      <w:r>
        <w:rPr>
          <w:rFonts w:ascii="Times New Roman" w:hAnsi="Times New Roman"/>
          <w:i/>
          <w:iCs/>
          <w:color w:val="191919"/>
          <w:sz w:val="20"/>
          <w:szCs w:val="20"/>
        </w:rPr>
        <w:t>SPED</w:t>
      </w:r>
      <w:r>
        <w:rPr>
          <w:rFonts w:ascii="Times New Roman" w:hAnsi="Times New Roman"/>
          <w:i/>
          <w:iCs/>
          <w:color w:val="191919"/>
          <w:spacing w:val="1"/>
          <w:sz w:val="20"/>
          <w:szCs w:val="20"/>
        </w:rPr>
        <w:t xml:space="preserve"> </w:t>
      </w:r>
      <w:r>
        <w:rPr>
          <w:rFonts w:ascii="Times New Roman" w:hAnsi="Times New Roman"/>
          <w:i/>
          <w:iCs/>
          <w:color w:val="191919"/>
          <w:sz w:val="20"/>
          <w:szCs w:val="20"/>
        </w:rPr>
        <w:t>5501 or SPED 2230</w:t>
      </w:r>
    </w:p>
    <w:p w:rsidR="00A3250A" w:rsidRDefault="00A3250A" w:rsidP="00A3250A">
      <w:pPr>
        <w:widowControl w:val="0"/>
        <w:autoSpaceDE w:val="0"/>
        <w:autoSpaceDN w:val="0"/>
        <w:adjustRightInd w:val="0"/>
        <w:spacing w:before="27" w:after="0" w:line="252"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5515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Natu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Characteristics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Intellectual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Disabilities....................................3(3-0) </w:t>
      </w:r>
    </w:p>
    <w:p w:rsidR="00A3250A" w:rsidRDefault="00A3250A" w:rsidP="00A3250A">
      <w:pPr>
        <w:widowControl w:val="0"/>
        <w:autoSpaceDE w:val="0"/>
        <w:autoSpaceDN w:val="0"/>
        <w:adjustRightInd w:val="0"/>
        <w:spacing w:before="27" w:after="0" w:line="252"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nature</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characteristics</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children</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youth</w:t>
      </w:r>
      <w:r>
        <w:rPr>
          <w:rFonts w:ascii="Times New Roman" w:hAnsi="Times New Roman"/>
          <w:color w:val="191919"/>
          <w:spacing w:val="-4"/>
          <w:sz w:val="20"/>
          <w:szCs w:val="20"/>
        </w:rPr>
        <w:t xml:space="preserve"> </w:t>
      </w:r>
      <w:r>
        <w:rPr>
          <w:rFonts w:ascii="Times New Roman" w:hAnsi="Times New Roman"/>
          <w:color w:val="191919"/>
          <w:sz w:val="20"/>
          <w:szCs w:val="20"/>
        </w:rPr>
        <w:t>eligible</w:t>
      </w:r>
      <w:r>
        <w:rPr>
          <w:rFonts w:ascii="Times New Roman" w:hAnsi="Times New Roman"/>
          <w:color w:val="191919"/>
          <w:spacing w:val="-4"/>
          <w:sz w:val="20"/>
          <w:szCs w:val="20"/>
        </w:rPr>
        <w:t xml:space="preserve"> </w:t>
      </w:r>
      <w:r>
        <w:rPr>
          <w:rFonts w:ascii="Times New Roman" w:hAnsi="Times New Roman"/>
          <w:color w:val="191919"/>
          <w:sz w:val="20"/>
          <w:szCs w:val="20"/>
        </w:rPr>
        <w:t>for</w:t>
      </w:r>
      <w:r>
        <w:rPr>
          <w:rFonts w:ascii="Times New Roman" w:hAnsi="Times New Roman"/>
          <w:color w:val="191919"/>
          <w:spacing w:val="-4"/>
          <w:sz w:val="20"/>
          <w:szCs w:val="20"/>
        </w:rPr>
        <w:t xml:space="preserve"> </w:t>
      </w:r>
      <w:r>
        <w:rPr>
          <w:rFonts w:ascii="Times New Roman" w:hAnsi="Times New Roman"/>
          <w:color w:val="191919"/>
          <w:sz w:val="20"/>
          <w:szCs w:val="20"/>
        </w:rPr>
        <w:t>services</w:t>
      </w:r>
      <w:r>
        <w:rPr>
          <w:rFonts w:ascii="Times New Roman" w:hAnsi="Times New Roman"/>
          <w:color w:val="191919"/>
          <w:spacing w:val="-4"/>
          <w:sz w:val="20"/>
          <w:szCs w:val="20"/>
        </w:rPr>
        <w:t xml:space="preserve"> </w:t>
      </w:r>
      <w:r>
        <w:rPr>
          <w:rFonts w:ascii="Times New Roman" w:hAnsi="Times New Roman"/>
          <w:color w:val="191919"/>
          <w:sz w:val="20"/>
          <w:szCs w:val="20"/>
        </w:rPr>
        <w:t>in</w:t>
      </w:r>
      <w:r>
        <w:rPr>
          <w:rFonts w:ascii="Times New Roman" w:hAnsi="Times New Roman"/>
          <w:color w:val="191919"/>
          <w:spacing w:val="-4"/>
          <w:sz w:val="20"/>
          <w:szCs w:val="20"/>
        </w:rPr>
        <w:t xml:space="preserve"> </w:t>
      </w:r>
      <w:r>
        <w:rPr>
          <w:rFonts w:ascii="Times New Roman" w:hAnsi="Times New Roman"/>
          <w:color w:val="191919"/>
          <w:sz w:val="20"/>
          <w:szCs w:val="20"/>
        </w:rPr>
        <w:t>intellectual disabilities on the severe, moderate and mild levels. Perquisites: SPED 5501 or SPED 2230</w:t>
      </w:r>
    </w:p>
    <w:p w:rsidR="00A3250A" w:rsidRDefault="00A3250A" w:rsidP="00A3250A">
      <w:pPr>
        <w:widowControl w:val="0"/>
        <w:autoSpaceDE w:val="0"/>
        <w:autoSpaceDN w:val="0"/>
        <w:adjustRightInd w:val="0"/>
        <w:spacing w:after="0" w:line="225"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5"/>
          <w:sz w:val="20"/>
          <w:szCs w:val="20"/>
        </w:rPr>
        <w:t xml:space="preserve"> </w:t>
      </w:r>
      <w:r>
        <w:rPr>
          <w:rFonts w:ascii="Times New Roman" w:hAnsi="Times New Roman"/>
          <w:b/>
          <w:bCs/>
          <w:color w:val="191919"/>
          <w:sz w:val="20"/>
          <w:szCs w:val="20"/>
        </w:rPr>
        <w:t>5522</w:t>
      </w:r>
      <w:r>
        <w:rPr>
          <w:rFonts w:ascii="Times New Roman" w:hAnsi="Times New Roman"/>
          <w:b/>
          <w:bCs/>
          <w:color w:val="191919"/>
          <w:spacing w:val="-5"/>
          <w:sz w:val="20"/>
          <w:szCs w:val="20"/>
        </w:rPr>
        <w:t xml:space="preserve"> </w:t>
      </w:r>
      <w:r>
        <w:rPr>
          <w:rFonts w:ascii="Times New Roman" w:hAnsi="Times New Roman"/>
          <w:b/>
          <w:bCs/>
          <w:color w:val="191919"/>
          <w:sz w:val="20"/>
          <w:szCs w:val="20"/>
        </w:rPr>
        <w:t>-</w:t>
      </w:r>
      <w:r>
        <w:rPr>
          <w:rFonts w:ascii="Times New Roman" w:hAnsi="Times New Roman"/>
          <w:b/>
          <w:bCs/>
          <w:color w:val="191919"/>
          <w:spacing w:val="-9"/>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w:t>
      </w:r>
      <w:r>
        <w:rPr>
          <w:rFonts w:ascii="Times New Roman" w:hAnsi="Times New Roman"/>
          <w:b/>
          <w:bCs/>
          <w:color w:val="191919"/>
          <w:spacing w:val="-5"/>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5"/>
          <w:sz w:val="20"/>
          <w:szCs w:val="20"/>
        </w:rPr>
        <w:t xml:space="preserve"> </w:t>
      </w:r>
      <w:r>
        <w:rPr>
          <w:rFonts w:ascii="Times New Roman" w:hAnsi="Times New Roman"/>
          <w:b/>
          <w:bCs/>
          <w:color w:val="191919"/>
          <w:sz w:val="20"/>
          <w:szCs w:val="20"/>
        </w:rPr>
        <w:t>P</w:t>
      </w:r>
      <w:r>
        <w:rPr>
          <w:rFonts w:ascii="Times New Roman" w:hAnsi="Times New Roman"/>
          <w:b/>
          <w:bCs/>
          <w:color w:val="191919"/>
          <w:spacing w:val="-4"/>
          <w:sz w:val="20"/>
          <w:szCs w:val="20"/>
        </w:rPr>
        <w:t>r</w:t>
      </w:r>
      <w:r>
        <w:rPr>
          <w:rFonts w:ascii="Times New Roman" w:hAnsi="Times New Roman"/>
          <w:b/>
          <w:bCs/>
          <w:color w:val="191919"/>
          <w:sz w:val="20"/>
          <w:szCs w:val="20"/>
        </w:rPr>
        <w:t>eschool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Exceptional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Child.......................................................3(3-0)</w:t>
      </w:r>
    </w:p>
    <w:p w:rsidR="00A3250A" w:rsidRDefault="00A3250A" w:rsidP="00A3250A">
      <w:pPr>
        <w:widowControl w:val="0"/>
        <w:autoSpaceDE w:val="0"/>
        <w:autoSpaceDN w:val="0"/>
        <w:adjustRightInd w:val="0"/>
        <w:spacing w:before="13" w:after="0" w:line="250" w:lineRule="auto"/>
        <w:ind w:left="360" w:right="180" w:firstLine="0"/>
        <w:jc w:val="both"/>
        <w:rPr>
          <w:rFonts w:ascii="Times New Roman" w:hAnsi="Times New Roman"/>
          <w:color w:val="191919"/>
          <w:spacing w:val="-1"/>
          <w:sz w:val="20"/>
          <w:szCs w:val="20"/>
        </w:rPr>
      </w:pPr>
      <w:r>
        <w:rPr>
          <w:rFonts w:ascii="Times New Roman" w:hAnsi="Times New Roman"/>
          <w:color w:val="191919"/>
          <w:spacing w:val="-1"/>
          <w:sz w:val="20"/>
          <w:szCs w:val="20"/>
        </w:rPr>
        <w:t>Thi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cours</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emphasize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methods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mode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evaluatin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othe</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skill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require</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teach</w:t>
      </w:r>
      <w:r>
        <w:rPr>
          <w:rFonts w:ascii="Times New Roman" w:hAnsi="Times New Roman"/>
          <w:color w:val="191919"/>
          <w:sz w:val="20"/>
          <w:szCs w:val="20"/>
        </w:rPr>
        <w:t>ing</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preschool</w:t>
      </w:r>
      <w:r>
        <w:rPr>
          <w:rFonts w:ascii="Times New Roman" w:hAnsi="Times New Roman"/>
          <w:color w:val="191919"/>
          <w:spacing w:val="-3"/>
          <w:sz w:val="20"/>
          <w:szCs w:val="20"/>
        </w:rPr>
        <w:t xml:space="preserve"> </w:t>
      </w:r>
      <w:r>
        <w:rPr>
          <w:rFonts w:ascii="Times New Roman" w:hAnsi="Times New Roman"/>
          <w:color w:val="191919"/>
          <w:sz w:val="20"/>
          <w:szCs w:val="20"/>
        </w:rPr>
        <w:t>handicapped</w:t>
      </w:r>
      <w:r>
        <w:rPr>
          <w:rFonts w:ascii="Times New Roman" w:hAnsi="Times New Roman"/>
          <w:color w:val="191919"/>
          <w:spacing w:val="-3"/>
          <w:sz w:val="20"/>
          <w:szCs w:val="20"/>
        </w:rPr>
        <w:t xml:space="preserve"> </w:t>
      </w:r>
      <w:r>
        <w:rPr>
          <w:rFonts w:ascii="Times New Roman" w:hAnsi="Times New Roman"/>
          <w:color w:val="191919"/>
          <w:sz w:val="20"/>
          <w:szCs w:val="20"/>
        </w:rPr>
        <w:t>infants</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toddlers.</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areas</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be</w:t>
      </w:r>
      <w:r>
        <w:rPr>
          <w:rFonts w:ascii="Times New Roman" w:hAnsi="Times New Roman"/>
          <w:color w:val="191919"/>
          <w:spacing w:val="-3"/>
          <w:sz w:val="20"/>
          <w:szCs w:val="20"/>
        </w:rPr>
        <w:t xml:space="preserve"> </w:t>
      </w:r>
      <w:r>
        <w:rPr>
          <w:rFonts w:ascii="Times New Roman" w:hAnsi="Times New Roman"/>
          <w:color w:val="191919"/>
          <w:sz w:val="20"/>
          <w:szCs w:val="20"/>
        </w:rPr>
        <w:t>covered</w:t>
      </w:r>
      <w:r>
        <w:rPr>
          <w:rFonts w:ascii="Times New Roman" w:hAnsi="Times New Roman"/>
          <w:color w:val="191919"/>
          <w:spacing w:val="-3"/>
          <w:sz w:val="20"/>
          <w:szCs w:val="20"/>
        </w:rPr>
        <w:t xml:space="preserve"> </w:t>
      </w:r>
      <w:r>
        <w:rPr>
          <w:rFonts w:ascii="Times New Roman" w:hAnsi="Times New Roman"/>
          <w:color w:val="191919"/>
          <w:sz w:val="20"/>
          <w:szCs w:val="20"/>
        </w:rPr>
        <w:t>include</w:t>
      </w:r>
      <w:r>
        <w:rPr>
          <w:rFonts w:ascii="Times New Roman" w:hAnsi="Times New Roman"/>
          <w:color w:val="191919"/>
          <w:spacing w:val="-3"/>
          <w:sz w:val="20"/>
          <w:szCs w:val="20"/>
        </w:rPr>
        <w:t xml:space="preserve"> </w:t>
      </w:r>
      <w:r>
        <w:rPr>
          <w:rFonts w:ascii="Times New Roman" w:hAnsi="Times New Roman"/>
          <w:color w:val="191919"/>
          <w:sz w:val="20"/>
          <w:szCs w:val="20"/>
        </w:rPr>
        <w:t xml:space="preserve">stimulation </w:t>
      </w:r>
      <w:r>
        <w:rPr>
          <w:rFonts w:ascii="Times New Roman" w:hAnsi="Times New Roman"/>
          <w:color w:val="191919"/>
          <w:spacing w:val="-1"/>
          <w:sz w:val="20"/>
          <w:szCs w:val="20"/>
        </w:rPr>
        <w:t>training</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readines</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programming</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academi</w:t>
      </w:r>
      <w:r>
        <w:rPr>
          <w:rFonts w:ascii="Times New Roman" w:hAnsi="Times New Roman"/>
          <w:color w:val="191919"/>
          <w:sz w:val="20"/>
          <w:szCs w:val="20"/>
        </w:rPr>
        <w:t>c</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socia</w:t>
      </w:r>
      <w:r>
        <w:rPr>
          <w:rFonts w:ascii="Times New Roman" w:hAnsi="Times New Roman"/>
          <w:color w:val="191919"/>
          <w:sz w:val="20"/>
          <w:szCs w:val="20"/>
        </w:rPr>
        <w:t>l</w:t>
      </w:r>
      <w:r>
        <w:rPr>
          <w:rFonts w:ascii="Times New Roman" w:hAnsi="Times New Roman"/>
          <w:color w:val="191919"/>
          <w:spacing w:val="-8"/>
          <w:sz w:val="20"/>
          <w:szCs w:val="20"/>
        </w:rPr>
        <w:t xml:space="preserve"> </w:t>
      </w:r>
      <w:r>
        <w:rPr>
          <w:rFonts w:ascii="Times New Roman" w:hAnsi="Times New Roman"/>
          <w:color w:val="191919"/>
          <w:spacing w:val="-1"/>
          <w:sz w:val="20"/>
          <w:szCs w:val="20"/>
        </w:rPr>
        <w:t>awarenes</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service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deliver</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systems. </w:t>
      </w:r>
    </w:p>
    <w:p w:rsidR="00A3250A" w:rsidRDefault="00A3250A" w:rsidP="00A3250A">
      <w:pPr>
        <w:widowControl w:val="0"/>
        <w:autoSpaceDE w:val="0"/>
        <w:autoSpaceDN w:val="0"/>
        <w:adjustRightInd w:val="0"/>
        <w:spacing w:before="13"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5524</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Instructional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Strategies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5"/>
          <w:sz w:val="20"/>
          <w:szCs w:val="20"/>
        </w:rPr>
        <w:t xml:space="preserve"> </w:t>
      </w:r>
      <w:r>
        <w:rPr>
          <w:rFonts w:ascii="Times New Roman" w:hAnsi="Times New Roman"/>
          <w:b/>
          <w:bCs/>
          <w:color w:val="191919"/>
          <w:spacing w:val="-19"/>
          <w:sz w:val="20"/>
          <w:szCs w:val="20"/>
        </w:rPr>
        <w:t>T</w:t>
      </w:r>
      <w:r>
        <w:rPr>
          <w:rFonts w:ascii="Times New Roman" w:hAnsi="Times New Roman"/>
          <w:b/>
          <w:bCs/>
          <w:color w:val="191919"/>
          <w:sz w:val="20"/>
          <w:szCs w:val="20"/>
        </w:rPr>
        <w:t>eaching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Mildly</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Disabled..............................3(3-0) </w:t>
      </w:r>
    </w:p>
    <w:p w:rsidR="00A3250A" w:rsidRDefault="00A3250A" w:rsidP="00A3250A">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Principles,</w:t>
      </w:r>
      <w:r>
        <w:rPr>
          <w:rFonts w:ascii="Times New Roman" w:hAnsi="Times New Roman"/>
          <w:color w:val="191919"/>
          <w:spacing w:val="5"/>
          <w:sz w:val="20"/>
          <w:szCs w:val="20"/>
        </w:rPr>
        <w:t xml:space="preserve"> </w:t>
      </w:r>
      <w:r>
        <w:rPr>
          <w:rFonts w:ascii="Times New Roman" w:hAnsi="Times New Roman"/>
          <w:color w:val="191919"/>
          <w:sz w:val="20"/>
          <w:szCs w:val="20"/>
        </w:rPr>
        <w:t>implementation</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evaluative</w:t>
      </w:r>
      <w:r>
        <w:rPr>
          <w:rFonts w:ascii="Times New Roman" w:hAnsi="Times New Roman"/>
          <w:color w:val="191919"/>
          <w:spacing w:val="5"/>
          <w:sz w:val="20"/>
          <w:szCs w:val="20"/>
        </w:rPr>
        <w:t xml:space="preserve"> </w:t>
      </w:r>
      <w:r>
        <w:rPr>
          <w:rFonts w:ascii="Times New Roman" w:hAnsi="Times New Roman"/>
          <w:color w:val="191919"/>
          <w:sz w:val="20"/>
          <w:szCs w:val="20"/>
        </w:rPr>
        <w:t>criteria</w:t>
      </w:r>
      <w:r>
        <w:rPr>
          <w:rFonts w:ascii="Times New Roman" w:hAnsi="Times New Roman"/>
          <w:color w:val="191919"/>
          <w:spacing w:val="5"/>
          <w:sz w:val="20"/>
          <w:szCs w:val="20"/>
        </w:rPr>
        <w:t xml:space="preserve"> </w:t>
      </w:r>
      <w:r>
        <w:rPr>
          <w:rFonts w:ascii="Times New Roman" w:hAnsi="Times New Roman"/>
          <w:color w:val="191919"/>
          <w:sz w:val="20"/>
          <w:szCs w:val="20"/>
        </w:rPr>
        <w:t>for</w:t>
      </w:r>
      <w:r>
        <w:rPr>
          <w:rFonts w:ascii="Times New Roman" w:hAnsi="Times New Roman"/>
          <w:color w:val="191919"/>
          <w:spacing w:val="5"/>
          <w:sz w:val="20"/>
          <w:szCs w:val="20"/>
        </w:rPr>
        <w:t xml:space="preserve"> </w:t>
      </w:r>
      <w:r>
        <w:rPr>
          <w:rFonts w:ascii="Times New Roman" w:hAnsi="Times New Roman"/>
          <w:color w:val="191919"/>
          <w:sz w:val="20"/>
          <w:szCs w:val="20"/>
        </w:rPr>
        <w:t>inclusion</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systematic</w:t>
      </w:r>
      <w:r>
        <w:rPr>
          <w:rFonts w:ascii="Times New Roman" w:hAnsi="Times New Roman"/>
          <w:color w:val="191919"/>
          <w:spacing w:val="5"/>
          <w:sz w:val="20"/>
          <w:szCs w:val="20"/>
        </w:rPr>
        <w:t xml:space="preserve"> </w:t>
      </w:r>
      <w:r>
        <w:rPr>
          <w:rFonts w:ascii="Times New Roman" w:hAnsi="Times New Roman"/>
          <w:color w:val="191919"/>
          <w:sz w:val="20"/>
          <w:szCs w:val="20"/>
        </w:rPr>
        <w:t>instruction,</w:t>
      </w:r>
      <w:r>
        <w:rPr>
          <w:rFonts w:ascii="Times New Roman" w:hAnsi="Times New Roman"/>
          <w:color w:val="191919"/>
          <w:spacing w:val="5"/>
          <w:sz w:val="20"/>
          <w:szCs w:val="20"/>
        </w:rPr>
        <w:t xml:space="preserve"> </w:t>
      </w:r>
      <w:r>
        <w:rPr>
          <w:rFonts w:ascii="Times New Roman" w:hAnsi="Times New Roman"/>
          <w:color w:val="191919"/>
          <w:sz w:val="20"/>
          <w:szCs w:val="20"/>
        </w:rPr>
        <w:t>task analysis</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7"/>
          <w:sz w:val="20"/>
          <w:szCs w:val="20"/>
        </w:rPr>
        <w:t xml:space="preserve"> </w:t>
      </w:r>
      <w:r>
        <w:rPr>
          <w:rFonts w:ascii="Times New Roman" w:hAnsi="Times New Roman"/>
          <w:color w:val="191919"/>
          <w:sz w:val="20"/>
          <w:szCs w:val="20"/>
        </w:rPr>
        <w:t>behavioral</w:t>
      </w:r>
      <w:r>
        <w:rPr>
          <w:rFonts w:ascii="Times New Roman" w:hAnsi="Times New Roman"/>
          <w:color w:val="191919"/>
          <w:spacing w:val="-7"/>
          <w:sz w:val="20"/>
          <w:szCs w:val="20"/>
        </w:rPr>
        <w:t xml:space="preserve"> </w:t>
      </w:r>
      <w:r>
        <w:rPr>
          <w:rFonts w:ascii="Times New Roman" w:hAnsi="Times New Roman"/>
          <w:color w:val="191919"/>
          <w:sz w:val="20"/>
          <w:szCs w:val="20"/>
        </w:rPr>
        <w:t>management</w:t>
      </w:r>
      <w:r>
        <w:rPr>
          <w:rFonts w:ascii="Times New Roman" w:hAnsi="Times New Roman"/>
          <w:color w:val="191919"/>
          <w:spacing w:val="-7"/>
          <w:sz w:val="20"/>
          <w:szCs w:val="20"/>
        </w:rPr>
        <w:t xml:space="preserve"> </w:t>
      </w:r>
      <w:r>
        <w:rPr>
          <w:rFonts w:ascii="Times New Roman" w:hAnsi="Times New Roman"/>
          <w:color w:val="191919"/>
          <w:sz w:val="20"/>
          <w:szCs w:val="20"/>
        </w:rPr>
        <w:t>used</w:t>
      </w:r>
      <w:r>
        <w:rPr>
          <w:rFonts w:ascii="Times New Roman" w:hAnsi="Times New Roman"/>
          <w:color w:val="191919"/>
          <w:spacing w:val="-7"/>
          <w:sz w:val="20"/>
          <w:szCs w:val="20"/>
        </w:rPr>
        <w:t xml:space="preserve"> </w:t>
      </w:r>
      <w:r>
        <w:rPr>
          <w:rFonts w:ascii="Times New Roman" w:hAnsi="Times New Roman"/>
          <w:color w:val="191919"/>
          <w:sz w:val="20"/>
          <w:szCs w:val="20"/>
        </w:rPr>
        <w:t>for</w:t>
      </w:r>
      <w:r>
        <w:rPr>
          <w:rFonts w:ascii="Times New Roman" w:hAnsi="Times New Roman"/>
          <w:color w:val="191919"/>
          <w:spacing w:val="-7"/>
          <w:sz w:val="20"/>
          <w:szCs w:val="20"/>
        </w:rPr>
        <w:t xml:space="preserve"> </w:t>
      </w:r>
      <w:r>
        <w:rPr>
          <w:rFonts w:ascii="Times New Roman" w:hAnsi="Times New Roman"/>
          <w:color w:val="191919"/>
          <w:sz w:val="20"/>
          <w:szCs w:val="20"/>
        </w:rPr>
        <w:t>the</w:t>
      </w:r>
      <w:r>
        <w:rPr>
          <w:rFonts w:ascii="Times New Roman" w:hAnsi="Times New Roman"/>
          <w:color w:val="191919"/>
          <w:spacing w:val="-7"/>
          <w:sz w:val="20"/>
          <w:szCs w:val="20"/>
        </w:rPr>
        <w:t xml:space="preserve"> </w:t>
      </w:r>
      <w:r>
        <w:rPr>
          <w:rFonts w:ascii="Times New Roman" w:hAnsi="Times New Roman"/>
          <w:color w:val="191919"/>
          <w:sz w:val="20"/>
          <w:szCs w:val="20"/>
        </w:rPr>
        <w:t>instruction</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children/youth</w:t>
      </w:r>
      <w:r>
        <w:rPr>
          <w:rFonts w:ascii="Times New Roman" w:hAnsi="Times New Roman"/>
          <w:color w:val="191919"/>
          <w:spacing w:val="-7"/>
          <w:sz w:val="20"/>
          <w:szCs w:val="20"/>
        </w:rPr>
        <w:t xml:space="preserve"> </w:t>
      </w:r>
      <w:r>
        <w:rPr>
          <w:rFonts w:ascii="Times New Roman" w:hAnsi="Times New Roman"/>
          <w:color w:val="191919"/>
          <w:sz w:val="20"/>
          <w:szCs w:val="20"/>
        </w:rPr>
        <w:t>with</w:t>
      </w:r>
      <w:r>
        <w:rPr>
          <w:rFonts w:ascii="Times New Roman" w:hAnsi="Times New Roman"/>
          <w:color w:val="191919"/>
          <w:spacing w:val="-7"/>
          <w:sz w:val="20"/>
          <w:szCs w:val="20"/>
        </w:rPr>
        <w:t xml:space="preserve"> </w:t>
      </w:r>
      <w:r>
        <w:rPr>
          <w:rFonts w:ascii="Times New Roman" w:hAnsi="Times New Roman"/>
          <w:color w:val="191919"/>
          <w:sz w:val="20"/>
          <w:szCs w:val="20"/>
        </w:rPr>
        <w:t>mild</w:t>
      </w:r>
      <w:r>
        <w:rPr>
          <w:rFonts w:ascii="Times New Roman" w:hAnsi="Times New Roman"/>
          <w:color w:val="191919"/>
          <w:spacing w:val="-7"/>
          <w:sz w:val="20"/>
          <w:szCs w:val="20"/>
        </w:rPr>
        <w:t xml:space="preserve"> </w:t>
      </w:r>
      <w:r>
        <w:rPr>
          <w:rFonts w:ascii="Times New Roman" w:hAnsi="Times New Roman"/>
          <w:color w:val="191919"/>
          <w:sz w:val="20"/>
          <w:szCs w:val="20"/>
        </w:rPr>
        <w:t xml:space="preserve">learning and behavioral problems.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equisites SPED 5501 or SPED 2230</w:t>
      </w:r>
    </w:p>
    <w:p w:rsidR="00A3250A" w:rsidRDefault="00A3250A" w:rsidP="00A3250A">
      <w:pPr>
        <w:widowControl w:val="0"/>
        <w:autoSpaceDE w:val="0"/>
        <w:autoSpaceDN w:val="0"/>
        <w:adjustRightInd w:val="0"/>
        <w:spacing w:before="6" w:after="0" w:line="251"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5525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Instructional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Strategies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2"/>
          <w:sz w:val="20"/>
          <w:szCs w:val="20"/>
        </w:rPr>
        <w:t xml:space="preserve"> </w:t>
      </w:r>
      <w:r>
        <w:rPr>
          <w:rFonts w:ascii="Times New Roman" w:hAnsi="Times New Roman"/>
          <w:b/>
          <w:bCs/>
          <w:color w:val="191919"/>
          <w:sz w:val="20"/>
          <w:szCs w:val="20"/>
        </w:rPr>
        <w:t>Intellectual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Disabilities.........................................3(3-0) </w:t>
      </w:r>
    </w:p>
    <w:p w:rsidR="00A3250A" w:rsidRDefault="00A3250A" w:rsidP="00A3250A">
      <w:pPr>
        <w:widowControl w:val="0"/>
        <w:autoSpaceDE w:val="0"/>
        <w:autoSpaceDN w:val="0"/>
        <w:adjustRightInd w:val="0"/>
        <w:spacing w:before="6" w:after="0" w:line="251"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The</w:t>
      </w:r>
      <w:r>
        <w:rPr>
          <w:rFonts w:ascii="Times New Roman" w:hAnsi="Times New Roman"/>
          <w:color w:val="191919"/>
          <w:spacing w:val="13"/>
          <w:sz w:val="20"/>
          <w:szCs w:val="20"/>
        </w:rPr>
        <w:t xml:space="preserve"> </w:t>
      </w:r>
      <w:r>
        <w:rPr>
          <w:rFonts w:ascii="Times New Roman" w:hAnsi="Times New Roman"/>
          <w:color w:val="191919"/>
          <w:sz w:val="20"/>
          <w:szCs w:val="20"/>
        </w:rPr>
        <w:t>cyclical</w:t>
      </w:r>
      <w:r>
        <w:rPr>
          <w:rFonts w:ascii="Times New Roman" w:hAnsi="Times New Roman"/>
          <w:color w:val="191919"/>
          <w:spacing w:val="13"/>
          <w:sz w:val="20"/>
          <w:szCs w:val="20"/>
        </w:rPr>
        <w:t xml:space="preserve"> </w:t>
      </w:r>
      <w:r>
        <w:rPr>
          <w:rFonts w:ascii="Times New Roman" w:hAnsi="Times New Roman"/>
          <w:color w:val="191919"/>
          <w:sz w:val="20"/>
          <w:szCs w:val="20"/>
        </w:rPr>
        <w:t>process</w:t>
      </w:r>
      <w:r>
        <w:rPr>
          <w:rFonts w:ascii="Times New Roman" w:hAnsi="Times New Roman"/>
          <w:color w:val="191919"/>
          <w:spacing w:val="13"/>
          <w:sz w:val="20"/>
          <w:szCs w:val="20"/>
        </w:rPr>
        <w:t xml:space="preserve"> </w:t>
      </w:r>
      <w:r>
        <w:rPr>
          <w:rFonts w:ascii="Times New Roman" w:hAnsi="Times New Roman"/>
          <w:color w:val="191919"/>
          <w:sz w:val="20"/>
          <w:szCs w:val="20"/>
        </w:rPr>
        <w:t>of</w:t>
      </w:r>
      <w:r>
        <w:rPr>
          <w:rFonts w:ascii="Times New Roman" w:hAnsi="Times New Roman"/>
          <w:color w:val="191919"/>
          <w:spacing w:val="13"/>
          <w:sz w:val="20"/>
          <w:szCs w:val="20"/>
        </w:rPr>
        <w:t xml:space="preserve"> </w:t>
      </w:r>
      <w:r>
        <w:rPr>
          <w:rFonts w:ascii="Times New Roman" w:hAnsi="Times New Roman"/>
          <w:color w:val="191919"/>
          <w:sz w:val="20"/>
          <w:szCs w:val="20"/>
        </w:rPr>
        <w:t>assessment,</w:t>
      </w:r>
      <w:r>
        <w:rPr>
          <w:rFonts w:ascii="Times New Roman" w:hAnsi="Times New Roman"/>
          <w:color w:val="191919"/>
          <w:spacing w:val="13"/>
          <w:sz w:val="20"/>
          <w:szCs w:val="20"/>
        </w:rPr>
        <w:t xml:space="preserve"> </w:t>
      </w:r>
      <w:r>
        <w:rPr>
          <w:rFonts w:ascii="Times New Roman" w:hAnsi="Times New Roman"/>
          <w:color w:val="191919"/>
          <w:sz w:val="20"/>
          <w:szCs w:val="20"/>
        </w:rPr>
        <w:t>planning,</w:t>
      </w:r>
      <w:r>
        <w:rPr>
          <w:rFonts w:ascii="Times New Roman" w:hAnsi="Times New Roman"/>
          <w:color w:val="191919"/>
          <w:spacing w:val="13"/>
          <w:sz w:val="20"/>
          <w:szCs w:val="20"/>
        </w:rPr>
        <w:t xml:space="preserve"> </w:t>
      </w:r>
      <w:r>
        <w:rPr>
          <w:rFonts w:ascii="Times New Roman" w:hAnsi="Times New Roman"/>
          <w:color w:val="191919"/>
          <w:sz w:val="20"/>
          <w:szCs w:val="20"/>
        </w:rPr>
        <w:t>implementation</w:t>
      </w:r>
      <w:r>
        <w:rPr>
          <w:rFonts w:ascii="Times New Roman" w:hAnsi="Times New Roman"/>
          <w:color w:val="191919"/>
          <w:spacing w:val="13"/>
          <w:sz w:val="20"/>
          <w:szCs w:val="20"/>
        </w:rPr>
        <w:t xml:space="preserve"> </w:t>
      </w:r>
      <w:r>
        <w:rPr>
          <w:rFonts w:ascii="Times New Roman" w:hAnsi="Times New Roman"/>
          <w:color w:val="191919"/>
          <w:sz w:val="20"/>
          <w:szCs w:val="20"/>
        </w:rPr>
        <w:t>and</w:t>
      </w:r>
      <w:r>
        <w:rPr>
          <w:rFonts w:ascii="Times New Roman" w:hAnsi="Times New Roman"/>
          <w:color w:val="191919"/>
          <w:spacing w:val="13"/>
          <w:sz w:val="20"/>
          <w:szCs w:val="20"/>
        </w:rPr>
        <w:t xml:space="preserve"> </w:t>
      </w:r>
      <w:r>
        <w:rPr>
          <w:rFonts w:ascii="Times New Roman" w:hAnsi="Times New Roman"/>
          <w:color w:val="191919"/>
          <w:sz w:val="20"/>
          <w:szCs w:val="20"/>
        </w:rPr>
        <w:t>evaluation</w:t>
      </w:r>
      <w:r>
        <w:rPr>
          <w:rFonts w:ascii="Times New Roman" w:hAnsi="Times New Roman"/>
          <w:color w:val="191919"/>
          <w:spacing w:val="13"/>
          <w:sz w:val="20"/>
          <w:szCs w:val="20"/>
        </w:rPr>
        <w:t xml:space="preserve"> </w:t>
      </w:r>
      <w:r>
        <w:rPr>
          <w:rFonts w:ascii="Times New Roman" w:hAnsi="Times New Roman"/>
          <w:color w:val="191919"/>
          <w:sz w:val="20"/>
          <w:szCs w:val="20"/>
        </w:rPr>
        <w:t>is</w:t>
      </w:r>
      <w:r>
        <w:rPr>
          <w:rFonts w:ascii="Times New Roman" w:hAnsi="Times New Roman"/>
          <w:color w:val="191919"/>
          <w:spacing w:val="13"/>
          <w:sz w:val="20"/>
          <w:szCs w:val="20"/>
        </w:rPr>
        <w:t xml:space="preserve"> </w:t>
      </w:r>
      <w:r>
        <w:rPr>
          <w:rFonts w:ascii="Times New Roman" w:hAnsi="Times New Roman"/>
          <w:color w:val="191919"/>
          <w:sz w:val="20"/>
          <w:szCs w:val="20"/>
        </w:rPr>
        <w:t xml:space="preserve">emphasized. </w:t>
      </w:r>
      <w:r>
        <w:rPr>
          <w:rFonts w:ascii="Times New Roman" w:hAnsi="Times New Roman"/>
          <w:color w:val="191919"/>
          <w:spacing w:val="-14"/>
          <w:sz w:val="20"/>
          <w:szCs w:val="20"/>
        </w:rPr>
        <w:t>T</w:t>
      </w:r>
      <w:r>
        <w:rPr>
          <w:rFonts w:ascii="Times New Roman" w:hAnsi="Times New Roman"/>
          <w:color w:val="191919"/>
          <w:sz w:val="20"/>
          <w:szCs w:val="20"/>
        </w:rPr>
        <w:t>eaching</w:t>
      </w:r>
      <w:r>
        <w:rPr>
          <w:rFonts w:ascii="Times New Roman" w:hAnsi="Times New Roman"/>
          <w:color w:val="191919"/>
          <w:spacing w:val="-6"/>
          <w:sz w:val="20"/>
          <w:szCs w:val="20"/>
        </w:rPr>
        <w:t xml:space="preserve"> </w:t>
      </w:r>
      <w:r>
        <w:rPr>
          <w:rFonts w:ascii="Times New Roman" w:hAnsi="Times New Roman"/>
          <w:color w:val="191919"/>
          <w:sz w:val="20"/>
          <w:szCs w:val="20"/>
        </w:rPr>
        <w:t>methods</w:t>
      </w:r>
      <w:r>
        <w:rPr>
          <w:rFonts w:ascii="Times New Roman" w:hAnsi="Times New Roman"/>
          <w:color w:val="191919"/>
          <w:spacing w:val="-6"/>
          <w:sz w:val="20"/>
          <w:szCs w:val="20"/>
        </w:rPr>
        <w:t xml:space="preserve"> </w:t>
      </w:r>
      <w:r>
        <w:rPr>
          <w:rFonts w:ascii="Times New Roman" w:hAnsi="Times New Roman"/>
          <w:color w:val="191919"/>
          <w:sz w:val="20"/>
          <w:szCs w:val="20"/>
        </w:rPr>
        <w:t>and</w:t>
      </w:r>
      <w:r>
        <w:rPr>
          <w:rFonts w:ascii="Times New Roman" w:hAnsi="Times New Roman"/>
          <w:color w:val="191919"/>
          <w:spacing w:val="-6"/>
          <w:sz w:val="20"/>
          <w:szCs w:val="20"/>
        </w:rPr>
        <w:t xml:space="preserve"> </w:t>
      </w:r>
      <w:r>
        <w:rPr>
          <w:rFonts w:ascii="Times New Roman" w:hAnsi="Times New Roman"/>
          <w:color w:val="191919"/>
          <w:sz w:val="20"/>
          <w:szCs w:val="20"/>
        </w:rPr>
        <w:t>materials</w:t>
      </w:r>
      <w:r>
        <w:rPr>
          <w:rFonts w:ascii="Times New Roman" w:hAnsi="Times New Roman"/>
          <w:color w:val="191919"/>
          <w:spacing w:val="-6"/>
          <w:sz w:val="20"/>
          <w:szCs w:val="20"/>
        </w:rPr>
        <w:t xml:space="preserve"> </w:t>
      </w:r>
      <w:r>
        <w:rPr>
          <w:rFonts w:ascii="Times New Roman" w:hAnsi="Times New Roman"/>
          <w:color w:val="191919"/>
          <w:sz w:val="20"/>
          <w:szCs w:val="20"/>
        </w:rPr>
        <w:t>for</w:t>
      </w:r>
      <w:r>
        <w:rPr>
          <w:rFonts w:ascii="Times New Roman" w:hAnsi="Times New Roman"/>
          <w:color w:val="191919"/>
          <w:spacing w:val="-6"/>
          <w:sz w:val="20"/>
          <w:szCs w:val="20"/>
        </w:rPr>
        <w:t xml:space="preserve"> </w:t>
      </w:r>
      <w:r>
        <w:rPr>
          <w:rFonts w:ascii="Times New Roman" w:hAnsi="Times New Roman"/>
          <w:color w:val="191919"/>
          <w:sz w:val="20"/>
          <w:szCs w:val="20"/>
        </w:rPr>
        <w:t>group</w:t>
      </w:r>
      <w:r>
        <w:rPr>
          <w:rFonts w:ascii="Times New Roman" w:hAnsi="Times New Roman"/>
          <w:color w:val="191919"/>
          <w:spacing w:val="-6"/>
          <w:sz w:val="20"/>
          <w:szCs w:val="20"/>
        </w:rPr>
        <w:t xml:space="preserve"> </w:t>
      </w:r>
      <w:r>
        <w:rPr>
          <w:rFonts w:ascii="Times New Roman" w:hAnsi="Times New Roman"/>
          <w:color w:val="191919"/>
          <w:sz w:val="20"/>
          <w:szCs w:val="20"/>
        </w:rPr>
        <w:t>instruction,</w:t>
      </w:r>
      <w:r>
        <w:rPr>
          <w:rFonts w:ascii="Times New Roman" w:hAnsi="Times New Roman"/>
          <w:color w:val="191919"/>
          <w:spacing w:val="-6"/>
          <w:sz w:val="20"/>
          <w:szCs w:val="20"/>
        </w:rPr>
        <w:t xml:space="preserve"> </w:t>
      </w:r>
      <w:r>
        <w:rPr>
          <w:rFonts w:ascii="Times New Roman" w:hAnsi="Times New Roman"/>
          <w:color w:val="191919"/>
          <w:sz w:val="20"/>
          <w:szCs w:val="20"/>
        </w:rPr>
        <w:t>as</w:t>
      </w:r>
      <w:r>
        <w:rPr>
          <w:rFonts w:ascii="Times New Roman" w:hAnsi="Times New Roman"/>
          <w:color w:val="191919"/>
          <w:spacing w:val="-6"/>
          <w:sz w:val="20"/>
          <w:szCs w:val="20"/>
        </w:rPr>
        <w:t xml:space="preserve"> </w:t>
      </w:r>
      <w:r>
        <w:rPr>
          <w:rFonts w:ascii="Times New Roman" w:hAnsi="Times New Roman"/>
          <w:color w:val="191919"/>
          <w:sz w:val="20"/>
          <w:szCs w:val="20"/>
        </w:rPr>
        <w:t>well</w:t>
      </w:r>
      <w:r>
        <w:rPr>
          <w:rFonts w:ascii="Times New Roman" w:hAnsi="Times New Roman"/>
          <w:color w:val="191919"/>
          <w:spacing w:val="-6"/>
          <w:sz w:val="20"/>
          <w:szCs w:val="20"/>
        </w:rPr>
        <w:t xml:space="preserve"> </w:t>
      </w:r>
      <w:r>
        <w:rPr>
          <w:rFonts w:ascii="Times New Roman" w:hAnsi="Times New Roman"/>
          <w:color w:val="191919"/>
          <w:sz w:val="20"/>
          <w:szCs w:val="20"/>
        </w:rPr>
        <w:t>as</w:t>
      </w:r>
      <w:r>
        <w:rPr>
          <w:rFonts w:ascii="Times New Roman" w:hAnsi="Times New Roman"/>
          <w:color w:val="191919"/>
          <w:spacing w:val="-6"/>
          <w:sz w:val="20"/>
          <w:szCs w:val="20"/>
        </w:rPr>
        <w:t xml:space="preserve"> </w:t>
      </w:r>
      <w:r>
        <w:rPr>
          <w:rFonts w:ascii="Times New Roman" w:hAnsi="Times New Roman"/>
          <w:color w:val="191919"/>
          <w:sz w:val="20"/>
          <w:szCs w:val="20"/>
        </w:rPr>
        <w:t>individualized</w:t>
      </w:r>
      <w:r>
        <w:rPr>
          <w:rFonts w:ascii="Times New Roman" w:hAnsi="Times New Roman"/>
          <w:color w:val="191919"/>
          <w:spacing w:val="-6"/>
          <w:sz w:val="20"/>
          <w:szCs w:val="20"/>
        </w:rPr>
        <w:t xml:space="preserve"> </w:t>
      </w:r>
      <w:r>
        <w:rPr>
          <w:rFonts w:ascii="Times New Roman" w:hAnsi="Times New Roman"/>
          <w:color w:val="191919"/>
          <w:sz w:val="20"/>
          <w:szCs w:val="20"/>
        </w:rPr>
        <w:t>instruction,</w:t>
      </w:r>
      <w:r>
        <w:rPr>
          <w:rFonts w:ascii="Times New Roman" w:hAnsi="Times New Roman"/>
          <w:color w:val="191919"/>
          <w:spacing w:val="-6"/>
          <w:sz w:val="20"/>
          <w:szCs w:val="20"/>
        </w:rPr>
        <w:t xml:space="preserve"> </w:t>
      </w:r>
      <w:r>
        <w:rPr>
          <w:rFonts w:ascii="Times New Roman" w:hAnsi="Times New Roman"/>
          <w:color w:val="191919"/>
          <w:sz w:val="20"/>
          <w:szCs w:val="20"/>
        </w:rPr>
        <w:t>are highlighted.</w:t>
      </w:r>
    </w:p>
    <w:p w:rsidR="00A3250A" w:rsidRDefault="00A3250A" w:rsidP="00A3250A">
      <w:pPr>
        <w:widowControl w:val="0"/>
        <w:autoSpaceDE w:val="0"/>
        <w:autoSpaceDN w:val="0"/>
        <w:adjustRightInd w:val="0"/>
        <w:spacing w:after="0" w:line="226"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5530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Counseling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Pa</w:t>
      </w:r>
      <w:r>
        <w:rPr>
          <w:rFonts w:ascii="Times New Roman" w:hAnsi="Times New Roman"/>
          <w:b/>
          <w:bCs/>
          <w:color w:val="191919"/>
          <w:spacing w:val="-4"/>
          <w:sz w:val="20"/>
          <w:szCs w:val="20"/>
        </w:rPr>
        <w:t>r</w:t>
      </w:r>
      <w:r>
        <w:rPr>
          <w:rFonts w:ascii="Times New Roman" w:hAnsi="Times New Roman"/>
          <w:b/>
          <w:bCs/>
          <w:color w:val="191919"/>
          <w:sz w:val="20"/>
          <w:szCs w:val="20"/>
        </w:rPr>
        <w:t>ents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Exceptional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en....................................................3(3-0)</w:t>
      </w:r>
    </w:p>
    <w:p w:rsidR="00A3250A" w:rsidRDefault="00A3250A" w:rsidP="00A3250A">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9"/>
          <w:sz w:val="20"/>
          <w:szCs w:val="20"/>
        </w:rPr>
        <w:t xml:space="preserve"> </w:t>
      </w:r>
      <w:r>
        <w:rPr>
          <w:rFonts w:ascii="Times New Roman" w:hAnsi="Times New Roman"/>
          <w:color w:val="191919"/>
          <w:spacing w:val="-1"/>
          <w:sz w:val="20"/>
          <w:szCs w:val="20"/>
        </w:rPr>
        <w:t>stud</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paren</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involvemen</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deliver</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service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handicappe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childre</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focuse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in</w:t>
      </w:r>
      <w:r>
        <w:rPr>
          <w:rFonts w:ascii="Times New Roman" w:hAnsi="Times New Roman"/>
          <w:color w:val="191919"/>
          <w:sz w:val="20"/>
          <w:szCs w:val="20"/>
        </w:rPr>
        <w:t>dividualized educational programming, counseling approaches and agency involvement.</w:t>
      </w:r>
    </w:p>
    <w:p w:rsidR="00A3250A" w:rsidRDefault="00A3250A" w:rsidP="00A3250A">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5542</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Behavior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Modification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for</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Special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Students...................................3(3-0)</w:t>
      </w:r>
    </w:p>
    <w:p w:rsidR="00A3250A" w:rsidRDefault="00A3250A" w:rsidP="00A3250A">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Application</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behavior</w:t>
      </w:r>
      <w:r>
        <w:rPr>
          <w:rFonts w:ascii="Times New Roman" w:hAnsi="Times New Roman"/>
          <w:color w:val="191919"/>
          <w:spacing w:val="-3"/>
          <w:sz w:val="20"/>
          <w:szCs w:val="20"/>
        </w:rPr>
        <w:t xml:space="preserve"> </w:t>
      </w:r>
      <w:r>
        <w:rPr>
          <w:rFonts w:ascii="Times New Roman" w:hAnsi="Times New Roman"/>
          <w:color w:val="191919"/>
          <w:sz w:val="20"/>
          <w:szCs w:val="20"/>
        </w:rPr>
        <w:t>modification</w:t>
      </w:r>
      <w:r>
        <w:rPr>
          <w:rFonts w:ascii="Times New Roman" w:hAnsi="Times New Roman"/>
          <w:color w:val="191919"/>
          <w:spacing w:val="-3"/>
          <w:sz w:val="20"/>
          <w:szCs w:val="20"/>
        </w:rPr>
        <w:t xml:space="preserve"> </w:t>
      </w:r>
      <w:r>
        <w:rPr>
          <w:rFonts w:ascii="Times New Roman" w:hAnsi="Times New Roman"/>
          <w:color w:val="191919"/>
          <w:sz w:val="20"/>
          <w:szCs w:val="20"/>
        </w:rPr>
        <w:t>principles</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behavior</w:t>
      </w:r>
      <w:r>
        <w:rPr>
          <w:rFonts w:ascii="Times New Roman" w:hAnsi="Times New Roman"/>
          <w:color w:val="191919"/>
          <w:spacing w:val="-3"/>
          <w:sz w:val="20"/>
          <w:szCs w:val="20"/>
        </w:rPr>
        <w:t xml:space="preserve"> </w:t>
      </w:r>
      <w:r>
        <w:rPr>
          <w:rFonts w:ascii="Times New Roman" w:hAnsi="Times New Roman"/>
          <w:color w:val="191919"/>
          <w:sz w:val="20"/>
          <w:szCs w:val="20"/>
        </w:rPr>
        <w:t>analysis</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both</w:t>
      </w:r>
      <w:r>
        <w:rPr>
          <w:rFonts w:ascii="Times New Roman" w:hAnsi="Times New Roman"/>
          <w:color w:val="191919"/>
          <w:spacing w:val="-3"/>
          <w:sz w:val="20"/>
          <w:szCs w:val="20"/>
        </w:rPr>
        <w:t xml:space="preserve"> </w:t>
      </w:r>
      <w:r>
        <w:rPr>
          <w:rFonts w:ascii="Times New Roman" w:hAnsi="Times New Roman"/>
          <w:color w:val="191919"/>
          <w:sz w:val="20"/>
          <w:szCs w:val="20"/>
        </w:rPr>
        <w:t>general</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special education classrooms.</w:t>
      </w:r>
    </w:p>
    <w:p w:rsidR="00A3250A" w:rsidRDefault="00A3250A" w:rsidP="00A3250A">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3"/>
          <w:sz w:val="20"/>
          <w:szCs w:val="20"/>
        </w:rPr>
        <w:t xml:space="preserve"> </w:t>
      </w:r>
      <w:r>
        <w:rPr>
          <w:rFonts w:ascii="Times New Roman" w:hAnsi="Times New Roman"/>
          <w:b/>
          <w:bCs/>
          <w:color w:val="191919"/>
          <w:sz w:val="20"/>
          <w:szCs w:val="20"/>
        </w:rPr>
        <w:t>5545</w:t>
      </w:r>
      <w:r>
        <w:rPr>
          <w:rFonts w:ascii="Times New Roman" w:hAnsi="Times New Roman"/>
          <w:b/>
          <w:bCs/>
          <w:color w:val="191919"/>
          <w:spacing w:val="-3"/>
          <w:sz w:val="20"/>
          <w:szCs w:val="20"/>
        </w:rPr>
        <w:t xml:space="preserve"> </w:t>
      </w:r>
      <w:r>
        <w:rPr>
          <w:rFonts w:ascii="Times New Roman" w:hAnsi="Times New Roman"/>
          <w:b/>
          <w:bCs/>
          <w:color w:val="191919"/>
          <w:sz w:val="20"/>
          <w:szCs w:val="20"/>
        </w:rPr>
        <w:t>-</w:t>
      </w:r>
      <w:r>
        <w:rPr>
          <w:rFonts w:ascii="Times New Roman" w:hAnsi="Times New Roman"/>
          <w:b/>
          <w:bCs/>
          <w:color w:val="191919"/>
          <w:spacing w:val="-3"/>
          <w:sz w:val="20"/>
          <w:szCs w:val="20"/>
        </w:rPr>
        <w:t xml:space="preserve"> </w:t>
      </w:r>
      <w:r>
        <w:rPr>
          <w:rFonts w:ascii="Times New Roman" w:hAnsi="Times New Roman"/>
          <w:b/>
          <w:bCs/>
          <w:color w:val="191919"/>
          <w:sz w:val="20"/>
          <w:szCs w:val="20"/>
        </w:rPr>
        <w:t>Educational</w:t>
      </w:r>
      <w:r>
        <w:rPr>
          <w:rFonts w:ascii="Times New Roman" w:hAnsi="Times New Roman"/>
          <w:b/>
          <w:bCs/>
          <w:color w:val="191919"/>
          <w:spacing w:val="-14"/>
          <w:sz w:val="20"/>
          <w:szCs w:val="20"/>
        </w:rPr>
        <w:t xml:space="preserve"> </w:t>
      </w:r>
      <w:r>
        <w:rPr>
          <w:rFonts w:ascii="Times New Roman" w:hAnsi="Times New Roman"/>
          <w:b/>
          <w:bCs/>
          <w:color w:val="191919"/>
          <w:sz w:val="20"/>
          <w:szCs w:val="20"/>
        </w:rPr>
        <w:t>Assessment</w:t>
      </w:r>
      <w:r>
        <w:rPr>
          <w:rFonts w:ascii="Times New Roman" w:hAnsi="Times New Roman"/>
          <w:b/>
          <w:bCs/>
          <w:color w:val="191919"/>
          <w:spacing w:val="-3"/>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3"/>
          <w:sz w:val="20"/>
          <w:szCs w:val="20"/>
        </w:rPr>
        <w:t xml:space="preserve"> </w:t>
      </w:r>
      <w:r>
        <w:rPr>
          <w:rFonts w:ascii="Times New Roman" w:hAnsi="Times New Roman"/>
          <w:b/>
          <w:bCs/>
          <w:color w:val="191919"/>
          <w:sz w:val="20"/>
          <w:szCs w:val="20"/>
        </w:rPr>
        <w:t>Exceptional</w:t>
      </w:r>
      <w:r>
        <w:rPr>
          <w:rFonts w:ascii="Times New Roman" w:hAnsi="Times New Roman"/>
          <w:b/>
          <w:bCs/>
          <w:color w:val="191919"/>
          <w:spacing w:val="-3"/>
          <w:sz w:val="20"/>
          <w:szCs w:val="20"/>
        </w:rPr>
        <w:t xml:space="preserve"> </w:t>
      </w:r>
      <w:r>
        <w:rPr>
          <w:rFonts w:ascii="Times New Roman" w:hAnsi="Times New Roman"/>
          <w:b/>
          <w:bCs/>
          <w:color w:val="191919"/>
          <w:sz w:val="20"/>
          <w:szCs w:val="20"/>
        </w:rPr>
        <w:t>Child</w:t>
      </w:r>
      <w:r>
        <w:rPr>
          <w:rFonts w:ascii="Times New Roman" w:hAnsi="Times New Roman"/>
          <w:b/>
          <w:bCs/>
          <w:color w:val="191919"/>
          <w:spacing w:val="-4"/>
          <w:sz w:val="20"/>
          <w:szCs w:val="20"/>
        </w:rPr>
        <w:t>r</w:t>
      </w:r>
      <w:r>
        <w:rPr>
          <w:rFonts w:ascii="Times New Roman" w:hAnsi="Times New Roman"/>
          <w:b/>
          <w:bCs/>
          <w:color w:val="191919"/>
          <w:sz w:val="20"/>
          <w:szCs w:val="20"/>
        </w:rPr>
        <w:t>en...........................................3(3-0)</w:t>
      </w:r>
    </w:p>
    <w:p w:rsidR="00A3250A" w:rsidRDefault="00A3250A" w:rsidP="00A3250A">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Focuses on the use of evaluation to determine classification and eligibilit</w:t>
      </w:r>
      <w:r>
        <w:rPr>
          <w:rFonts w:ascii="Times New Roman" w:hAnsi="Times New Roman"/>
          <w:color w:val="191919"/>
          <w:spacing w:val="-13"/>
          <w:sz w:val="20"/>
          <w:szCs w:val="20"/>
        </w:rPr>
        <w:t>y</w:t>
      </w:r>
      <w:r>
        <w:rPr>
          <w:rFonts w:ascii="Times New Roman" w:hAnsi="Times New Roman"/>
          <w:color w:val="191919"/>
          <w:sz w:val="20"/>
          <w:szCs w:val="20"/>
        </w:rPr>
        <w:t>, to plan individualized education programs (IEPs) and to evaluate teacher e</w:t>
      </w:r>
      <w:r>
        <w:rPr>
          <w:rFonts w:ascii="Times New Roman" w:hAnsi="Times New Roman"/>
          <w:color w:val="191919"/>
          <w:spacing w:val="-4"/>
          <w:sz w:val="20"/>
          <w:szCs w:val="20"/>
        </w:rPr>
        <w:t>f</w:t>
      </w:r>
      <w:r>
        <w:rPr>
          <w:rFonts w:ascii="Times New Roman" w:hAnsi="Times New Roman"/>
          <w:color w:val="191919"/>
          <w:sz w:val="20"/>
          <w:szCs w:val="20"/>
        </w:rPr>
        <w:t>fectiveness and pupil progress.</w:t>
      </w:r>
    </w:p>
    <w:p w:rsidR="00A3250A" w:rsidRDefault="00A3250A" w:rsidP="00A3250A">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pacing w:val="-1"/>
          <w:sz w:val="20"/>
          <w:szCs w:val="20"/>
        </w:rPr>
        <w:t>SPE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5541</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Behavio</w:t>
      </w:r>
      <w:r>
        <w:rPr>
          <w:rFonts w:ascii="Times New Roman" w:hAnsi="Times New Roman"/>
          <w:b/>
          <w:bCs/>
          <w:color w:val="191919"/>
          <w:sz w:val="20"/>
          <w:szCs w:val="20"/>
        </w:rPr>
        <w:t>r</w:t>
      </w:r>
      <w:r>
        <w:rPr>
          <w:rFonts w:ascii="Times New Roman" w:hAnsi="Times New Roman"/>
          <w:b/>
          <w:bCs/>
          <w:color w:val="191919"/>
          <w:spacing w:val="-12"/>
          <w:sz w:val="20"/>
          <w:szCs w:val="20"/>
        </w:rPr>
        <w:t xml:space="preserve"> </w:t>
      </w:r>
      <w:r>
        <w:rPr>
          <w:rFonts w:ascii="Times New Roman" w:hAnsi="Times New Roman"/>
          <w:b/>
          <w:bCs/>
          <w:color w:val="191919"/>
          <w:spacing w:val="-1"/>
          <w:sz w:val="20"/>
          <w:szCs w:val="20"/>
        </w:rPr>
        <w:t>Managemen</w:t>
      </w:r>
      <w:r>
        <w:rPr>
          <w:rFonts w:ascii="Times New Roman" w:hAnsi="Times New Roman"/>
          <w:b/>
          <w:bCs/>
          <w:color w:val="191919"/>
          <w:sz w:val="20"/>
          <w:szCs w:val="20"/>
        </w:rPr>
        <w:t>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o</w:t>
      </w:r>
      <w:r>
        <w:rPr>
          <w:rFonts w:ascii="Times New Roman" w:hAnsi="Times New Roman"/>
          <w:b/>
          <w:bCs/>
          <w:color w:val="191919"/>
          <w:sz w:val="20"/>
          <w:szCs w:val="20"/>
        </w:rPr>
        <w:t>f</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Exceptiona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Child</w:t>
      </w:r>
      <w:r>
        <w:rPr>
          <w:rFonts w:ascii="Times New Roman" w:hAnsi="Times New Roman"/>
          <w:b/>
          <w:bCs/>
          <w:color w:val="191919"/>
          <w:spacing w:val="-4"/>
          <w:sz w:val="20"/>
          <w:szCs w:val="20"/>
        </w:rPr>
        <w:t>r</w:t>
      </w:r>
      <w:r>
        <w:rPr>
          <w:rFonts w:ascii="Times New Roman" w:hAnsi="Times New Roman"/>
          <w:b/>
          <w:bCs/>
          <w:color w:val="191919"/>
          <w:spacing w:val="-1"/>
          <w:sz w:val="20"/>
          <w:szCs w:val="20"/>
        </w:rPr>
        <w:t>en................................................3(3-0)</w:t>
      </w:r>
    </w:p>
    <w:p w:rsidR="00A3250A" w:rsidRDefault="00A3250A" w:rsidP="00A3250A">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An eclectic approach to behavior management.</w:t>
      </w:r>
      <w:r>
        <w:rPr>
          <w:rFonts w:ascii="Times New Roman" w:hAnsi="Times New Roman"/>
          <w:color w:val="000000"/>
          <w:spacing w:val="-11"/>
          <w:sz w:val="20"/>
          <w:szCs w:val="20"/>
        </w:rPr>
        <w:t xml:space="preserve"> </w:t>
      </w:r>
      <w:r>
        <w:rPr>
          <w:rFonts w:ascii="Times New Roman" w:hAnsi="Times New Roman"/>
          <w:color w:val="000000"/>
          <w:sz w:val="20"/>
          <w:szCs w:val="20"/>
        </w:rPr>
        <w:t>A</w:t>
      </w:r>
      <w:r>
        <w:rPr>
          <w:rFonts w:ascii="Times New Roman" w:hAnsi="Times New Roman"/>
          <w:color w:val="000000"/>
          <w:spacing w:val="-4"/>
          <w:sz w:val="20"/>
          <w:szCs w:val="20"/>
        </w:rPr>
        <w:t>f</w:t>
      </w:r>
      <w:r>
        <w:rPr>
          <w:rFonts w:ascii="Times New Roman" w:hAnsi="Times New Roman"/>
          <w:color w:val="000000"/>
          <w:sz w:val="20"/>
          <w:szCs w:val="20"/>
        </w:rPr>
        <w:t>fective psychodynamic techniques, ecological and environmental arrangements and behavior modification principles are the primary theoretical systems that are explored.</w:t>
      </w:r>
    </w:p>
    <w:p w:rsidR="00A3250A" w:rsidRDefault="00A3250A" w:rsidP="00A3250A">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5563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Issues</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Inter</w:t>
      </w:r>
      <w:r>
        <w:rPr>
          <w:rFonts w:ascii="Times New Roman" w:hAnsi="Times New Roman"/>
          <w:b/>
          <w:bCs/>
          <w:color w:val="191919"/>
          <w:spacing w:val="-4"/>
          <w:sz w:val="20"/>
          <w:szCs w:val="20"/>
        </w:rPr>
        <w:t>r</w:t>
      </w:r>
      <w:r>
        <w:rPr>
          <w:rFonts w:ascii="Times New Roman" w:hAnsi="Times New Roman"/>
          <w:b/>
          <w:bCs/>
          <w:color w:val="191919"/>
          <w:sz w:val="20"/>
          <w:szCs w:val="20"/>
        </w:rPr>
        <w:t>elated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Special</w:t>
      </w:r>
      <w:r>
        <w:rPr>
          <w:rFonts w:ascii="Times New Roman" w:hAnsi="Times New Roman"/>
          <w:b/>
          <w:bCs/>
          <w:color w:val="191919"/>
          <w:spacing w:val="-8"/>
          <w:sz w:val="20"/>
          <w:szCs w:val="20"/>
        </w:rPr>
        <w:t xml:space="preserve"> </w:t>
      </w:r>
      <w:r>
        <w:rPr>
          <w:rFonts w:ascii="Times New Roman" w:hAnsi="Times New Roman"/>
          <w:b/>
          <w:bCs/>
          <w:color w:val="191919"/>
          <w:sz w:val="20"/>
          <w:szCs w:val="20"/>
        </w:rPr>
        <w:t>Education...........................................................3(3-0)</w:t>
      </w:r>
    </w:p>
    <w:p w:rsidR="00A3250A" w:rsidRDefault="00A3250A" w:rsidP="00A3250A">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Focuses</w:t>
      </w:r>
      <w:r>
        <w:rPr>
          <w:rFonts w:ascii="Times New Roman" w:hAnsi="Times New Roman"/>
          <w:color w:val="191919"/>
          <w:spacing w:val="-1"/>
          <w:sz w:val="20"/>
          <w:szCs w:val="20"/>
        </w:rPr>
        <w:t xml:space="preserve"> </w:t>
      </w:r>
      <w:r>
        <w:rPr>
          <w:rFonts w:ascii="Times New Roman" w:hAnsi="Times New Roman"/>
          <w:color w:val="191919"/>
          <w:sz w:val="20"/>
          <w:szCs w:val="20"/>
        </w:rPr>
        <w:t>on</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current</w:t>
      </w:r>
      <w:r>
        <w:rPr>
          <w:rFonts w:ascii="Times New Roman" w:hAnsi="Times New Roman"/>
          <w:color w:val="191919"/>
          <w:spacing w:val="-1"/>
          <w:sz w:val="20"/>
          <w:szCs w:val="20"/>
        </w:rPr>
        <w:t xml:space="preserve"> </w:t>
      </w:r>
      <w:r>
        <w:rPr>
          <w:rFonts w:ascii="Times New Roman" w:hAnsi="Times New Roman"/>
          <w:color w:val="191919"/>
          <w:sz w:val="20"/>
          <w:szCs w:val="20"/>
        </w:rPr>
        <w:t>trends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issues</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f</w:t>
      </w:r>
      <w:r>
        <w:rPr>
          <w:rFonts w:ascii="Times New Roman" w:hAnsi="Times New Roman"/>
          <w:color w:val="191919"/>
          <w:sz w:val="20"/>
          <w:szCs w:val="20"/>
        </w:rPr>
        <w:t>fecting</w:t>
      </w:r>
      <w:r>
        <w:rPr>
          <w:rFonts w:ascii="Times New Roman" w:hAnsi="Times New Roman"/>
          <w:color w:val="191919"/>
          <w:spacing w:val="-1"/>
          <w:sz w:val="20"/>
          <w:szCs w:val="20"/>
        </w:rPr>
        <w:t xml:space="preserve"> </w:t>
      </w:r>
      <w:r>
        <w:rPr>
          <w:rFonts w:ascii="Times New Roman" w:hAnsi="Times New Roman"/>
          <w:color w:val="191919"/>
          <w:sz w:val="20"/>
          <w:szCs w:val="20"/>
        </w:rPr>
        <w:t>special</w:t>
      </w:r>
      <w:r>
        <w:rPr>
          <w:rFonts w:ascii="Times New Roman" w:hAnsi="Times New Roman"/>
          <w:color w:val="191919"/>
          <w:spacing w:val="-1"/>
          <w:sz w:val="20"/>
          <w:szCs w:val="20"/>
        </w:rPr>
        <w:t xml:space="preserve"> </w:t>
      </w:r>
      <w:r>
        <w:rPr>
          <w:rFonts w:ascii="Times New Roman" w:hAnsi="Times New Roman"/>
          <w:color w:val="191919"/>
          <w:sz w:val="20"/>
          <w:szCs w:val="20"/>
        </w:rPr>
        <w:t>educators.</w:t>
      </w:r>
      <w:r>
        <w:rPr>
          <w:rFonts w:ascii="Times New Roman" w:hAnsi="Times New Roman"/>
          <w:color w:val="191919"/>
          <w:spacing w:val="-1"/>
          <w:sz w:val="20"/>
          <w:szCs w:val="20"/>
        </w:rPr>
        <w:t xml:space="preserve"> </w:t>
      </w:r>
      <w:r>
        <w:rPr>
          <w:rFonts w:ascii="Times New Roman" w:hAnsi="Times New Roman"/>
          <w:color w:val="191919"/>
          <w:sz w:val="20"/>
          <w:szCs w:val="20"/>
        </w:rPr>
        <w:t>Objectives</w:t>
      </w:r>
      <w:r>
        <w:rPr>
          <w:rFonts w:ascii="Times New Roman" w:hAnsi="Times New Roman"/>
          <w:color w:val="191919"/>
          <w:spacing w:val="-1"/>
          <w:sz w:val="20"/>
          <w:szCs w:val="20"/>
        </w:rPr>
        <w:t xml:space="preserve"> </w:t>
      </w:r>
      <w:r>
        <w:rPr>
          <w:rFonts w:ascii="Times New Roman" w:hAnsi="Times New Roman"/>
          <w:color w:val="191919"/>
          <w:sz w:val="20"/>
          <w:szCs w:val="20"/>
        </w:rPr>
        <w:t>for</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teacher competency tests in special education are addressed and studied.</w:t>
      </w:r>
    </w:p>
    <w:p w:rsidR="00A3250A" w:rsidRDefault="00A3250A" w:rsidP="00A3250A">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pacing w:val="-1"/>
          <w:sz w:val="20"/>
          <w:szCs w:val="20"/>
        </w:rPr>
        <w:t>SPE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551</w:t>
      </w:r>
      <w:r>
        <w:rPr>
          <w:rFonts w:ascii="Times New Roman" w:hAnsi="Times New Roman"/>
          <w:b/>
          <w:bCs/>
          <w:color w:val="191919"/>
          <w:sz w:val="20"/>
          <w:szCs w:val="20"/>
        </w:rPr>
        <w:t>0</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Practicu</w:t>
      </w:r>
      <w:r>
        <w:rPr>
          <w:rFonts w:ascii="Times New Roman" w:hAnsi="Times New Roman"/>
          <w:b/>
          <w:bCs/>
          <w:color w:val="191919"/>
          <w:sz w:val="20"/>
          <w:szCs w:val="20"/>
        </w:rPr>
        <w:t>m</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Inter</w:t>
      </w:r>
      <w:r>
        <w:rPr>
          <w:rFonts w:ascii="Times New Roman" w:hAnsi="Times New Roman"/>
          <w:b/>
          <w:bCs/>
          <w:color w:val="191919"/>
          <w:spacing w:val="-4"/>
          <w:sz w:val="20"/>
          <w:szCs w:val="20"/>
        </w:rPr>
        <w:t>r</w:t>
      </w:r>
      <w:r>
        <w:rPr>
          <w:rFonts w:ascii="Times New Roman" w:hAnsi="Times New Roman"/>
          <w:b/>
          <w:bCs/>
          <w:color w:val="191919"/>
          <w:spacing w:val="-1"/>
          <w:sz w:val="20"/>
          <w:szCs w:val="20"/>
        </w:rPr>
        <w:t>elate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Specia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Education....................................................3(3-0)</w:t>
      </w:r>
    </w:p>
    <w:p w:rsidR="00A3250A" w:rsidRDefault="00A3250A" w:rsidP="00A3250A">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2"/>
          <w:sz w:val="20"/>
          <w:szCs w:val="20"/>
        </w:rPr>
        <w:t>Field-base</w:t>
      </w:r>
      <w:r>
        <w:rPr>
          <w:rFonts w:ascii="Times New Roman" w:hAnsi="Times New Roman"/>
          <w:color w:val="191919"/>
          <w:sz w:val="20"/>
          <w:szCs w:val="20"/>
        </w:rPr>
        <w:t xml:space="preserve">d </w:t>
      </w:r>
      <w:r>
        <w:rPr>
          <w:rFonts w:ascii="Times New Roman" w:hAnsi="Times New Roman"/>
          <w:color w:val="191919"/>
          <w:spacing w:val="2"/>
          <w:sz w:val="20"/>
          <w:szCs w:val="20"/>
        </w:rPr>
        <w:t>experience</w:t>
      </w:r>
      <w:r>
        <w:rPr>
          <w:rFonts w:ascii="Times New Roman" w:hAnsi="Times New Roman"/>
          <w:color w:val="191919"/>
          <w:sz w:val="20"/>
          <w:szCs w:val="20"/>
        </w:rPr>
        <w:t xml:space="preserve">s </w:t>
      </w:r>
      <w:r>
        <w:rPr>
          <w:rFonts w:ascii="Times New Roman" w:hAnsi="Times New Roman"/>
          <w:color w:val="191919"/>
          <w:spacing w:val="2"/>
          <w:sz w:val="20"/>
          <w:szCs w:val="20"/>
        </w:rPr>
        <w:t>providin</w:t>
      </w:r>
      <w:r>
        <w:rPr>
          <w:rFonts w:ascii="Times New Roman" w:hAnsi="Times New Roman"/>
          <w:color w:val="191919"/>
          <w:sz w:val="20"/>
          <w:szCs w:val="20"/>
        </w:rPr>
        <w:t xml:space="preserve">g </w:t>
      </w:r>
      <w:r>
        <w:rPr>
          <w:rFonts w:ascii="Times New Roman" w:hAnsi="Times New Roman"/>
          <w:color w:val="191919"/>
          <w:spacing w:val="2"/>
          <w:sz w:val="20"/>
          <w:szCs w:val="20"/>
        </w:rPr>
        <w:t>a</w:t>
      </w:r>
      <w:r>
        <w:rPr>
          <w:rFonts w:ascii="Times New Roman" w:hAnsi="Times New Roman"/>
          <w:color w:val="191919"/>
          <w:sz w:val="20"/>
          <w:szCs w:val="20"/>
        </w:rPr>
        <w:t xml:space="preserve">n </w:t>
      </w:r>
      <w:r>
        <w:rPr>
          <w:rFonts w:ascii="Times New Roman" w:hAnsi="Times New Roman"/>
          <w:color w:val="191919"/>
          <w:spacing w:val="2"/>
          <w:sz w:val="20"/>
          <w:szCs w:val="20"/>
        </w:rPr>
        <w:t>opportunit</w:t>
      </w:r>
      <w:r>
        <w:rPr>
          <w:rFonts w:ascii="Times New Roman" w:hAnsi="Times New Roman"/>
          <w:color w:val="191919"/>
          <w:sz w:val="20"/>
          <w:szCs w:val="20"/>
        </w:rPr>
        <w:t xml:space="preserve">y </w:t>
      </w:r>
      <w:r>
        <w:rPr>
          <w:rFonts w:ascii="Times New Roman" w:hAnsi="Times New Roman"/>
          <w:color w:val="191919"/>
          <w:spacing w:val="2"/>
          <w:sz w:val="20"/>
          <w:szCs w:val="20"/>
        </w:rPr>
        <w:t>fo</w:t>
      </w:r>
      <w:r>
        <w:rPr>
          <w:rFonts w:ascii="Times New Roman" w:hAnsi="Times New Roman"/>
          <w:color w:val="191919"/>
          <w:sz w:val="20"/>
          <w:szCs w:val="20"/>
        </w:rPr>
        <w:t xml:space="preserve">r </w:t>
      </w:r>
      <w:r>
        <w:rPr>
          <w:rFonts w:ascii="Times New Roman" w:hAnsi="Times New Roman"/>
          <w:color w:val="191919"/>
          <w:spacing w:val="2"/>
          <w:sz w:val="20"/>
          <w:szCs w:val="20"/>
        </w:rPr>
        <w:t>extensiv</w:t>
      </w:r>
      <w:r>
        <w:rPr>
          <w:rFonts w:ascii="Times New Roman" w:hAnsi="Times New Roman"/>
          <w:color w:val="191919"/>
          <w:sz w:val="20"/>
          <w:szCs w:val="20"/>
        </w:rPr>
        <w:t xml:space="preserve">e </w:t>
      </w:r>
      <w:r>
        <w:rPr>
          <w:rFonts w:ascii="Times New Roman" w:hAnsi="Times New Roman"/>
          <w:color w:val="191919"/>
          <w:spacing w:val="2"/>
          <w:sz w:val="20"/>
          <w:szCs w:val="20"/>
        </w:rPr>
        <w:t>trainin</w:t>
      </w:r>
      <w:r>
        <w:rPr>
          <w:rFonts w:ascii="Times New Roman" w:hAnsi="Times New Roman"/>
          <w:color w:val="191919"/>
          <w:sz w:val="20"/>
          <w:szCs w:val="20"/>
        </w:rPr>
        <w:t xml:space="preserve">g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applicatio</w:t>
      </w:r>
      <w:r>
        <w:rPr>
          <w:rFonts w:ascii="Times New Roman" w:hAnsi="Times New Roman"/>
          <w:color w:val="191919"/>
          <w:sz w:val="20"/>
          <w:szCs w:val="20"/>
        </w:rPr>
        <w:t xml:space="preserve">n </w:t>
      </w:r>
      <w:r>
        <w:rPr>
          <w:rFonts w:ascii="Times New Roman" w:hAnsi="Times New Roman"/>
          <w:color w:val="191919"/>
          <w:spacing w:val="2"/>
          <w:sz w:val="20"/>
          <w:szCs w:val="20"/>
        </w:rPr>
        <w:t xml:space="preserve">of </w:t>
      </w:r>
      <w:r>
        <w:rPr>
          <w:rFonts w:ascii="Times New Roman" w:hAnsi="Times New Roman"/>
          <w:color w:val="191919"/>
          <w:sz w:val="20"/>
          <w:szCs w:val="20"/>
        </w:rPr>
        <w:t>knowledge with exceptional children in interrelated educational settings.</w:t>
      </w:r>
    </w:p>
    <w:p w:rsidR="00A3250A" w:rsidRDefault="00A3250A" w:rsidP="00A3250A">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pacing w:val="-1"/>
          <w:sz w:val="20"/>
          <w:szCs w:val="20"/>
        </w:rPr>
        <w:t>SPE</w:t>
      </w:r>
      <w:r>
        <w:rPr>
          <w:rFonts w:ascii="Times New Roman" w:hAnsi="Times New Roman"/>
          <w:b/>
          <w:bCs/>
          <w:color w:val="191919"/>
          <w:sz w:val="20"/>
          <w:szCs w:val="20"/>
        </w:rPr>
        <w:t>D</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551</w:t>
      </w:r>
      <w:r>
        <w:rPr>
          <w:rFonts w:ascii="Times New Roman" w:hAnsi="Times New Roman"/>
          <w:b/>
          <w:bCs/>
          <w:color w:val="191919"/>
          <w:sz w:val="20"/>
          <w:szCs w:val="20"/>
        </w:rPr>
        <w:t>3</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Practicu</w:t>
      </w:r>
      <w:r>
        <w:rPr>
          <w:rFonts w:ascii="Times New Roman" w:hAnsi="Times New Roman"/>
          <w:b/>
          <w:bCs/>
          <w:color w:val="191919"/>
          <w:sz w:val="20"/>
          <w:szCs w:val="20"/>
        </w:rPr>
        <w:t>m</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w:t>
      </w:r>
      <w:r>
        <w:rPr>
          <w:rFonts w:ascii="Times New Roman" w:hAnsi="Times New Roman"/>
          <w:b/>
          <w:bCs/>
          <w:color w:val="191919"/>
          <w:sz w:val="20"/>
          <w:szCs w:val="20"/>
        </w:rPr>
        <w:t>n</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Intellectua</w:t>
      </w:r>
      <w:r>
        <w:rPr>
          <w:rFonts w:ascii="Times New Roman" w:hAnsi="Times New Roman"/>
          <w:b/>
          <w:bCs/>
          <w:color w:val="191919"/>
          <w:sz w:val="20"/>
          <w:szCs w:val="20"/>
        </w:rPr>
        <w:t>l</w:t>
      </w:r>
      <w:r>
        <w:rPr>
          <w:rFonts w:ascii="Times New Roman" w:hAnsi="Times New Roman"/>
          <w:b/>
          <w:bCs/>
          <w:color w:val="191919"/>
          <w:spacing w:val="-8"/>
          <w:sz w:val="20"/>
          <w:szCs w:val="20"/>
        </w:rPr>
        <w:t xml:space="preserve"> </w:t>
      </w:r>
      <w:r>
        <w:rPr>
          <w:rFonts w:ascii="Times New Roman" w:hAnsi="Times New Roman"/>
          <w:b/>
          <w:bCs/>
          <w:color w:val="191919"/>
          <w:spacing w:val="-1"/>
          <w:sz w:val="20"/>
          <w:szCs w:val="20"/>
        </w:rPr>
        <w:t>Disabilities.................................................................3(3-0)</w:t>
      </w:r>
    </w:p>
    <w:p w:rsidR="00A3250A" w:rsidRDefault="00A3250A" w:rsidP="00A3250A">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1"/>
          <w:sz w:val="20"/>
          <w:szCs w:val="20"/>
        </w:rPr>
        <w:t>Field-base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experience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provid</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a</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opportunit</w:t>
      </w:r>
      <w:r>
        <w:rPr>
          <w:rFonts w:ascii="Times New Roman" w:hAnsi="Times New Roman"/>
          <w:color w:val="191919"/>
          <w:sz w:val="20"/>
          <w:szCs w:val="20"/>
        </w:rPr>
        <w:t>y</w:t>
      </w:r>
      <w:r>
        <w:rPr>
          <w:rFonts w:ascii="Times New Roman" w:hAnsi="Times New Roman"/>
          <w:color w:val="191919"/>
          <w:spacing w:val="-8"/>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8"/>
          <w:sz w:val="20"/>
          <w:szCs w:val="20"/>
        </w:rPr>
        <w:t xml:space="preserve"> </w:t>
      </w:r>
      <w:r>
        <w:rPr>
          <w:rFonts w:ascii="Times New Roman" w:hAnsi="Times New Roman"/>
          <w:color w:val="191919"/>
          <w:spacing w:val="-1"/>
          <w:sz w:val="20"/>
          <w:szCs w:val="20"/>
        </w:rPr>
        <w:t>extensiv</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trainin</w:t>
      </w:r>
      <w:r>
        <w:rPr>
          <w:rFonts w:ascii="Times New Roman" w:hAnsi="Times New Roman"/>
          <w:color w:val="191919"/>
          <w:sz w:val="20"/>
          <w:szCs w:val="20"/>
        </w:rPr>
        <w:t>g</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applicatio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knowl</w:t>
      </w:r>
      <w:r>
        <w:rPr>
          <w:rFonts w:ascii="Times New Roman" w:hAnsi="Times New Roman"/>
          <w:color w:val="191919"/>
          <w:sz w:val="20"/>
          <w:szCs w:val="20"/>
        </w:rPr>
        <w:t>edge with exceptional children and youth in the area of intellectual disabilities.</w:t>
      </w:r>
    </w:p>
    <w:p w:rsidR="00A3250A" w:rsidRDefault="00A3250A" w:rsidP="00A3250A">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5580</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Di</w:t>
      </w:r>
      <w:r>
        <w:rPr>
          <w:rFonts w:ascii="Times New Roman" w:hAnsi="Times New Roman"/>
          <w:b/>
          <w:bCs/>
          <w:color w:val="191919"/>
          <w:spacing w:val="-4"/>
          <w:sz w:val="20"/>
          <w:szCs w:val="20"/>
        </w:rPr>
        <w:t>r</w:t>
      </w:r>
      <w:r>
        <w:rPr>
          <w:rFonts w:ascii="Times New Roman" w:hAnsi="Times New Roman"/>
          <w:b/>
          <w:bCs/>
          <w:color w:val="191919"/>
          <w:sz w:val="20"/>
          <w:szCs w:val="20"/>
        </w:rPr>
        <w:t>ected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Studies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4"/>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Readings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Special</w:t>
      </w:r>
      <w:r>
        <w:rPr>
          <w:rFonts w:ascii="Times New Roman" w:hAnsi="Times New Roman"/>
          <w:b/>
          <w:bCs/>
          <w:color w:val="191919"/>
          <w:spacing w:val="4"/>
          <w:sz w:val="20"/>
          <w:szCs w:val="20"/>
        </w:rPr>
        <w:t xml:space="preserve"> </w:t>
      </w:r>
      <w:r>
        <w:rPr>
          <w:rFonts w:ascii="Times New Roman" w:hAnsi="Times New Roman"/>
          <w:b/>
          <w:bCs/>
          <w:color w:val="191919"/>
          <w:sz w:val="20"/>
          <w:szCs w:val="20"/>
        </w:rPr>
        <w:t>Education...............3(3-0)</w:t>
      </w:r>
    </w:p>
    <w:p w:rsidR="00A3250A" w:rsidRDefault="00A3250A" w:rsidP="00A3250A">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Intensive</w:t>
      </w:r>
      <w:r>
        <w:rPr>
          <w:rFonts w:ascii="Times New Roman" w:hAnsi="Times New Roman"/>
          <w:color w:val="191919"/>
          <w:spacing w:val="-7"/>
          <w:sz w:val="20"/>
          <w:szCs w:val="20"/>
        </w:rPr>
        <w:t xml:space="preserve"> </w:t>
      </w:r>
      <w:r>
        <w:rPr>
          <w:rFonts w:ascii="Times New Roman" w:hAnsi="Times New Roman"/>
          <w:color w:val="191919"/>
          <w:sz w:val="20"/>
          <w:szCs w:val="20"/>
        </w:rPr>
        <w:t>study</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selected</w:t>
      </w:r>
      <w:r>
        <w:rPr>
          <w:rFonts w:ascii="Times New Roman" w:hAnsi="Times New Roman"/>
          <w:color w:val="191919"/>
          <w:spacing w:val="-7"/>
          <w:sz w:val="20"/>
          <w:szCs w:val="20"/>
        </w:rPr>
        <w:t xml:space="preserve"> </w:t>
      </w:r>
      <w:r>
        <w:rPr>
          <w:rFonts w:ascii="Times New Roman" w:hAnsi="Times New Roman"/>
          <w:color w:val="191919"/>
          <w:sz w:val="20"/>
          <w:szCs w:val="20"/>
        </w:rPr>
        <w:t>areas</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7"/>
          <w:sz w:val="20"/>
          <w:szCs w:val="20"/>
        </w:rPr>
        <w:t xml:space="preserve"> </w:t>
      </w:r>
      <w:r>
        <w:rPr>
          <w:rFonts w:ascii="Times New Roman" w:hAnsi="Times New Roman"/>
          <w:color w:val="191919"/>
          <w:sz w:val="20"/>
          <w:szCs w:val="20"/>
        </w:rPr>
        <w:t>the</w:t>
      </w:r>
      <w:r>
        <w:rPr>
          <w:rFonts w:ascii="Times New Roman" w:hAnsi="Times New Roman"/>
          <w:color w:val="191919"/>
          <w:spacing w:val="-7"/>
          <w:sz w:val="20"/>
          <w:szCs w:val="20"/>
        </w:rPr>
        <w:t xml:space="preserve"> </w:t>
      </w:r>
      <w:r>
        <w:rPr>
          <w:rFonts w:ascii="Times New Roman" w:hAnsi="Times New Roman"/>
          <w:color w:val="191919"/>
          <w:sz w:val="20"/>
          <w:szCs w:val="20"/>
        </w:rPr>
        <w:t>field</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special</w:t>
      </w:r>
      <w:r>
        <w:rPr>
          <w:rFonts w:ascii="Times New Roman" w:hAnsi="Times New Roman"/>
          <w:color w:val="191919"/>
          <w:spacing w:val="-7"/>
          <w:sz w:val="20"/>
          <w:szCs w:val="20"/>
        </w:rPr>
        <w:t xml:space="preserve"> </w:t>
      </w:r>
      <w:r>
        <w:rPr>
          <w:rFonts w:ascii="Times New Roman" w:hAnsi="Times New Roman"/>
          <w:color w:val="191919"/>
          <w:sz w:val="20"/>
          <w:szCs w:val="20"/>
        </w:rPr>
        <w:t>education</w:t>
      </w:r>
      <w:r>
        <w:rPr>
          <w:rFonts w:ascii="Times New Roman" w:hAnsi="Times New Roman"/>
          <w:color w:val="191919"/>
          <w:spacing w:val="-7"/>
          <w:sz w:val="20"/>
          <w:szCs w:val="20"/>
        </w:rPr>
        <w:t xml:space="preserve"> </w:t>
      </w:r>
      <w:r>
        <w:rPr>
          <w:rFonts w:ascii="Times New Roman" w:hAnsi="Times New Roman"/>
          <w:color w:val="191919"/>
          <w:sz w:val="20"/>
          <w:szCs w:val="20"/>
        </w:rPr>
        <w:t>with</w:t>
      </w:r>
      <w:r>
        <w:rPr>
          <w:rFonts w:ascii="Times New Roman" w:hAnsi="Times New Roman"/>
          <w:color w:val="191919"/>
          <w:spacing w:val="-7"/>
          <w:sz w:val="20"/>
          <w:szCs w:val="20"/>
        </w:rPr>
        <w:t xml:space="preserve"> </w:t>
      </w:r>
      <w:r>
        <w:rPr>
          <w:rFonts w:ascii="Times New Roman" w:hAnsi="Times New Roman"/>
          <w:color w:val="191919"/>
          <w:sz w:val="20"/>
          <w:szCs w:val="20"/>
        </w:rPr>
        <w:t>application</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 xml:space="preserve">knowledge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1"/>
          <w:sz w:val="20"/>
          <w:szCs w:val="20"/>
        </w:rPr>
        <w:t xml:space="preserve"> writte</w:t>
      </w:r>
      <w:r>
        <w:rPr>
          <w:rFonts w:ascii="Times New Roman" w:hAnsi="Times New Roman"/>
          <w:color w:val="191919"/>
          <w:sz w:val="20"/>
          <w:szCs w:val="20"/>
        </w:rPr>
        <w:t>n</w:t>
      </w:r>
      <w:r>
        <w:rPr>
          <w:rFonts w:ascii="Times New Roman" w:hAnsi="Times New Roman"/>
          <w:color w:val="191919"/>
          <w:spacing w:val="1"/>
          <w:sz w:val="20"/>
          <w:szCs w:val="20"/>
        </w:rPr>
        <w:t xml:space="preserve"> format</w:t>
      </w:r>
      <w:r>
        <w:rPr>
          <w:rFonts w:ascii="Times New Roman" w:hAnsi="Times New Roman"/>
          <w:color w:val="191919"/>
          <w:sz w:val="20"/>
          <w:szCs w:val="20"/>
        </w:rPr>
        <w:t>,</w:t>
      </w:r>
      <w:r>
        <w:rPr>
          <w:rFonts w:ascii="Times New Roman" w:hAnsi="Times New Roman"/>
          <w:color w:val="191919"/>
          <w:spacing w:val="1"/>
          <w:sz w:val="20"/>
          <w:szCs w:val="20"/>
        </w:rPr>
        <w:t xml:space="preserve"> suc</w:t>
      </w:r>
      <w:r>
        <w:rPr>
          <w:rFonts w:ascii="Times New Roman" w:hAnsi="Times New Roman"/>
          <w:color w:val="191919"/>
          <w:sz w:val="20"/>
          <w:szCs w:val="20"/>
        </w:rPr>
        <w:t>h</w:t>
      </w:r>
      <w:r>
        <w:rPr>
          <w:rFonts w:ascii="Times New Roman" w:hAnsi="Times New Roman"/>
          <w:color w:val="191919"/>
          <w:spacing w:val="1"/>
          <w:sz w:val="20"/>
          <w:szCs w:val="20"/>
        </w:rPr>
        <w:t xml:space="preserve"> a</w:t>
      </w:r>
      <w:r>
        <w:rPr>
          <w:rFonts w:ascii="Times New Roman" w:hAnsi="Times New Roman"/>
          <w:color w:val="191919"/>
          <w:sz w:val="20"/>
          <w:szCs w:val="20"/>
        </w:rPr>
        <w:t>s</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1"/>
          <w:sz w:val="20"/>
          <w:szCs w:val="20"/>
        </w:rPr>
        <w:t xml:space="preserve"> gran</w:t>
      </w:r>
      <w:r>
        <w:rPr>
          <w:rFonts w:ascii="Times New Roman" w:hAnsi="Times New Roman"/>
          <w:color w:val="191919"/>
          <w:sz w:val="20"/>
          <w:szCs w:val="20"/>
        </w:rPr>
        <w:t>t</w:t>
      </w:r>
      <w:r>
        <w:rPr>
          <w:rFonts w:ascii="Times New Roman" w:hAnsi="Times New Roman"/>
          <w:color w:val="191919"/>
          <w:spacing w:val="1"/>
          <w:sz w:val="20"/>
          <w:szCs w:val="20"/>
        </w:rPr>
        <w:t xml:space="preserve"> proposal</w:t>
      </w:r>
      <w:r>
        <w:rPr>
          <w:rFonts w:ascii="Times New Roman" w:hAnsi="Times New Roman"/>
          <w:color w:val="191919"/>
          <w:sz w:val="20"/>
          <w:szCs w:val="20"/>
        </w:rPr>
        <w:t>,</w:t>
      </w:r>
      <w:r>
        <w:rPr>
          <w:rFonts w:ascii="Times New Roman" w:hAnsi="Times New Roman"/>
          <w:color w:val="191919"/>
          <w:spacing w:val="1"/>
          <w:sz w:val="20"/>
          <w:szCs w:val="20"/>
        </w:rPr>
        <w:t xml:space="preserve"> researc</w:t>
      </w:r>
      <w:r>
        <w:rPr>
          <w:rFonts w:ascii="Times New Roman" w:hAnsi="Times New Roman"/>
          <w:color w:val="191919"/>
          <w:sz w:val="20"/>
          <w:szCs w:val="20"/>
        </w:rPr>
        <w:t>h</w:t>
      </w:r>
      <w:r>
        <w:rPr>
          <w:rFonts w:ascii="Times New Roman" w:hAnsi="Times New Roman"/>
          <w:color w:val="191919"/>
          <w:spacing w:val="1"/>
          <w:sz w:val="20"/>
          <w:szCs w:val="20"/>
        </w:rPr>
        <w:t xml:space="preserve"> articl</w:t>
      </w:r>
      <w:r>
        <w:rPr>
          <w:rFonts w:ascii="Times New Roman" w:hAnsi="Times New Roman"/>
          <w:color w:val="191919"/>
          <w:sz w:val="20"/>
          <w:szCs w:val="20"/>
        </w:rPr>
        <w:t>e</w:t>
      </w:r>
      <w:r>
        <w:rPr>
          <w:rFonts w:ascii="Times New Roman" w:hAnsi="Times New Roman"/>
          <w:color w:val="191919"/>
          <w:spacing w:val="1"/>
          <w:sz w:val="20"/>
          <w:szCs w:val="20"/>
        </w:rPr>
        <w:t xml:space="preserve"> o</w:t>
      </w:r>
      <w:r>
        <w:rPr>
          <w:rFonts w:ascii="Times New Roman" w:hAnsi="Times New Roman"/>
          <w:color w:val="191919"/>
          <w:sz w:val="20"/>
          <w:szCs w:val="20"/>
        </w:rPr>
        <w:t>r</w:t>
      </w:r>
      <w:r>
        <w:rPr>
          <w:rFonts w:ascii="Times New Roman" w:hAnsi="Times New Roman"/>
          <w:color w:val="191919"/>
          <w:spacing w:val="1"/>
          <w:sz w:val="20"/>
          <w:szCs w:val="20"/>
        </w:rPr>
        <w:t xml:space="preserve"> journa</w:t>
      </w:r>
      <w:r>
        <w:rPr>
          <w:rFonts w:ascii="Times New Roman" w:hAnsi="Times New Roman"/>
          <w:color w:val="191919"/>
          <w:sz w:val="20"/>
          <w:szCs w:val="20"/>
        </w:rPr>
        <w:t>l</w:t>
      </w:r>
      <w:r>
        <w:rPr>
          <w:rFonts w:ascii="Times New Roman" w:hAnsi="Times New Roman"/>
          <w:color w:val="191919"/>
          <w:spacing w:val="1"/>
          <w:sz w:val="20"/>
          <w:szCs w:val="20"/>
        </w:rPr>
        <w:t xml:space="preserve"> publication</w:t>
      </w:r>
      <w:r>
        <w:rPr>
          <w:rFonts w:ascii="Times New Roman" w:hAnsi="Times New Roman"/>
          <w:color w:val="191919"/>
          <w:sz w:val="20"/>
          <w:szCs w:val="20"/>
        </w:rPr>
        <w:t xml:space="preserve">. </w:t>
      </w:r>
      <w:r>
        <w:rPr>
          <w:rFonts w:ascii="Times New Roman" w:hAnsi="Times New Roman"/>
          <w:i/>
          <w:iCs/>
          <w:color w:val="191919"/>
          <w:spacing w:val="1"/>
          <w:sz w:val="20"/>
          <w:szCs w:val="20"/>
        </w:rPr>
        <w:t xml:space="preserve">Advisor's </w:t>
      </w:r>
      <w:r>
        <w:rPr>
          <w:rFonts w:ascii="Times New Roman" w:hAnsi="Times New Roman"/>
          <w:i/>
          <w:iCs/>
          <w:color w:val="191919"/>
          <w:sz w:val="20"/>
          <w:szCs w:val="20"/>
        </w:rPr>
        <w:t xml:space="preserve">permission is </w:t>
      </w:r>
      <w:r>
        <w:rPr>
          <w:rFonts w:ascii="Times New Roman" w:hAnsi="Times New Roman"/>
          <w:i/>
          <w:iCs/>
          <w:color w:val="191919"/>
          <w:spacing w:val="-7"/>
          <w:sz w:val="20"/>
          <w:szCs w:val="20"/>
        </w:rPr>
        <w:t>r</w:t>
      </w:r>
      <w:r>
        <w:rPr>
          <w:rFonts w:ascii="Times New Roman" w:hAnsi="Times New Roman"/>
          <w:i/>
          <w:iCs/>
          <w:color w:val="191919"/>
          <w:sz w:val="20"/>
          <w:szCs w:val="20"/>
        </w:rPr>
        <w:t>equi</w:t>
      </w:r>
      <w:r>
        <w:rPr>
          <w:rFonts w:ascii="Times New Roman" w:hAnsi="Times New Roman"/>
          <w:i/>
          <w:iCs/>
          <w:color w:val="191919"/>
          <w:spacing w:val="-7"/>
          <w:sz w:val="20"/>
          <w:szCs w:val="20"/>
        </w:rPr>
        <w:t>r</w:t>
      </w:r>
      <w:r>
        <w:rPr>
          <w:rFonts w:ascii="Times New Roman" w:hAnsi="Times New Roman"/>
          <w:i/>
          <w:iCs/>
          <w:color w:val="191919"/>
          <w:sz w:val="20"/>
          <w:szCs w:val="20"/>
        </w:rPr>
        <w:t>ed.</w:t>
      </w:r>
    </w:p>
    <w:p w:rsidR="00A3250A" w:rsidRDefault="00A3250A" w:rsidP="00A3250A">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SPED</w:t>
      </w:r>
      <w:r>
        <w:rPr>
          <w:rFonts w:ascii="Times New Roman" w:hAnsi="Times New Roman"/>
          <w:b/>
          <w:bCs/>
          <w:color w:val="191919"/>
          <w:spacing w:val="-7"/>
          <w:sz w:val="20"/>
          <w:szCs w:val="20"/>
        </w:rPr>
        <w:t xml:space="preserve"> </w:t>
      </w:r>
      <w:r>
        <w:rPr>
          <w:rFonts w:ascii="Times New Roman" w:hAnsi="Times New Roman"/>
          <w:b/>
          <w:bCs/>
          <w:color w:val="191919"/>
          <w:sz w:val="20"/>
          <w:szCs w:val="20"/>
        </w:rPr>
        <w:t>5590</w:t>
      </w:r>
      <w:r>
        <w:rPr>
          <w:rFonts w:ascii="Times New Roman" w:hAnsi="Times New Roman"/>
          <w:b/>
          <w:bCs/>
          <w:color w:val="191919"/>
          <w:spacing w:val="-7"/>
          <w:sz w:val="20"/>
          <w:szCs w:val="20"/>
        </w:rPr>
        <w:t xml:space="preserve"> </w:t>
      </w:r>
      <w:r>
        <w:rPr>
          <w:rFonts w:ascii="Times New Roman" w:hAnsi="Times New Roman"/>
          <w:b/>
          <w:bCs/>
          <w:color w:val="191919"/>
          <w:sz w:val="20"/>
          <w:szCs w:val="20"/>
        </w:rPr>
        <w:t>-</w:t>
      </w:r>
      <w:r>
        <w:rPr>
          <w:rFonts w:ascii="Times New Roman" w:hAnsi="Times New Roman"/>
          <w:b/>
          <w:bCs/>
          <w:color w:val="191919"/>
          <w:spacing w:val="-11"/>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w:t>
      </w:r>
      <w:r>
        <w:rPr>
          <w:rFonts w:ascii="Times New Roman" w:hAnsi="Times New Roman"/>
          <w:b/>
          <w:bCs/>
          <w:color w:val="191919"/>
          <w:spacing w:val="-7"/>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7"/>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7"/>
          <w:sz w:val="20"/>
          <w:szCs w:val="20"/>
        </w:rPr>
        <w:t xml:space="preserve"> </w:t>
      </w:r>
      <w:r>
        <w:rPr>
          <w:rFonts w:ascii="Times New Roman" w:hAnsi="Times New Roman"/>
          <w:b/>
          <w:bCs/>
          <w:color w:val="191919"/>
          <w:sz w:val="20"/>
          <w:szCs w:val="20"/>
        </w:rPr>
        <w:t>and</w:t>
      </w:r>
      <w:r>
        <w:rPr>
          <w:rFonts w:ascii="Times New Roman" w:hAnsi="Times New Roman"/>
          <w:b/>
          <w:bCs/>
          <w:color w:val="191919"/>
          <w:spacing w:val="-7"/>
          <w:sz w:val="20"/>
          <w:szCs w:val="20"/>
        </w:rPr>
        <w:t xml:space="preserve"> </w:t>
      </w:r>
      <w:r>
        <w:rPr>
          <w:rFonts w:ascii="Times New Roman" w:hAnsi="Times New Roman"/>
          <w:b/>
          <w:bCs/>
          <w:color w:val="191919"/>
          <w:sz w:val="20"/>
          <w:szCs w:val="20"/>
        </w:rPr>
        <w:t>Math</w:t>
      </w:r>
      <w:r>
        <w:rPr>
          <w:rFonts w:ascii="Times New Roman" w:hAnsi="Times New Roman"/>
          <w:b/>
          <w:bCs/>
          <w:color w:val="191919"/>
          <w:spacing w:val="-7"/>
          <w:sz w:val="20"/>
          <w:szCs w:val="20"/>
        </w:rPr>
        <w:t xml:space="preserve"> </w:t>
      </w:r>
      <w:r>
        <w:rPr>
          <w:rFonts w:ascii="Times New Roman" w:hAnsi="Times New Roman"/>
          <w:b/>
          <w:bCs/>
          <w:color w:val="191919"/>
          <w:sz w:val="20"/>
          <w:szCs w:val="20"/>
        </w:rPr>
        <w:t>to</w:t>
      </w:r>
      <w:r>
        <w:rPr>
          <w:rFonts w:ascii="Times New Roman" w:hAnsi="Times New Roman"/>
          <w:b/>
          <w:bCs/>
          <w:color w:val="191919"/>
          <w:spacing w:val="-7"/>
          <w:sz w:val="20"/>
          <w:szCs w:val="20"/>
        </w:rPr>
        <w:t xml:space="preserve"> </w:t>
      </w:r>
      <w:r>
        <w:rPr>
          <w:rFonts w:ascii="Times New Roman" w:hAnsi="Times New Roman"/>
          <w:b/>
          <w:bCs/>
          <w:color w:val="191919"/>
          <w:sz w:val="20"/>
          <w:szCs w:val="20"/>
        </w:rPr>
        <w:t>Exceptional</w:t>
      </w:r>
      <w:r>
        <w:rPr>
          <w:rFonts w:ascii="Times New Roman" w:hAnsi="Times New Roman"/>
          <w:b/>
          <w:bCs/>
          <w:color w:val="191919"/>
          <w:spacing w:val="-7"/>
          <w:sz w:val="20"/>
          <w:szCs w:val="20"/>
        </w:rPr>
        <w:t xml:space="preserve"> </w:t>
      </w:r>
      <w:r>
        <w:rPr>
          <w:rFonts w:ascii="Times New Roman" w:hAnsi="Times New Roman"/>
          <w:b/>
          <w:bCs/>
          <w:color w:val="191919"/>
          <w:sz w:val="20"/>
          <w:szCs w:val="20"/>
        </w:rPr>
        <w:t>Learners................................3(3-0)</w:t>
      </w:r>
    </w:p>
    <w:p w:rsidR="009263EC" w:rsidRDefault="00A3250A" w:rsidP="00A3250A">
      <w:pPr>
        <w:widowControl w:val="0"/>
        <w:autoSpaceDE w:val="0"/>
        <w:autoSpaceDN w:val="0"/>
        <w:adjustRightInd w:val="0"/>
        <w:spacing w:after="0"/>
        <w:ind w:left="360" w:right="180" w:firstLine="0"/>
        <w:jc w:val="both"/>
        <w:rPr>
          <w:rFonts w:ascii="Times New Roman" w:hAnsi="Times New Roman"/>
          <w:color w:val="191919"/>
          <w:sz w:val="20"/>
          <w:szCs w:val="20"/>
        </w:rPr>
      </w:pPr>
      <w:r>
        <w:rPr>
          <w:rFonts w:ascii="Times New Roman" w:hAnsi="Times New Roman"/>
          <w:color w:val="191919"/>
          <w:sz w:val="20"/>
          <w:szCs w:val="20"/>
        </w:rPr>
        <w:t>A study</w:t>
      </w:r>
      <w:r>
        <w:rPr>
          <w:rFonts w:ascii="Times New Roman" w:hAnsi="Times New Roman"/>
          <w:color w:val="191919"/>
          <w:spacing w:val="11"/>
          <w:sz w:val="20"/>
          <w:szCs w:val="20"/>
        </w:rPr>
        <w:t xml:space="preserve"> </w:t>
      </w:r>
      <w:r>
        <w:rPr>
          <w:rFonts w:ascii="Times New Roman" w:hAnsi="Times New Roman"/>
          <w:color w:val="191919"/>
          <w:sz w:val="20"/>
          <w:szCs w:val="20"/>
        </w:rPr>
        <w:t>of</w:t>
      </w:r>
      <w:r>
        <w:rPr>
          <w:rFonts w:ascii="Times New Roman" w:hAnsi="Times New Roman"/>
          <w:color w:val="191919"/>
          <w:spacing w:val="11"/>
          <w:sz w:val="20"/>
          <w:szCs w:val="20"/>
        </w:rPr>
        <w:t xml:space="preserve"> </w:t>
      </w:r>
      <w:r>
        <w:rPr>
          <w:rFonts w:ascii="Times New Roman" w:hAnsi="Times New Roman"/>
          <w:color w:val="191919"/>
          <w:sz w:val="20"/>
          <w:szCs w:val="20"/>
        </w:rPr>
        <w:t>specialized</w:t>
      </w:r>
      <w:r>
        <w:rPr>
          <w:rFonts w:ascii="Times New Roman" w:hAnsi="Times New Roman"/>
          <w:color w:val="191919"/>
          <w:spacing w:val="12"/>
          <w:sz w:val="20"/>
          <w:szCs w:val="20"/>
        </w:rPr>
        <w:t xml:space="preserve"> </w:t>
      </w:r>
      <w:r>
        <w:rPr>
          <w:rFonts w:ascii="Times New Roman" w:hAnsi="Times New Roman"/>
          <w:color w:val="191919"/>
          <w:sz w:val="20"/>
          <w:szCs w:val="20"/>
        </w:rPr>
        <w:t>reading</w:t>
      </w:r>
      <w:r>
        <w:rPr>
          <w:rFonts w:ascii="Times New Roman" w:hAnsi="Times New Roman"/>
          <w:color w:val="191919"/>
          <w:spacing w:val="11"/>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Pr>
          <w:rFonts w:ascii="Times New Roman" w:hAnsi="Times New Roman"/>
          <w:color w:val="191919"/>
          <w:sz w:val="20"/>
          <w:szCs w:val="20"/>
        </w:rPr>
        <w:t>math</w:t>
      </w:r>
      <w:r>
        <w:rPr>
          <w:rFonts w:ascii="Times New Roman" w:hAnsi="Times New Roman"/>
          <w:color w:val="191919"/>
          <w:spacing w:val="11"/>
          <w:sz w:val="20"/>
          <w:szCs w:val="20"/>
        </w:rPr>
        <w:t xml:space="preserve"> </w:t>
      </w:r>
      <w:r>
        <w:rPr>
          <w:rFonts w:ascii="Times New Roman" w:hAnsi="Times New Roman"/>
          <w:color w:val="191919"/>
          <w:sz w:val="20"/>
          <w:szCs w:val="20"/>
        </w:rPr>
        <w:t>techniques</w:t>
      </w:r>
      <w:r>
        <w:rPr>
          <w:rFonts w:ascii="Times New Roman" w:hAnsi="Times New Roman"/>
          <w:color w:val="191919"/>
          <w:spacing w:val="12"/>
          <w:sz w:val="20"/>
          <w:szCs w:val="20"/>
        </w:rPr>
        <w:t xml:space="preserve"> </w:t>
      </w:r>
      <w:r>
        <w:rPr>
          <w:rFonts w:ascii="Times New Roman" w:hAnsi="Times New Roman"/>
          <w:color w:val="191919"/>
          <w:sz w:val="20"/>
          <w:szCs w:val="20"/>
        </w:rPr>
        <w:t>and</w:t>
      </w:r>
      <w:r>
        <w:rPr>
          <w:rFonts w:ascii="Times New Roman" w:hAnsi="Times New Roman"/>
          <w:color w:val="191919"/>
          <w:spacing w:val="11"/>
          <w:sz w:val="20"/>
          <w:szCs w:val="20"/>
        </w:rPr>
        <w:t xml:space="preserve"> </w:t>
      </w:r>
      <w:r>
        <w:rPr>
          <w:rFonts w:ascii="Times New Roman" w:hAnsi="Times New Roman"/>
          <w:color w:val="191919"/>
          <w:sz w:val="20"/>
          <w:szCs w:val="20"/>
        </w:rPr>
        <w:t>strategies</w:t>
      </w:r>
      <w:r>
        <w:rPr>
          <w:rFonts w:ascii="Times New Roman" w:hAnsi="Times New Roman"/>
          <w:color w:val="191919"/>
          <w:spacing w:val="12"/>
          <w:sz w:val="20"/>
          <w:szCs w:val="20"/>
        </w:rPr>
        <w:t xml:space="preserve"> </w:t>
      </w:r>
      <w:r>
        <w:rPr>
          <w:rFonts w:ascii="Times New Roman" w:hAnsi="Times New Roman"/>
          <w:color w:val="191919"/>
          <w:sz w:val="20"/>
          <w:szCs w:val="20"/>
        </w:rPr>
        <w:t>for</w:t>
      </w:r>
      <w:r>
        <w:rPr>
          <w:rFonts w:ascii="Times New Roman" w:hAnsi="Times New Roman"/>
          <w:color w:val="191919"/>
          <w:spacing w:val="11"/>
          <w:sz w:val="20"/>
          <w:szCs w:val="20"/>
        </w:rPr>
        <w:t xml:space="preserve"> </w:t>
      </w:r>
      <w:r>
        <w:rPr>
          <w:rFonts w:ascii="Times New Roman" w:hAnsi="Times New Roman"/>
          <w:color w:val="191919"/>
          <w:sz w:val="20"/>
          <w:szCs w:val="20"/>
        </w:rPr>
        <w:t>use</w:t>
      </w:r>
      <w:r>
        <w:rPr>
          <w:rFonts w:ascii="Times New Roman" w:hAnsi="Times New Roman"/>
          <w:color w:val="191919"/>
          <w:spacing w:val="11"/>
          <w:sz w:val="20"/>
          <w:szCs w:val="20"/>
        </w:rPr>
        <w:t xml:space="preserve"> </w:t>
      </w:r>
      <w:r>
        <w:rPr>
          <w:rFonts w:ascii="Times New Roman" w:hAnsi="Times New Roman"/>
          <w:color w:val="191919"/>
          <w:sz w:val="20"/>
          <w:szCs w:val="20"/>
        </w:rPr>
        <w:t>with</w:t>
      </w:r>
      <w:r>
        <w:rPr>
          <w:rFonts w:ascii="Times New Roman" w:hAnsi="Times New Roman"/>
          <w:color w:val="191919"/>
          <w:spacing w:val="11"/>
          <w:sz w:val="20"/>
          <w:szCs w:val="20"/>
        </w:rPr>
        <w:t xml:space="preserve"> </w:t>
      </w:r>
      <w:r>
        <w:rPr>
          <w:rFonts w:ascii="Times New Roman" w:hAnsi="Times New Roman"/>
          <w:color w:val="191919"/>
          <w:sz w:val="20"/>
          <w:szCs w:val="20"/>
        </w:rPr>
        <w:t>students</w:t>
      </w:r>
      <w:r>
        <w:rPr>
          <w:rFonts w:ascii="Times New Roman" w:hAnsi="Times New Roman"/>
          <w:color w:val="191919"/>
          <w:spacing w:val="11"/>
          <w:sz w:val="20"/>
          <w:szCs w:val="20"/>
        </w:rPr>
        <w:t xml:space="preserve"> </w:t>
      </w:r>
      <w:r>
        <w:rPr>
          <w:rFonts w:ascii="Times New Roman" w:hAnsi="Times New Roman"/>
          <w:color w:val="191919"/>
          <w:sz w:val="20"/>
          <w:szCs w:val="20"/>
        </w:rPr>
        <w:t>with learning disorders. Includes diagnosis, remediation, determination of readability levels, error analysis and corrective strategies.</w:t>
      </w:r>
    </w:p>
    <w:p w:rsidR="00A3250A" w:rsidRDefault="00A3250A" w:rsidP="00A3250A">
      <w:pPr>
        <w:widowControl w:val="0"/>
        <w:autoSpaceDE w:val="0"/>
        <w:autoSpaceDN w:val="0"/>
        <w:adjustRightInd w:val="0"/>
        <w:spacing w:after="0"/>
        <w:ind w:left="360" w:right="180" w:firstLine="0"/>
        <w:jc w:val="both"/>
        <w:rPr>
          <w:rFonts w:ascii="Times New Roman" w:hAnsi="Times New Roman"/>
          <w:sz w:val="20"/>
          <w:szCs w:val="20"/>
        </w:rPr>
      </w:pPr>
    </w:p>
    <w:p w:rsidR="00DD3D7A" w:rsidRDefault="00DD3D7A">
      <w:pPr>
        <w:rPr>
          <w:rFonts w:ascii="Times New Roman" w:hAnsi="Times New Roman"/>
          <w:sz w:val="20"/>
          <w:szCs w:val="20"/>
        </w:rPr>
      </w:pPr>
      <w:r>
        <w:rPr>
          <w:rFonts w:ascii="Times New Roman" w:hAnsi="Times New Roman"/>
          <w:sz w:val="20"/>
          <w:szCs w:val="20"/>
        </w:rPr>
        <w:br w:type="page"/>
      </w:r>
    </w:p>
    <w:p w:rsidR="00DD3D7A" w:rsidRDefault="00DD3D7A" w:rsidP="00A3250A">
      <w:pPr>
        <w:widowControl w:val="0"/>
        <w:autoSpaceDE w:val="0"/>
        <w:autoSpaceDN w:val="0"/>
        <w:adjustRightInd w:val="0"/>
        <w:spacing w:after="0"/>
        <w:ind w:left="360" w:right="180" w:firstLine="0"/>
        <w:jc w:val="both"/>
        <w:rPr>
          <w:rFonts w:ascii="Times New Roman" w:hAnsi="Times New Roman"/>
          <w:sz w:val="20"/>
          <w:szCs w:val="20"/>
        </w:rPr>
        <w:sectPr w:rsidR="00DD3D7A" w:rsidSect="00DD3D7A">
          <w:headerReference w:type="default" r:id="rId67"/>
          <w:pgSz w:w="12240" w:h="15840" w:code="1"/>
          <w:pgMar w:top="720" w:right="720" w:bottom="288" w:left="1440" w:header="720" w:footer="288" w:gutter="0"/>
          <w:cols w:space="720"/>
          <w:docGrid w:linePitch="360"/>
        </w:sectPr>
      </w:pPr>
    </w:p>
    <w:p w:rsidR="00A3250A" w:rsidRDefault="00A3250A" w:rsidP="00A3250A">
      <w:pPr>
        <w:widowControl w:val="0"/>
        <w:autoSpaceDE w:val="0"/>
        <w:autoSpaceDN w:val="0"/>
        <w:adjustRightInd w:val="0"/>
        <w:spacing w:after="0"/>
        <w:ind w:left="360" w:right="180" w:firstLine="0"/>
        <w:jc w:val="both"/>
        <w:rPr>
          <w:rFonts w:ascii="Times New Roman" w:hAnsi="Times New Roman"/>
          <w:sz w:val="20"/>
          <w:szCs w:val="20"/>
        </w:rPr>
      </w:pPr>
    </w:p>
    <w:p w:rsidR="00A3250A" w:rsidRPr="00601DCA" w:rsidRDefault="00A3250A" w:rsidP="00A3250A">
      <w:pPr>
        <w:pStyle w:val="Heading1"/>
        <w:spacing w:before="0"/>
        <w:ind w:left="360" w:right="180" w:firstLine="0"/>
        <w:rPr>
          <w:rFonts w:ascii="Impact" w:hAnsi="Impact" w:cs="Impact"/>
          <w:color w:val="808080" w:themeColor="background1" w:themeShade="80"/>
          <w:sz w:val="44"/>
          <w:szCs w:val="44"/>
        </w:rPr>
      </w:pPr>
      <w:bookmarkStart w:id="681" w:name="_Toc294969795"/>
      <w:bookmarkStart w:id="682" w:name="_Toc295508352"/>
      <w:r w:rsidRPr="00601DCA">
        <w:rPr>
          <w:rFonts w:ascii="Impact" w:hAnsi="Impact" w:cs="Impact"/>
          <w:color w:val="808080" w:themeColor="background1" w:themeShade="80"/>
          <w:position w:val="-1"/>
          <w:sz w:val="44"/>
          <w:szCs w:val="44"/>
        </w:rPr>
        <w:t>SCHOOL COUNSELING</w:t>
      </w:r>
      <w:bookmarkEnd w:id="681"/>
      <w:bookmarkEnd w:id="682"/>
    </w:p>
    <w:p w:rsidR="00A3250A" w:rsidRDefault="00A3250A" w:rsidP="00A3250A">
      <w:pPr>
        <w:widowControl w:val="0"/>
        <w:autoSpaceDE w:val="0"/>
        <w:autoSpaceDN w:val="0"/>
        <w:adjustRightInd w:val="0"/>
        <w:spacing w:before="19" w:after="0" w:line="260" w:lineRule="exact"/>
        <w:ind w:left="360" w:right="180" w:firstLine="0"/>
        <w:jc w:val="both"/>
        <w:rPr>
          <w:rFonts w:ascii="Impact" w:hAnsi="Impact" w:cs="Impact"/>
          <w:color w:val="000000"/>
          <w:sz w:val="26"/>
          <w:szCs w:val="26"/>
        </w:rPr>
      </w:pP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Albany State University</w:t>
      </w:r>
      <w:r>
        <w:rPr>
          <w:rFonts w:ascii="Times New Roman" w:hAnsi="Times New Roman"/>
          <w:color w:val="000000"/>
          <w:spacing w:val="-11"/>
          <w:sz w:val="20"/>
          <w:szCs w:val="20"/>
        </w:rPr>
        <w:t>’</w:t>
      </w:r>
      <w:r>
        <w:rPr>
          <w:rFonts w:ascii="Times New Roman" w:hAnsi="Times New Roman"/>
          <w:color w:val="000000"/>
          <w:sz w:val="20"/>
          <w:szCs w:val="20"/>
        </w:rPr>
        <w:t>s College of Education, Department of Counseling and Educational Leadership, o</w:t>
      </w:r>
      <w:r>
        <w:rPr>
          <w:rFonts w:ascii="Times New Roman" w:hAnsi="Times New Roman"/>
          <w:color w:val="000000"/>
          <w:spacing w:val="-4"/>
          <w:sz w:val="20"/>
          <w:szCs w:val="20"/>
        </w:rPr>
        <w:t>f</w:t>
      </w:r>
      <w:r>
        <w:rPr>
          <w:rFonts w:ascii="Times New Roman" w:hAnsi="Times New Roman"/>
          <w:color w:val="000000"/>
          <w:sz w:val="20"/>
          <w:szCs w:val="20"/>
        </w:rPr>
        <w:t>fers a Master of Education degree in School Counseling.</w:t>
      </w:r>
      <w:r>
        <w:rPr>
          <w:rFonts w:ascii="Times New Roman" w:hAnsi="Times New Roman"/>
          <w:color w:val="000000"/>
          <w:spacing w:val="-4"/>
          <w:sz w:val="20"/>
          <w:szCs w:val="20"/>
        </w:rPr>
        <w:t xml:space="preserve"> </w:t>
      </w:r>
      <w:r>
        <w:rPr>
          <w:rFonts w:ascii="Times New Roman" w:hAnsi="Times New Roman"/>
          <w:color w:val="000000"/>
          <w:sz w:val="20"/>
          <w:szCs w:val="20"/>
        </w:rPr>
        <w:t>The mission of the School Counseling program is to o</w:t>
      </w:r>
      <w:r>
        <w:rPr>
          <w:rFonts w:ascii="Times New Roman" w:hAnsi="Times New Roman"/>
          <w:color w:val="000000"/>
          <w:spacing w:val="-4"/>
          <w:sz w:val="20"/>
          <w:szCs w:val="20"/>
        </w:rPr>
        <w:t>f</w:t>
      </w:r>
      <w:r>
        <w:rPr>
          <w:rFonts w:ascii="Times New Roman" w:hAnsi="Times New Roman"/>
          <w:color w:val="000000"/>
          <w:sz w:val="20"/>
          <w:szCs w:val="20"/>
        </w:rPr>
        <w:t>fer a program of study that provides future school counselors with the knowledge and skills needed to promote the career preparedness, social/emotional development, and academic success of all students.  School counselors provide advocacy for all children and collaborate with schools, homes, and community agencies in order to support the academic achievement, career success, and personal social development of students.</w:t>
      </w:r>
    </w:p>
    <w:p w:rsidR="00A3250A" w:rsidRDefault="00A3250A" w:rsidP="00A3250A">
      <w:pPr>
        <w:widowControl w:val="0"/>
        <w:autoSpaceDE w:val="0"/>
        <w:autoSpaceDN w:val="0"/>
        <w:adjustRightInd w:val="0"/>
        <w:spacing w:after="0"/>
        <w:ind w:left="360" w:right="180" w:firstLine="0"/>
        <w:jc w:val="both"/>
        <w:rPr>
          <w:rFonts w:ascii="Times New Roman" w:hAnsi="Times New Roman"/>
          <w:color w:val="000000"/>
          <w:sz w:val="20"/>
          <w:szCs w:val="20"/>
        </w:rPr>
      </w:pPr>
      <w:r>
        <w:rPr>
          <w:rFonts w:ascii="Times New Roman" w:hAnsi="Times New Roman"/>
          <w:color w:val="000000"/>
          <w:sz w:val="20"/>
          <w:szCs w:val="20"/>
        </w:rPr>
        <w:t>The objectives of the Program are to develop school counseling professionals who:</w:t>
      </w:r>
    </w:p>
    <w:p w:rsidR="00A3250A" w:rsidRPr="00752F60" w:rsidRDefault="00A3250A" w:rsidP="00F56BDC">
      <w:pPr>
        <w:pStyle w:val="BalloonText"/>
        <w:widowControl w:val="0"/>
        <w:numPr>
          <w:ilvl w:val="0"/>
          <w:numId w:val="37"/>
        </w:numPr>
        <w:autoSpaceDE w:val="0"/>
        <w:autoSpaceDN w:val="0"/>
        <w:adjustRightInd w:val="0"/>
        <w:spacing w:before="10" w:line="250" w:lineRule="auto"/>
        <w:ind w:left="360" w:right="180" w:firstLine="0"/>
        <w:jc w:val="both"/>
        <w:rPr>
          <w:rFonts w:ascii="Times New Roman" w:hAnsi="Times New Roman"/>
          <w:color w:val="000000"/>
          <w:sz w:val="20"/>
          <w:szCs w:val="20"/>
        </w:rPr>
      </w:pPr>
      <w:r w:rsidRPr="00752F60">
        <w:rPr>
          <w:rFonts w:ascii="Times New Roman" w:hAnsi="Times New Roman"/>
          <w:color w:val="000000"/>
          <w:sz w:val="20"/>
          <w:szCs w:val="20"/>
        </w:rPr>
        <w:t>Have the knowledge and skills needed to promote the career preparedness, social/emotional development, and academic success of the students they serve.</w:t>
      </w:r>
    </w:p>
    <w:p w:rsidR="00A3250A" w:rsidRDefault="00A3250A" w:rsidP="00F56BDC">
      <w:pPr>
        <w:pStyle w:val="BalloonText"/>
        <w:widowControl w:val="0"/>
        <w:numPr>
          <w:ilvl w:val="0"/>
          <w:numId w:val="37"/>
        </w:numPr>
        <w:autoSpaceDE w:val="0"/>
        <w:autoSpaceDN w:val="0"/>
        <w:adjustRightInd w:val="0"/>
        <w:spacing w:line="250" w:lineRule="auto"/>
        <w:ind w:left="360" w:right="180" w:firstLine="0"/>
        <w:jc w:val="both"/>
        <w:rPr>
          <w:rFonts w:ascii="Times New Roman" w:hAnsi="Times New Roman"/>
          <w:color w:val="000000"/>
          <w:sz w:val="20"/>
          <w:szCs w:val="20"/>
        </w:rPr>
      </w:pPr>
      <w:r w:rsidRPr="00752F60">
        <w:rPr>
          <w:rFonts w:ascii="Times New Roman" w:hAnsi="Times New Roman"/>
          <w:color w:val="000000"/>
          <w:sz w:val="20"/>
          <w:szCs w:val="20"/>
        </w:rPr>
        <w:t>Demonstrate increased levels of accomplishment in increasing students’</w:t>
      </w:r>
      <w:r w:rsidRPr="00752F60">
        <w:rPr>
          <w:rFonts w:ascii="Times New Roman" w:hAnsi="Times New Roman"/>
          <w:color w:val="000000"/>
          <w:spacing w:val="-15"/>
          <w:sz w:val="20"/>
          <w:szCs w:val="20"/>
        </w:rPr>
        <w:t xml:space="preserve"> </w:t>
      </w:r>
      <w:r w:rsidRPr="00752F60">
        <w:rPr>
          <w:rFonts w:ascii="Times New Roman" w:hAnsi="Times New Roman"/>
          <w:color w:val="000000"/>
          <w:sz w:val="20"/>
          <w:szCs w:val="20"/>
        </w:rPr>
        <w:t>social/emotional development and career preparedness and enhancing students’</w:t>
      </w:r>
      <w:r w:rsidRPr="00752F60">
        <w:rPr>
          <w:rFonts w:ascii="Times New Roman" w:hAnsi="Times New Roman"/>
          <w:color w:val="000000"/>
          <w:spacing w:val="-15"/>
          <w:sz w:val="20"/>
          <w:szCs w:val="20"/>
        </w:rPr>
        <w:t xml:space="preserve"> </w:t>
      </w:r>
      <w:r w:rsidRPr="00752F60">
        <w:rPr>
          <w:rFonts w:ascii="Times New Roman" w:hAnsi="Times New Roman"/>
          <w:color w:val="000000"/>
          <w:sz w:val="20"/>
          <w:szCs w:val="20"/>
        </w:rPr>
        <w:t>academic success after two years of service in counseling positions.</w:t>
      </w:r>
    </w:p>
    <w:p w:rsidR="00A3250A" w:rsidRPr="00752F60" w:rsidRDefault="00A3250A" w:rsidP="00A3250A">
      <w:pPr>
        <w:pStyle w:val="BalloonText"/>
        <w:widowControl w:val="0"/>
        <w:autoSpaceDE w:val="0"/>
        <w:autoSpaceDN w:val="0"/>
        <w:adjustRightInd w:val="0"/>
        <w:spacing w:line="250" w:lineRule="auto"/>
        <w:ind w:left="360" w:right="180"/>
        <w:jc w:val="both"/>
        <w:rPr>
          <w:rFonts w:ascii="Times New Roman" w:hAnsi="Times New Roman"/>
          <w:color w:val="000000"/>
          <w:sz w:val="20"/>
          <w:szCs w:val="20"/>
        </w:rPr>
      </w:pP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The program provides a comprehensive overview of the professional roles and activities of contemporary school counselors.  School Counseling students complete 48 semester hours in four content areas:</w:t>
      </w:r>
      <w:r>
        <w:rPr>
          <w:rFonts w:ascii="Times New Roman" w:hAnsi="Times New Roman"/>
          <w:color w:val="000000"/>
          <w:spacing w:val="39"/>
          <w:sz w:val="20"/>
          <w:szCs w:val="20"/>
        </w:rPr>
        <w:t xml:space="preserve"> </w:t>
      </w:r>
      <w:r>
        <w:rPr>
          <w:rFonts w:ascii="Times New Roman" w:hAnsi="Times New Roman"/>
          <w:color w:val="000000"/>
          <w:sz w:val="20"/>
          <w:szCs w:val="20"/>
        </w:rPr>
        <w:t>Area</w:t>
      </w:r>
      <w:r>
        <w:rPr>
          <w:rFonts w:ascii="Times New Roman" w:hAnsi="Times New Roman"/>
          <w:color w:val="000000"/>
          <w:spacing w:val="-11"/>
          <w:sz w:val="20"/>
          <w:szCs w:val="20"/>
        </w:rPr>
        <w:t xml:space="preserve"> </w:t>
      </w:r>
      <w:r>
        <w:rPr>
          <w:rFonts w:ascii="Times New Roman" w:hAnsi="Times New Roman"/>
          <w:color w:val="000000"/>
          <w:sz w:val="20"/>
          <w:szCs w:val="20"/>
        </w:rPr>
        <w:t>A: Foundation (9)</w:t>
      </w:r>
      <w:r>
        <w:rPr>
          <w:rFonts w:ascii="Times New Roman" w:hAnsi="Times New Roman"/>
          <w:color w:val="000000"/>
          <w:spacing w:val="-11"/>
          <w:sz w:val="20"/>
          <w:szCs w:val="20"/>
        </w:rPr>
        <w:t xml:space="preserve"> </w:t>
      </w:r>
      <w:r>
        <w:rPr>
          <w:rFonts w:ascii="Times New Roman" w:hAnsi="Times New Roman"/>
          <w:color w:val="000000"/>
          <w:sz w:val="20"/>
          <w:szCs w:val="20"/>
        </w:rPr>
        <w:t>Area B: Nature of Learner (9 hours),</w:t>
      </w:r>
      <w:r>
        <w:rPr>
          <w:rFonts w:ascii="Times New Roman" w:hAnsi="Times New Roman"/>
          <w:color w:val="000000"/>
          <w:spacing w:val="-11"/>
          <w:sz w:val="20"/>
          <w:szCs w:val="20"/>
        </w:rPr>
        <w:t xml:space="preserve">  </w:t>
      </w:r>
      <w:r>
        <w:rPr>
          <w:rFonts w:ascii="Times New Roman" w:hAnsi="Times New Roman"/>
          <w:color w:val="000000"/>
          <w:sz w:val="20"/>
          <w:szCs w:val="20"/>
        </w:rPr>
        <w:t>Area C: Clinical Skills (24 hours),</w:t>
      </w:r>
      <w:r>
        <w:rPr>
          <w:rFonts w:ascii="Times New Roman" w:hAnsi="Times New Roman"/>
          <w:color w:val="000000"/>
          <w:spacing w:val="-11"/>
          <w:sz w:val="20"/>
          <w:szCs w:val="20"/>
        </w:rPr>
        <w:t xml:space="preserve"> and </w:t>
      </w:r>
      <w:r>
        <w:rPr>
          <w:rFonts w:ascii="Times New Roman" w:hAnsi="Times New Roman"/>
          <w:color w:val="000000"/>
          <w:sz w:val="20"/>
          <w:szCs w:val="20"/>
        </w:rPr>
        <w:t>Area D: Research (6 hours) Students who successfully complete this program earn the M.Ed. in School Counseling and are eligible for Geo</w:t>
      </w:r>
      <w:r>
        <w:rPr>
          <w:rFonts w:ascii="Times New Roman" w:hAnsi="Times New Roman"/>
          <w:color w:val="000000"/>
          <w:spacing w:val="-4"/>
          <w:sz w:val="20"/>
          <w:szCs w:val="20"/>
        </w:rPr>
        <w:t>r</w:t>
      </w:r>
      <w:r>
        <w:rPr>
          <w:rFonts w:ascii="Times New Roman" w:hAnsi="Times New Roman"/>
          <w:color w:val="000000"/>
          <w:sz w:val="20"/>
          <w:szCs w:val="20"/>
        </w:rPr>
        <w:t>gia Certification in School Counseling. Certification candidates are required to pass the GACE I (General) and GACE II (School Counseling Examinations).</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All program graduates have the opportunity to complete a professional internship during their first two years of practice.</w:t>
      </w:r>
      <w:r>
        <w:rPr>
          <w:rFonts w:ascii="Times New Roman" w:hAnsi="Times New Roman"/>
          <w:color w:val="000000"/>
          <w:spacing w:val="47"/>
          <w:sz w:val="20"/>
          <w:szCs w:val="20"/>
        </w:rPr>
        <w:t xml:space="preserve"> </w:t>
      </w:r>
      <w:r>
        <w:rPr>
          <w:rFonts w:ascii="Times New Roman" w:hAnsi="Times New Roman"/>
          <w:color w:val="000000"/>
          <w:sz w:val="20"/>
          <w:szCs w:val="20"/>
        </w:rPr>
        <w:t>This internship provides mentoring by a certified professional school counselor and portfolio review to help each student assess their e</w:t>
      </w:r>
      <w:r>
        <w:rPr>
          <w:rFonts w:ascii="Times New Roman" w:hAnsi="Times New Roman"/>
          <w:color w:val="000000"/>
          <w:spacing w:val="-4"/>
          <w:sz w:val="20"/>
          <w:szCs w:val="20"/>
        </w:rPr>
        <w:t>f</w:t>
      </w:r>
      <w:r>
        <w:rPr>
          <w:rFonts w:ascii="Times New Roman" w:hAnsi="Times New Roman"/>
          <w:color w:val="000000"/>
          <w:sz w:val="20"/>
          <w:szCs w:val="20"/>
        </w:rPr>
        <w:t>fectiveness as a professional school counselor and for professional development.</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Students pursuing School Counseling Certification (Add-On) or a Master of Education Degree in School Counseling must be fully admitted to School Counseling before taking courses listed under Professional Studies</w:t>
      </w:r>
      <w:r>
        <w:rPr>
          <w:rFonts w:ascii="Times New Roman" w:hAnsi="Times New Roman"/>
          <w:color w:val="000000"/>
          <w:spacing w:val="-11"/>
          <w:sz w:val="20"/>
          <w:szCs w:val="20"/>
        </w:rPr>
        <w:t xml:space="preserve"> </w:t>
      </w:r>
      <w:r>
        <w:rPr>
          <w:rFonts w:ascii="Times New Roman" w:hAnsi="Times New Roman"/>
          <w:color w:val="000000"/>
          <w:sz w:val="20"/>
          <w:szCs w:val="20"/>
        </w:rPr>
        <w:t>Area C.</w:t>
      </w:r>
    </w:p>
    <w:p w:rsidR="00A3250A" w:rsidRDefault="00A3250A" w:rsidP="00A3250A">
      <w:pPr>
        <w:widowControl w:val="0"/>
        <w:autoSpaceDE w:val="0"/>
        <w:autoSpaceDN w:val="0"/>
        <w:adjustRightInd w:val="0"/>
        <w:spacing w:before="10" w:after="0" w:line="240" w:lineRule="exact"/>
        <w:ind w:left="360" w:right="180" w:firstLine="0"/>
        <w:jc w:val="both"/>
        <w:rPr>
          <w:rFonts w:ascii="Times New Roman" w:hAnsi="Times New Roman"/>
          <w:color w:val="000000"/>
          <w:sz w:val="24"/>
          <w:szCs w:val="24"/>
        </w:rPr>
      </w:pPr>
    </w:p>
    <w:p w:rsidR="00A3250A" w:rsidRPr="00601DCA" w:rsidRDefault="00A3250A" w:rsidP="00A3250A">
      <w:pPr>
        <w:pStyle w:val="Heading2"/>
        <w:spacing w:before="0"/>
        <w:ind w:left="360" w:right="180" w:firstLine="0"/>
        <w:rPr>
          <w:rFonts w:ascii="Times New Roman" w:hAnsi="Times New Roman"/>
          <w:color w:val="808080" w:themeColor="background1" w:themeShade="80"/>
          <w:sz w:val="28"/>
          <w:szCs w:val="28"/>
        </w:rPr>
      </w:pPr>
      <w:bookmarkStart w:id="683" w:name="_Toc294969796"/>
      <w:bookmarkStart w:id="684" w:name="_Toc295508353"/>
      <w:r w:rsidRPr="00601DCA">
        <w:rPr>
          <w:rFonts w:ascii="Times New Roman" w:hAnsi="Times New Roman"/>
          <w:bCs w:val="0"/>
          <w:color w:val="808080" w:themeColor="background1" w:themeShade="80"/>
          <w:sz w:val="28"/>
          <w:szCs w:val="28"/>
        </w:rPr>
        <w:t>Advisement</w:t>
      </w:r>
      <w:bookmarkEnd w:id="683"/>
      <w:bookmarkEnd w:id="684"/>
    </w:p>
    <w:p w:rsidR="00A3250A" w:rsidRDefault="00A3250A" w:rsidP="00A3250A">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Upon admission to the counseling program, each student is assigned a Faculty</w:t>
      </w:r>
      <w:r>
        <w:rPr>
          <w:rFonts w:ascii="Times New Roman" w:hAnsi="Times New Roman"/>
          <w:color w:val="000000"/>
          <w:spacing w:val="-11"/>
          <w:sz w:val="20"/>
          <w:szCs w:val="20"/>
        </w:rPr>
        <w:t xml:space="preserve"> </w:t>
      </w:r>
      <w:r>
        <w:rPr>
          <w:rFonts w:ascii="Times New Roman" w:hAnsi="Times New Roman"/>
          <w:color w:val="000000"/>
          <w:sz w:val="20"/>
          <w:szCs w:val="20"/>
        </w:rPr>
        <w:t>Adviso</w:t>
      </w:r>
      <w:r>
        <w:rPr>
          <w:rFonts w:ascii="Times New Roman" w:hAnsi="Times New Roman"/>
          <w:color w:val="000000"/>
          <w:spacing w:val="-11"/>
          <w:sz w:val="20"/>
          <w:szCs w:val="20"/>
        </w:rPr>
        <w:t>r</w:t>
      </w:r>
      <w:r>
        <w:rPr>
          <w:rFonts w:ascii="Times New Roman" w:hAnsi="Times New Roman"/>
          <w:color w:val="000000"/>
          <w:sz w:val="20"/>
          <w:szCs w:val="20"/>
        </w:rPr>
        <w:t>.</w:t>
      </w:r>
      <w:r>
        <w:rPr>
          <w:rFonts w:ascii="Times New Roman" w:hAnsi="Times New Roman"/>
          <w:color w:val="000000"/>
          <w:spacing w:val="-4"/>
          <w:sz w:val="20"/>
          <w:szCs w:val="20"/>
        </w:rPr>
        <w:t xml:space="preserve"> </w:t>
      </w:r>
      <w:r>
        <w:rPr>
          <w:rFonts w:ascii="Times New Roman" w:hAnsi="Times New Roman"/>
          <w:color w:val="000000"/>
          <w:sz w:val="20"/>
          <w:szCs w:val="20"/>
        </w:rPr>
        <w:t>The Advisor assists the student with program planning and approval; collaborates with the student to monitor the student</w:t>
      </w:r>
      <w:r>
        <w:rPr>
          <w:rFonts w:ascii="Times New Roman" w:hAnsi="Times New Roman"/>
          <w:color w:val="000000"/>
          <w:spacing w:val="-11"/>
          <w:sz w:val="20"/>
          <w:szCs w:val="20"/>
        </w:rPr>
        <w:t>’</w:t>
      </w:r>
      <w:r>
        <w:rPr>
          <w:rFonts w:ascii="Times New Roman" w:hAnsi="Times New Roman"/>
          <w:color w:val="000000"/>
          <w:sz w:val="20"/>
          <w:szCs w:val="20"/>
        </w:rPr>
        <w:t>s progress; advises in the preparation and maintenance of the student</w:t>
      </w:r>
      <w:r>
        <w:rPr>
          <w:rFonts w:ascii="Times New Roman" w:hAnsi="Times New Roman"/>
          <w:color w:val="000000"/>
          <w:spacing w:val="-11"/>
          <w:sz w:val="20"/>
          <w:szCs w:val="20"/>
        </w:rPr>
        <w:t>’</w:t>
      </w:r>
      <w:r>
        <w:rPr>
          <w:rFonts w:ascii="Times New Roman" w:hAnsi="Times New Roman"/>
          <w:color w:val="000000"/>
          <w:sz w:val="20"/>
          <w:szCs w:val="20"/>
        </w:rPr>
        <w:t>s portfolio; approves selection of courses each semester; determine readiness for practicum and internship; and completes the students’</w:t>
      </w:r>
      <w:r>
        <w:rPr>
          <w:rFonts w:ascii="Times New Roman" w:hAnsi="Times New Roman"/>
          <w:color w:val="000000"/>
          <w:spacing w:val="-15"/>
          <w:sz w:val="20"/>
          <w:szCs w:val="20"/>
        </w:rPr>
        <w:t xml:space="preserve"> </w:t>
      </w:r>
      <w:r>
        <w:rPr>
          <w:rFonts w:ascii="Times New Roman" w:hAnsi="Times New Roman"/>
          <w:color w:val="000000"/>
          <w:sz w:val="20"/>
          <w:szCs w:val="20"/>
        </w:rPr>
        <w:t>course audit for graduation.</w:t>
      </w:r>
    </w:p>
    <w:p w:rsidR="00A3250A" w:rsidRDefault="00A3250A" w:rsidP="00A3250A">
      <w:pPr>
        <w:widowControl w:val="0"/>
        <w:autoSpaceDE w:val="0"/>
        <w:autoSpaceDN w:val="0"/>
        <w:adjustRightInd w:val="0"/>
        <w:spacing w:before="13" w:after="0" w:line="260" w:lineRule="exact"/>
        <w:ind w:left="360" w:right="180" w:firstLine="0"/>
        <w:jc w:val="both"/>
        <w:rPr>
          <w:rFonts w:ascii="Times New Roman" w:hAnsi="Times New Roman"/>
          <w:color w:val="000000"/>
          <w:sz w:val="26"/>
          <w:szCs w:val="26"/>
        </w:rPr>
      </w:pPr>
    </w:p>
    <w:p w:rsidR="00A3250A" w:rsidRPr="00601DCA" w:rsidRDefault="00A3250A" w:rsidP="00A3250A">
      <w:pPr>
        <w:pStyle w:val="Heading2"/>
        <w:spacing w:before="0"/>
        <w:ind w:left="360" w:right="180" w:firstLine="0"/>
        <w:rPr>
          <w:rFonts w:ascii="Times New Roman" w:hAnsi="Times New Roman"/>
          <w:color w:val="808080" w:themeColor="background1" w:themeShade="80"/>
          <w:sz w:val="28"/>
          <w:szCs w:val="28"/>
        </w:rPr>
      </w:pPr>
      <w:bookmarkStart w:id="685" w:name="_Toc294969797"/>
      <w:bookmarkStart w:id="686" w:name="_Toc295508354"/>
      <w:r w:rsidRPr="00601DCA">
        <w:rPr>
          <w:rFonts w:ascii="Times New Roman" w:hAnsi="Times New Roman"/>
          <w:bCs w:val="0"/>
          <w:color w:val="808080" w:themeColor="background1" w:themeShade="80"/>
          <w:sz w:val="28"/>
          <w:szCs w:val="28"/>
        </w:rPr>
        <w:t>Clinical Experience</w:t>
      </w:r>
      <w:bookmarkEnd w:id="685"/>
      <w:bookmarkEnd w:id="686"/>
    </w:p>
    <w:p w:rsidR="00A3250A" w:rsidRDefault="00A3250A" w:rsidP="00A3250A">
      <w:pPr>
        <w:widowControl w:val="0"/>
        <w:autoSpaceDE w:val="0"/>
        <w:autoSpaceDN w:val="0"/>
        <w:adjustRightInd w:val="0"/>
        <w:spacing w:before="13" w:after="0" w:line="249" w:lineRule="auto"/>
        <w:ind w:left="360" w:right="180" w:firstLine="0"/>
        <w:jc w:val="both"/>
        <w:rPr>
          <w:rFonts w:ascii="Times New Roman" w:hAnsi="Times New Roman"/>
          <w:color w:val="000000"/>
          <w:sz w:val="20"/>
          <w:szCs w:val="20"/>
        </w:rPr>
      </w:pPr>
      <w:r>
        <w:rPr>
          <w:rFonts w:ascii="Times New Roman" w:hAnsi="Times New Roman"/>
          <w:color w:val="000000"/>
          <w:sz w:val="20"/>
          <w:szCs w:val="20"/>
        </w:rPr>
        <w:t>A</w:t>
      </w:r>
      <w:r>
        <w:rPr>
          <w:rFonts w:ascii="Times New Roman" w:hAnsi="Times New Roman"/>
          <w:color w:val="000000"/>
          <w:spacing w:val="-11"/>
          <w:sz w:val="20"/>
          <w:szCs w:val="20"/>
        </w:rPr>
        <w:t xml:space="preserve"> </w:t>
      </w:r>
      <w:r>
        <w:rPr>
          <w:rFonts w:ascii="Times New Roman" w:hAnsi="Times New Roman"/>
          <w:color w:val="000000"/>
          <w:sz w:val="20"/>
          <w:szCs w:val="20"/>
        </w:rPr>
        <w:t>series of supervised clinical experiences in the public school setting is provided to all students in the program. Seven hundred (700) hours of clinical field work experiences are required. Pre-practicum and practicum experiences provide students with the opportunity to put the skills developed in the classroom into practice.</w:t>
      </w:r>
      <w:r>
        <w:rPr>
          <w:rFonts w:ascii="Times New Roman" w:hAnsi="Times New Roman"/>
          <w:color w:val="000000"/>
          <w:spacing w:val="-11"/>
          <w:sz w:val="20"/>
          <w:szCs w:val="20"/>
        </w:rPr>
        <w:t xml:space="preserve"> </w:t>
      </w:r>
      <w:r>
        <w:rPr>
          <w:rFonts w:ascii="Times New Roman" w:hAnsi="Times New Roman"/>
          <w:color w:val="000000"/>
          <w:sz w:val="20"/>
          <w:szCs w:val="20"/>
        </w:rPr>
        <w:t xml:space="preserve">All prerequisites listed below must be met before a student can register for any clinical experience. </w:t>
      </w:r>
      <w:r>
        <w:rPr>
          <w:rFonts w:ascii="Times New Roman" w:hAnsi="Times New Roman"/>
          <w:b/>
          <w:bCs/>
          <w:color w:val="000000"/>
          <w:sz w:val="20"/>
          <w:szCs w:val="20"/>
        </w:rPr>
        <w:t>PROOF</w:t>
      </w:r>
      <w:r>
        <w:rPr>
          <w:rFonts w:ascii="Times New Roman" w:hAnsi="Times New Roman"/>
          <w:b/>
          <w:bCs/>
          <w:color w:val="000000"/>
          <w:spacing w:val="-7"/>
          <w:sz w:val="20"/>
          <w:szCs w:val="20"/>
        </w:rPr>
        <w:t xml:space="preserve"> </w:t>
      </w:r>
      <w:r>
        <w:rPr>
          <w:rFonts w:ascii="Times New Roman" w:hAnsi="Times New Roman"/>
          <w:b/>
          <w:bCs/>
          <w:color w:val="000000"/>
          <w:sz w:val="20"/>
          <w:szCs w:val="20"/>
        </w:rPr>
        <w:t>OF</w:t>
      </w:r>
      <w:r>
        <w:rPr>
          <w:rFonts w:ascii="Times New Roman" w:hAnsi="Times New Roman"/>
          <w:b/>
          <w:bCs/>
          <w:color w:val="000000"/>
          <w:spacing w:val="-7"/>
          <w:sz w:val="20"/>
          <w:szCs w:val="20"/>
        </w:rPr>
        <w:t xml:space="preserve"> </w:t>
      </w:r>
      <w:r>
        <w:rPr>
          <w:rFonts w:ascii="Times New Roman" w:hAnsi="Times New Roman"/>
          <w:b/>
          <w:bCs/>
          <w:color w:val="000000"/>
          <w:sz w:val="20"/>
          <w:szCs w:val="20"/>
        </w:rPr>
        <w:t>PROFESSIONAL</w:t>
      </w:r>
      <w:r>
        <w:rPr>
          <w:rFonts w:ascii="Times New Roman" w:hAnsi="Times New Roman"/>
          <w:b/>
          <w:bCs/>
          <w:color w:val="000000"/>
          <w:spacing w:val="-11"/>
          <w:sz w:val="20"/>
          <w:szCs w:val="20"/>
        </w:rPr>
        <w:t xml:space="preserve"> </w:t>
      </w:r>
      <w:r>
        <w:rPr>
          <w:rFonts w:ascii="Times New Roman" w:hAnsi="Times New Roman"/>
          <w:b/>
          <w:bCs/>
          <w:color w:val="000000"/>
          <w:sz w:val="20"/>
          <w:szCs w:val="20"/>
        </w:rPr>
        <w:t>LIABILITY</w:t>
      </w:r>
      <w:r>
        <w:rPr>
          <w:rFonts w:ascii="Times New Roman" w:hAnsi="Times New Roman"/>
          <w:b/>
          <w:bCs/>
          <w:color w:val="000000"/>
          <w:spacing w:val="-8"/>
          <w:sz w:val="20"/>
          <w:szCs w:val="20"/>
        </w:rPr>
        <w:t xml:space="preserve"> </w:t>
      </w:r>
      <w:r>
        <w:rPr>
          <w:rFonts w:ascii="Times New Roman" w:hAnsi="Times New Roman"/>
          <w:b/>
          <w:bCs/>
          <w:color w:val="000000"/>
          <w:sz w:val="20"/>
          <w:szCs w:val="20"/>
        </w:rPr>
        <w:t>INSURANCE COVERAGE IS REQUIRED BEFORE REGISTERING FOR COUN 5570 AND COUN 5595.</w:t>
      </w:r>
    </w:p>
    <w:p w:rsidR="00A3250A" w:rsidRDefault="00A3250A" w:rsidP="00A3250A">
      <w:pPr>
        <w:widowControl w:val="0"/>
        <w:autoSpaceDE w:val="0"/>
        <w:autoSpaceDN w:val="0"/>
        <w:adjustRightInd w:val="0"/>
        <w:spacing w:before="3" w:after="0" w:line="280" w:lineRule="exact"/>
        <w:ind w:left="360" w:right="180" w:firstLine="0"/>
        <w:jc w:val="both"/>
        <w:rPr>
          <w:rFonts w:ascii="Times New Roman" w:hAnsi="Times New Roman"/>
          <w:color w:val="000000"/>
          <w:sz w:val="28"/>
          <w:szCs w:val="28"/>
        </w:rPr>
      </w:pPr>
    </w:p>
    <w:p w:rsidR="00A3250A" w:rsidRPr="00601DCA" w:rsidRDefault="00A3250A" w:rsidP="00A3250A">
      <w:pPr>
        <w:pStyle w:val="Heading2"/>
        <w:spacing w:before="0"/>
        <w:ind w:left="360" w:right="180" w:firstLine="0"/>
        <w:rPr>
          <w:rFonts w:ascii="Times New Roman" w:hAnsi="Times New Roman"/>
          <w:color w:val="808080" w:themeColor="background1" w:themeShade="80"/>
          <w:sz w:val="28"/>
          <w:szCs w:val="28"/>
        </w:rPr>
      </w:pPr>
      <w:bookmarkStart w:id="687" w:name="_Toc294969798"/>
      <w:bookmarkStart w:id="688" w:name="_Toc295508355"/>
      <w:r w:rsidRPr="00601DCA">
        <w:rPr>
          <w:rFonts w:ascii="Times New Roman" w:hAnsi="Times New Roman"/>
          <w:bCs w:val="0"/>
          <w:color w:val="808080" w:themeColor="background1" w:themeShade="80"/>
          <w:sz w:val="28"/>
          <w:szCs w:val="28"/>
        </w:rPr>
        <w:t>Admission</w:t>
      </w:r>
      <w:bookmarkEnd w:id="687"/>
      <w:bookmarkEnd w:id="688"/>
    </w:p>
    <w:p w:rsidR="00A3250A" w:rsidRDefault="00A3250A" w:rsidP="00A3250A">
      <w:pPr>
        <w:widowControl w:val="0"/>
        <w:autoSpaceDE w:val="0"/>
        <w:autoSpaceDN w:val="0"/>
        <w:adjustRightInd w:val="0"/>
        <w:spacing w:after="0"/>
        <w:ind w:left="360" w:right="180" w:firstLine="0"/>
        <w:jc w:val="both"/>
        <w:rPr>
          <w:rFonts w:ascii="Times New Roman" w:hAnsi="Times New Roman"/>
          <w:color w:val="191919"/>
          <w:sz w:val="20"/>
          <w:szCs w:val="20"/>
        </w:rPr>
      </w:pPr>
      <w:r>
        <w:rPr>
          <w:rFonts w:ascii="Times New Roman" w:hAnsi="Times New Roman"/>
          <w:color w:val="191919"/>
          <w:sz w:val="20"/>
          <w:szCs w:val="20"/>
        </w:rPr>
        <w:t>For admission to the School Counseling Program, students must satisfy graduate admission requirements and either hold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Certification OR pass the 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Certif</w:t>
      </w:r>
      <w:r>
        <w:rPr>
          <w:rFonts w:ascii="Times New Roman" w:hAnsi="Times New Roman"/>
          <w:color w:val="191919"/>
          <w:spacing w:val="-4"/>
          <w:sz w:val="20"/>
          <w:szCs w:val="20"/>
        </w:rPr>
        <w:t>i</w:t>
      </w:r>
      <w:r>
        <w:rPr>
          <w:rFonts w:ascii="Times New Roman" w:hAnsi="Times New Roman"/>
          <w:color w:val="191919"/>
          <w:sz w:val="20"/>
          <w:szCs w:val="20"/>
        </w:rPr>
        <w:t>cation Examination (GACE I) – General. Students seeking add-on certification must hold Geo</w:t>
      </w:r>
      <w:r>
        <w:rPr>
          <w:rFonts w:ascii="Times New Roman" w:hAnsi="Times New Roman"/>
          <w:color w:val="191919"/>
          <w:spacing w:val="-4"/>
          <w:sz w:val="20"/>
          <w:szCs w:val="20"/>
        </w:rPr>
        <w:t>r</w:t>
      </w:r>
      <w:r>
        <w:rPr>
          <w:rFonts w:ascii="Times New Roman" w:hAnsi="Times New Roman"/>
          <w:color w:val="191919"/>
          <w:sz w:val="20"/>
          <w:szCs w:val="20"/>
        </w:rPr>
        <w:t>gia teacher certification and a maste</w:t>
      </w:r>
      <w:r>
        <w:rPr>
          <w:rFonts w:ascii="Times New Roman" w:hAnsi="Times New Roman"/>
          <w:color w:val="191919"/>
          <w:spacing w:val="8"/>
          <w:sz w:val="20"/>
          <w:szCs w:val="20"/>
        </w:rPr>
        <w:t>r</w:t>
      </w:r>
      <w:r>
        <w:rPr>
          <w:rFonts w:ascii="Times New Roman" w:hAnsi="Times New Roman"/>
          <w:color w:val="191919"/>
          <w:spacing w:val="-11"/>
          <w:sz w:val="20"/>
          <w:szCs w:val="20"/>
        </w:rPr>
        <w:t>’</w:t>
      </w:r>
      <w:r>
        <w:rPr>
          <w:rFonts w:ascii="Times New Roman" w:hAnsi="Times New Roman"/>
          <w:color w:val="191919"/>
          <w:sz w:val="20"/>
          <w:szCs w:val="20"/>
        </w:rPr>
        <w:t>s degree.</w:t>
      </w:r>
    </w:p>
    <w:p w:rsidR="00A3250A" w:rsidRDefault="00A3250A" w:rsidP="00A3250A">
      <w:pPr>
        <w:widowControl w:val="0"/>
        <w:autoSpaceDE w:val="0"/>
        <w:autoSpaceDN w:val="0"/>
        <w:adjustRightInd w:val="0"/>
        <w:spacing w:after="0"/>
        <w:ind w:left="360" w:right="180" w:firstLine="0"/>
        <w:jc w:val="both"/>
        <w:rPr>
          <w:rFonts w:ascii="Times New Roman" w:hAnsi="Times New Roman"/>
          <w:color w:val="191919"/>
          <w:sz w:val="20"/>
          <w:szCs w:val="20"/>
        </w:rPr>
      </w:pPr>
    </w:p>
    <w:p w:rsidR="00A3250A" w:rsidRPr="00601DCA" w:rsidRDefault="00A3250A" w:rsidP="00A3250A">
      <w:pPr>
        <w:pStyle w:val="Heading2"/>
        <w:spacing w:before="0"/>
        <w:ind w:left="360" w:right="180" w:firstLine="0"/>
        <w:rPr>
          <w:rFonts w:ascii="Times New Roman" w:hAnsi="Times New Roman"/>
          <w:color w:val="000000"/>
          <w:sz w:val="28"/>
          <w:szCs w:val="28"/>
        </w:rPr>
      </w:pPr>
      <w:bookmarkStart w:id="689" w:name="_Toc294969799"/>
      <w:bookmarkStart w:id="690" w:name="_Toc295508356"/>
      <w:r w:rsidRPr="00601DCA">
        <w:rPr>
          <w:rFonts w:ascii="Times New Roman" w:hAnsi="Times New Roman"/>
          <w:bCs w:val="0"/>
          <w:color w:val="191919"/>
          <w:sz w:val="28"/>
          <w:szCs w:val="28"/>
        </w:rPr>
        <w:t>P</w:t>
      </w:r>
      <w:r w:rsidRPr="00601DCA">
        <w:rPr>
          <w:rFonts w:ascii="Times New Roman" w:hAnsi="Times New Roman"/>
          <w:bCs w:val="0"/>
          <w:color w:val="191919"/>
          <w:spacing w:val="-4"/>
          <w:sz w:val="28"/>
          <w:szCs w:val="28"/>
        </w:rPr>
        <w:t>r</w:t>
      </w:r>
      <w:r w:rsidRPr="00601DCA">
        <w:rPr>
          <w:rFonts w:ascii="Times New Roman" w:hAnsi="Times New Roman"/>
          <w:bCs w:val="0"/>
          <w:color w:val="191919"/>
          <w:sz w:val="28"/>
          <w:szCs w:val="28"/>
        </w:rPr>
        <w:t>ogram Completion</w:t>
      </w:r>
      <w:bookmarkEnd w:id="689"/>
      <w:bookmarkEnd w:id="690"/>
    </w:p>
    <w:p w:rsidR="00A3250A" w:rsidRDefault="00A3250A" w:rsidP="00A3250A">
      <w:pPr>
        <w:widowControl w:val="0"/>
        <w:autoSpaceDE w:val="0"/>
        <w:autoSpaceDN w:val="0"/>
        <w:adjustRightInd w:val="0"/>
        <w:spacing w:before="1" w:after="0" w:line="250" w:lineRule="auto"/>
        <w:ind w:left="360" w:right="180" w:firstLine="360"/>
        <w:jc w:val="both"/>
        <w:rPr>
          <w:rFonts w:ascii="Times New Roman" w:hAnsi="Times New Roman"/>
          <w:color w:val="000000"/>
          <w:sz w:val="20"/>
          <w:szCs w:val="20"/>
        </w:rPr>
      </w:pPr>
      <w:r>
        <w:rPr>
          <w:rFonts w:ascii="Times New Roman" w:hAnsi="Times New Roman"/>
          <w:color w:val="191919"/>
          <w:spacing w:val="-14"/>
          <w:sz w:val="20"/>
          <w:szCs w:val="20"/>
        </w:rPr>
        <w:t>T</w:t>
      </w:r>
      <w:r>
        <w:rPr>
          <w:rFonts w:ascii="Times New Roman" w:hAnsi="Times New Roman"/>
          <w:color w:val="191919"/>
          <w:sz w:val="20"/>
          <w:szCs w:val="20"/>
        </w:rPr>
        <w:t>o be eligible for the M.Ed. degree in School Counseling and recommendation for S-5 certif</w:t>
      </w:r>
      <w:r>
        <w:rPr>
          <w:rFonts w:ascii="Times New Roman" w:hAnsi="Times New Roman"/>
          <w:color w:val="191919"/>
          <w:spacing w:val="-4"/>
          <w:sz w:val="20"/>
          <w:szCs w:val="20"/>
        </w:rPr>
        <w:t>i</w:t>
      </w:r>
      <w:r>
        <w:rPr>
          <w:rFonts w:ascii="Times New Roman" w:hAnsi="Times New Roman"/>
          <w:color w:val="191919"/>
          <w:sz w:val="20"/>
          <w:szCs w:val="20"/>
        </w:rPr>
        <w:t>cation by</w:t>
      </w:r>
      <w:r>
        <w:rPr>
          <w:rFonts w:ascii="Times New Roman" w:hAnsi="Times New Roman"/>
          <w:color w:val="191919"/>
          <w:spacing w:val="-11"/>
          <w:sz w:val="20"/>
          <w:szCs w:val="20"/>
        </w:rPr>
        <w:t xml:space="preserve"> </w:t>
      </w:r>
      <w:r>
        <w:rPr>
          <w:rFonts w:ascii="Times New Roman" w:hAnsi="Times New Roman"/>
          <w:color w:val="191919"/>
          <w:sz w:val="20"/>
          <w:szCs w:val="20"/>
        </w:rPr>
        <w:t>Albany State Universit</w:t>
      </w:r>
      <w:r>
        <w:rPr>
          <w:rFonts w:ascii="Times New Roman" w:hAnsi="Times New Roman"/>
          <w:color w:val="191919"/>
          <w:spacing w:val="-13"/>
          <w:sz w:val="20"/>
          <w:szCs w:val="20"/>
        </w:rPr>
        <w:t>y</w:t>
      </w:r>
      <w:r>
        <w:rPr>
          <w:rFonts w:ascii="Times New Roman" w:hAnsi="Times New Roman"/>
          <w:color w:val="191919"/>
          <w:sz w:val="20"/>
          <w:szCs w:val="20"/>
        </w:rPr>
        <w:t>, the student must meet the following requirements:</w:t>
      </w:r>
    </w:p>
    <w:p w:rsidR="00A3250A" w:rsidRPr="00752F60" w:rsidRDefault="00A3250A" w:rsidP="00F56BDC">
      <w:pPr>
        <w:pStyle w:val="BalloonText"/>
        <w:widowControl w:val="0"/>
        <w:numPr>
          <w:ilvl w:val="0"/>
          <w:numId w:val="38"/>
        </w:numPr>
        <w:autoSpaceDE w:val="0"/>
        <w:autoSpaceDN w:val="0"/>
        <w:adjustRightInd w:val="0"/>
        <w:spacing w:line="250" w:lineRule="auto"/>
        <w:ind w:left="900" w:right="180"/>
        <w:jc w:val="both"/>
        <w:rPr>
          <w:rFonts w:ascii="Times New Roman" w:hAnsi="Times New Roman"/>
          <w:color w:val="000000"/>
          <w:sz w:val="20"/>
          <w:szCs w:val="20"/>
        </w:rPr>
      </w:pPr>
      <w:r w:rsidRPr="00752F60">
        <w:rPr>
          <w:rFonts w:ascii="Times New Roman" w:hAnsi="Times New Roman"/>
          <w:color w:val="191919"/>
          <w:sz w:val="20"/>
          <w:szCs w:val="20"/>
        </w:rPr>
        <w:t>Credit hours usable in the planned program must not be older than six calendar years at the time the degree is completed.</w:t>
      </w:r>
    </w:p>
    <w:p w:rsidR="00A3250A" w:rsidRPr="00752F60" w:rsidRDefault="00A3250A" w:rsidP="00F56BDC">
      <w:pPr>
        <w:pStyle w:val="BalloonText"/>
        <w:widowControl w:val="0"/>
        <w:numPr>
          <w:ilvl w:val="0"/>
          <w:numId w:val="38"/>
        </w:numPr>
        <w:autoSpaceDE w:val="0"/>
        <w:autoSpaceDN w:val="0"/>
        <w:adjustRightInd w:val="0"/>
        <w:spacing w:line="250" w:lineRule="auto"/>
        <w:ind w:left="900" w:right="180"/>
        <w:jc w:val="both"/>
        <w:rPr>
          <w:rFonts w:ascii="Times New Roman" w:hAnsi="Times New Roman"/>
          <w:color w:val="000000"/>
          <w:sz w:val="20"/>
          <w:szCs w:val="20"/>
        </w:rPr>
      </w:pPr>
      <w:r w:rsidRPr="00752F60">
        <w:rPr>
          <w:rFonts w:ascii="Times New Roman" w:hAnsi="Times New Roman"/>
          <w:color w:val="191919"/>
          <w:sz w:val="20"/>
          <w:szCs w:val="20"/>
        </w:rPr>
        <w:t>Complete an</w:t>
      </w:r>
      <w:r w:rsidRPr="00752F60">
        <w:rPr>
          <w:rFonts w:ascii="Times New Roman" w:hAnsi="Times New Roman"/>
          <w:color w:val="191919"/>
          <w:spacing w:val="-11"/>
          <w:sz w:val="20"/>
          <w:szCs w:val="20"/>
        </w:rPr>
        <w:t xml:space="preserve"> </w:t>
      </w:r>
      <w:r w:rsidRPr="00752F60">
        <w:rPr>
          <w:rFonts w:ascii="Times New Roman" w:hAnsi="Times New Roman"/>
          <w:color w:val="191919"/>
          <w:sz w:val="20"/>
          <w:szCs w:val="20"/>
        </w:rPr>
        <w:t>Application for Graduation at least two semesters prior to course/program requirement completion.</w:t>
      </w:r>
    </w:p>
    <w:p w:rsidR="00A3250A" w:rsidRPr="00752F60" w:rsidRDefault="00A3250A" w:rsidP="00F56BDC">
      <w:pPr>
        <w:pStyle w:val="BalloonText"/>
        <w:widowControl w:val="0"/>
        <w:numPr>
          <w:ilvl w:val="0"/>
          <w:numId w:val="38"/>
        </w:numPr>
        <w:autoSpaceDE w:val="0"/>
        <w:autoSpaceDN w:val="0"/>
        <w:adjustRightInd w:val="0"/>
        <w:spacing w:line="250" w:lineRule="auto"/>
        <w:ind w:left="900" w:right="180"/>
        <w:jc w:val="both"/>
        <w:rPr>
          <w:rFonts w:ascii="Times New Roman" w:hAnsi="Times New Roman"/>
          <w:color w:val="000000"/>
          <w:sz w:val="20"/>
          <w:szCs w:val="20"/>
        </w:rPr>
      </w:pPr>
      <w:r w:rsidRPr="00752F60">
        <w:rPr>
          <w:rFonts w:ascii="Times New Roman" w:hAnsi="Times New Roman"/>
          <w:color w:val="191919"/>
          <w:sz w:val="20"/>
          <w:szCs w:val="20"/>
        </w:rPr>
        <w:t>Maintain a cumulative 3.0 grade point average or better in graduate course work with no grade below a “B” in any School Counseling course.</w:t>
      </w:r>
    </w:p>
    <w:p w:rsidR="00A3250A" w:rsidRPr="00752F60" w:rsidRDefault="00A3250A" w:rsidP="00F56BDC">
      <w:pPr>
        <w:pStyle w:val="BalloonText"/>
        <w:widowControl w:val="0"/>
        <w:numPr>
          <w:ilvl w:val="0"/>
          <w:numId w:val="38"/>
        </w:numPr>
        <w:autoSpaceDE w:val="0"/>
        <w:autoSpaceDN w:val="0"/>
        <w:adjustRightInd w:val="0"/>
        <w:spacing w:line="250" w:lineRule="auto"/>
        <w:ind w:left="900" w:right="180"/>
        <w:jc w:val="both"/>
        <w:rPr>
          <w:rFonts w:ascii="Times New Roman" w:hAnsi="Times New Roman"/>
          <w:color w:val="000000"/>
          <w:sz w:val="20"/>
          <w:szCs w:val="20"/>
        </w:rPr>
      </w:pPr>
      <w:r w:rsidRPr="00752F60">
        <w:rPr>
          <w:rFonts w:ascii="Times New Roman" w:hAnsi="Times New Roman"/>
          <w:color w:val="191919"/>
          <w:sz w:val="20"/>
          <w:szCs w:val="20"/>
        </w:rPr>
        <w:t>Include a minimum of 48 semester hours of graduate courses in School Counseling as prescribed on the Program check sheet.</w:t>
      </w:r>
    </w:p>
    <w:p w:rsidR="00DD3D7A" w:rsidRDefault="00DD3D7A" w:rsidP="00F56BDC">
      <w:pPr>
        <w:pStyle w:val="BalloonText"/>
        <w:widowControl w:val="0"/>
        <w:numPr>
          <w:ilvl w:val="0"/>
          <w:numId w:val="38"/>
        </w:numPr>
        <w:autoSpaceDE w:val="0"/>
        <w:autoSpaceDN w:val="0"/>
        <w:adjustRightInd w:val="0"/>
        <w:spacing w:line="250" w:lineRule="auto"/>
        <w:ind w:left="900" w:right="180"/>
        <w:jc w:val="both"/>
        <w:rPr>
          <w:rFonts w:ascii="Times New Roman" w:hAnsi="Times New Roman"/>
          <w:color w:val="191919"/>
          <w:sz w:val="20"/>
          <w:szCs w:val="20"/>
        </w:rPr>
        <w:sectPr w:rsidR="00DD3D7A" w:rsidSect="00DD3D7A">
          <w:headerReference w:type="default" r:id="rId68"/>
          <w:pgSz w:w="12240" w:h="15840" w:code="1"/>
          <w:pgMar w:top="720" w:right="720" w:bottom="288" w:left="1440" w:header="720" w:footer="288" w:gutter="0"/>
          <w:cols w:space="720"/>
          <w:docGrid w:linePitch="360"/>
        </w:sectPr>
      </w:pPr>
    </w:p>
    <w:p w:rsidR="00A3250A" w:rsidRPr="00752F60" w:rsidRDefault="00A3250A" w:rsidP="00F56BDC">
      <w:pPr>
        <w:pStyle w:val="BalloonText"/>
        <w:widowControl w:val="0"/>
        <w:numPr>
          <w:ilvl w:val="0"/>
          <w:numId w:val="38"/>
        </w:numPr>
        <w:autoSpaceDE w:val="0"/>
        <w:autoSpaceDN w:val="0"/>
        <w:adjustRightInd w:val="0"/>
        <w:spacing w:line="250" w:lineRule="auto"/>
        <w:ind w:left="900" w:right="180"/>
        <w:jc w:val="both"/>
        <w:rPr>
          <w:rFonts w:ascii="Times New Roman" w:hAnsi="Times New Roman"/>
          <w:color w:val="000000"/>
          <w:sz w:val="20"/>
          <w:szCs w:val="20"/>
        </w:rPr>
      </w:pPr>
      <w:r w:rsidRPr="00752F60">
        <w:rPr>
          <w:rFonts w:ascii="Times New Roman" w:hAnsi="Times New Roman"/>
          <w:color w:val="191919"/>
          <w:sz w:val="20"/>
          <w:szCs w:val="20"/>
        </w:rPr>
        <w:lastRenderedPageBreak/>
        <w:t>At least 39 of the credit hours used in completion of the M.Ed. in School Counseling must be earned in residence at</w:t>
      </w:r>
      <w:r w:rsidRPr="00752F60">
        <w:rPr>
          <w:rFonts w:ascii="Times New Roman" w:hAnsi="Times New Roman"/>
          <w:color w:val="191919"/>
          <w:spacing w:val="-11"/>
          <w:sz w:val="20"/>
          <w:szCs w:val="20"/>
        </w:rPr>
        <w:t xml:space="preserve"> </w:t>
      </w:r>
      <w:r w:rsidRPr="00752F60">
        <w:rPr>
          <w:rFonts w:ascii="Times New Roman" w:hAnsi="Times New Roman"/>
          <w:color w:val="191919"/>
          <w:sz w:val="20"/>
          <w:szCs w:val="20"/>
        </w:rPr>
        <w:t>Albany State Universit</w:t>
      </w:r>
      <w:r w:rsidRPr="00752F60">
        <w:rPr>
          <w:rFonts w:ascii="Times New Roman" w:hAnsi="Times New Roman"/>
          <w:color w:val="191919"/>
          <w:spacing w:val="-13"/>
          <w:sz w:val="20"/>
          <w:szCs w:val="20"/>
        </w:rPr>
        <w:t>y</w:t>
      </w:r>
      <w:r w:rsidRPr="00752F60">
        <w:rPr>
          <w:rFonts w:ascii="Times New Roman" w:hAnsi="Times New Roman"/>
          <w:color w:val="191919"/>
          <w:sz w:val="20"/>
          <w:szCs w:val="20"/>
        </w:rPr>
        <w:t>. Up to 9 semester hours of transfer credit may be applied toward the M.Ed. in School Counseling.</w:t>
      </w:r>
    </w:p>
    <w:p w:rsidR="00A3250A" w:rsidRPr="00CE68E0" w:rsidRDefault="00A3250A" w:rsidP="00F56BDC">
      <w:pPr>
        <w:pStyle w:val="BalloonText"/>
        <w:widowControl w:val="0"/>
        <w:numPr>
          <w:ilvl w:val="0"/>
          <w:numId w:val="38"/>
        </w:numPr>
        <w:autoSpaceDE w:val="0"/>
        <w:autoSpaceDN w:val="0"/>
        <w:adjustRightInd w:val="0"/>
        <w:ind w:left="900" w:right="180"/>
        <w:jc w:val="both"/>
        <w:rPr>
          <w:rFonts w:ascii="Times New Roman" w:hAnsi="Times New Roman"/>
          <w:color w:val="000000"/>
          <w:sz w:val="20"/>
          <w:szCs w:val="20"/>
        </w:rPr>
      </w:pPr>
      <w:r w:rsidRPr="00752F60">
        <w:rPr>
          <w:rFonts w:ascii="Times New Roman" w:hAnsi="Times New Roman"/>
          <w:color w:val="191919"/>
          <w:sz w:val="20"/>
          <w:szCs w:val="20"/>
        </w:rPr>
        <w:t>Pass the Geo</w:t>
      </w:r>
      <w:r w:rsidRPr="00752F60">
        <w:rPr>
          <w:rFonts w:ascii="Times New Roman" w:hAnsi="Times New Roman"/>
          <w:color w:val="191919"/>
          <w:spacing w:val="-4"/>
          <w:sz w:val="20"/>
          <w:szCs w:val="20"/>
        </w:rPr>
        <w:t>r</w:t>
      </w:r>
      <w:r w:rsidRPr="00752F60">
        <w:rPr>
          <w:rFonts w:ascii="Times New Roman" w:hAnsi="Times New Roman"/>
          <w:color w:val="191919"/>
          <w:sz w:val="20"/>
          <w:szCs w:val="20"/>
        </w:rPr>
        <w:t>gia</w:t>
      </w:r>
      <w:r w:rsidRPr="00752F60">
        <w:rPr>
          <w:rFonts w:ascii="Times New Roman" w:hAnsi="Times New Roman"/>
          <w:color w:val="191919"/>
          <w:spacing w:val="-11"/>
          <w:sz w:val="20"/>
          <w:szCs w:val="20"/>
        </w:rPr>
        <w:t xml:space="preserve"> </w:t>
      </w:r>
      <w:r w:rsidRPr="00752F60">
        <w:rPr>
          <w:rFonts w:ascii="Times New Roman" w:hAnsi="Times New Roman"/>
          <w:color w:val="191919"/>
          <w:sz w:val="20"/>
          <w:szCs w:val="20"/>
        </w:rPr>
        <w:t>Assessment for the Certification of Educators examination in School</w:t>
      </w:r>
      <w:r>
        <w:rPr>
          <w:rFonts w:ascii="Times New Roman" w:hAnsi="Times New Roman"/>
          <w:color w:val="191919"/>
          <w:sz w:val="20"/>
          <w:szCs w:val="20"/>
        </w:rPr>
        <w:t xml:space="preserve"> </w:t>
      </w:r>
      <w:r w:rsidRPr="00CE68E0">
        <w:rPr>
          <w:rFonts w:ascii="Times New Roman" w:hAnsi="Times New Roman"/>
          <w:color w:val="191919"/>
          <w:sz w:val="20"/>
          <w:szCs w:val="20"/>
        </w:rPr>
        <w:t>Counseling (GACE II).</w:t>
      </w:r>
    </w:p>
    <w:p w:rsidR="00A3250A" w:rsidRPr="00752F60" w:rsidRDefault="00A3250A" w:rsidP="00F56BDC">
      <w:pPr>
        <w:pStyle w:val="BalloonText"/>
        <w:widowControl w:val="0"/>
        <w:numPr>
          <w:ilvl w:val="0"/>
          <w:numId w:val="38"/>
        </w:numPr>
        <w:autoSpaceDE w:val="0"/>
        <w:autoSpaceDN w:val="0"/>
        <w:adjustRightInd w:val="0"/>
        <w:spacing w:before="10" w:line="250" w:lineRule="auto"/>
        <w:ind w:left="900" w:right="180"/>
        <w:jc w:val="both"/>
        <w:rPr>
          <w:rFonts w:ascii="Times New Roman" w:hAnsi="Times New Roman"/>
          <w:color w:val="000000"/>
          <w:sz w:val="20"/>
          <w:szCs w:val="20"/>
        </w:rPr>
      </w:pPr>
      <w:r w:rsidRPr="00752F60">
        <w:rPr>
          <w:rFonts w:ascii="Times New Roman" w:hAnsi="Times New Roman"/>
          <w:color w:val="191919"/>
          <w:sz w:val="20"/>
          <w:szCs w:val="20"/>
        </w:rPr>
        <w:t>Satisfy the School Counseling Program</w:t>
      </w:r>
      <w:r w:rsidRPr="00752F60">
        <w:rPr>
          <w:rFonts w:ascii="Times New Roman" w:hAnsi="Times New Roman"/>
          <w:color w:val="191919"/>
          <w:spacing w:val="-11"/>
          <w:sz w:val="20"/>
          <w:szCs w:val="20"/>
        </w:rPr>
        <w:t>’</w:t>
      </w:r>
      <w:r w:rsidRPr="00752F60">
        <w:rPr>
          <w:rFonts w:ascii="Times New Roman" w:hAnsi="Times New Roman"/>
          <w:color w:val="191919"/>
          <w:sz w:val="20"/>
          <w:szCs w:val="20"/>
        </w:rPr>
        <w:t>s Clinical Experience requirement (COUN 5570 and COUN 5595) in residence at</w:t>
      </w:r>
      <w:r w:rsidRPr="00752F60">
        <w:rPr>
          <w:rFonts w:ascii="Times New Roman" w:hAnsi="Times New Roman"/>
          <w:color w:val="191919"/>
          <w:spacing w:val="-11"/>
          <w:sz w:val="20"/>
          <w:szCs w:val="20"/>
        </w:rPr>
        <w:t xml:space="preserve"> </w:t>
      </w:r>
      <w:r w:rsidRPr="00752F60">
        <w:rPr>
          <w:rFonts w:ascii="Times New Roman" w:hAnsi="Times New Roman"/>
          <w:color w:val="191919"/>
          <w:sz w:val="20"/>
          <w:szCs w:val="20"/>
        </w:rPr>
        <w:t>Albany State Universit</w:t>
      </w:r>
      <w:r w:rsidRPr="00752F60">
        <w:rPr>
          <w:rFonts w:ascii="Times New Roman" w:hAnsi="Times New Roman"/>
          <w:color w:val="191919"/>
          <w:spacing w:val="-13"/>
          <w:sz w:val="20"/>
          <w:szCs w:val="20"/>
        </w:rPr>
        <w:t>y</w:t>
      </w:r>
      <w:r w:rsidRPr="00752F60">
        <w:rPr>
          <w:rFonts w:ascii="Times New Roman" w:hAnsi="Times New Roman"/>
          <w:color w:val="191919"/>
          <w:sz w:val="20"/>
          <w:szCs w:val="20"/>
        </w:rPr>
        <w:t>.</w:t>
      </w:r>
    </w:p>
    <w:p w:rsidR="00A3250A" w:rsidRDefault="00A3250A" w:rsidP="00A3250A">
      <w:pPr>
        <w:widowControl w:val="0"/>
        <w:autoSpaceDE w:val="0"/>
        <w:autoSpaceDN w:val="0"/>
        <w:adjustRightInd w:val="0"/>
        <w:spacing w:before="3" w:after="0" w:line="200" w:lineRule="exact"/>
        <w:ind w:left="360" w:right="360" w:firstLine="0"/>
        <w:jc w:val="both"/>
        <w:rPr>
          <w:rFonts w:ascii="Times New Roman" w:hAnsi="Times New Roman"/>
          <w:color w:val="000000"/>
          <w:sz w:val="20"/>
          <w:szCs w:val="20"/>
        </w:rPr>
      </w:pPr>
    </w:p>
    <w:p w:rsidR="00A3250A" w:rsidRPr="00601DCA" w:rsidRDefault="00A3250A" w:rsidP="00A3250A">
      <w:pPr>
        <w:pStyle w:val="Heading2"/>
        <w:spacing w:before="0"/>
        <w:ind w:left="360" w:firstLine="0"/>
        <w:rPr>
          <w:rFonts w:ascii="Times New Roman" w:hAnsi="Times New Roman"/>
          <w:color w:val="808080" w:themeColor="background1" w:themeShade="80"/>
          <w:sz w:val="28"/>
          <w:szCs w:val="28"/>
        </w:rPr>
      </w:pPr>
      <w:bookmarkStart w:id="691" w:name="_Toc294969800"/>
      <w:bookmarkStart w:id="692" w:name="_Toc295508357"/>
      <w:r w:rsidRPr="00601DCA">
        <w:rPr>
          <w:rFonts w:ascii="Times New Roman" w:hAnsi="Times New Roman"/>
          <w:bCs w:val="0"/>
          <w:color w:val="808080" w:themeColor="background1" w:themeShade="80"/>
          <w:sz w:val="28"/>
          <w:szCs w:val="28"/>
        </w:rPr>
        <w:t>P</w:t>
      </w:r>
      <w:r w:rsidRPr="00601DCA">
        <w:rPr>
          <w:rFonts w:ascii="Times New Roman" w:hAnsi="Times New Roman"/>
          <w:bCs w:val="0"/>
          <w:color w:val="808080" w:themeColor="background1" w:themeShade="80"/>
          <w:spacing w:val="-4"/>
          <w:sz w:val="28"/>
          <w:szCs w:val="28"/>
        </w:rPr>
        <w:t>r</w:t>
      </w:r>
      <w:r w:rsidRPr="00601DCA">
        <w:rPr>
          <w:rFonts w:ascii="Times New Roman" w:hAnsi="Times New Roman"/>
          <w:bCs w:val="0"/>
          <w:color w:val="808080" w:themeColor="background1" w:themeShade="80"/>
          <w:sz w:val="28"/>
          <w:szCs w:val="28"/>
        </w:rPr>
        <w:t>ogram Planned Deg</w:t>
      </w:r>
      <w:r w:rsidRPr="00601DCA">
        <w:rPr>
          <w:rFonts w:ascii="Times New Roman" w:hAnsi="Times New Roman"/>
          <w:bCs w:val="0"/>
          <w:color w:val="808080" w:themeColor="background1" w:themeShade="80"/>
          <w:spacing w:val="-4"/>
          <w:sz w:val="28"/>
          <w:szCs w:val="28"/>
        </w:rPr>
        <w:t>r</w:t>
      </w:r>
      <w:r w:rsidRPr="00601DCA">
        <w:rPr>
          <w:rFonts w:ascii="Times New Roman" w:hAnsi="Times New Roman"/>
          <w:bCs w:val="0"/>
          <w:color w:val="808080" w:themeColor="background1" w:themeShade="80"/>
          <w:sz w:val="28"/>
          <w:szCs w:val="28"/>
        </w:rPr>
        <w:t>ee</w:t>
      </w:r>
      <w:bookmarkEnd w:id="691"/>
      <w:bookmarkEnd w:id="692"/>
    </w:p>
    <w:p w:rsidR="00A3250A" w:rsidRPr="00601DCA"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808080" w:themeColor="background1" w:themeShade="80"/>
          <w:sz w:val="24"/>
          <w:szCs w:val="24"/>
        </w:rPr>
      </w:pPr>
      <w:r w:rsidRPr="00601DCA">
        <w:rPr>
          <w:rFonts w:ascii="Times New Roman" w:hAnsi="Times New Roman"/>
          <w:b/>
          <w:bCs/>
          <w:color w:val="808080" w:themeColor="background1" w:themeShade="80"/>
          <w:sz w:val="24"/>
          <w:szCs w:val="24"/>
        </w:rPr>
        <w:t>Required for Certification in the State of Georgia</w:t>
      </w:r>
      <w:r>
        <w:rPr>
          <w:rFonts w:ascii="Times New Roman" w:hAnsi="Times New Roman"/>
          <w:b/>
          <w:bCs/>
          <w:color w:val="808080" w:themeColor="background1" w:themeShade="80"/>
          <w:sz w:val="24"/>
          <w:szCs w:val="24"/>
        </w:rPr>
        <w:tab/>
      </w:r>
      <w:r w:rsidRPr="00601DCA">
        <w:rPr>
          <w:rFonts w:ascii="Times New Roman" w:hAnsi="Times New Roman"/>
          <w:b/>
          <w:bCs/>
          <w:color w:val="808080" w:themeColor="background1" w:themeShade="80"/>
          <w:sz w:val="24"/>
          <w:szCs w:val="24"/>
        </w:rPr>
        <w:t>3 hrs</w:t>
      </w:r>
    </w:p>
    <w:p w:rsidR="00A3250A" w:rsidRPr="002C48C1"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bCs/>
          <w:color w:val="191919"/>
          <w:sz w:val="20"/>
          <w:szCs w:val="20"/>
        </w:rPr>
      </w:pPr>
      <w:r w:rsidRPr="002C48C1">
        <w:rPr>
          <w:rFonts w:ascii="Times New Roman" w:hAnsi="Times New Roman"/>
          <w:bCs/>
          <w:color w:val="191919"/>
          <w:sz w:val="20"/>
          <w:szCs w:val="20"/>
        </w:rPr>
        <w:t xml:space="preserve">SPED   </w:t>
      </w:r>
      <w:r>
        <w:rPr>
          <w:rFonts w:ascii="Times New Roman" w:hAnsi="Times New Roman"/>
          <w:bCs/>
          <w:color w:val="191919"/>
          <w:sz w:val="20"/>
          <w:szCs w:val="20"/>
        </w:rPr>
        <w:t xml:space="preserve">  </w:t>
      </w:r>
      <w:r w:rsidRPr="002C48C1">
        <w:rPr>
          <w:rFonts w:ascii="Times New Roman" w:hAnsi="Times New Roman"/>
          <w:bCs/>
          <w:color w:val="191919"/>
          <w:sz w:val="20"/>
          <w:szCs w:val="20"/>
        </w:rPr>
        <w:t>5501     Exceptional Children and Youth</w:t>
      </w:r>
    </w:p>
    <w:p w:rsidR="00A3250A" w:rsidRDefault="00A3250A" w:rsidP="00A3250A">
      <w:pPr>
        <w:widowControl w:val="0"/>
        <w:tabs>
          <w:tab w:val="left" w:pos="9140"/>
        </w:tabs>
        <w:autoSpaceDE w:val="0"/>
        <w:autoSpaceDN w:val="0"/>
        <w:adjustRightInd w:val="0"/>
        <w:spacing w:after="0"/>
        <w:ind w:right="360" w:firstLine="0"/>
        <w:jc w:val="both"/>
        <w:rPr>
          <w:rFonts w:ascii="Times New Roman" w:hAnsi="Times New Roman"/>
          <w:b/>
          <w:bCs/>
          <w:color w:val="191919"/>
          <w:sz w:val="20"/>
          <w:szCs w:val="20"/>
        </w:rPr>
      </w:pPr>
    </w:p>
    <w:p w:rsidR="00A3250A" w:rsidRPr="00601DCA"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808080" w:themeColor="background1" w:themeShade="80"/>
          <w:sz w:val="24"/>
          <w:szCs w:val="24"/>
        </w:rPr>
      </w:pPr>
      <w:r w:rsidRPr="00601DCA">
        <w:rPr>
          <w:rFonts w:ascii="Times New Roman" w:hAnsi="Times New Roman"/>
          <w:b/>
          <w:bCs/>
          <w:color w:val="808080" w:themeColor="background1" w:themeShade="80"/>
          <w:sz w:val="24"/>
          <w:szCs w:val="24"/>
        </w:rPr>
        <w:t>Required for Provisional/ Non-Degree Students</w:t>
      </w:r>
      <w:r w:rsidRPr="00601DCA">
        <w:rPr>
          <w:rFonts w:ascii="Times New Roman" w:hAnsi="Times New Roman"/>
          <w:b/>
          <w:bCs/>
          <w:color w:val="808080" w:themeColor="background1" w:themeShade="80"/>
          <w:sz w:val="24"/>
          <w:szCs w:val="24"/>
        </w:rPr>
        <w:tab/>
        <w:t>9 hrs</w:t>
      </w:r>
    </w:p>
    <w:p w:rsidR="00A3250A"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191919"/>
          <w:sz w:val="20"/>
          <w:szCs w:val="20"/>
        </w:rPr>
      </w:pPr>
      <w:r>
        <w:rPr>
          <w:rFonts w:ascii="Times New Roman" w:hAnsi="Times New Roman"/>
          <w:color w:val="191919"/>
          <w:sz w:val="20"/>
          <w:szCs w:val="20"/>
        </w:rPr>
        <w:t>COUN   5000     Introduction to Professional Counseling</w:t>
      </w:r>
    </w:p>
    <w:p w:rsidR="00A3250A"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191919"/>
          <w:sz w:val="20"/>
          <w:szCs w:val="20"/>
        </w:rPr>
      </w:pPr>
      <w:r>
        <w:rPr>
          <w:rFonts w:ascii="Times New Roman" w:hAnsi="Times New Roman"/>
          <w:color w:val="191919"/>
          <w:sz w:val="20"/>
          <w:szCs w:val="20"/>
        </w:rPr>
        <w:t>COUN   5001     Introduction to Professional Writing</w:t>
      </w:r>
    </w:p>
    <w:p w:rsidR="00A3250A"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191919"/>
          <w:sz w:val="20"/>
          <w:szCs w:val="20"/>
        </w:rPr>
      </w:pPr>
      <w:r>
        <w:rPr>
          <w:rFonts w:ascii="Times New Roman" w:hAnsi="Times New Roman"/>
          <w:color w:val="191919"/>
          <w:sz w:val="20"/>
          <w:szCs w:val="20"/>
        </w:rPr>
        <w:t>COUN   5002     Professional Issues in Counseling</w:t>
      </w:r>
    </w:p>
    <w:p w:rsidR="00A3250A" w:rsidRDefault="00A3250A" w:rsidP="00A3250A">
      <w:pPr>
        <w:widowControl w:val="0"/>
        <w:tabs>
          <w:tab w:val="left" w:pos="9140"/>
        </w:tabs>
        <w:autoSpaceDE w:val="0"/>
        <w:autoSpaceDN w:val="0"/>
        <w:adjustRightInd w:val="0"/>
        <w:spacing w:after="0"/>
        <w:ind w:left="540" w:right="360" w:firstLine="0"/>
        <w:jc w:val="both"/>
        <w:rPr>
          <w:rFonts w:ascii="Times New Roman" w:hAnsi="Times New Roman"/>
          <w:color w:val="191919"/>
          <w:sz w:val="20"/>
          <w:szCs w:val="20"/>
        </w:rPr>
      </w:pPr>
      <w:r>
        <w:rPr>
          <w:rFonts w:ascii="Times New Roman" w:hAnsi="Times New Roman"/>
          <w:color w:val="191919"/>
          <w:sz w:val="20"/>
          <w:szCs w:val="20"/>
        </w:rPr>
        <w:t xml:space="preserve">COUN   5605     Leadership and School Counseling </w:t>
      </w:r>
    </w:p>
    <w:p w:rsidR="00A3250A" w:rsidRDefault="00A3250A" w:rsidP="00A3250A">
      <w:pPr>
        <w:widowControl w:val="0"/>
        <w:tabs>
          <w:tab w:val="left" w:pos="9140"/>
        </w:tabs>
        <w:autoSpaceDE w:val="0"/>
        <w:autoSpaceDN w:val="0"/>
        <w:adjustRightInd w:val="0"/>
        <w:spacing w:after="0"/>
        <w:ind w:right="360" w:firstLine="0"/>
        <w:jc w:val="both"/>
        <w:rPr>
          <w:rFonts w:ascii="Times New Roman" w:hAnsi="Times New Roman"/>
          <w:b/>
          <w:bCs/>
          <w:color w:val="191919"/>
          <w:sz w:val="20"/>
          <w:szCs w:val="20"/>
        </w:rPr>
      </w:pPr>
    </w:p>
    <w:p w:rsidR="00A3250A" w:rsidRPr="00601DCA" w:rsidRDefault="00A3250A" w:rsidP="00A3250A">
      <w:pPr>
        <w:widowControl w:val="0"/>
        <w:tabs>
          <w:tab w:val="left" w:pos="9140"/>
        </w:tabs>
        <w:autoSpaceDE w:val="0"/>
        <w:autoSpaceDN w:val="0"/>
        <w:adjustRightInd w:val="0"/>
        <w:spacing w:after="0"/>
        <w:ind w:left="360" w:right="180" w:firstLine="0"/>
        <w:jc w:val="both"/>
        <w:rPr>
          <w:rFonts w:ascii="Times New Roman" w:hAnsi="Times New Roman"/>
          <w:b/>
          <w:bCs/>
          <w:color w:val="808080" w:themeColor="background1" w:themeShade="80"/>
          <w:sz w:val="24"/>
          <w:szCs w:val="24"/>
        </w:rPr>
      </w:pPr>
      <w:r w:rsidRPr="00601DCA">
        <w:rPr>
          <w:rFonts w:ascii="Times New Roman" w:hAnsi="Times New Roman"/>
          <w:b/>
          <w:bCs/>
          <w:color w:val="808080" w:themeColor="background1" w:themeShade="80"/>
          <w:sz w:val="24"/>
          <w:szCs w:val="24"/>
        </w:rPr>
        <w:t>Required for Certification and Degree Program</w:t>
      </w:r>
    </w:p>
    <w:p w:rsidR="00A3250A" w:rsidRPr="00601DCA"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4"/>
          <w:sz w:val="24"/>
          <w:szCs w:val="24"/>
        </w:rPr>
        <w:t>r</w:t>
      </w:r>
      <w:r w:rsidRPr="00601DCA">
        <w:rPr>
          <w:rFonts w:ascii="Times New Roman" w:hAnsi="Times New Roman"/>
          <w:b/>
          <w:bCs/>
          <w:color w:val="808080" w:themeColor="background1" w:themeShade="80"/>
          <w:sz w:val="24"/>
          <w:szCs w:val="24"/>
        </w:rPr>
        <w:t>ea</w:t>
      </w:r>
      <w:r w:rsidRPr="00601DCA">
        <w:rPr>
          <w:rFonts w:ascii="Times New Roman" w:hAnsi="Times New Roman"/>
          <w:b/>
          <w:bCs/>
          <w:color w:val="808080" w:themeColor="background1" w:themeShade="80"/>
          <w:spacing w:val="-11"/>
          <w:sz w:val="24"/>
          <w:szCs w:val="24"/>
        </w:rPr>
        <w:t xml:space="preserve"> </w:t>
      </w: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11"/>
          <w:sz w:val="24"/>
          <w:szCs w:val="24"/>
        </w:rPr>
        <w:t xml:space="preserve"> </w:t>
      </w:r>
      <w:r w:rsidRPr="00601DCA">
        <w:rPr>
          <w:rFonts w:ascii="Times New Roman" w:hAnsi="Times New Roman"/>
          <w:b/>
          <w:bCs/>
          <w:color w:val="808080" w:themeColor="background1" w:themeShade="80"/>
          <w:sz w:val="24"/>
          <w:szCs w:val="24"/>
        </w:rPr>
        <w:t>- Foundation</w:t>
      </w:r>
      <w:r w:rsidRPr="00601DCA">
        <w:rPr>
          <w:rFonts w:ascii="Times New Roman" w:hAnsi="Times New Roman"/>
          <w:b/>
          <w:bCs/>
          <w:color w:val="808080" w:themeColor="background1" w:themeShade="80"/>
          <w:sz w:val="24"/>
          <w:szCs w:val="24"/>
        </w:rPr>
        <w:tab/>
        <w:t>9 hrs.</w:t>
      </w:r>
    </w:p>
    <w:p w:rsidR="00A3250A"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sz w:val="20"/>
          <w:szCs w:val="20"/>
        </w:rPr>
      </w:pPr>
      <w:r>
        <w:rPr>
          <w:rFonts w:ascii="Times New Roman" w:hAnsi="Times New Roman"/>
          <w:color w:val="191919"/>
          <w:sz w:val="20"/>
          <w:szCs w:val="20"/>
        </w:rPr>
        <w:t>COUN</w:t>
      </w:r>
      <w:r>
        <w:rPr>
          <w:rFonts w:ascii="Times New Roman" w:hAnsi="Times New Roman"/>
          <w:color w:val="191919"/>
          <w:sz w:val="20"/>
          <w:szCs w:val="20"/>
        </w:rPr>
        <w:tab/>
        <w:t>5501     Lifespan Development</w:t>
      </w:r>
    </w:p>
    <w:p w:rsidR="00A3250A"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191919"/>
          <w:sz w:val="20"/>
          <w:szCs w:val="20"/>
        </w:rPr>
      </w:pPr>
      <w:r>
        <w:rPr>
          <w:rFonts w:ascii="Times New Roman" w:hAnsi="Times New Roman"/>
          <w:color w:val="191919"/>
          <w:sz w:val="20"/>
          <w:szCs w:val="20"/>
        </w:rPr>
        <w:t>COUN</w:t>
      </w:r>
      <w:r>
        <w:rPr>
          <w:rFonts w:ascii="Times New Roman" w:hAnsi="Times New Roman"/>
          <w:color w:val="191919"/>
          <w:sz w:val="20"/>
          <w:szCs w:val="20"/>
        </w:rPr>
        <w:tab/>
        <w:t>5500    Theories of Counseling</w:t>
      </w:r>
    </w:p>
    <w:p w:rsidR="00A3250A" w:rsidRDefault="00A3250A" w:rsidP="00A3250A">
      <w:pPr>
        <w:widowControl w:val="0"/>
        <w:tabs>
          <w:tab w:val="left" w:pos="1260"/>
          <w:tab w:val="left" w:pos="3380"/>
        </w:tabs>
        <w:autoSpaceDE w:val="0"/>
        <w:autoSpaceDN w:val="0"/>
        <w:adjustRightInd w:val="0"/>
        <w:spacing w:before="10" w:after="0"/>
        <w:ind w:left="540" w:right="360" w:firstLine="0"/>
        <w:jc w:val="both"/>
        <w:rPr>
          <w:rFonts w:ascii="Times New Roman" w:hAnsi="Times New Roman"/>
          <w:color w:val="000000"/>
          <w:sz w:val="20"/>
          <w:szCs w:val="20"/>
        </w:rPr>
      </w:pPr>
      <w:r>
        <w:rPr>
          <w:rFonts w:ascii="Times New Roman" w:hAnsi="Times New Roman"/>
          <w:color w:val="191919"/>
          <w:sz w:val="20"/>
          <w:szCs w:val="20"/>
        </w:rPr>
        <w:t>COUN</w:t>
      </w:r>
      <w:r>
        <w:rPr>
          <w:rFonts w:ascii="Times New Roman" w:hAnsi="Times New Roman"/>
          <w:color w:val="191919"/>
          <w:sz w:val="20"/>
          <w:szCs w:val="20"/>
        </w:rPr>
        <w:tab/>
        <w:t>5600     Ethical and Legal Issues in Counseling</w:t>
      </w:r>
    </w:p>
    <w:p w:rsidR="00A3250A" w:rsidRPr="00601DCA"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4"/>
          <w:sz w:val="24"/>
          <w:szCs w:val="24"/>
        </w:rPr>
        <w:t>r</w:t>
      </w:r>
      <w:r w:rsidRPr="00601DCA">
        <w:rPr>
          <w:rFonts w:ascii="Times New Roman" w:hAnsi="Times New Roman"/>
          <w:b/>
          <w:bCs/>
          <w:color w:val="808080" w:themeColor="background1" w:themeShade="80"/>
          <w:sz w:val="24"/>
          <w:szCs w:val="24"/>
        </w:rPr>
        <w:t xml:space="preserve">ea B – Nature of the Learner </w:t>
      </w:r>
      <w:r w:rsidRPr="00601DCA">
        <w:rPr>
          <w:rFonts w:ascii="Times New Roman" w:hAnsi="Times New Roman"/>
          <w:b/>
          <w:bCs/>
          <w:color w:val="808080" w:themeColor="background1" w:themeShade="80"/>
          <w:sz w:val="24"/>
          <w:szCs w:val="24"/>
        </w:rPr>
        <w:tab/>
        <w:t>9 hrs.</w:t>
      </w:r>
    </w:p>
    <w:p w:rsidR="00A3250A"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191919"/>
          <w:sz w:val="20"/>
          <w:szCs w:val="20"/>
        </w:rPr>
      </w:pPr>
      <w:r>
        <w:rPr>
          <w:rFonts w:ascii="Times New Roman" w:hAnsi="Times New Roman"/>
          <w:color w:val="191919"/>
          <w:sz w:val="20"/>
          <w:szCs w:val="20"/>
        </w:rPr>
        <w:t>COUN</w:t>
      </w:r>
      <w:r>
        <w:rPr>
          <w:rFonts w:ascii="Times New Roman" w:hAnsi="Times New Roman"/>
          <w:color w:val="191919"/>
          <w:sz w:val="20"/>
          <w:szCs w:val="20"/>
        </w:rPr>
        <w:tab/>
        <w:t xml:space="preserve"> 5506     School Counseling Foundations</w:t>
      </w:r>
    </w:p>
    <w:p w:rsidR="00A3250A"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191919"/>
          <w:sz w:val="20"/>
          <w:szCs w:val="20"/>
        </w:rPr>
      </w:pPr>
      <w:r>
        <w:rPr>
          <w:rFonts w:ascii="Times New Roman" w:hAnsi="Times New Roman"/>
          <w:color w:val="191919"/>
          <w:sz w:val="20"/>
          <w:szCs w:val="20"/>
        </w:rPr>
        <w:t>COUN</w:t>
      </w:r>
      <w:r>
        <w:rPr>
          <w:rFonts w:ascii="Times New Roman" w:hAnsi="Times New Roman"/>
          <w:color w:val="191919"/>
          <w:sz w:val="20"/>
          <w:szCs w:val="20"/>
        </w:rPr>
        <w:tab/>
        <w:t>5525      School Counseling in P-12</w:t>
      </w:r>
    </w:p>
    <w:p w:rsidR="00A3250A" w:rsidRDefault="00A3250A" w:rsidP="00A3250A">
      <w:pPr>
        <w:widowControl w:val="0"/>
        <w:tabs>
          <w:tab w:val="left" w:pos="1260"/>
          <w:tab w:val="left" w:pos="4100"/>
        </w:tabs>
        <w:autoSpaceDE w:val="0"/>
        <w:autoSpaceDN w:val="0"/>
        <w:adjustRightInd w:val="0"/>
        <w:spacing w:before="10" w:after="0"/>
        <w:ind w:left="540" w:right="360" w:firstLine="0"/>
        <w:jc w:val="both"/>
        <w:rPr>
          <w:rFonts w:ascii="Times New Roman" w:hAnsi="Times New Roman"/>
          <w:color w:val="000000"/>
          <w:sz w:val="20"/>
          <w:szCs w:val="20"/>
        </w:rPr>
      </w:pPr>
      <w:r>
        <w:rPr>
          <w:rFonts w:ascii="Times New Roman" w:hAnsi="Times New Roman"/>
          <w:color w:val="191919"/>
          <w:sz w:val="20"/>
          <w:szCs w:val="20"/>
        </w:rPr>
        <w:t>COUN</w:t>
      </w:r>
      <w:r>
        <w:rPr>
          <w:rFonts w:ascii="Times New Roman" w:hAnsi="Times New Roman"/>
          <w:color w:val="191919"/>
          <w:sz w:val="20"/>
          <w:szCs w:val="20"/>
        </w:rPr>
        <w:tab/>
        <w:t>5520      Multicultural Counseling: Theory and Practice</w:t>
      </w:r>
    </w:p>
    <w:p w:rsidR="00A3250A" w:rsidRPr="00601DCA"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4"/>
          <w:sz w:val="24"/>
          <w:szCs w:val="24"/>
        </w:rPr>
        <w:t>r</w:t>
      </w:r>
      <w:r w:rsidRPr="00601DCA">
        <w:rPr>
          <w:rFonts w:ascii="Times New Roman" w:hAnsi="Times New Roman"/>
          <w:b/>
          <w:bCs/>
          <w:color w:val="808080" w:themeColor="background1" w:themeShade="80"/>
          <w:sz w:val="24"/>
          <w:szCs w:val="24"/>
        </w:rPr>
        <w:t>ea C – Clinical Skills</w:t>
      </w:r>
      <w:r w:rsidRPr="00601DCA">
        <w:rPr>
          <w:rFonts w:ascii="Times New Roman" w:hAnsi="Times New Roman"/>
          <w:b/>
          <w:bCs/>
          <w:color w:val="808080" w:themeColor="background1" w:themeShade="80"/>
          <w:sz w:val="24"/>
          <w:szCs w:val="24"/>
        </w:rPr>
        <w:tab/>
        <w:t>24 hrs.</w:t>
      </w:r>
    </w:p>
    <w:p w:rsidR="00A3250A" w:rsidRDefault="00A3250A" w:rsidP="00A3250A">
      <w:pPr>
        <w:widowControl w:val="0"/>
        <w:autoSpaceDE w:val="0"/>
        <w:autoSpaceDN w:val="0"/>
        <w:adjustRightInd w:val="0"/>
        <w:spacing w:before="10" w:after="0" w:line="250" w:lineRule="auto"/>
        <w:ind w:left="540" w:right="360" w:firstLine="0"/>
        <w:jc w:val="both"/>
        <w:rPr>
          <w:rFonts w:ascii="Times New Roman" w:hAnsi="Times New Roman"/>
          <w:color w:val="191919"/>
          <w:sz w:val="20"/>
          <w:szCs w:val="20"/>
        </w:rPr>
      </w:pPr>
      <w:r>
        <w:rPr>
          <w:rFonts w:ascii="Times New Roman" w:hAnsi="Times New Roman"/>
          <w:color w:val="191919"/>
          <w:sz w:val="20"/>
          <w:szCs w:val="20"/>
        </w:rPr>
        <w:t>COUN   5512      Counseling Strategies and</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 xml:space="preserve">echniques </w:t>
      </w:r>
    </w:p>
    <w:p w:rsidR="00A3250A" w:rsidRDefault="00A3250A" w:rsidP="00A3250A">
      <w:pPr>
        <w:widowControl w:val="0"/>
        <w:autoSpaceDE w:val="0"/>
        <w:autoSpaceDN w:val="0"/>
        <w:adjustRightInd w:val="0"/>
        <w:spacing w:before="10" w:after="0" w:line="250" w:lineRule="auto"/>
        <w:ind w:left="540" w:right="360" w:firstLine="0"/>
        <w:jc w:val="both"/>
        <w:rPr>
          <w:rFonts w:ascii="Times New Roman" w:hAnsi="Times New Roman"/>
          <w:color w:val="191919"/>
          <w:sz w:val="20"/>
          <w:szCs w:val="20"/>
        </w:rPr>
      </w:pPr>
      <w:r>
        <w:rPr>
          <w:rFonts w:ascii="Times New Roman" w:hAnsi="Times New Roman"/>
          <w:color w:val="191919"/>
          <w:sz w:val="20"/>
          <w:szCs w:val="20"/>
        </w:rPr>
        <w:t xml:space="preserve">COUN   5515      Group Counseling and Dynamics </w:t>
      </w:r>
    </w:p>
    <w:p w:rsidR="00A3250A" w:rsidRDefault="00A3250A" w:rsidP="00A3250A">
      <w:pPr>
        <w:widowControl w:val="0"/>
        <w:autoSpaceDE w:val="0"/>
        <w:autoSpaceDN w:val="0"/>
        <w:adjustRightInd w:val="0"/>
        <w:spacing w:before="10" w:after="0" w:line="250" w:lineRule="auto"/>
        <w:ind w:left="540" w:right="360" w:firstLine="0"/>
        <w:jc w:val="both"/>
        <w:rPr>
          <w:rFonts w:ascii="Times New Roman" w:hAnsi="Times New Roman"/>
          <w:color w:val="000000"/>
          <w:sz w:val="20"/>
          <w:szCs w:val="20"/>
        </w:rPr>
      </w:pPr>
      <w:r>
        <w:rPr>
          <w:rFonts w:ascii="Times New Roman" w:hAnsi="Times New Roman"/>
          <w:color w:val="191919"/>
          <w:sz w:val="20"/>
          <w:szCs w:val="20"/>
        </w:rPr>
        <w:t>COUN   5517      Family Counseling</w:t>
      </w:r>
    </w:p>
    <w:p w:rsidR="00A3250A" w:rsidRDefault="00A3250A" w:rsidP="00A3250A">
      <w:pPr>
        <w:widowControl w:val="0"/>
        <w:autoSpaceDE w:val="0"/>
        <w:autoSpaceDN w:val="0"/>
        <w:adjustRightInd w:val="0"/>
        <w:spacing w:before="10" w:after="0"/>
        <w:ind w:left="540" w:right="360" w:firstLine="0"/>
        <w:jc w:val="both"/>
        <w:rPr>
          <w:rFonts w:ascii="Times New Roman" w:hAnsi="Times New Roman"/>
          <w:color w:val="000000"/>
          <w:sz w:val="20"/>
          <w:szCs w:val="20"/>
        </w:rPr>
      </w:pPr>
      <w:r>
        <w:rPr>
          <w:rFonts w:ascii="Times New Roman" w:hAnsi="Times New Roman"/>
          <w:color w:val="191919"/>
          <w:sz w:val="20"/>
          <w:szCs w:val="20"/>
        </w:rPr>
        <w:t>COUN   5531      Career Development and Counseling</w:t>
      </w:r>
    </w:p>
    <w:p w:rsidR="00A3250A" w:rsidRDefault="00A3250A" w:rsidP="00A3250A">
      <w:pPr>
        <w:widowControl w:val="0"/>
        <w:autoSpaceDE w:val="0"/>
        <w:autoSpaceDN w:val="0"/>
        <w:adjustRightInd w:val="0"/>
        <w:spacing w:before="10" w:after="0" w:line="250" w:lineRule="auto"/>
        <w:ind w:left="540" w:right="360" w:firstLine="0"/>
        <w:jc w:val="both"/>
        <w:rPr>
          <w:rFonts w:ascii="Times New Roman" w:hAnsi="Times New Roman"/>
          <w:color w:val="000000"/>
          <w:sz w:val="20"/>
          <w:szCs w:val="20"/>
        </w:rPr>
      </w:pPr>
      <w:r>
        <w:rPr>
          <w:rFonts w:ascii="Times New Roman" w:hAnsi="Times New Roman"/>
          <w:color w:val="191919"/>
          <w:sz w:val="20"/>
          <w:szCs w:val="20"/>
        </w:rPr>
        <w:t>COUN   5540      Consultation COUN 5570 Practicum COUN 5595 Internship</w:t>
      </w:r>
    </w:p>
    <w:p w:rsidR="00A3250A" w:rsidRDefault="00A3250A" w:rsidP="00A3250A">
      <w:pPr>
        <w:widowControl w:val="0"/>
        <w:autoSpaceDE w:val="0"/>
        <w:autoSpaceDN w:val="0"/>
        <w:adjustRightInd w:val="0"/>
        <w:spacing w:after="0"/>
        <w:ind w:left="540" w:right="360" w:firstLine="0"/>
        <w:jc w:val="both"/>
        <w:rPr>
          <w:rFonts w:ascii="Times New Roman" w:hAnsi="Times New Roman"/>
          <w:color w:val="191919"/>
          <w:sz w:val="20"/>
          <w:szCs w:val="20"/>
        </w:rPr>
      </w:pPr>
      <w:r>
        <w:rPr>
          <w:rFonts w:ascii="Times New Roman" w:hAnsi="Times New Roman"/>
          <w:color w:val="191919"/>
          <w:sz w:val="20"/>
          <w:szCs w:val="20"/>
        </w:rPr>
        <w:t>COUN   5600      Legal and Ethical Issues in Counseling</w:t>
      </w:r>
    </w:p>
    <w:p w:rsidR="00A3250A" w:rsidRDefault="00A3250A" w:rsidP="00A3250A">
      <w:pPr>
        <w:widowControl w:val="0"/>
        <w:autoSpaceDE w:val="0"/>
        <w:autoSpaceDN w:val="0"/>
        <w:adjustRightInd w:val="0"/>
        <w:spacing w:after="0"/>
        <w:ind w:left="540" w:right="360" w:firstLine="0"/>
        <w:jc w:val="both"/>
        <w:rPr>
          <w:rFonts w:ascii="Times New Roman" w:hAnsi="Times New Roman"/>
          <w:color w:val="000000"/>
          <w:sz w:val="20"/>
          <w:szCs w:val="20"/>
        </w:rPr>
      </w:pPr>
      <w:r>
        <w:rPr>
          <w:rFonts w:ascii="Times New Roman" w:hAnsi="Times New Roman"/>
          <w:color w:val="191919"/>
          <w:sz w:val="20"/>
          <w:szCs w:val="20"/>
        </w:rPr>
        <w:t>COUN   5610      Crisis Counseling and Intervention</w:t>
      </w:r>
    </w:p>
    <w:p w:rsidR="00A3250A" w:rsidRPr="00601DCA"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4"/>
          <w:sz w:val="24"/>
          <w:szCs w:val="24"/>
        </w:rPr>
        <w:t>r</w:t>
      </w:r>
      <w:r w:rsidRPr="00601DCA">
        <w:rPr>
          <w:rFonts w:ascii="Times New Roman" w:hAnsi="Times New Roman"/>
          <w:b/>
          <w:bCs/>
          <w:color w:val="808080" w:themeColor="background1" w:themeShade="80"/>
          <w:sz w:val="24"/>
          <w:szCs w:val="24"/>
        </w:rPr>
        <w:t>ea D: Resea</w:t>
      </w:r>
      <w:r w:rsidRPr="00601DCA">
        <w:rPr>
          <w:rFonts w:ascii="Times New Roman" w:hAnsi="Times New Roman"/>
          <w:b/>
          <w:bCs/>
          <w:color w:val="808080" w:themeColor="background1" w:themeShade="80"/>
          <w:spacing w:val="-4"/>
          <w:sz w:val="24"/>
          <w:szCs w:val="24"/>
        </w:rPr>
        <w:t>r</w:t>
      </w:r>
      <w:r w:rsidRPr="00601DCA">
        <w:rPr>
          <w:rFonts w:ascii="Times New Roman" w:hAnsi="Times New Roman"/>
          <w:b/>
          <w:bCs/>
          <w:color w:val="808080" w:themeColor="background1" w:themeShade="80"/>
          <w:sz w:val="24"/>
          <w:szCs w:val="24"/>
        </w:rPr>
        <w:t>ch</w:t>
      </w:r>
      <w:r w:rsidRPr="00601DCA">
        <w:rPr>
          <w:rFonts w:ascii="Times New Roman" w:hAnsi="Times New Roman"/>
          <w:b/>
          <w:bCs/>
          <w:color w:val="808080" w:themeColor="background1" w:themeShade="80"/>
          <w:sz w:val="24"/>
          <w:szCs w:val="24"/>
        </w:rPr>
        <w:tab/>
        <w:t>3 hrs.</w:t>
      </w:r>
    </w:p>
    <w:p w:rsidR="00A3250A" w:rsidRPr="00334963" w:rsidRDefault="00A3250A" w:rsidP="00A3250A">
      <w:pPr>
        <w:widowControl w:val="0"/>
        <w:autoSpaceDE w:val="0"/>
        <w:autoSpaceDN w:val="0"/>
        <w:adjustRightInd w:val="0"/>
        <w:spacing w:before="10" w:after="0"/>
        <w:ind w:left="540" w:firstLine="0"/>
        <w:rPr>
          <w:rFonts w:ascii="Times New Roman" w:hAnsi="Times New Roman"/>
          <w:color w:val="000000"/>
          <w:sz w:val="20"/>
          <w:szCs w:val="20"/>
        </w:rPr>
      </w:pPr>
      <w:r>
        <w:rPr>
          <w:rFonts w:ascii="Times New Roman" w:hAnsi="Times New Roman"/>
          <w:color w:val="191919"/>
          <w:sz w:val="20"/>
          <w:szCs w:val="20"/>
        </w:rPr>
        <w:t>COUN   5510</w:t>
      </w:r>
      <w:r>
        <w:rPr>
          <w:rFonts w:ascii="Times New Roman" w:hAnsi="Times New Roman"/>
          <w:color w:val="191919"/>
          <w:spacing w:val="-11"/>
          <w:sz w:val="20"/>
          <w:szCs w:val="20"/>
        </w:rPr>
        <w:t xml:space="preserve">       </w:t>
      </w:r>
      <w:r>
        <w:rPr>
          <w:rFonts w:ascii="Times New Roman" w:hAnsi="Times New Roman"/>
          <w:color w:val="191919"/>
          <w:sz w:val="20"/>
          <w:szCs w:val="20"/>
        </w:rPr>
        <w:t>Assessment and</w:t>
      </w:r>
      <w:r>
        <w:rPr>
          <w:rFonts w:ascii="Times New Roman" w:hAnsi="Times New Roman"/>
          <w:color w:val="191919"/>
          <w:spacing w:val="-11"/>
          <w:sz w:val="20"/>
          <w:szCs w:val="20"/>
        </w:rPr>
        <w:t xml:space="preserve"> </w:t>
      </w:r>
      <w:r>
        <w:rPr>
          <w:rFonts w:ascii="Times New Roman" w:hAnsi="Times New Roman"/>
          <w:color w:val="191919"/>
          <w:sz w:val="20"/>
          <w:szCs w:val="20"/>
        </w:rPr>
        <w:t>Appraisal</w:t>
      </w:r>
    </w:p>
    <w:p w:rsidR="00A3250A" w:rsidRDefault="00A3250A" w:rsidP="00A3250A">
      <w:pPr>
        <w:widowControl w:val="0"/>
        <w:autoSpaceDE w:val="0"/>
        <w:autoSpaceDN w:val="0"/>
        <w:adjustRightInd w:val="0"/>
        <w:spacing w:before="10" w:after="0"/>
        <w:ind w:left="540" w:firstLine="0"/>
        <w:rPr>
          <w:rFonts w:ascii="Times New Roman" w:hAnsi="Times New Roman"/>
          <w:color w:val="000000"/>
          <w:sz w:val="20"/>
          <w:szCs w:val="20"/>
        </w:rPr>
      </w:pPr>
      <w:r>
        <w:rPr>
          <w:rFonts w:ascii="Times New Roman" w:hAnsi="Times New Roman"/>
          <w:color w:val="191919"/>
          <w:sz w:val="20"/>
          <w:szCs w:val="20"/>
        </w:rPr>
        <w:t>COUN   5620      Research and Program Evaluation for Counselors</w:t>
      </w:r>
    </w:p>
    <w:p w:rsidR="00A3250A" w:rsidRDefault="00A3250A" w:rsidP="00A3250A">
      <w:pPr>
        <w:widowControl w:val="0"/>
        <w:autoSpaceDE w:val="0"/>
        <w:autoSpaceDN w:val="0"/>
        <w:adjustRightInd w:val="0"/>
        <w:spacing w:before="10" w:after="0"/>
        <w:ind w:left="540" w:firstLine="0"/>
        <w:rPr>
          <w:rFonts w:ascii="Times New Roman" w:hAnsi="Times New Roman"/>
          <w:color w:val="000000"/>
          <w:sz w:val="20"/>
          <w:szCs w:val="20"/>
        </w:rPr>
      </w:pPr>
      <w:r>
        <w:rPr>
          <w:rFonts w:ascii="Times New Roman" w:hAnsi="Times New Roman"/>
          <w:color w:val="191919"/>
          <w:sz w:val="20"/>
          <w:szCs w:val="20"/>
        </w:rPr>
        <w:t>COUN   5596</w:t>
      </w:r>
      <w:r>
        <w:rPr>
          <w:rFonts w:ascii="Times New Roman" w:hAnsi="Times New Roman"/>
          <w:color w:val="191919"/>
          <w:spacing w:val="-4"/>
          <w:sz w:val="20"/>
          <w:szCs w:val="20"/>
        </w:rPr>
        <w:t xml:space="preserve">      </w:t>
      </w:r>
      <w:r>
        <w:rPr>
          <w:rFonts w:ascii="Times New Roman" w:hAnsi="Times New Roman"/>
          <w:color w:val="191919"/>
          <w:sz w:val="20"/>
          <w:szCs w:val="20"/>
        </w:rPr>
        <w:t>Thesis</w:t>
      </w:r>
    </w:p>
    <w:p w:rsidR="00A3250A" w:rsidRPr="00601DCA"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color w:val="808080" w:themeColor="background1" w:themeShade="80"/>
          <w:sz w:val="24"/>
          <w:szCs w:val="24"/>
        </w:rPr>
      </w:pPr>
      <w:r w:rsidRPr="00601DCA">
        <w:rPr>
          <w:rFonts w:ascii="Times New Roman" w:hAnsi="Times New Roman"/>
          <w:b/>
          <w:bCs/>
          <w:color w:val="808080" w:themeColor="background1" w:themeShade="80"/>
          <w:sz w:val="24"/>
          <w:szCs w:val="24"/>
        </w:rPr>
        <w:t>A</w:t>
      </w:r>
      <w:r w:rsidRPr="00601DCA">
        <w:rPr>
          <w:rFonts w:ascii="Times New Roman" w:hAnsi="Times New Roman"/>
          <w:b/>
          <w:bCs/>
          <w:color w:val="808080" w:themeColor="background1" w:themeShade="80"/>
          <w:spacing w:val="-4"/>
          <w:sz w:val="24"/>
          <w:szCs w:val="24"/>
        </w:rPr>
        <w:t>r</w:t>
      </w:r>
      <w:r w:rsidRPr="00601DCA">
        <w:rPr>
          <w:rFonts w:ascii="Times New Roman" w:hAnsi="Times New Roman"/>
          <w:b/>
          <w:bCs/>
          <w:color w:val="808080" w:themeColor="background1" w:themeShade="80"/>
          <w:sz w:val="24"/>
          <w:szCs w:val="24"/>
        </w:rPr>
        <w:t>ea E: Electives</w:t>
      </w:r>
      <w:r w:rsidRPr="00601DCA">
        <w:rPr>
          <w:rFonts w:ascii="Times New Roman" w:hAnsi="Times New Roman"/>
          <w:b/>
          <w:bCs/>
          <w:color w:val="808080" w:themeColor="background1" w:themeShade="80"/>
          <w:sz w:val="24"/>
          <w:szCs w:val="24"/>
        </w:rPr>
        <w:tab/>
        <w:t>3-6 hrs.</w:t>
      </w:r>
    </w:p>
    <w:p w:rsidR="00A3250A" w:rsidRDefault="00A3250A" w:rsidP="00A3250A">
      <w:pPr>
        <w:widowControl w:val="0"/>
        <w:autoSpaceDE w:val="0"/>
        <w:autoSpaceDN w:val="0"/>
        <w:adjustRightInd w:val="0"/>
        <w:spacing w:before="10" w:after="0" w:line="250" w:lineRule="auto"/>
        <w:ind w:left="540" w:right="4901" w:firstLine="0"/>
        <w:jc w:val="both"/>
        <w:rPr>
          <w:rFonts w:ascii="Times New Roman" w:hAnsi="Times New Roman"/>
          <w:color w:val="000000"/>
          <w:sz w:val="20"/>
          <w:szCs w:val="20"/>
        </w:rPr>
      </w:pPr>
      <w:r>
        <w:rPr>
          <w:rFonts w:ascii="Times New Roman" w:hAnsi="Times New Roman"/>
          <w:color w:val="191919"/>
          <w:sz w:val="20"/>
          <w:szCs w:val="20"/>
        </w:rPr>
        <w:t>COUN   5575      Selected</w:t>
      </w:r>
      <w:r>
        <w:rPr>
          <w:rFonts w:ascii="Times New Roman" w:hAnsi="Times New Roman"/>
          <w:color w:val="191919"/>
          <w:spacing w:val="-3"/>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opics in Counseling</w:t>
      </w:r>
    </w:p>
    <w:p w:rsidR="00A3250A" w:rsidRDefault="00A3250A" w:rsidP="00A3250A">
      <w:pPr>
        <w:widowControl w:val="0"/>
        <w:tabs>
          <w:tab w:val="right" w:pos="9360"/>
        </w:tabs>
        <w:autoSpaceDE w:val="0"/>
        <w:autoSpaceDN w:val="0"/>
        <w:adjustRightInd w:val="0"/>
        <w:spacing w:after="0"/>
        <w:ind w:left="360" w:right="360" w:firstLine="0"/>
        <w:jc w:val="both"/>
        <w:rPr>
          <w:rFonts w:ascii="Times New Roman" w:hAnsi="Times New Roman"/>
          <w:b/>
          <w:bCs/>
          <w:color w:val="808080" w:themeColor="background1" w:themeShade="80"/>
          <w:sz w:val="24"/>
          <w:szCs w:val="24"/>
        </w:rPr>
      </w:pPr>
      <w:r w:rsidRPr="00601DCA">
        <w:rPr>
          <w:rFonts w:ascii="Times New Roman" w:hAnsi="Times New Roman"/>
          <w:b/>
          <w:bCs/>
          <w:color w:val="808080" w:themeColor="background1" w:themeShade="80"/>
          <w:spacing w:val="-18"/>
          <w:sz w:val="24"/>
          <w:szCs w:val="24"/>
        </w:rPr>
        <w:t>T</w:t>
      </w:r>
      <w:r w:rsidRPr="00601DCA">
        <w:rPr>
          <w:rFonts w:ascii="Times New Roman" w:hAnsi="Times New Roman"/>
          <w:b/>
          <w:bCs/>
          <w:color w:val="808080" w:themeColor="background1" w:themeShade="80"/>
          <w:sz w:val="24"/>
          <w:szCs w:val="24"/>
        </w:rPr>
        <w:t>otal Requi</w:t>
      </w:r>
      <w:r w:rsidRPr="00601DCA">
        <w:rPr>
          <w:rFonts w:ascii="Times New Roman" w:hAnsi="Times New Roman"/>
          <w:b/>
          <w:bCs/>
          <w:color w:val="808080" w:themeColor="background1" w:themeShade="80"/>
          <w:spacing w:val="-4"/>
          <w:sz w:val="24"/>
          <w:szCs w:val="24"/>
        </w:rPr>
        <w:t>r</w:t>
      </w:r>
      <w:r w:rsidRPr="00601DCA">
        <w:rPr>
          <w:rFonts w:ascii="Times New Roman" w:hAnsi="Times New Roman"/>
          <w:b/>
          <w:bCs/>
          <w:color w:val="808080" w:themeColor="background1" w:themeShade="80"/>
          <w:sz w:val="24"/>
          <w:szCs w:val="24"/>
        </w:rPr>
        <w:t>ed Hours</w:t>
      </w:r>
      <w:r w:rsidRPr="00601DCA">
        <w:rPr>
          <w:rFonts w:ascii="Times New Roman" w:hAnsi="Times New Roman"/>
          <w:b/>
          <w:bCs/>
          <w:color w:val="808080" w:themeColor="background1" w:themeShade="80"/>
          <w:spacing w:val="14"/>
          <w:sz w:val="24"/>
          <w:szCs w:val="24"/>
        </w:rPr>
        <w:t xml:space="preserve"> </w:t>
      </w:r>
      <w:r>
        <w:rPr>
          <w:rFonts w:ascii="Times New Roman" w:hAnsi="Times New Roman"/>
          <w:b/>
          <w:bCs/>
          <w:color w:val="808080" w:themeColor="background1" w:themeShade="80"/>
          <w:spacing w:val="14"/>
          <w:sz w:val="24"/>
          <w:szCs w:val="24"/>
        </w:rPr>
        <w:tab/>
      </w:r>
      <w:r w:rsidRPr="00601DCA">
        <w:rPr>
          <w:rFonts w:ascii="Times New Roman" w:hAnsi="Times New Roman"/>
          <w:b/>
          <w:bCs/>
          <w:color w:val="808080" w:themeColor="background1" w:themeShade="80"/>
          <w:sz w:val="24"/>
          <w:szCs w:val="24"/>
        </w:rPr>
        <w:t>48 hrs.</w:t>
      </w:r>
    </w:p>
    <w:p w:rsidR="00A3250A" w:rsidRPr="00601DCA" w:rsidRDefault="00A3250A" w:rsidP="00A3250A">
      <w:pPr>
        <w:pStyle w:val="Heading2"/>
        <w:spacing w:before="0"/>
        <w:ind w:left="360" w:right="180" w:firstLine="0"/>
        <w:rPr>
          <w:rFonts w:ascii="Impact" w:hAnsi="Impact" w:cs="Impact"/>
          <w:color w:val="808080" w:themeColor="background1" w:themeShade="80"/>
          <w:sz w:val="36"/>
          <w:szCs w:val="36"/>
        </w:rPr>
      </w:pPr>
      <w:bookmarkStart w:id="693" w:name="_Toc294969801"/>
      <w:bookmarkStart w:id="694" w:name="_Toc295508358"/>
      <w:r w:rsidRPr="00601DCA">
        <w:rPr>
          <w:rFonts w:ascii="Impact" w:hAnsi="Impact" w:cs="Impact"/>
          <w:color w:val="808080" w:themeColor="background1" w:themeShade="80"/>
          <w:position w:val="-1"/>
          <w:sz w:val="36"/>
          <w:szCs w:val="36"/>
        </w:rPr>
        <w:t>COURSE DESCRIPTIONS</w:t>
      </w:r>
      <w:bookmarkEnd w:id="693"/>
      <w:bookmarkEnd w:id="694"/>
    </w:p>
    <w:p w:rsidR="00A3250A" w:rsidRDefault="00A3250A" w:rsidP="00A3250A">
      <w:pPr>
        <w:widowControl w:val="0"/>
        <w:autoSpaceDE w:val="0"/>
        <w:autoSpaceDN w:val="0"/>
        <w:adjustRightInd w:val="0"/>
        <w:spacing w:before="17" w:after="0" w:line="200" w:lineRule="exact"/>
        <w:ind w:left="360" w:right="180" w:firstLine="0"/>
        <w:jc w:val="both"/>
        <w:rPr>
          <w:rFonts w:ascii="Impact" w:hAnsi="Impact" w:cs="Impact"/>
          <w:color w:val="000000"/>
          <w:sz w:val="20"/>
          <w:szCs w:val="20"/>
        </w:rPr>
      </w:pP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5000  Introduction to Counseling Profession……………………………………3(3-0)</w:t>
      </w:r>
    </w:p>
    <w:p w:rsidR="00A3250A" w:rsidRPr="00E10AA1" w:rsidRDefault="00A3250A" w:rsidP="00A3250A">
      <w:pPr>
        <w:spacing w:after="0"/>
        <w:ind w:left="360" w:right="180" w:firstLine="0"/>
        <w:jc w:val="both"/>
        <w:rPr>
          <w:rFonts w:ascii="Times New Roman" w:hAnsi="Times New Roman"/>
          <w:sz w:val="20"/>
          <w:szCs w:val="20"/>
        </w:rPr>
      </w:pPr>
      <w:r w:rsidRPr="002C48C1">
        <w:rPr>
          <w:rFonts w:ascii="Times New Roman" w:hAnsi="Times New Roman"/>
          <w:sz w:val="20"/>
          <w:szCs w:val="20"/>
        </w:rPr>
        <w:t>This survey course provides students with an understanding of the theoretical, conceptual</w:t>
      </w:r>
      <w:r>
        <w:rPr>
          <w:rFonts w:ascii="Times New Roman" w:hAnsi="Times New Roman"/>
          <w:sz w:val="20"/>
          <w:szCs w:val="20"/>
        </w:rPr>
        <w:t xml:space="preserve"> </w:t>
      </w:r>
      <w:r w:rsidRPr="002C48C1">
        <w:rPr>
          <w:rFonts w:ascii="Times New Roman" w:hAnsi="Times New Roman"/>
          <w:sz w:val="20"/>
          <w:szCs w:val="20"/>
        </w:rPr>
        <w:t xml:space="preserve"> and practical applications of counseling with regard to the profession and its specialties. Ethical issues in Professional Counseling are introduced.  Students will gain an understanding of basic counseling interventions and the array of specialized careers in the counseling</w:t>
      </w:r>
      <w:r>
        <w:rPr>
          <w:rFonts w:ascii="Times New Roman" w:hAnsi="Times New Roman"/>
          <w:sz w:val="20"/>
          <w:szCs w:val="20"/>
        </w:rPr>
        <w:t xml:space="preserve"> </w:t>
      </w:r>
      <w:r w:rsidRPr="002C48C1">
        <w:rPr>
          <w:rFonts w:ascii="Times New Roman" w:hAnsi="Times New Roman"/>
          <w:sz w:val="20"/>
          <w:szCs w:val="20"/>
        </w:rPr>
        <w:t xml:space="preserve"> profession.  The purpose of this course is to introdu</w:t>
      </w:r>
      <w:r>
        <w:rPr>
          <w:rFonts w:ascii="Times New Roman" w:hAnsi="Times New Roman"/>
          <w:sz w:val="20"/>
          <w:szCs w:val="20"/>
        </w:rPr>
        <w:t>ce students to the scope of the c</w:t>
      </w:r>
      <w:r w:rsidRPr="002C48C1">
        <w:rPr>
          <w:rFonts w:ascii="Times New Roman" w:hAnsi="Times New Roman"/>
          <w:sz w:val="20"/>
          <w:szCs w:val="20"/>
        </w:rPr>
        <w:t>ounseling profession.</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5001Intorduction to Professional Writing……………………………………….3(3-0)</w:t>
      </w:r>
    </w:p>
    <w:p w:rsidR="00A3250A" w:rsidRDefault="00A3250A" w:rsidP="00A3250A">
      <w:pPr>
        <w:spacing w:after="0"/>
        <w:ind w:left="360" w:right="180" w:firstLine="0"/>
        <w:jc w:val="both"/>
        <w:rPr>
          <w:rFonts w:ascii="Times New Roman" w:hAnsi="Times New Roman"/>
          <w:b/>
          <w:bCs/>
          <w:color w:val="191919"/>
          <w:sz w:val="20"/>
          <w:szCs w:val="20"/>
        </w:rPr>
      </w:pPr>
      <w:r w:rsidRPr="00E10AA1">
        <w:rPr>
          <w:rFonts w:ascii="Times New Roman" w:hAnsi="Times New Roman"/>
          <w:bCs/>
          <w:sz w:val="20"/>
          <w:szCs w:val="20"/>
        </w:rPr>
        <w:t xml:space="preserve">This course introduces students to professional writing that aligns with standard practices </w:t>
      </w:r>
      <w:r>
        <w:rPr>
          <w:rFonts w:ascii="Times New Roman" w:hAnsi="Times New Roman"/>
          <w:bCs/>
          <w:sz w:val="20"/>
          <w:szCs w:val="20"/>
        </w:rPr>
        <w:t xml:space="preserve"> </w:t>
      </w:r>
      <w:r w:rsidRPr="00E10AA1">
        <w:rPr>
          <w:rFonts w:ascii="Times New Roman" w:hAnsi="Times New Roman"/>
          <w:bCs/>
          <w:sz w:val="20"/>
          <w:szCs w:val="20"/>
        </w:rPr>
        <w:t>outlined in the 6</w:t>
      </w:r>
      <w:r w:rsidRPr="00E10AA1">
        <w:rPr>
          <w:rFonts w:ascii="Times New Roman" w:hAnsi="Times New Roman"/>
          <w:bCs/>
          <w:sz w:val="20"/>
          <w:szCs w:val="20"/>
          <w:vertAlign w:val="superscript"/>
        </w:rPr>
        <w:t>th</w:t>
      </w:r>
      <w:r w:rsidRPr="00E10AA1">
        <w:rPr>
          <w:rFonts w:ascii="Times New Roman" w:hAnsi="Times New Roman"/>
          <w:bCs/>
          <w:sz w:val="20"/>
          <w:szCs w:val="20"/>
        </w:rPr>
        <w:t xml:space="preserve"> edition of the American Psychological Association’s Publication Manual.  The course emphasizes the development of professional writing skills that will be used throughout students’ graduate and professional careers.</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5002 Professional Issues in Counseling……………………………………………3(3-0)</w:t>
      </w:r>
    </w:p>
    <w:p w:rsidR="00572BC6" w:rsidRDefault="00A3250A">
      <w:pPr>
        <w:spacing w:after="0"/>
        <w:ind w:left="360" w:right="180" w:firstLine="0"/>
        <w:jc w:val="both"/>
        <w:rPr>
          <w:rFonts w:ascii="Times New Roman" w:hAnsi="Times New Roman"/>
          <w:b/>
          <w:bCs/>
          <w:color w:val="191919"/>
          <w:sz w:val="20"/>
          <w:szCs w:val="20"/>
        </w:rPr>
        <w:pPrChange w:id="695" w:author=" " w:date="2011-04-06T11:20:00Z">
          <w:pPr>
            <w:spacing w:after="0"/>
            <w:ind w:left="720"/>
          </w:pPr>
        </w:pPrChange>
      </w:pPr>
      <w:r w:rsidRPr="00E10AA1">
        <w:rPr>
          <w:rFonts w:ascii="Times New Roman" w:hAnsi="Times New Roman"/>
          <w:bCs/>
          <w:sz w:val="20"/>
          <w:szCs w:val="20"/>
        </w:rPr>
        <w:t>This critical thinking course will assist students with conceptualization and synthesis of current issues and trends Professional Counseling. Students will gain an appreciation of professional involvement and critical thinking as a professional counselor-in-training thru review of research journals.</w:t>
      </w:r>
      <w:r>
        <w:rPr>
          <w:rFonts w:ascii="Times New Roman" w:hAnsi="Times New Roman"/>
          <w:bCs/>
          <w:sz w:val="20"/>
          <w:szCs w:val="20"/>
        </w:rPr>
        <w:t xml:space="preserve"> </w:t>
      </w:r>
      <w:ins w:id="696" w:author=" " w:date="2011-04-06T11:20:00Z">
        <w:r>
          <w:rPr>
            <w:rFonts w:ascii="Times New Roman" w:hAnsi="Times New Roman"/>
            <w:bCs/>
            <w:sz w:val="20"/>
            <w:szCs w:val="20"/>
          </w:rPr>
          <w:t>COUN  5503 Leadership and Advocacy</w:t>
        </w:r>
      </w:ins>
      <w:r>
        <w:rPr>
          <w:rFonts w:ascii="Times New Roman" w:hAnsi="Times New Roman"/>
          <w:b/>
          <w:bCs/>
          <w:color w:val="191919"/>
          <w:sz w:val="20"/>
          <w:szCs w:val="20"/>
        </w:rPr>
        <w:tab/>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5500</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Theories of Counseling</w:t>
      </w:r>
      <w:r>
        <w:rPr>
          <w:rFonts w:ascii="Times New Roman" w:hAnsi="Times New Roman"/>
          <w:b/>
          <w:bCs/>
          <w:color w:val="191919"/>
          <w:spacing w:val="-15"/>
          <w:sz w:val="20"/>
          <w:szCs w:val="20"/>
        </w:rPr>
        <w:t xml:space="preserve"> </w:t>
      </w:r>
      <w:r>
        <w:rPr>
          <w:rFonts w:ascii="Times New Roman" w:hAnsi="Times New Roman"/>
          <w:b/>
          <w:bCs/>
          <w:color w:val="191919"/>
          <w:sz w:val="20"/>
          <w:szCs w:val="20"/>
        </w:rPr>
        <w:t xml:space="preserve">....................................................................................3(3-0) </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lastRenderedPageBreak/>
        <w:t>An introduction to counseling theories.  Students examine the historical development of counseling theories and explore a</w:t>
      </w:r>
      <w:r>
        <w:rPr>
          <w:rFonts w:ascii="Times New Roman" w:hAnsi="Times New Roman"/>
          <w:color w:val="191919"/>
          <w:spacing w:val="-4"/>
          <w:sz w:val="20"/>
          <w:szCs w:val="20"/>
        </w:rPr>
        <w:t>f</w:t>
      </w:r>
      <w:r>
        <w:rPr>
          <w:rFonts w:ascii="Times New Roman" w:hAnsi="Times New Roman"/>
          <w:color w:val="191919"/>
          <w:sz w:val="20"/>
          <w:szCs w:val="20"/>
        </w:rPr>
        <w:t>fective, humanistic, behavioral, and cognitive theories. In addition, a case study approach is used to aid students in conceptualizing client issues and selecting appropriate counseling treatments and interventions. Students are also exposed to models of counseling that are consistent with current professional research and practice.</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5501 Lifepan Developmen</w:t>
      </w:r>
      <w:r>
        <w:rPr>
          <w:rFonts w:ascii="Times New Roman" w:hAnsi="Times New Roman"/>
          <w:b/>
          <w:bCs/>
          <w:color w:val="191919"/>
          <w:spacing w:val="9"/>
          <w:sz w:val="20"/>
          <w:szCs w:val="20"/>
        </w:rPr>
        <w:t>t</w:t>
      </w:r>
      <w:r>
        <w:rPr>
          <w:rFonts w:ascii="Times New Roman" w:hAnsi="Times New Roman"/>
          <w:b/>
          <w:bCs/>
          <w:color w:val="191919"/>
          <w:sz w:val="20"/>
          <w:szCs w:val="20"/>
        </w:rPr>
        <w:t xml:space="preserve">.......................................................................................3(3-0) </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color w:val="191919"/>
          <w:sz w:val="20"/>
          <w:szCs w:val="20"/>
        </w:rPr>
        <w:t>This course o</w:t>
      </w:r>
      <w:r>
        <w:rPr>
          <w:rFonts w:ascii="Times New Roman" w:hAnsi="Times New Roman"/>
          <w:color w:val="191919"/>
          <w:spacing w:val="-4"/>
          <w:sz w:val="20"/>
          <w:szCs w:val="20"/>
        </w:rPr>
        <w:t>f</w:t>
      </w:r>
      <w:r>
        <w:rPr>
          <w:rFonts w:ascii="Times New Roman" w:hAnsi="Times New Roman"/>
          <w:color w:val="191919"/>
          <w:sz w:val="20"/>
          <w:szCs w:val="20"/>
        </w:rPr>
        <w:t>fers an introduction to the study of human development from conception through death (i.e., the lifespan) that includes theories of physical, psychological, psychosocial, cognitive, moral, identit</w:t>
      </w:r>
      <w:r>
        <w:rPr>
          <w:rFonts w:ascii="Times New Roman" w:hAnsi="Times New Roman"/>
          <w:color w:val="191919"/>
          <w:spacing w:val="-13"/>
          <w:sz w:val="20"/>
          <w:szCs w:val="20"/>
        </w:rPr>
        <w:t>y</w:t>
      </w:r>
      <w:r>
        <w:rPr>
          <w:rFonts w:ascii="Times New Roman" w:hAnsi="Times New Roman"/>
          <w:color w:val="191919"/>
          <w:sz w:val="20"/>
          <w:szCs w:val="20"/>
        </w:rPr>
        <w:t>, and personality aspects of human existence.</w:t>
      </w:r>
      <w:r>
        <w:rPr>
          <w:rFonts w:ascii="Times New Roman" w:hAnsi="Times New Roman"/>
          <w:color w:val="191919"/>
          <w:spacing w:val="-3"/>
          <w:sz w:val="20"/>
          <w:szCs w:val="20"/>
        </w:rPr>
        <w:t xml:space="preserve"> </w:t>
      </w:r>
      <w:r>
        <w:rPr>
          <w:rFonts w:ascii="Times New Roman" w:hAnsi="Times New Roman"/>
          <w:color w:val="191919"/>
          <w:sz w:val="20"/>
          <w:szCs w:val="20"/>
        </w:rPr>
        <w:t xml:space="preserve">The course will also explore environmental and genetic factors (also known as nature </w:t>
      </w:r>
      <w:r>
        <w:rPr>
          <w:rFonts w:ascii="Times New Roman" w:hAnsi="Times New Roman"/>
          <w:color w:val="191919"/>
          <w:spacing w:val="-13"/>
          <w:sz w:val="20"/>
          <w:szCs w:val="20"/>
        </w:rPr>
        <w:t>v</w:t>
      </w:r>
      <w:r>
        <w:rPr>
          <w:rFonts w:ascii="Times New Roman" w:hAnsi="Times New Roman"/>
          <w:color w:val="191919"/>
          <w:sz w:val="20"/>
          <w:szCs w:val="20"/>
        </w:rPr>
        <w:t>. nature), developmental crises and transitions, family development, and community influences as they relate to optimal and exceptional development. Particular attention will be given to helping strategies that facilitate optimal development over the lifespan. a developmental guidance and counseling framework.</w:t>
      </w:r>
      <w:r w:rsidRPr="00A867E4">
        <w:rPr>
          <w:rFonts w:ascii="Times New Roman" w:hAnsi="Times New Roman"/>
          <w:b/>
          <w:bCs/>
          <w:color w:val="191919"/>
          <w:sz w:val="20"/>
          <w:szCs w:val="20"/>
        </w:rPr>
        <w:t xml:space="preserve"> </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5506 School Counseling Foundation</w:t>
      </w:r>
      <w:r>
        <w:rPr>
          <w:rFonts w:ascii="Times New Roman" w:hAnsi="Times New Roman"/>
          <w:b/>
          <w:bCs/>
          <w:color w:val="191919"/>
          <w:spacing w:val="8"/>
          <w:sz w:val="20"/>
          <w:szCs w:val="20"/>
        </w:rPr>
        <w:t>s</w:t>
      </w:r>
      <w:r>
        <w:rPr>
          <w:rFonts w:ascii="Times New Roman" w:hAnsi="Times New Roman"/>
          <w:b/>
          <w:bCs/>
          <w:color w:val="191919"/>
          <w:sz w:val="20"/>
          <w:szCs w:val="20"/>
        </w:rPr>
        <w:t xml:space="preserve">.....................................................................3(3-0) </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Overview of principles of counseling in modern schools and study of counseling services, best practices and basic concepts relating to o</w:t>
      </w:r>
      <w:r>
        <w:rPr>
          <w:rFonts w:ascii="Times New Roman" w:hAnsi="Times New Roman"/>
          <w:color w:val="191919"/>
          <w:spacing w:val="-4"/>
          <w:sz w:val="20"/>
          <w:szCs w:val="20"/>
        </w:rPr>
        <w:t>r</w:t>
      </w:r>
      <w:r>
        <w:rPr>
          <w:rFonts w:ascii="Times New Roman" w:hAnsi="Times New Roman"/>
          <w:color w:val="191919"/>
          <w:sz w:val="20"/>
          <w:szCs w:val="20"/>
        </w:rPr>
        <w:t>ganization and operation of school counseling programs. Investigation of program research; design implementation and evaluation; counseling intervention approaches; and the integration of counseling theor</w:t>
      </w:r>
      <w:r>
        <w:rPr>
          <w:rFonts w:ascii="Times New Roman" w:hAnsi="Times New Roman"/>
          <w:color w:val="191919"/>
          <w:spacing w:val="-13"/>
          <w:sz w:val="20"/>
          <w:szCs w:val="20"/>
        </w:rPr>
        <w:t>y</w:t>
      </w:r>
      <w:r>
        <w:rPr>
          <w:rFonts w:ascii="Times New Roman" w:hAnsi="Times New Roman"/>
          <w:color w:val="191919"/>
          <w:sz w:val="20"/>
          <w:szCs w:val="20"/>
        </w:rPr>
        <w:t>, principles, practice and applied research.</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5510</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Assessment and</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Appraisal</w:t>
      </w:r>
      <w:r>
        <w:rPr>
          <w:rFonts w:ascii="Times New Roman" w:hAnsi="Times New Roman"/>
          <w:b/>
          <w:bCs/>
          <w:color w:val="191919"/>
          <w:spacing w:val="-25"/>
          <w:sz w:val="20"/>
          <w:szCs w:val="20"/>
        </w:rPr>
        <w:t xml:space="preserve"> </w:t>
      </w:r>
      <w:r>
        <w:rPr>
          <w:rFonts w:ascii="Times New Roman" w:hAnsi="Times New Roman"/>
          <w:b/>
          <w:bCs/>
          <w:color w:val="191919"/>
          <w:sz w:val="20"/>
          <w:szCs w:val="20"/>
        </w:rPr>
        <w:t xml:space="preserve">...............................................................................3(3-0) </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sidRPr="00A867E4">
        <w:rPr>
          <w:rFonts w:ascii="Times New Roman" w:hAnsi="Times New Roman"/>
          <w:bCs/>
          <w:color w:val="191919"/>
          <w:sz w:val="20"/>
          <w:szCs w:val="20"/>
        </w:rPr>
        <w:t>Overview of p</w:t>
      </w:r>
      <w:r w:rsidRPr="00A867E4">
        <w:rPr>
          <w:rFonts w:ascii="Times New Roman" w:hAnsi="Times New Roman"/>
          <w:color w:val="191919"/>
          <w:sz w:val="20"/>
          <w:szCs w:val="20"/>
        </w:rPr>
        <w:t>ri</w:t>
      </w:r>
      <w:r>
        <w:rPr>
          <w:rFonts w:ascii="Times New Roman" w:hAnsi="Times New Roman"/>
          <w:color w:val="191919"/>
          <w:sz w:val="20"/>
          <w:szCs w:val="20"/>
        </w:rPr>
        <w:t>nciples and techniques of testing and assessment in counseling. Focusing on interpretation of test scores, statistical concepts, reliabilit</w:t>
      </w:r>
      <w:r>
        <w:rPr>
          <w:rFonts w:ascii="Times New Roman" w:hAnsi="Times New Roman"/>
          <w:color w:val="191919"/>
          <w:spacing w:val="-13"/>
          <w:sz w:val="20"/>
          <w:szCs w:val="20"/>
        </w:rPr>
        <w:t>y</w:t>
      </w:r>
      <w:r>
        <w:rPr>
          <w:rFonts w:ascii="Times New Roman" w:hAnsi="Times New Roman"/>
          <w:color w:val="191919"/>
          <w:sz w:val="20"/>
          <w:szCs w:val="20"/>
        </w:rPr>
        <w:t>, and validit</w:t>
      </w:r>
      <w:r>
        <w:rPr>
          <w:rFonts w:ascii="Times New Roman" w:hAnsi="Times New Roman"/>
          <w:color w:val="191919"/>
          <w:spacing w:val="-13"/>
          <w:sz w:val="20"/>
          <w:szCs w:val="20"/>
        </w:rPr>
        <w:t>y. S</w:t>
      </w:r>
      <w:r>
        <w:rPr>
          <w:rFonts w:ascii="Times New Roman" w:hAnsi="Times New Roman"/>
          <w:color w:val="191919"/>
          <w:sz w:val="20"/>
          <w:szCs w:val="20"/>
        </w:rPr>
        <w:t>trategies for selecting, administering, and interpreting assessment and evaluation instruments.</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5512 Counseling Strategies and</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echniques</w:t>
      </w:r>
      <w:r>
        <w:rPr>
          <w:rFonts w:ascii="Times New Roman" w:hAnsi="Times New Roman"/>
          <w:b/>
          <w:bCs/>
          <w:color w:val="191919"/>
          <w:spacing w:val="-31"/>
          <w:sz w:val="20"/>
          <w:szCs w:val="20"/>
        </w:rPr>
        <w:t xml:space="preserve"> </w:t>
      </w:r>
      <w:r>
        <w:rPr>
          <w:rFonts w:ascii="Times New Roman" w:hAnsi="Times New Roman"/>
          <w:b/>
          <w:bCs/>
          <w:color w:val="191919"/>
          <w:sz w:val="20"/>
          <w:szCs w:val="20"/>
        </w:rPr>
        <w:t xml:space="preserve">...........................................................3(3-0) </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This course provides an understanding of the counseling process, including the behaviors that influence helping processes, essential interviewing and counseling skills, establishing appropriate counseling goals, designing intervention strategies, evaluating client outcomes, and te</w:t>
      </w:r>
      <w:r>
        <w:rPr>
          <w:rFonts w:ascii="Times New Roman" w:hAnsi="Times New Roman"/>
          <w:color w:val="191919"/>
          <w:spacing w:val="-4"/>
          <w:sz w:val="20"/>
          <w:szCs w:val="20"/>
        </w:rPr>
        <w:t>r</w:t>
      </w:r>
      <w:r>
        <w:rPr>
          <w:rFonts w:ascii="Times New Roman" w:hAnsi="Times New Roman"/>
          <w:color w:val="191919"/>
          <w:sz w:val="20"/>
          <w:szCs w:val="20"/>
        </w:rPr>
        <w:t>minating the counselo</w:t>
      </w:r>
      <w:r>
        <w:rPr>
          <w:rFonts w:ascii="Times New Roman" w:hAnsi="Times New Roman"/>
          <w:color w:val="191919"/>
          <w:spacing w:val="-4"/>
          <w:sz w:val="20"/>
          <w:szCs w:val="20"/>
        </w:rPr>
        <w:t>r</w:t>
      </w:r>
      <w:r>
        <w:rPr>
          <w:rFonts w:ascii="Times New Roman" w:hAnsi="Times New Roman"/>
          <w:color w:val="191919"/>
          <w:sz w:val="20"/>
          <w:szCs w:val="20"/>
        </w:rPr>
        <w:t xml:space="preserve">-client relationship.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5500</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5515 G</w:t>
      </w:r>
      <w:r>
        <w:rPr>
          <w:rFonts w:ascii="Times New Roman" w:hAnsi="Times New Roman"/>
          <w:b/>
          <w:bCs/>
          <w:color w:val="191919"/>
          <w:spacing w:val="-4"/>
          <w:sz w:val="20"/>
          <w:szCs w:val="20"/>
        </w:rPr>
        <w:t>r</w:t>
      </w:r>
      <w:r>
        <w:rPr>
          <w:rFonts w:ascii="Times New Roman" w:hAnsi="Times New Roman"/>
          <w:b/>
          <w:bCs/>
          <w:color w:val="191919"/>
          <w:sz w:val="20"/>
          <w:szCs w:val="20"/>
        </w:rPr>
        <w:t>oup Counseling and Dynamic</w:t>
      </w:r>
      <w:r>
        <w:rPr>
          <w:rFonts w:ascii="Times New Roman" w:hAnsi="Times New Roman"/>
          <w:b/>
          <w:bCs/>
          <w:color w:val="191919"/>
          <w:spacing w:val="12"/>
          <w:sz w:val="20"/>
          <w:szCs w:val="20"/>
        </w:rPr>
        <w:t>s</w:t>
      </w:r>
      <w:r>
        <w:rPr>
          <w:rFonts w:ascii="Times New Roman" w:hAnsi="Times New Roman"/>
          <w:b/>
          <w:bCs/>
          <w:color w:val="191919"/>
          <w:sz w:val="20"/>
          <w:szCs w:val="20"/>
        </w:rPr>
        <w:t xml:space="preserve">...................................................................3(3-0) </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theoretical and experiential approach to understanding group purpose, development, dynamics, counseling theories, group counseling methods and skills, and other group approaches. Legal issues and ethical standards related to group counseling are explored.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5512</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5517 Family Counseling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 xml:space="preserve">...........................................................................................3(3-0) </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Uses a systems perspective for understanding family dynamics and examines major models of family and related interventions.</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rationale is introduced for selecting family and other systems theories as appropriate modalities for family assessment and counseling.</w:t>
      </w:r>
    </w:p>
    <w:p w:rsidR="00A3250A" w:rsidRDefault="00A3250A" w:rsidP="00A3250A">
      <w:pPr>
        <w:widowControl w:val="0"/>
        <w:autoSpaceDE w:val="0"/>
        <w:autoSpaceDN w:val="0"/>
        <w:adjustRightInd w:val="0"/>
        <w:spacing w:after="0"/>
        <w:ind w:left="360" w:right="180" w:firstLine="0"/>
        <w:jc w:val="both"/>
        <w:rPr>
          <w:rFonts w:ascii="Times New Roman" w:hAnsi="Times New Roman"/>
          <w:color w:val="000000"/>
          <w:sz w:val="20"/>
          <w:szCs w:val="20"/>
        </w:rPr>
      </w:pP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5512</w:t>
      </w:r>
    </w:p>
    <w:p w:rsidR="00A3250A" w:rsidRDefault="00A3250A" w:rsidP="00A3250A">
      <w:pPr>
        <w:widowControl w:val="0"/>
        <w:autoSpaceDE w:val="0"/>
        <w:autoSpaceDN w:val="0"/>
        <w:adjustRightInd w:val="0"/>
        <w:spacing w:before="10"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5520 Multicultural Counseling</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Theory and Practice</w:t>
      </w:r>
      <w:r>
        <w:rPr>
          <w:rFonts w:ascii="Times New Roman" w:hAnsi="Times New Roman"/>
          <w:b/>
          <w:bCs/>
          <w:color w:val="191919"/>
          <w:spacing w:val="-4"/>
          <w:sz w:val="20"/>
          <w:szCs w:val="20"/>
        </w:rPr>
        <w:t xml:space="preserve"> </w:t>
      </w:r>
      <w:r>
        <w:rPr>
          <w:rFonts w:ascii="Times New Roman" w:hAnsi="Times New Roman"/>
          <w:b/>
          <w:bCs/>
          <w:color w:val="191919"/>
          <w:sz w:val="20"/>
          <w:szCs w:val="20"/>
        </w:rPr>
        <w:t xml:space="preserve">............................................3(3-0) </w:t>
      </w:r>
    </w:p>
    <w:p w:rsidR="00A3250A" w:rsidRDefault="00A3250A" w:rsidP="00A3250A">
      <w:pPr>
        <w:widowControl w:val="0"/>
        <w:autoSpaceDE w:val="0"/>
        <w:autoSpaceDN w:val="0"/>
        <w:adjustRightInd w:val="0"/>
        <w:spacing w:before="10"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An examination of the cultural context of relationships, issues and trends in a multicultural and diverse society related to such factors as culture, ethnicit</w:t>
      </w:r>
      <w:r>
        <w:rPr>
          <w:rFonts w:ascii="Times New Roman" w:hAnsi="Times New Roman"/>
          <w:color w:val="191919"/>
          <w:spacing w:val="-13"/>
          <w:sz w:val="20"/>
          <w:szCs w:val="20"/>
        </w:rPr>
        <w:t>y</w:t>
      </w:r>
      <w:r>
        <w:rPr>
          <w:rFonts w:ascii="Times New Roman" w:hAnsi="Times New Roman"/>
          <w:color w:val="191919"/>
          <w:sz w:val="20"/>
          <w:szCs w:val="20"/>
        </w:rPr>
        <w:t>, nationalit</w:t>
      </w:r>
      <w:r>
        <w:rPr>
          <w:rFonts w:ascii="Times New Roman" w:hAnsi="Times New Roman"/>
          <w:color w:val="191919"/>
          <w:spacing w:val="-13"/>
          <w:sz w:val="20"/>
          <w:szCs w:val="20"/>
        </w:rPr>
        <w:t>y</w:t>
      </w:r>
      <w:r>
        <w:rPr>
          <w:rFonts w:ascii="Times New Roman" w:hAnsi="Times New Roman"/>
          <w:color w:val="191919"/>
          <w:sz w:val="20"/>
          <w:szCs w:val="20"/>
        </w:rPr>
        <w:t>, age, gende</w:t>
      </w:r>
      <w:r>
        <w:rPr>
          <w:rFonts w:ascii="Times New Roman" w:hAnsi="Times New Roman"/>
          <w:color w:val="191919"/>
          <w:spacing w:val="-8"/>
          <w:sz w:val="20"/>
          <w:szCs w:val="20"/>
        </w:rPr>
        <w:t>r</w:t>
      </w:r>
      <w:r>
        <w:rPr>
          <w:rFonts w:ascii="Times New Roman" w:hAnsi="Times New Roman"/>
          <w:color w:val="191919"/>
          <w:sz w:val="20"/>
          <w:szCs w:val="20"/>
        </w:rPr>
        <w:t>, sexual orientation, mental and physical characteristics, education, family values, religious and spir</w:t>
      </w:r>
      <w:r>
        <w:rPr>
          <w:rFonts w:ascii="Times New Roman" w:hAnsi="Times New Roman"/>
          <w:color w:val="191919"/>
          <w:spacing w:val="-4"/>
          <w:sz w:val="20"/>
          <w:szCs w:val="20"/>
        </w:rPr>
        <w:t>i</w:t>
      </w:r>
      <w:r>
        <w:rPr>
          <w:rFonts w:ascii="Times New Roman" w:hAnsi="Times New Roman"/>
          <w:color w:val="191919"/>
          <w:sz w:val="20"/>
          <w:szCs w:val="20"/>
        </w:rPr>
        <w:t xml:space="preserve">tual values, socioeconomic status and unique characteristics of individuals, couples, families, ethnic groups, and communities.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5500</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5531 Ca</w:t>
      </w:r>
      <w:r>
        <w:rPr>
          <w:rFonts w:ascii="Times New Roman" w:hAnsi="Times New Roman"/>
          <w:b/>
          <w:bCs/>
          <w:color w:val="191919"/>
          <w:spacing w:val="-4"/>
          <w:sz w:val="20"/>
          <w:szCs w:val="20"/>
        </w:rPr>
        <w:t>r</w:t>
      </w:r>
      <w:r>
        <w:rPr>
          <w:rFonts w:ascii="Times New Roman" w:hAnsi="Times New Roman"/>
          <w:b/>
          <w:bCs/>
          <w:color w:val="191919"/>
          <w:sz w:val="20"/>
          <w:szCs w:val="20"/>
        </w:rPr>
        <w:t>eer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Development and Counselin</w:t>
      </w:r>
      <w:r>
        <w:rPr>
          <w:rFonts w:ascii="Times New Roman" w:hAnsi="Times New Roman"/>
          <w:b/>
          <w:bCs/>
          <w:color w:val="191919"/>
          <w:spacing w:val="5"/>
          <w:sz w:val="20"/>
          <w:szCs w:val="20"/>
        </w:rPr>
        <w:t>g</w:t>
      </w:r>
      <w:r>
        <w:rPr>
          <w:rFonts w:ascii="Times New Roman" w:hAnsi="Times New Roman"/>
          <w:b/>
          <w:bCs/>
          <w:color w:val="191919"/>
          <w:sz w:val="20"/>
          <w:szCs w:val="20"/>
        </w:rPr>
        <w:t xml:space="preserve">.............................................................3(3-0) </w:t>
      </w:r>
    </w:p>
    <w:p w:rsidR="00A3250A" w:rsidRDefault="00A3250A" w:rsidP="00A3250A">
      <w:pPr>
        <w:widowControl w:val="0"/>
        <w:autoSpaceDE w:val="0"/>
        <w:autoSpaceDN w:val="0"/>
        <w:adjustRightInd w:val="0"/>
        <w:spacing w:after="0" w:line="200" w:lineRule="exact"/>
        <w:ind w:left="360" w:right="180" w:firstLine="0"/>
        <w:jc w:val="both"/>
        <w:rPr>
          <w:rFonts w:ascii="Times New Roman" w:hAnsi="Times New Roman"/>
          <w:sz w:val="20"/>
          <w:szCs w:val="20"/>
        </w:rPr>
      </w:pPr>
      <w:r>
        <w:rPr>
          <w:rFonts w:ascii="Times New Roman" w:hAnsi="Times New Roman"/>
          <w:color w:val="191919"/>
          <w:sz w:val="20"/>
          <w:szCs w:val="20"/>
        </w:rPr>
        <w:t>Focus on career development theories and decision-making models, occupational and labor market information resources, technology-based career information systems; career development and educational planning, implementation, and evaluation.</w:t>
      </w:r>
      <w:r>
        <w:rPr>
          <w:rFonts w:ascii="Times New Roman" w:hAnsi="Times New Roman"/>
          <w:color w:val="191919"/>
          <w:spacing w:val="49"/>
          <w:sz w:val="20"/>
          <w:szCs w:val="20"/>
        </w:rPr>
        <w:t xml:space="preserv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5500</w:t>
      </w:r>
    </w:p>
    <w:p w:rsidR="00A3250A" w:rsidRDefault="00A3250A" w:rsidP="00A3250A">
      <w:pPr>
        <w:widowControl w:val="0"/>
        <w:autoSpaceDE w:val="0"/>
        <w:autoSpaceDN w:val="0"/>
        <w:adjustRightInd w:val="0"/>
        <w:spacing w:before="27"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5540 Consultation</w:t>
      </w:r>
      <w:r>
        <w:rPr>
          <w:rFonts w:ascii="Times New Roman" w:hAnsi="Times New Roman"/>
          <w:b/>
          <w:bCs/>
          <w:color w:val="191919"/>
          <w:spacing w:val="-2"/>
          <w:sz w:val="20"/>
          <w:szCs w:val="20"/>
        </w:rPr>
        <w:t xml:space="preserve"> </w:t>
      </w:r>
      <w:r>
        <w:rPr>
          <w:rFonts w:ascii="Times New Roman" w:hAnsi="Times New Roman"/>
          <w:b/>
          <w:bCs/>
          <w:color w:val="191919"/>
          <w:sz w:val="20"/>
          <w:szCs w:val="20"/>
        </w:rPr>
        <w:t xml:space="preserve">.....................................................................................................3(3-0) </w:t>
      </w:r>
    </w:p>
    <w:p w:rsidR="00A3250A" w:rsidRDefault="00A3250A" w:rsidP="00A3250A">
      <w:pPr>
        <w:widowControl w:val="0"/>
        <w:autoSpaceDE w:val="0"/>
        <w:autoSpaceDN w:val="0"/>
        <w:adjustRightInd w:val="0"/>
        <w:spacing w:before="27"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Exploration of e</w:t>
      </w:r>
      <w:r>
        <w:rPr>
          <w:rFonts w:ascii="Times New Roman" w:hAnsi="Times New Roman"/>
          <w:color w:val="191919"/>
          <w:spacing w:val="-4"/>
          <w:sz w:val="20"/>
          <w:szCs w:val="20"/>
        </w:rPr>
        <w:t>f</w:t>
      </w:r>
      <w:r>
        <w:rPr>
          <w:rFonts w:ascii="Times New Roman" w:hAnsi="Times New Roman"/>
          <w:color w:val="191919"/>
          <w:sz w:val="20"/>
          <w:szCs w:val="20"/>
        </w:rPr>
        <w:t>fective counseling and consultation with teachers, administrators, parents and community resources. Emphasizes the theories, models, and processes of consultation and change with teachers, administrators, other school personnel, parents, community groups, agencies, and students as appropriate; strategies to promote, develop, and enhance e</w:t>
      </w:r>
      <w:r>
        <w:rPr>
          <w:rFonts w:ascii="Times New Roman" w:hAnsi="Times New Roman"/>
          <w:color w:val="191919"/>
          <w:spacing w:val="-4"/>
          <w:sz w:val="20"/>
          <w:szCs w:val="20"/>
        </w:rPr>
        <w:t>f</w:t>
      </w:r>
      <w:r>
        <w:rPr>
          <w:rFonts w:ascii="Times New Roman" w:hAnsi="Times New Roman"/>
          <w:color w:val="191919"/>
          <w:sz w:val="20"/>
          <w:szCs w:val="20"/>
        </w:rPr>
        <w:t>fective teamwork within the school and la</w:t>
      </w:r>
      <w:r>
        <w:rPr>
          <w:rFonts w:ascii="Times New Roman" w:hAnsi="Times New Roman"/>
          <w:color w:val="191919"/>
          <w:spacing w:val="-4"/>
          <w:sz w:val="20"/>
          <w:szCs w:val="20"/>
        </w:rPr>
        <w:t>r</w:t>
      </w:r>
      <w:r>
        <w:rPr>
          <w:rFonts w:ascii="Times New Roman" w:hAnsi="Times New Roman"/>
          <w:color w:val="191919"/>
          <w:sz w:val="20"/>
          <w:szCs w:val="20"/>
        </w:rPr>
        <w:t>ger communit</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1"/>
          <w:sz w:val="20"/>
          <w:szCs w:val="20"/>
        </w:rPr>
        <w:t xml:space="preserve"> </w:t>
      </w:r>
      <w:r>
        <w:rPr>
          <w:rFonts w:ascii="Times New Roman" w:hAnsi="Times New Roman"/>
          <w:i/>
          <w:iCs/>
          <w:color w:val="191919"/>
          <w:sz w:val="20"/>
          <w:szCs w:val="20"/>
        </w:rPr>
        <w:t>Pr</w:t>
      </w:r>
      <w:r>
        <w:rPr>
          <w:rFonts w:ascii="Times New Roman" w:hAnsi="Times New Roman"/>
          <w:i/>
          <w:iCs/>
          <w:color w:val="191919"/>
          <w:spacing w:val="-7"/>
          <w:sz w:val="20"/>
          <w:szCs w:val="20"/>
        </w:rPr>
        <w:t>e</w:t>
      </w:r>
      <w:r>
        <w:rPr>
          <w:rFonts w:ascii="Times New Roman" w:hAnsi="Times New Roman"/>
          <w:i/>
          <w:iCs/>
          <w:color w:val="191919"/>
          <w:sz w:val="20"/>
          <w:szCs w:val="20"/>
        </w:rPr>
        <w:t>requisite: COUN 5528</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5555 Di</w:t>
      </w:r>
      <w:r>
        <w:rPr>
          <w:rFonts w:ascii="Times New Roman" w:hAnsi="Times New Roman"/>
          <w:b/>
          <w:bCs/>
          <w:color w:val="191919"/>
          <w:spacing w:val="-4"/>
          <w:sz w:val="20"/>
          <w:szCs w:val="20"/>
        </w:rPr>
        <w:t>r</w:t>
      </w:r>
      <w:r>
        <w:rPr>
          <w:rFonts w:ascii="Times New Roman" w:hAnsi="Times New Roman"/>
          <w:b/>
          <w:bCs/>
          <w:color w:val="191919"/>
          <w:sz w:val="20"/>
          <w:szCs w:val="20"/>
        </w:rPr>
        <w:t>ected Independent Study</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 xml:space="preserve">...........................................................................3(3-0) </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systematic study of problems of special interest in counseling.  Students are guided in topic selection and provided with the opportunity to conduct an independent or action research project.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equisites: COUN 5506, COUN 5528 or permission of P</w:t>
      </w:r>
      <w:r>
        <w:rPr>
          <w:rFonts w:ascii="Times New Roman" w:hAnsi="Times New Roman"/>
          <w:i/>
          <w:iCs/>
          <w:color w:val="191919"/>
          <w:spacing w:val="-7"/>
          <w:sz w:val="20"/>
          <w:szCs w:val="20"/>
        </w:rPr>
        <w:t>r</w:t>
      </w:r>
      <w:r>
        <w:rPr>
          <w:rFonts w:ascii="Times New Roman" w:hAnsi="Times New Roman"/>
          <w:i/>
          <w:iCs/>
          <w:color w:val="191919"/>
          <w:sz w:val="20"/>
          <w:szCs w:val="20"/>
        </w:rPr>
        <w:t>ogram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5570  Practicu</w:t>
      </w:r>
      <w:r>
        <w:rPr>
          <w:rFonts w:ascii="Times New Roman" w:hAnsi="Times New Roman"/>
          <w:b/>
          <w:bCs/>
          <w:color w:val="191919"/>
          <w:spacing w:val="10"/>
          <w:sz w:val="20"/>
          <w:szCs w:val="20"/>
        </w:rPr>
        <w:t>m</w:t>
      </w:r>
      <w:r>
        <w:rPr>
          <w:rFonts w:ascii="Times New Roman" w:hAnsi="Times New Roman"/>
          <w:b/>
          <w:bCs/>
          <w:color w:val="191919"/>
          <w:sz w:val="20"/>
          <w:szCs w:val="20"/>
        </w:rPr>
        <w:t xml:space="preserve">.........................................................................................................3(3-0) </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minimum of 100 clock hours of supervised clinical experience conducive to the modeling, demonstration, and development of counseling skills.</w:t>
      </w:r>
      <w:r>
        <w:rPr>
          <w:rFonts w:ascii="Times New Roman" w:hAnsi="Times New Roman"/>
          <w:color w:val="191919"/>
          <w:spacing w:val="-4"/>
          <w:sz w:val="20"/>
          <w:szCs w:val="20"/>
        </w:rPr>
        <w:t xml:space="preserve"> </w:t>
      </w:r>
      <w:r>
        <w:rPr>
          <w:rFonts w:ascii="Times New Roman" w:hAnsi="Times New Roman"/>
          <w:color w:val="191919"/>
          <w:sz w:val="20"/>
          <w:szCs w:val="20"/>
        </w:rPr>
        <w:t xml:space="preserve">The practicum requires 40 hours of direct service with clients, including experience in individual counseling and group work. Counseling interviews will be recorded. Proof of professional liability insurance coverage is required.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equisites: COUN 5500, COUN 5506, COUN 5512, COUN 5520, COUN 5528, COUN 5531, COUN 5600 or permission of P</w:t>
      </w:r>
      <w:r>
        <w:rPr>
          <w:rFonts w:ascii="Times New Roman" w:hAnsi="Times New Roman"/>
          <w:i/>
          <w:iCs/>
          <w:color w:val="191919"/>
          <w:spacing w:val="-7"/>
          <w:sz w:val="20"/>
          <w:szCs w:val="20"/>
        </w:rPr>
        <w:t>r</w:t>
      </w:r>
      <w:r>
        <w:rPr>
          <w:rFonts w:ascii="Times New Roman" w:hAnsi="Times New Roman"/>
          <w:i/>
          <w:iCs/>
          <w:color w:val="191919"/>
          <w:sz w:val="20"/>
          <w:szCs w:val="20"/>
        </w:rPr>
        <w:t>ogram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5575 Selected</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opics in Counseling</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 xml:space="preserve">.........................................................................3(3-0) </w:t>
      </w:r>
    </w:p>
    <w:p w:rsidR="00DD3D7A" w:rsidRDefault="00DD3D7A" w:rsidP="00A3250A">
      <w:pPr>
        <w:widowControl w:val="0"/>
        <w:autoSpaceDE w:val="0"/>
        <w:autoSpaceDN w:val="0"/>
        <w:adjustRightInd w:val="0"/>
        <w:spacing w:after="0" w:line="250" w:lineRule="auto"/>
        <w:ind w:left="360" w:right="180" w:firstLine="0"/>
        <w:jc w:val="both"/>
        <w:rPr>
          <w:rFonts w:ascii="Times New Roman" w:hAnsi="Times New Roman"/>
          <w:color w:val="191919"/>
          <w:sz w:val="20"/>
          <w:szCs w:val="20"/>
        </w:rPr>
        <w:sectPr w:rsidR="00DD3D7A" w:rsidSect="00DD3D7A">
          <w:headerReference w:type="even" r:id="rId69"/>
          <w:pgSz w:w="12240" w:h="15840" w:code="1"/>
          <w:pgMar w:top="720" w:right="720" w:bottom="288" w:left="1440" w:header="720" w:footer="288" w:gutter="0"/>
          <w:cols w:space="720"/>
          <w:docGrid w:linePitch="360"/>
        </w:sectPr>
      </w:pP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lastRenderedPageBreak/>
        <w:t>This seminar features a combination of lecture, discussion, research and presentation.</w:t>
      </w:r>
      <w:r>
        <w:rPr>
          <w:rFonts w:ascii="Times New Roman" w:hAnsi="Times New Roman"/>
          <w:color w:val="191919"/>
          <w:spacing w:val="47"/>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opics vary each time course is o</w:t>
      </w:r>
      <w:r>
        <w:rPr>
          <w:rFonts w:ascii="Times New Roman" w:hAnsi="Times New Roman"/>
          <w:color w:val="191919"/>
          <w:spacing w:val="-4"/>
          <w:sz w:val="20"/>
          <w:szCs w:val="20"/>
        </w:rPr>
        <w:t>f</w:t>
      </w:r>
      <w:r>
        <w:rPr>
          <w:rFonts w:ascii="Times New Roman" w:hAnsi="Times New Roman"/>
          <w:color w:val="191919"/>
          <w:sz w:val="20"/>
          <w:szCs w:val="20"/>
        </w:rPr>
        <w:t>fered.</w:t>
      </w:r>
      <w:r>
        <w:rPr>
          <w:rFonts w:ascii="Times New Roman" w:hAnsi="Times New Roman"/>
          <w:color w:val="191919"/>
          <w:spacing w:val="-4"/>
          <w:sz w:val="20"/>
          <w:szCs w:val="20"/>
        </w:rPr>
        <w:t xml:space="preserve"> </w:t>
      </w:r>
      <w:r>
        <w:rPr>
          <w:rFonts w:ascii="Times New Roman" w:hAnsi="Times New Roman"/>
          <w:color w:val="191919"/>
          <w:sz w:val="20"/>
          <w:szCs w:val="20"/>
        </w:rPr>
        <w:t xml:space="preserve">This class may be taken more than once for credit under different topics.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permission of P</w:t>
      </w:r>
      <w:r>
        <w:rPr>
          <w:rFonts w:ascii="Times New Roman" w:hAnsi="Times New Roman"/>
          <w:i/>
          <w:iCs/>
          <w:color w:val="191919"/>
          <w:spacing w:val="-7"/>
          <w:sz w:val="20"/>
          <w:szCs w:val="20"/>
        </w:rPr>
        <w:t>r</w:t>
      </w:r>
      <w:r>
        <w:rPr>
          <w:rFonts w:ascii="Times New Roman" w:hAnsi="Times New Roman"/>
          <w:i/>
          <w:iCs/>
          <w:color w:val="191919"/>
          <w:sz w:val="20"/>
          <w:szCs w:val="20"/>
        </w:rPr>
        <w:t>ogram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5595 Internship</w:t>
      </w:r>
      <w:r>
        <w:rPr>
          <w:rFonts w:ascii="Times New Roman" w:hAnsi="Times New Roman"/>
          <w:b/>
          <w:bCs/>
          <w:color w:val="191919"/>
          <w:spacing w:val="-2"/>
          <w:sz w:val="20"/>
          <w:szCs w:val="20"/>
        </w:rPr>
        <w:t xml:space="preserve"> </w:t>
      </w:r>
      <w:r>
        <w:rPr>
          <w:rFonts w:ascii="Times New Roman" w:hAnsi="Times New Roman"/>
          <w:b/>
          <w:bCs/>
          <w:color w:val="191919"/>
          <w:sz w:val="20"/>
          <w:szCs w:val="20"/>
        </w:rPr>
        <w:t xml:space="preserve">.........................................................................................................3(3-0) </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Supervised 600 clock hour internship in a school setting.</w:t>
      </w:r>
      <w:r>
        <w:rPr>
          <w:rFonts w:ascii="Times New Roman" w:hAnsi="Times New Roman"/>
          <w:color w:val="191919"/>
          <w:spacing w:val="-4"/>
          <w:sz w:val="20"/>
          <w:szCs w:val="20"/>
        </w:rPr>
        <w:t xml:space="preserve"> </w:t>
      </w:r>
      <w:r>
        <w:rPr>
          <w:rFonts w:ascii="Times New Roman" w:hAnsi="Times New Roman"/>
          <w:color w:val="191919"/>
          <w:sz w:val="20"/>
          <w:szCs w:val="20"/>
        </w:rPr>
        <w:t>The requirement includes a mini- mum of 240 direct service clock hours and supervision by the University supervisor and the cooperating school counselo</w:t>
      </w:r>
      <w:r>
        <w:rPr>
          <w:rFonts w:ascii="Times New Roman" w:hAnsi="Times New Roman"/>
          <w:color w:val="191919"/>
          <w:spacing w:val="-11"/>
          <w:sz w:val="20"/>
          <w:szCs w:val="20"/>
        </w:rPr>
        <w:t>r</w:t>
      </w:r>
      <w:r>
        <w:rPr>
          <w:rFonts w:ascii="Times New Roman" w:hAnsi="Times New Roman"/>
          <w:color w:val="191919"/>
          <w:sz w:val="20"/>
          <w:szCs w:val="20"/>
        </w:rPr>
        <w:t xml:space="preserv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equisites: COUN 5510, COUN 5620 or permission of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5596 Thesi</w:t>
      </w:r>
      <w:r>
        <w:rPr>
          <w:rFonts w:ascii="Times New Roman" w:hAnsi="Times New Roman"/>
          <w:b/>
          <w:bCs/>
          <w:color w:val="191919"/>
          <w:spacing w:val="12"/>
          <w:sz w:val="20"/>
          <w:szCs w:val="20"/>
        </w:rPr>
        <w:t>s</w:t>
      </w:r>
      <w:r>
        <w:rPr>
          <w:rFonts w:ascii="Times New Roman" w:hAnsi="Times New Roman"/>
          <w:b/>
          <w:bCs/>
          <w:color w:val="191919"/>
          <w:sz w:val="20"/>
          <w:szCs w:val="20"/>
        </w:rPr>
        <w:t>................................................................................................................3(3-0)</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b/>
          <w:bCs/>
          <w:color w:val="191919"/>
          <w:sz w:val="20"/>
          <w:szCs w:val="20"/>
        </w:rPr>
        <w:t xml:space="preserve"> </w:t>
      </w:r>
      <w:r>
        <w:rPr>
          <w:rFonts w:ascii="Times New Roman" w:hAnsi="Times New Roman"/>
          <w:color w:val="191919"/>
          <w:sz w:val="20"/>
          <w:szCs w:val="20"/>
        </w:rPr>
        <w:t>Preparation and defense of student research under the supervision of the thesis adviso</w:t>
      </w:r>
      <w:r>
        <w:rPr>
          <w:rFonts w:ascii="Times New Roman" w:hAnsi="Times New Roman"/>
          <w:color w:val="191919"/>
          <w:spacing w:val="-11"/>
          <w:sz w:val="20"/>
          <w:szCs w:val="20"/>
        </w:rPr>
        <w:t>r</w:t>
      </w:r>
      <w:r>
        <w:rPr>
          <w:rFonts w:ascii="Times New Roman" w:hAnsi="Times New Roman"/>
          <w:color w:val="191919"/>
          <w:sz w:val="20"/>
          <w:szCs w:val="20"/>
        </w:rPr>
        <w:t xml:space="preserve">.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 xml:space="preserve">equisites:  COUN 5510, COUN 5620 and all COUN </w:t>
      </w:r>
      <w:r>
        <w:rPr>
          <w:rFonts w:ascii="Times New Roman" w:hAnsi="Times New Roman"/>
          <w:i/>
          <w:iCs/>
          <w:color w:val="191919"/>
          <w:spacing w:val="-7"/>
          <w:sz w:val="20"/>
          <w:szCs w:val="20"/>
        </w:rPr>
        <w:t>r</w:t>
      </w:r>
      <w:r>
        <w:rPr>
          <w:rFonts w:ascii="Times New Roman" w:hAnsi="Times New Roman"/>
          <w:i/>
          <w:iCs/>
          <w:color w:val="191919"/>
          <w:sz w:val="20"/>
          <w:szCs w:val="20"/>
        </w:rPr>
        <w:t>equi</w:t>
      </w:r>
      <w:r>
        <w:rPr>
          <w:rFonts w:ascii="Times New Roman" w:hAnsi="Times New Roman"/>
          <w:i/>
          <w:iCs/>
          <w:color w:val="191919"/>
          <w:spacing w:val="-7"/>
          <w:sz w:val="20"/>
          <w:szCs w:val="20"/>
        </w:rPr>
        <w:t>r</w:t>
      </w:r>
      <w:r>
        <w:rPr>
          <w:rFonts w:ascii="Times New Roman" w:hAnsi="Times New Roman"/>
          <w:i/>
          <w:iCs/>
          <w:color w:val="191919"/>
          <w:sz w:val="20"/>
          <w:szCs w:val="20"/>
        </w:rPr>
        <w:t>ed courses or permission of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5600 Ethical and Legal Issues in Counselin</w:t>
      </w:r>
      <w:r>
        <w:rPr>
          <w:rFonts w:ascii="Times New Roman" w:hAnsi="Times New Roman"/>
          <w:b/>
          <w:bCs/>
          <w:color w:val="191919"/>
          <w:spacing w:val="3"/>
          <w:sz w:val="20"/>
          <w:szCs w:val="20"/>
        </w:rPr>
        <w:t>g</w:t>
      </w:r>
      <w:r>
        <w:rPr>
          <w:rFonts w:ascii="Times New Roman" w:hAnsi="Times New Roman"/>
          <w:b/>
          <w:bCs/>
          <w:color w:val="191919"/>
          <w:sz w:val="20"/>
          <w:szCs w:val="20"/>
        </w:rPr>
        <w:t xml:space="preserve">.........................................................3(3-0) </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The course will provide information germane to current issues, policies, laws, and ethical code mandates to professional school counselors.</w:t>
      </w:r>
      <w:r>
        <w:rPr>
          <w:rFonts w:ascii="Times New Roman" w:hAnsi="Times New Roman"/>
          <w:color w:val="191919"/>
          <w:spacing w:val="-11"/>
          <w:sz w:val="20"/>
          <w:szCs w:val="20"/>
        </w:rPr>
        <w:t xml:space="preserve"> </w:t>
      </w: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thorough examination of the</w:t>
      </w:r>
      <w:r>
        <w:rPr>
          <w:rFonts w:ascii="Times New Roman" w:hAnsi="Times New Roman"/>
          <w:color w:val="191919"/>
          <w:spacing w:val="-11"/>
          <w:sz w:val="20"/>
          <w:szCs w:val="20"/>
        </w:rPr>
        <w:t xml:space="preserve"> </w:t>
      </w:r>
      <w:r>
        <w:rPr>
          <w:rFonts w:ascii="Times New Roman" w:hAnsi="Times New Roman"/>
          <w:color w:val="191919"/>
          <w:sz w:val="20"/>
          <w:szCs w:val="20"/>
        </w:rPr>
        <w:t>ACA</w:t>
      </w:r>
      <w:r>
        <w:rPr>
          <w:rFonts w:ascii="Times New Roman" w:hAnsi="Times New Roman"/>
          <w:color w:val="191919"/>
          <w:spacing w:val="-11"/>
          <w:sz w:val="20"/>
          <w:szCs w:val="20"/>
        </w:rPr>
        <w:t xml:space="preserve"> </w:t>
      </w:r>
      <w:r>
        <w:rPr>
          <w:rFonts w:ascii="Times New Roman" w:hAnsi="Times New Roman"/>
          <w:color w:val="191919"/>
          <w:sz w:val="20"/>
          <w:szCs w:val="20"/>
        </w:rPr>
        <w:t>and ASCA</w:t>
      </w:r>
      <w:r>
        <w:rPr>
          <w:rFonts w:ascii="Times New Roman" w:hAnsi="Times New Roman"/>
          <w:color w:val="191919"/>
          <w:spacing w:val="-11"/>
          <w:sz w:val="20"/>
          <w:szCs w:val="20"/>
        </w:rPr>
        <w:t xml:space="preserve"> </w:t>
      </w:r>
      <w:r>
        <w:rPr>
          <w:rFonts w:ascii="Times New Roman" w:hAnsi="Times New Roman"/>
          <w:color w:val="191919"/>
          <w:sz w:val="20"/>
          <w:szCs w:val="20"/>
        </w:rPr>
        <w:t xml:space="preserve">ethical codes and standards will be included.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equisites:  COUN 5510, COUN 5620 or permission of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A3250A" w:rsidRDefault="00A3250A" w:rsidP="00A3250A">
      <w:pPr>
        <w:widowControl w:val="0"/>
        <w:autoSpaceDE w:val="0"/>
        <w:autoSpaceDN w:val="0"/>
        <w:adjustRightInd w:val="0"/>
        <w:spacing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5605 Leadership and Advocacy</w:t>
      </w:r>
      <w:r>
        <w:rPr>
          <w:rFonts w:ascii="Times New Roman" w:hAnsi="Times New Roman"/>
          <w:b/>
          <w:bCs/>
          <w:color w:val="191919"/>
          <w:spacing w:val="-14"/>
          <w:sz w:val="20"/>
          <w:szCs w:val="20"/>
        </w:rPr>
        <w:t xml:space="preserve"> </w:t>
      </w:r>
      <w:r>
        <w:rPr>
          <w:rFonts w:ascii="Times New Roman" w:hAnsi="Times New Roman"/>
          <w:b/>
          <w:bCs/>
          <w:color w:val="191919"/>
          <w:sz w:val="20"/>
          <w:szCs w:val="20"/>
        </w:rPr>
        <w:t xml:space="preserve">...............................................................................3(3-0) </w:t>
      </w:r>
    </w:p>
    <w:p w:rsidR="00A3250A" w:rsidRDefault="00A3250A" w:rsidP="00A3250A">
      <w:pPr>
        <w:spacing w:after="0"/>
        <w:ind w:left="360" w:right="180" w:firstLine="0"/>
        <w:jc w:val="both"/>
        <w:rPr>
          <w:rFonts w:ascii="Times New Roman" w:hAnsi="Times New Roman"/>
          <w:sz w:val="20"/>
          <w:szCs w:val="20"/>
        </w:rPr>
      </w:pPr>
      <w:r w:rsidRPr="000F0AD6">
        <w:rPr>
          <w:rFonts w:ascii="Times New Roman" w:hAnsi="Times New Roman"/>
          <w:sz w:val="20"/>
          <w:szCs w:val="20"/>
        </w:rPr>
        <w:t>This course will help students understand and facilitate the use traditional and new (leadership and advocacy) counseling skills to promote the academic, career, and personal/social development of students within systems.</w:t>
      </w:r>
    </w:p>
    <w:p w:rsidR="00A3250A" w:rsidRPr="00F31B43" w:rsidRDefault="00A3250A" w:rsidP="00A3250A">
      <w:pPr>
        <w:spacing w:after="0"/>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5610 Crisis Counseling and Interventio</w:t>
      </w:r>
      <w:r>
        <w:rPr>
          <w:rFonts w:ascii="Times New Roman" w:hAnsi="Times New Roman"/>
          <w:b/>
          <w:bCs/>
          <w:color w:val="191919"/>
          <w:spacing w:val="3"/>
          <w:sz w:val="20"/>
          <w:szCs w:val="20"/>
        </w:rPr>
        <w:t>n</w:t>
      </w:r>
      <w:r>
        <w:rPr>
          <w:rFonts w:ascii="Times New Roman" w:hAnsi="Times New Roman"/>
          <w:b/>
          <w:bCs/>
          <w:color w:val="191919"/>
          <w:sz w:val="20"/>
          <w:szCs w:val="20"/>
        </w:rPr>
        <w:t>................................................................3(3-0)</w:t>
      </w:r>
    </w:p>
    <w:p w:rsidR="00A3250A" w:rsidRDefault="00A3250A" w:rsidP="00A3250A">
      <w:pPr>
        <w:widowControl w:val="0"/>
        <w:autoSpaceDE w:val="0"/>
        <w:autoSpaceDN w:val="0"/>
        <w:adjustRightInd w:val="0"/>
        <w:spacing w:before="10" w:after="0"/>
        <w:ind w:left="360" w:right="180" w:firstLine="0"/>
        <w:jc w:val="both"/>
        <w:rPr>
          <w:rFonts w:ascii="Times New Roman" w:hAnsi="Times New Roman"/>
          <w:color w:val="000000"/>
          <w:sz w:val="20"/>
          <w:szCs w:val="20"/>
        </w:rPr>
      </w:pPr>
      <w:r>
        <w:rPr>
          <w:rFonts w:ascii="Times New Roman" w:hAnsi="Times New Roman"/>
          <w:color w:val="191919"/>
          <w:sz w:val="20"/>
          <w:szCs w:val="20"/>
        </w:rPr>
        <w:t>This course provides an overview of the types and models of crisis intervention used in school and community settings. Consideration of school culture, o</w:t>
      </w:r>
      <w:r>
        <w:rPr>
          <w:rFonts w:ascii="Times New Roman" w:hAnsi="Times New Roman"/>
          <w:color w:val="191919"/>
          <w:spacing w:val="-4"/>
          <w:sz w:val="20"/>
          <w:szCs w:val="20"/>
        </w:rPr>
        <w:t>r</w:t>
      </w:r>
      <w:r>
        <w:rPr>
          <w:rFonts w:ascii="Times New Roman" w:hAnsi="Times New Roman"/>
          <w:color w:val="191919"/>
          <w:sz w:val="20"/>
          <w:szCs w:val="20"/>
        </w:rPr>
        <w:t>ganization, client variables including developmental needs, diversity and cultural issues will be addressed. Primar</w:t>
      </w:r>
      <w:r>
        <w:rPr>
          <w:rFonts w:ascii="Times New Roman" w:hAnsi="Times New Roman"/>
          <w:color w:val="191919"/>
          <w:spacing w:val="-13"/>
          <w:sz w:val="20"/>
          <w:szCs w:val="20"/>
        </w:rPr>
        <w:t>y</w:t>
      </w:r>
      <w:r>
        <w:rPr>
          <w:rFonts w:ascii="Times New Roman" w:hAnsi="Times New Roman"/>
          <w:color w:val="191919"/>
          <w:sz w:val="20"/>
          <w:szCs w:val="20"/>
        </w:rPr>
        <w:t>, secondar</w:t>
      </w:r>
      <w:r>
        <w:rPr>
          <w:rFonts w:ascii="Times New Roman" w:hAnsi="Times New Roman"/>
          <w:color w:val="191919"/>
          <w:spacing w:val="-13"/>
          <w:sz w:val="20"/>
          <w:szCs w:val="20"/>
        </w:rPr>
        <w:t>y</w:t>
      </w:r>
      <w:r>
        <w:rPr>
          <w:rFonts w:ascii="Times New Roman" w:hAnsi="Times New Roman"/>
          <w:color w:val="191919"/>
          <w:sz w:val="20"/>
          <w:szCs w:val="20"/>
        </w:rPr>
        <w:t>, and tertiary prevention in the School setting will be included.</w:t>
      </w:r>
    </w:p>
    <w:p w:rsidR="00A3250A" w:rsidRDefault="00A3250A" w:rsidP="00A3250A">
      <w:pPr>
        <w:widowControl w:val="0"/>
        <w:autoSpaceDE w:val="0"/>
        <w:autoSpaceDN w:val="0"/>
        <w:adjustRightInd w:val="0"/>
        <w:spacing w:after="0"/>
        <w:ind w:left="360" w:right="180" w:firstLine="0"/>
        <w:jc w:val="both"/>
        <w:rPr>
          <w:rFonts w:ascii="Times New Roman" w:hAnsi="Times New Roman"/>
          <w:color w:val="000000"/>
          <w:sz w:val="20"/>
          <w:szCs w:val="20"/>
        </w:rPr>
      </w:pPr>
      <w:r>
        <w:rPr>
          <w:rFonts w:ascii="Times New Roman" w:hAnsi="Times New Roman"/>
          <w:i/>
          <w:iCs/>
          <w:color w:val="191919"/>
          <w:sz w:val="20"/>
          <w:szCs w:val="20"/>
        </w:rPr>
        <w:t>Pr</w:t>
      </w:r>
      <w:r>
        <w:rPr>
          <w:rFonts w:ascii="Times New Roman" w:hAnsi="Times New Roman"/>
          <w:i/>
          <w:iCs/>
          <w:color w:val="191919"/>
          <w:spacing w:val="-7"/>
          <w:sz w:val="20"/>
          <w:szCs w:val="20"/>
        </w:rPr>
        <w:t>e</w:t>
      </w:r>
      <w:r>
        <w:rPr>
          <w:rFonts w:ascii="Times New Roman" w:hAnsi="Times New Roman"/>
          <w:i/>
          <w:iCs/>
          <w:color w:val="191919"/>
          <w:sz w:val="20"/>
          <w:szCs w:val="20"/>
        </w:rPr>
        <w:t>requisite: COUN 5512</w:t>
      </w:r>
    </w:p>
    <w:p w:rsidR="00A3250A" w:rsidRDefault="00A3250A" w:rsidP="00A3250A">
      <w:pPr>
        <w:widowControl w:val="0"/>
        <w:autoSpaceDE w:val="0"/>
        <w:autoSpaceDN w:val="0"/>
        <w:adjustRightInd w:val="0"/>
        <w:spacing w:before="10" w:after="0" w:line="250"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COUN 5620 Resea</w:t>
      </w:r>
      <w:r>
        <w:rPr>
          <w:rFonts w:ascii="Times New Roman" w:hAnsi="Times New Roman"/>
          <w:b/>
          <w:bCs/>
          <w:color w:val="191919"/>
          <w:spacing w:val="-4"/>
          <w:sz w:val="20"/>
          <w:szCs w:val="20"/>
        </w:rPr>
        <w:t>r</w:t>
      </w:r>
      <w:r>
        <w:rPr>
          <w:rFonts w:ascii="Times New Roman" w:hAnsi="Times New Roman"/>
          <w:b/>
          <w:bCs/>
          <w:color w:val="191919"/>
          <w:sz w:val="20"/>
          <w:szCs w:val="20"/>
        </w:rPr>
        <w:t>ch and P</w:t>
      </w:r>
      <w:r>
        <w:rPr>
          <w:rFonts w:ascii="Times New Roman" w:hAnsi="Times New Roman"/>
          <w:b/>
          <w:bCs/>
          <w:color w:val="191919"/>
          <w:spacing w:val="-4"/>
          <w:sz w:val="20"/>
          <w:szCs w:val="20"/>
        </w:rPr>
        <w:t>r</w:t>
      </w:r>
      <w:r>
        <w:rPr>
          <w:rFonts w:ascii="Times New Roman" w:hAnsi="Times New Roman"/>
          <w:b/>
          <w:bCs/>
          <w:color w:val="191919"/>
          <w:sz w:val="20"/>
          <w:szCs w:val="20"/>
        </w:rPr>
        <w:t>ogram Evaluation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Counselors</w:t>
      </w:r>
      <w:r>
        <w:rPr>
          <w:rFonts w:ascii="Times New Roman" w:hAnsi="Times New Roman"/>
          <w:b/>
          <w:bCs/>
          <w:color w:val="191919"/>
          <w:spacing w:val="-13"/>
          <w:sz w:val="20"/>
          <w:szCs w:val="20"/>
        </w:rPr>
        <w:t xml:space="preserve"> </w:t>
      </w:r>
      <w:r>
        <w:rPr>
          <w:rFonts w:ascii="Times New Roman" w:hAnsi="Times New Roman"/>
          <w:b/>
          <w:bCs/>
          <w:color w:val="191919"/>
          <w:sz w:val="20"/>
          <w:szCs w:val="20"/>
        </w:rPr>
        <w:t xml:space="preserve">......................................3(3-0) </w:t>
      </w:r>
    </w:p>
    <w:p w:rsidR="00A3250A" w:rsidRDefault="00A3250A" w:rsidP="00A3250A">
      <w:pPr>
        <w:widowControl w:val="0"/>
        <w:autoSpaceDE w:val="0"/>
        <w:autoSpaceDN w:val="0"/>
        <w:adjustRightInd w:val="0"/>
        <w:spacing w:before="10" w:after="0" w:line="250" w:lineRule="auto"/>
        <w:ind w:left="360" w:right="180" w:firstLine="0"/>
        <w:jc w:val="both"/>
        <w:rPr>
          <w:rFonts w:ascii="Times New Roman" w:hAnsi="Times New Roman"/>
          <w:i/>
          <w:iCs/>
          <w:color w:val="191919"/>
          <w:sz w:val="20"/>
          <w:szCs w:val="20"/>
        </w:rPr>
      </w:pPr>
      <w:r>
        <w:rPr>
          <w:rFonts w:ascii="Times New Roman" w:hAnsi="Times New Roman"/>
          <w:color w:val="191919"/>
          <w:sz w:val="20"/>
          <w:szCs w:val="20"/>
        </w:rPr>
        <w:t xml:space="preserve">This course presents a survey of research methods, statistical analysis, needs assessment, and program evaluation. Students use technology and statistical methods in conducting research and program evaluation.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COUN 5510 or permission of Coo</w:t>
      </w:r>
      <w:r>
        <w:rPr>
          <w:rFonts w:ascii="Times New Roman" w:hAnsi="Times New Roman"/>
          <w:i/>
          <w:iCs/>
          <w:color w:val="191919"/>
          <w:spacing w:val="-7"/>
          <w:sz w:val="20"/>
          <w:szCs w:val="20"/>
        </w:rPr>
        <w:t>r</w:t>
      </w:r>
      <w:r>
        <w:rPr>
          <w:rFonts w:ascii="Times New Roman" w:hAnsi="Times New Roman"/>
          <w:i/>
          <w:iCs/>
          <w:color w:val="191919"/>
          <w:sz w:val="20"/>
          <w:szCs w:val="20"/>
        </w:rPr>
        <w:t>dinator</w:t>
      </w:r>
    </w:p>
    <w:p w:rsidR="00A3250A" w:rsidRDefault="00A3250A" w:rsidP="00A3250A">
      <w:pPr>
        <w:widowControl w:val="0"/>
        <w:autoSpaceDE w:val="0"/>
        <w:autoSpaceDN w:val="0"/>
        <w:adjustRightInd w:val="0"/>
        <w:spacing w:before="10" w:after="0" w:line="250" w:lineRule="auto"/>
        <w:ind w:left="360" w:right="180" w:firstLine="0"/>
        <w:jc w:val="both"/>
        <w:rPr>
          <w:rFonts w:ascii="Times New Roman" w:hAnsi="Times New Roman"/>
          <w:i/>
          <w:iCs/>
          <w:color w:val="191919"/>
          <w:sz w:val="20"/>
          <w:szCs w:val="20"/>
        </w:rPr>
      </w:pPr>
    </w:p>
    <w:p w:rsidR="00A3250A" w:rsidRPr="00475F35" w:rsidRDefault="00A3250A" w:rsidP="00A3250A">
      <w:pPr>
        <w:pStyle w:val="Heading2"/>
        <w:spacing w:before="0"/>
        <w:ind w:firstLine="360"/>
        <w:rPr>
          <w:rFonts w:ascii="Times New Roman" w:hAnsi="Times New Roman"/>
          <w:color w:val="808080" w:themeColor="background1" w:themeShade="80"/>
          <w:sz w:val="28"/>
          <w:szCs w:val="28"/>
        </w:rPr>
      </w:pPr>
      <w:bookmarkStart w:id="697" w:name="_Toc294969802"/>
      <w:bookmarkStart w:id="698" w:name="_Toc295508359"/>
      <w:r w:rsidRPr="00475F35">
        <w:rPr>
          <w:rFonts w:ascii="Times New Roman" w:hAnsi="Times New Roman"/>
          <w:bCs w:val="0"/>
          <w:color w:val="808080" w:themeColor="background1" w:themeShade="80"/>
          <w:spacing w:val="-26"/>
          <w:sz w:val="28"/>
          <w:szCs w:val="28"/>
        </w:rPr>
        <w:t>T</w:t>
      </w:r>
      <w:r w:rsidRPr="00475F35">
        <w:rPr>
          <w:rFonts w:ascii="Times New Roman" w:hAnsi="Times New Roman"/>
          <w:bCs w:val="0"/>
          <w:color w:val="808080" w:themeColor="background1" w:themeShade="80"/>
          <w:sz w:val="28"/>
          <w:szCs w:val="28"/>
        </w:rPr>
        <w:t>eacher</w:t>
      </w:r>
      <w:r w:rsidRPr="00475F35">
        <w:rPr>
          <w:rFonts w:ascii="Times New Roman" w:hAnsi="Times New Roman"/>
          <w:bCs w:val="0"/>
          <w:color w:val="808080" w:themeColor="background1" w:themeShade="80"/>
          <w:spacing w:val="-5"/>
          <w:sz w:val="28"/>
          <w:szCs w:val="28"/>
        </w:rPr>
        <w:t xml:space="preserve"> </w:t>
      </w:r>
      <w:r w:rsidRPr="00475F35">
        <w:rPr>
          <w:rFonts w:ascii="Times New Roman" w:hAnsi="Times New Roman"/>
          <w:bCs w:val="0"/>
          <w:color w:val="808080" w:themeColor="background1" w:themeShade="80"/>
          <w:sz w:val="28"/>
          <w:szCs w:val="28"/>
        </w:rPr>
        <w:t>Support Services Endorsement</w:t>
      </w:r>
      <w:bookmarkEnd w:id="697"/>
      <w:bookmarkEnd w:id="698"/>
    </w:p>
    <w:p w:rsidR="00A3250A" w:rsidRDefault="00A3250A" w:rsidP="00A3250A">
      <w:pPr>
        <w:widowControl w:val="0"/>
        <w:tabs>
          <w:tab w:val="left" w:pos="9720"/>
        </w:tabs>
        <w:autoSpaceDE w:val="0"/>
        <w:autoSpaceDN w:val="0"/>
        <w:adjustRightInd w:val="0"/>
        <w:spacing w:after="0" w:line="223" w:lineRule="exact"/>
        <w:ind w:left="360" w:right="20" w:firstLine="360"/>
        <w:jc w:val="both"/>
        <w:rPr>
          <w:rFonts w:ascii="Times New Roman" w:hAnsi="Times New Roman"/>
          <w:color w:val="000000"/>
          <w:sz w:val="20"/>
          <w:szCs w:val="20"/>
        </w:rPr>
      </w:pPr>
      <w:r>
        <w:rPr>
          <w:rFonts w:ascii="Times New Roman" w:hAnsi="Times New Roman"/>
          <w:color w:val="191919"/>
          <w:sz w:val="20"/>
          <w:szCs w:val="20"/>
        </w:rPr>
        <w:t>This certification endorsement program is available to professional teachers who hold LEVEL</w:t>
      </w:r>
      <w:r>
        <w:rPr>
          <w:rFonts w:ascii="Times New Roman" w:hAnsi="Times New Roman"/>
          <w:color w:val="191919"/>
          <w:spacing w:val="-7"/>
          <w:sz w:val="20"/>
          <w:szCs w:val="20"/>
        </w:rPr>
        <w:t xml:space="preserve"> </w:t>
      </w:r>
      <w:r>
        <w:rPr>
          <w:rFonts w:ascii="Times New Roman" w:hAnsi="Times New Roman"/>
          <w:color w:val="191919"/>
          <w:sz w:val="20"/>
          <w:szCs w:val="20"/>
        </w:rPr>
        <w:t>5 certification and who are nominated by their school principals.</w:t>
      </w:r>
      <w:r>
        <w:rPr>
          <w:rFonts w:ascii="Times New Roman" w:hAnsi="Times New Roman"/>
          <w:color w:val="191919"/>
          <w:spacing w:val="-3"/>
          <w:sz w:val="20"/>
          <w:szCs w:val="20"/>
        </w:rPr>
        <w:t xml:space="preserve"> </w:t>
      </w:r>
      <w:r>
        <w:rPr>
          <w:rFonts w:ascii="Times New Roman" w:hAnsi="Times New Roman"/>
          <w:color w:val="191919"/>
          <w:sz w:val="20"/>
          <w:szCs w:val="20"/>
        </w:rPr>
        <w:t>The 6 semester hour se-quence leads to certification in</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Support Services (TSS).</w:t>
      </w:r>
      <w:r>
        <w:rPr>
          <w:rFonts w:ascii="Times New Roman" w:hAnsi="Times New Roman"/>
          <w:color w:val="191919"/>
          <w:spacing w:val="-4"/>
          <w:sz w:val="20"/>
          <w:szCs w:val="20"/>
        </w:rPr>
        <w:t xml:space="preserve"> </w:t>
      </w:r>
      <w:r>
        <w:rPr>
          <w:rFonts w:ascii="Times New Roman" w:hAnsi="Times New Roman"/>
          <w:color w:val="191919"/>
          <w:sz w:val="20"/>
          <w:szCs w:val="20"/>
        </w:rPr>
        <w:t>This type of certification is in- tended for professional classroom teachers who are preparing to be supervisors of student teachers, mentors for interns and beginning teachers, and other sta</w:t>
      </w:r>
      <w:r>
        <w:rPr>
          <w:rFonts w:ascii="Times New Roman" w:hAnsi="Times New Roman"/>
          <w:color w:val="191919"/>
          <w:spacing w:val="-4"/>
          <w:sz w:val="20"/>
          <w:szCs w:val="20"/>
        </w:rPr>
        <w:t>f</w:t>
      </w:r>
      <w:r>
        <w:rPr>
          <w:rFonts w:ascii="Times New Roman" w:hAnsi="Times New Roman"/>
          <w:color w:val="191919"/>
          <w:sz w:val="20"/>
          <w:szCs w:val="20"/>
        </w:rPr>
        <w:t>f development services.</w:t>
      </w:r>
      <w:r>
        <w:rPr>
          <w:rFonts w:ascii="Times New Roman" w:hAnsi="Times New Roman"/>
          <w:color w:val="191919"/>
          <w:spacing w:val="-4"/>
          <w:sz w:val="20"/>
          <w:szCs w:val="20"/>
        </w:rPr>
        <w:t xml:space="preserve"> </w:t>
      </w:r>
      <w:r>
        <w:rPr>
          <w:rFonts w:ascii="Times New Roman" w:hAnsi="Times New Roman"/>
          <w:color w:val="191919"/>
          <w:sz w:val="20"/>
          <w:szCs w:val="20"/>
        </w:rPr>
        <w:t>The complete program consists of the following courses:</w:t>
      </w:r>
    </w:p>
    <w:p w:rsidR="00A3250A" w:rsidRDefault="00A3250A" w:rsidP="00A3250A">
      <w:pPr>
        <w:widowControl w:val="0"/>
        <w:tabs>
          <w:tab w:val="left" w:pos="9720"/>
        </w:tabs>
        <w:autoSpaceDE w:val="0"/>
        <w:autoSpaceDN w:val="0"/>
        <w:adjustRightInd w:val="0"/>
        <w:spacing w:after="0"/>
        <w:ind w:left="990" w:right="20" w:firstLine="0"/>
        <w:jc w:val="both"/>
        <w:rPr>
          <w:rFonts w:ascii="Times New Roman" w:hAnsi="Times New Roman"/>
          <w:color w:val="000000"/>
          <w:sz w:val="20"/>
          <w:szCs w:val="20"/>
        </w:rPr>
      </w:pPr>
      <w:r>
        <w:rPr>
          <w:rFonts w:ascii="Times New Roman" w:hAnsi="Times New Roman"/>
          <w:color w:val="191919"/>
          <w:sz w:val="20"/>
          <w:szCs w:val="20"/>
        </w:rPr>
        <w:t>EDUC 5587 Introduction to</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Support Services</w:t>
      </w:r>
      <w:r>
        <w:rPr>
          <w:rFonts w:ascii="Times New Roman" w:hAnsi="Times New Roman"/>
          <w:color w:val="191919"/>
          <w:spacing w:val="-18"/>
          <w:sz w:val="20"/>
          <w:szCs w:val="20"/>
        </w:rPr>
        <w:t xml:space="preserve"> </w:t>
      </w:r>
      <w:r>
        <w:rPr>
          <w:rFonts w:ascii="Times New Roman" w:hAnsi="Times New Roman"/>
          <w:color w:val="191919"/>
          <w:sz w:val="20"/>
          <w:szCs w:val="20"/>
        </w:rPr>
        <w:t>..................................................3 hrs</w:t>
      </w:r>
    </w:p>
    <w:p w:rsidR="00A3250A" w:rsidRDefault="00A3250A" w:rsidP="00A3250A">
      <w:pPr>
        <w:widowControl w:val="0"/>
        <w:tabs>
          <w:tab w:val="left" w:pos="9720"/>
        </w:tabs>
        <w:autoSpaceDE w:val="0"/>
        <w:autoSpaceDN w:val="0"/>
        <w:adjustRightInd w:val="0"/>
        <w:spacing w:before="10" w:after="0"/>
        <w:ind w:left="990" w:right="20" w:firstLine="0"/>
        <w:jc w:val="both"/>
        <w:rPr>
          <w:rFonts w:ascii="Times New Roman" w:hAnsi="Times New Roman"/>
          <w:color w:val="000000"/>
          <w:sz w:val="20"/>
          <w:szCs w:val="20"/>
        </w:rPr>
      </w:pPr>
      <w:r>
        <w:rPr>
          <w:rFonts w:ascii="Times New Roman" w:hAnsi="Times New Roman"/>
          <w:color w:val="191919"/>
          <w:sz w:val="20"/>
          <w:szCs w:val="20"/>
        </w:rPr>
        <w:t>EDUC 5588 Internship in</w:t>
      </w:r>
      <w:r>
        <w:rPr>
          <w:rFonts w:ascii="Times New Roman" w:hAnsi="Times New Roman"/>
          <w:color w:val="191919"/>
          <w:spacing w:val="-4"/>
          <w:sz w:val="20"/>
          <w:szCs w:val="20"/>
        </w:rPr>
        <w:t xml:space="preserve"> </w:t>
      </w:r>
      <w:r>
        <w:rPr>
          <w:rFonts w:ascii="Times New Roman" w:hAnsi="Times New Roman"/>
          <w:color w:val="191919"/>
          <w:spacing w:val="-14"/>
          <w:sz w:val="20"/>
          <w:szCs w:val="20"/>
        </w:rPr>
        <w:t>T</w:t>
      </w:r>
      <w:r>
        <w:rPr>
          <w:rFonts w:ascii="Times New Roman" w:hAnsi="Times New Roman"/>
          <w:color w:val="191919"/>
          <w:sz w:val="20"/>
          <w:szCs w:val="20"/>
        </w:rPr>
        <w:t>eacher Support Service</w:t>
      </w:r>
      <w:r>
        <w:rPr>
          <w:rFonts w:ascii="Times New Roman" w:hAnsi="Times New Roman"/>
          <w:color w:val="191919"/>
          <w:spacing w:val="9"/>
          <w:sz w:val="20"/>
          <w:szCs w:val="20"/>
        </w:rPr>
        <w:t>s</w:t>
      </w:r>
      <w:r>
        <w:rPr>
          <w:rFonts w:ascii="Times New Roman" w:hAnsi="Times New Roman"/>
          <w:color w:val="191919"/>
          <w:sz w:val="20"/>
          <w:szCs w:val="20"/>
        </w:rPr>
        <w:t>......................................................3 hrs</w:t>
      </w:r>
    </w:p>
    <w:p w:rsidR="00A3250A" w:rsidRDefault="00A3250A" w:rsidP="00A3250A">
      <w:pPr>
        <w:widowControl w:val="0"/>
        <w:tabs>
          <w:tab w:val="left" w:pos="9720"/>
        </w:tabs>
        <w:autoSpaceDE w:val="0"/>
        <w:autoSpaceDN w:val="0"/>
        <w:adjustRightInd w:val="0"/>
        <w:spacing w:after="0" w:line="200" w:lineRule="exact"/>
        <w:ind w:left="360" w:right="20"/>
        <w:jc w:val="both"/>
        <w:rPr>
          <w:rFonts w:ascii="Times New Roman" w:hAnsi="Times New Roman"/>
          <w:color w:val="000000"/>
          <w:sz w:val="20"/>
          <w:szCs w:val="20"/>
        </w:rPr>
      </w:pPr>
    </w:p>
    <w:p w:rsidR="00DD3D7A" w:rsidRDefault="00DD3D7A">
      <w:pPr>
        <w:rPr>
          <w:rFonts w:ascii="Times New Roman" w:hAnsi="Times New Roman"/>
          <w:color w:val="000000"/>
          <w:sz w:val="26"/>
          <w:szCs w:val="26"/>
        </w:rPr>
      </w:pPr>
      <w:r>
        <w:rPr>
          <w:rFonts w:ascii="Times New Roman" w:hAnsi="Times New Roman"/>
          <w:color w:val="000000"/>
          <w:sz w:val="26"/>
          <w:szCs w:val="26"/>
        </w:rPr>
        <w:br w:type="page"/>
      </w:r>
    </w:p>
    <w:p w:rsidR="00DD3D7A" w:rsidRDefault="00DD3D7A" w:rsidP="00A3250A">
      <w:pPr>
        <w:widowControl w:val="0"/>
        <w:tabs>
          <w:tab w:val="left" w:pos="9720"/>
        </w:tabs>
        <w:autoSpaceDE w:val="0"/>
        <w:autoSpaceDN w:val="0"/>
        <w:adjustRightInd w:val="0"/>
        <w:spacing w:before="17" w:after="0" w:line="260" w:lineRule="exact"/>
        <w:ind w:left="360" w:right="20"/>
        <w:jc w:val="both"/>
        <w:rPr>
          <w:rFonts w:ascii="Times New Roman" w:hAnsi="Times New Roman"/>
          <w:color w:val="000000"/>
          <w:sz w:val="26"/>
          <w:szCs w:val="26"/>
        </w:rPr>
        <w:sectPr w:rsidR="00DD3D7A" w:rsidSect="00DD3D7A">
          <w:pgSz w:w="12240" w:h="15840" w:code="1"/>
          <w:pgMar w:top="720" w:right="720" w:bottom="288" w:left="1440" w:header="720" w:footer="288" w:gutter="0"/>
          <w:cols w:space="720"/>
          <w:docGrid w:linePitch="360"/>
        </w:sectPr>
      </w:pPr>
    </w:p>
    <w:p w:rsidR="00A3250A" w:rsidRDefault="00A3250A" w:rsidP="00A3250A">
      <w:pPr>
        <w:widowControl w:val="0"/>
        <w:tabs>
          <w:tab w:val="left" w:pos="9720"/>
        </w:tabs>
        <w:autoSpaceDE w:val="0"/>
        <w:autoSpaceDN w:val="0"/>
        <w:adjustRightInd w:val="0"/>
        <w:spacing w:before="17" w:after="0" w:line="260" w:lineRule="exact"/>
        <w:ind w:left="360" w:right="20"/>
        <w:jc w:val="both"/>
        <w:rPr>
          <w:rFonts w:ascii="Times New Roman" w:hAnsi="Times New Roman"/>
          <w:color w:val="000000"/>
          <w:sz w:val="26"/>
          <w:szCs w:val="26"/>
        </w:rPr>
      </w:pPr>
    </w:p>
    <w:p w:rsidR="00A3250A" w:rsidRPr="00475F35" w:rsidRDefault="00A3250A" w:rsidP="00A3250A">
      <w:pPr>
        <w:pStyle w:val="Heading2"/>
        <w:spacing w:before="0"/>
        <w:ind w:left="360" w:right="180" w:firstLine="0"/>
        <w:rPr>
          <w:rFonts w:ascii="Impact" w:hAnsi="Impact" w:cs="Impact"/>
          <w:color w:val="808080" w:themeColor="background1" w:themeShade="80"/>
          <w:sz w:val="36"/>
          <w:szCs w:val="36"/>
        </w:rPr>
      </w:pPr>
      <w:bookmarkStart w:id="699" w:name="_Toc294969803"/>
      <w:bookmarkStart w:id="700" w:name="_Toc295508360"/>
      <w:r w:rsidRPr="00475F35">
        <w:rPr>
          <w:rFonts w:ascii="Impact" w:hAnsi="Impact" w:cs="Impact"/>
          <w:color w:val="808080" w:themeColor="background1" w:themeShade="80"/>
          <w:sz w:val="36"/>
          <w:szCs w:val="36"/>
        </w:rPr>
        <w:t>EDUC</w:t>
      </w:r>
      <w:r w:rsidRPr="00475F35">
        <w:rPr>
          <w:rFonts w:ascii="Impact" w:hAnsi="Impact" w:cs="Impact"/>
          <w:color w:val="808080" w:themeColor="background1" w:themeShade="80"/>
          <w:spacing w:val="-19"/>
          <w:sz w:val="36"/>
          <w:szCs w:val="36"/>
        </w:rPr>
        <w:t>A</w:t>
      </w:r>
      <w:r w:rsidRPr="00475F35">
        <w:rPr>
          <w:rFonts w:ascii="Impact" w:hAnsi="Impact" w:cs="Impact"/>
          <w:color w:val="808080" w:themeColor="background1" w:themeShade="80"/>
          <w:sz w:val="36"/>
          <w:szCs w:val="36"/>
        </w:rPr>
        <w:t>TIONA</w:t>
      </w:r>
      <w:r w:rsidRPr="00475F35">
        <w:rPr>
          <w:rFonts w:ascii="Impact" w:hAnsi="Impact" w:cs="Impact"/>
          <w:color w:val="808080" w:themeColor="background1" w:themeShade="80"/>
          <w:spacing w:val="10"/>
          <w:sz w:val="36"/>
          <w:szCs w:val="36"/>
        </w:rPr>
        <w:t>L</w:t>
      </w:r>
      <w:r w:rsidRPr="00475F35">
        <w:rPr>
          <w:rFonts w:ascii="Impact" w:hAnsi="Impact" w:cs="Impact"/>
          <w:color w:val="808080" w:themeColor="background1" w:themeShade="80"/>
          <w:sz w:val="36"/>
          <w:szCs w:val="36"/>
        </w:rPr>
        <w:t>, PSYCHO</w:t>
      </w:r>
      <w:r w:rsidRPr="00475F35">
        <w:rPr>
          <w:rFonts w:ascii="Impact" w:hAnsi="Impact" w:cs="Impact"/>
          <w:color w:val="808080" w:themeColor="background1" w:themeShade="80"/>
          <w:spacing w:val="-6"/>
          <w:sz w:val="36"/>
          <w:szCs w:val="36"/>
        </w:rPr>
        <w:t>L</w:t>
      </w:r>
      <w:r w:rsidRPr="00475F35">
        <w:rPr>
          <w:rFonts w:ascii="Impact" w:hAnsi="Impact" w:cs="Impact"/>
          <w:color w:val="808080" w:themeColor="background1" w:themeShade="80"/>
          <w:sz w:val="36"/>
          <w:szCs w:val="36"/>
        </w:rPr>
        <w:t>OGICAL  AND READING FOUND</w:t>
      </w:r>
      <w:r w:rsidRPr="00475F35">
        <w:rPr>
          <w:rFonts w:ascii="Impact" w:hAnsi="Impact" w:cs="Impact"/>
          <w:color w:val="808080" w:themeColor="background1" w:themeShade="80"/>
          <w:spacing w:val="-20"/>
          <w:sz w:val="36"/>
          <w:szCs w:val="36"/>
        </w:rPr>
        <w:t>A</w:t>
      </w:r>
      <w:r w:rsidRPr="00475F35">
        <w:rPr>
          <w:rFonts w:ascii="Impact" w:hAnsi="Impact" w:cs="Impact"/>
          <w:color w:val="808080" w:themeColor="background1" w:themeShade="80"/>
          <w:sz w:val="36"/>
          <w:szCs w:val="36"/>
        </w:rPr>
        <w:t>TIONS</w:t>
      </w:r>
      <w:bookmarkEnd w:id="699"/>
      <w:bookmarkEnd w:id="700"/>
    </w:p>
    <w:p w:rsidR="00A3250A" w:rsidRPr="00475F35" w:rsidRDefault="00A3250A" w:rsidP="00A3250A">
      <w:pPr>
        <w:pStyle w:val="Heading2"/>
        <w:spacing w:before="0"/>
        <w:ind w:left="360" w:right="180" w:firstLine="0"/>
        <w:rPr>
          <w:rFonts w:ascii="Impact" w:hAnsi="Impact" w:cs="Impact"/>
          <w:color w:val="808080" w:themeColor="background1" w:themeShade="80"/>
          <w:sz w:val="36"/>
          <w:szCs w:val="36"/>
        </w:rPr>
      </w:pPr>
      <w:bookmarkStart w:id="701" w:name="_Toc294969804"/>
      <w:bookmarkStart w:id="702" w:name="_Toc295508361"/>
      <w:r w:rsidRPr="00475F35">
        <w:rPr>
          <w:rFonts w:ascii="Impact" w:hAnsi="Impact" w:cs="Impact"/>
          <w:color w:val="808080" w:themeColor="background1" w:themeShade="80"/>
          <w:position w:val="-1"/>
          <w:sz w:val="36"/>
          <w:szCs w:val="36"/>
        </w:rPr>
        <w:t>COURSE DESCRIPTIONS</w:t>
      </w:r>
      <w:bookmarkEnd w:id="701"/>
      <w:bookmarkEnd w:id="702"/>
    </w:p>
    <w:p w:rsidR="00A3250A" w:rsidRDefault="00A3250A" w:rsidP="00A3250A">
      <w:pPr>
        <w:widowControl w:val="0"/>
        <w:tabs>
          <w:tab w:val="left" w:pos="9720"/>
        </w:tabs>
        <w:autoSpaceDE w:val="0"/>
        <w:autoSpaceDN w:val="0"/>
        <w:adjustRightInd w:val="0"/>
        <w:spacing w:before="23" w:after="0" w:line="251"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EDRG 5594 - Int</w:t>
      </w:r>
      <w:r>
        <w:rPr>
          <w:rFonts w:ascii="Times New Roman" w:hAnsi="Times New Roman"/>
          <w:b/>
          <w:bCs/>
          <w:color w:val="191919"/>
          <w:spacing w:val="-4"/>
          <w:sz w:val="20"/>
          <w:szCs w:val="20"/>
        </w:rPr>
        <w:t>r</w:t>
      </w:r>
      <w:r>
        <w:rPr>
          <w:rFonts w:ascii="Times New Roman" w:hAnsi="Times New Roman"/>
          <w:b/>
          <w:bCs/>
          <w:color w:val="191919"/>
          <w:sz w:val="20"/>
          <w:szCs w:val="20"/>
        </w:rPr>
        <w:t>oduction to</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Theory &amp; Pedagogy in Reading Educatio</w:t>
      </w:r>
      <w:r>
        <w:rPr>
          <w:rFonts w:ascii="Times New Roman" w:hAnsi="Times New Roman"/>
          <w:b/>
          <w:bCs/>
          <w:color w:val="191919"/>
          <w:spacing w:val="2"/>
          <w:sz w:val="20"/>
          <w:szCs w:val="20"/>
        </w:rPr>
        <w:t>n</w:t>
      </w:r>
      <w:r>
        <w:rPr>
          <w:rFonts w:ascii="Times New Roman" w:hAnsi="Times New Roman"/>
          <w:b/>
          <w:bCs/>
          <w:color w:val="191919"/>
          <w:sz w:val="20"/>
          <w:szCs w:val="20"/>
        </w:rPr>
        <w:t xml:space="preserve">........................3(3-0) </w:t>
      </w:r>
    </w:p>
    <w:p w:rsidR="00A3250A" w:rsidRDefault="00A3250A" w:rsidP="00A3250A">
      <w:pPr>
        <w:widowControl w:val="0"/>
        <w:tabs>
          <w:tab w:val="left" w:pos="9720"/>
        </w:tabs>
        <w:autoSpaceDE w:val="0"/>
        <w:autoSpaceDN w:val="0"/>
        <w:adjustRightInd w:val="0"/>
        <w:spacing w:before="23" w:after="0" w:line="251"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3"/>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is</w:t>
      </w:r>
      <w:r>
        <w:rPr>
          <w:rFonts w:ascii="Times New Roman" w:hAnsi="Times New Roman"/>
          <w:color w:val="191919"/>
          <w:spacing w:val="-3"/>
          <w:sz w:val="20"/>
          <w:szCs w:val="20"/>
        </w:rPr>
        <w:t xml:space="preserve"> </w:t>
      </w:r>
      <w:r>
        <w:rPr>
          <w:rFonts w:ascii="Times New Roman" w:hAnsi="Times New Roman"/>
          <w:color w:val="191919"/>
          <w:sz w:val="20"/>
          <w:szCs w:val="20"/>
        </w:rPr>
        <w:t>designed</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provide</w:t>
      </w:r>
      <w:r>
        <w:rPr>
          <w:rFonts w:ascii="Times New Roman" w:hAnsi="Times New Roman"/>
          <w:color w:val="191919"/>
          <w:spacing w:val="-3"/>
          <w:sz w:val="20"/>
          <w:szCs w:val="20"/>
        </w:rPr>
        <w:t xml:space="preserve"> </w:t>
      </w:r>
      <w:r>
        <w:rPr>
          <w:rFonts w:ascii="Times New Roman" w:hAnsi="Times New Roman"/>
          <w:color w:val="191919"/>
          <w:sz w:val="20"/>
          <w:szCs w:val="20"/>
        </w:rPr>
        <w:t>an</w:t>
      </w:r>
      <w:r>
        <w:rPr>
          <w:rFonts w:ascii="Times New Roman" w:hAnsi="Times New Roman"/>
          <w:color w:val="191919"/>
          <w:spacing w:val="-3"/>
          <w:sz w:val="20"/>
          <w:szCs w:val="20"/>
        </w:rPr>
        <w:t xml:space="preserve"> </w:t>
      </w:r>
      <w:r>
        <w:rPr>
          <w:rFonts w:ascii="Times New Roman" w:hAnsi="Times New Roman"/>
          <w:color w:val="191919"/>
          <w:sz w:val="20"/>
          <w:szCs w:val="20"/>
        </w:rPr>
        <w:t>overview</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foundational</w:t>
      </w:r>
      <w:r>
        <w:rPr>
          <w:rFonts w:ascii="Times New Roman" w:hAnsi="Times New Roman"/>
          <w:color w:val="191919"/>
          <w:spacing w:val="-3"/>
          <w:sz w:val="20"/>
          <w:szCs w:val="20"/>
        </w:rPr>
        <w:t xml:space="preserve"> </w:t>
      </w:r>
      <w:r>
        <w:rPr>
          <w:rFonts w:ascii="Times New Roman" w:hAnsi="Times New Roman"/>
          <w:color w:val="191919"/>
          <w:sz w:val="20"/>
          <w:szCs w:val="20"/>
        </w:rPr>
        <w:t>knowledge</w:t>
      </w:r>
      <w:r>
        <w:rPr>
          <w:rFonts w:ascii="Times New Roman" w:hAnsi="Times New Roman"/>
          <w:color w:val="191919"/>
          <w:spacing w:val="-3"/>
          <w:sz w:val="20"/>
          <w:szCs w:val="20"/>
        </w:rPr>
        <w:t xml:space="preserve"> </w:t>
      </w:r>
      <w:r>
        <w:rPr>
          <w:rFonts w:ascii="Times New Roman" w:hAnsi="Times New Roman"/>
          <w:color w:val="191919"/>
          <w:sz w:val="20"/>
          <w:szCs w:val="20"/>
        </w:rPr>
        <w:t>for</w:t>
      </w:r>
      <w:r>
        <w:rPr>
          <w:rFonts w:ascii="Times New Roman" w:hAnsi="Times New Roman"/>
          <w:color w:val="191919"/>
          <w:spacing w:val="-3"/>
          <w:sz w:val="20"/>
          <w:szCs w:val="20"/>
        </w:rPr>
        <w:t xml:space="preserve"> </w:t>
      </w:r>
      <w:r>
        <w:rPr>
          <w:rFonts w:ascii="Times New Roman" w:hAnsi="Times New Roman"/>
          <w:color w:val="191919"/>
          <w:sz w:val="20"/>
          <w:szCs w:val="20"/>
        </w:rPr>
        <w:t>reading</w:t>
      </w:r>
      <w:r>
        <w:rPr>
          <w:rFonts w:ascii="Times New Roman" w:hAnsi="Times New Roman"/>
          <w:color w:val="191919"/>
          <w:spacing w:val="-3"/>
          <w:sz w:val="20"/>
          <w:szCs w:val="20"/>
        </w:rPr>
        <w:t xml:space="preserve"> </w:t>
      </w:r>
      <w:r>
        <w:rPr>
          <w:rFonts w:ascii="Times New Roman" w:hAnsi="Times New Roman"/>
          <w:color w:val="191919"/>
          <w:sz w:val="20"/>
          <w:szCs w:val="20"/>
        </w:rPr>
        <w:t xml:space="preserve">instruc- </w:t>
      </w:r>
      <w:r>
        <w:rPr>
          <w:rFonts w:ascii="Times New Roman" w:hAnsi="Times New Roman"/>
          <w:color w:val="191919"/>
          <w:spacing w:val="2"/>
          <w:sz w:val="20"/>
          <w:szCs w:val="20"/>
        </w:rPr>
        <w:t>tio</w:t>
      </w:r>
      <w:r>
        <w:rPr>
          <w:rFonts w:ascii="Times New Roman" w:hAnsi="Times New Roman"/>
          <w:color w:val="191919"/>
          <w:sz w:val="20"/>
          <w:szCs w:val="20"/>
        </w:rPr>
        <w:t xml:space="preserve">n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practical</w:t>
      </w:r>
      <w:r>
        <w:rPr>
          <w:rFonts w:ascii="Times New Roman" w:hAnsi="Times New Roman"/>
          <w:color w:val="191919"/>
          <w:sz w:val="20"/>
          <w:szCs w:val="20"/>
        </w:rPr>
        <w:t>,</w:t>
      </w:r>
      <w:r>
        <w:rPr>
          <w:rFonts w:ascii="Times New Roman" w:hAnsi="Times New Roman"/>
          <w:color w:val="191919"/>
          <w:spacing w:val="1"/>
          <w:sz w:val="20"/>
          <w:szCs w:val="20"/>
        </w:rPr>
        <w:t xml:space="preserve"> </w:t>
      </w:r>
      <w:r>
        <w:rPr>
          <w:rFonts w:ascii="Times New Roman" w:hAnsi="Times New Roman"/>
          <w:color w:val="191919"/>
          <w:spacing w:val="2"/>
          <w:sz w:val="20"/>
          <w:szCs w:val="20"/>
        </w:rPr>
        <w:t>technologica</w:t>
      </w:r>
      <w:r>
        <w:rPr>
          <w:rFonts w:ascii="Times New Roman" w:hAnsi="Times New Roman"/>
          <w:color w:val="191919"/>
          <w:sz w:val="20"/>
          <w:szCs w:val="20"/>
        </w:rPr>
        <w:t>l</w:t>
      </w:r>
      <w:r>
        <w:rPr>
          <w:rFonts w:ascii="Times New Roman" w:hAnsi="Times New Roman"/>
          <w:color w:val="191919"/>
          <w:spacing w:val="1"/>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theoretica</w:t>
      </w:r>
      <w:r>
        <w:rPr>
          <w:rFonts w:ascii="Times New Roman" w:hAnsi="Times New Roman"/>
          <w:color w:val="191919"/>
          <w:sz w:val="20"/>
          <w:szCs w:val="20"/>
        </w:rPr>
        <w:t>l</w:t>
      </w:r>
      <w:r>
        <w:rPr>
          <w:rFonts w:ascii="Times New Roman" w:hAnsi="Times New Roman"/>
          <w:color w:val="191919"/>
          <w:spacing w:val="1"/>
          <w:sz w:val="20"/>
          <w:szCs w:val="20"/>
        </w:rPr>
        <w:t xml:space="preserve"> </w:t>
      </w:r>
      <w:r>
        <w:rPr>
          <w:rFonts w:ascii="Times New Roman" w:hAnsi="Times New Roman"/>
          <w:color w:val="191919"/>
          <w:spacing w:val="2"/>
          <w:sz w:val="20"/>
          <w:szCs w:val="20"/>
        </w:rPr>
        <w:t>informatio</w:t>
      </w:r>
      <w:r>
        <w:rPr>
          <w:rFonts w:ascii="Times New Roman" w:hAnsi="Times New Roman"/>
          <w:color w:val="191919"/>
          <w:sz w:val="20"/>
          <w:szCs w:val="20"/>
        </w:rPr>
        <w:t>n</w:t>
      </w:r>
      <w:r>
        <w:rPr>
          <w:rFonts w:ascii="Times New Roman" w:hAnsi="Times New Roman"/>
          <w:color w:val="191919"/>
          <w:spacing w:val="1"/>
          <w:sz w:val="20"/>
          <w:szCs w:val="20"/>
        </w:rPr>
        <w:t xml:space="preserve"> </w:t>
      </w:r>
      <w:r>
        <w:rPr>
          <w:rFonts w:ascii="Times New Roman" w:hAnsi="Times New Roman"/>
          <w:color w:val="191919"/>
          <w:spacing w:val="2"/>
          <w:sz w:val="20"/>
          <w:szCs w:val="20"/>
        </w:rPr>
        <w:t>abou</w:t>
      </w:r>
      <w:r>
        <w:rPr>
          <w:rFonts w:ascii="Times New Roman" w:hAnsi="Times New Roman"/>
          <w:color w:val="191919"/>
          <w:sz w:val="20"/>
          <w:szCs w:val="20"/>
        </w:rPr>
        <w:t xml:space="preserve">t </w:t>
      </w:r>
      <w:r>
        <w:rPr>
          <w:rFonts w:ascii="Times New Roman" w:hAnsi="Times New Roman"/>
          <w:color w:val="191919"/>
          <w:spacing w:val="2"/>
          <w:sz w:val="20"/>
          <w:szCs w:val="20"/>
        </w:rPr>
        <w:t>th</w:t>
      </w:r>
      <w:r>
        <w:rPr>
          <w:rFonts w:ascii="Times New Roman" w:hAnsi="Times New Roman"/>
          <w:color w:val="191919"/>
          <w:sz w:val="20"/>
          <w:szCs w:val="20"/>
        </w:rPr>
        <w:t xml:space="preserve">e </w:t>
      </w:r>
      <w:r>
        <w:rPr>
          <w:rFonts w:ascii="Times New Roman" w:hAnsi="Times New Roman"/>
          <w:color w:val="191919"/>
          <w:spacing w:val="2"/>
          <w:sz w:val="20"/>
          <w:szCs w:val="20"/>
        </w:rPr>
        <w:t>readin</w:t>
      </w:r>
      <w:r>
        <w:rPr>
          <w:rFonts w:ascii="Times New Roman" w:hAnsi="Times New Roman"/>
          <w:color w:val="191919"/>
          <w:sz w:val="20"/>
          <w:szCs w:val="20"/>
        </w:rPr>
        <w:t xml:space="preserve">g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 xml:space="preserve">writing </w:t>
      </w:r>
      <w:r>
        <w:rPr>
          <w:rFonts w:ascii="Times New Roman" w:hAnsi="Times New Roman"/>
          <w:color w:val="191919"/>
          <w:sz w:val="20"/>
          <w:szCs w:val="20"/>
        </w:rPr>
        <w:t>processes needed</w:t>
      </w:r>
      <w:r>
        <w:rPr>
          <w:rFonts w:ascii="Times New Roman" w:hAnsi="Times New Roman"/>
          <w:color w:val="191919"/>
          <w:spacing w:val="1"/>
          <w:sz w:val="20"/>
          <w:szCs w:val="20"/>
        </w:rPr>
        <w:t xml:space="preserve"> </w:t>
      </w:r>
      <w:r>
        <w:rPr>
          <w:rFonts w:ascii="Times New Roman" w:hAnsi="Times New Roman"/>
          <w:color w:val="191919"/>
          <w:sz w:val="20"/>
          <w:szCs w:val="20"/>
        </w:rPr>
        <w:t>to</w:t>
      </w:r>
      <w:r>
        <w:rPr>
          <w:rFonts w:ascii="Times New Roman" w:hAnsi="Times New Roman"/>
          <w:color w:val="191919"/>
          <w:spacing w:val="1"/>
          <w:sz w:val="20"/>
          <w:szCs w:val="20"/>
        </w:rPr>
        <w:t xml:space="preserve"> </w:t>
      </w:r>
      <w:r>
        <w:rPr>
          <w:rFonts w:ascii="Times New Roman" w:hAnsi="Times New Roman"/>
          <w:color w:val="191919"/>
          <w:sz w:val="20"/>
          <w:szCs w:val="20"/>
        </w:rPr>
        <w:t>instruct</w:t>
      </w:r>
      <w:r>
        <w:rPr>
          <w:rFonts w:ascii="Times New Roman" w:hAnsi="Times New Roman"/>
          <w:color w:val="191919"/>
          <w:spacing w:val="1"/>
          <w:sz w:val="20"/>
          <w:szCs w:val="20"/>
        </w:rPr>
        <w:t xml:space="preserve"> </w:t>
      </w:r>
      <w:r>
        <w:rPr>
          <w:rFonts w:ascii="Times New Roman" w:hAnsi="Times New Roman"/>
          <w:color w:val="191919"/>
          <w:sz w:val="20"/>
          <w:szCs w:val="20"/>
        </w:rPr>
        <w:t>diverse</w:t>
      </w:r>
      <w:r>
        <w:rPr>
          <w:rFonts w:ascii="Times New Roman" w:hAnsi="Times New Roman"/>
          <w:color w:val="191919"/>
          <w:spacing w:val="1"/>
          <w:sz w:val="20"/>
          <w:szCs w:val="20"/>
        </w:rPr>
        <w:t xml:space="preserve"> </w:t>
      </w:r>
      <w:r>
        <w:rPr>
          <w:rFonts w:ascii="Times New Roman" w:hAnsi="Times New Roman"/>
          <w:color w:val="191919"/>
          <w:sz w:val="20"/>
          <w:szCs w:val="20"/>
        </w:rPr>
        <w:t>populations</w:t>
      </w:r>
      <w:r>
        <w:rPr>
          <w:rFonts w:ascii="Times New Roman" w:hAnsi="Times New Roman"/>
          <w:color w:val="191919"/>
          <w:spacing w:val="1"/>
          <w:sz w:val="20"/>
          <w:szCs w:val="20"/>
        </w:rPr>
        <w:t xml:space="preserve"> </w:t>
      </w:r>
      <w:r>
        <w:rPr>
          <w:rFonts w:ascii="Times New Roman" w:hAnsi="Times New Roman"/>
          <w:color w:val="191919"/>
          <w:sz w:val="20"/>
          <w:szCs w:val="20"/>
        </w:rPr>
        <w:t>are</w:t>
      </w:r>
      <w:r>
        <w:rPr>
          <w:rFonts w:ascii="Times New Roman" w:hAnsi="Times New Roman"/>
          <w:color w:val="191919"/>
          <w:spacing w:val="1"/>
          <w:sz w:val="20"/>
          <w:szCs w:val="20"/>
        </w:rPr>
        <w:t xml:space="preserve"> </w:t>
      </w:r>
      <w:r>
        <w:rPr>
          <w:rFonts w:ascii="Times New Roman" w:hAnsi="Times New Roman"/>
          <w:color w:val="191919"/>
          <w:sz w:val="20"/>
          <w:szCs w:val="20"/>
        </w:rPr>
        <w:t>covered.</w:t>
      </w:r>
      <w:r>
        <w:rPr>
          <w:rFonts w:ascii="Times New Roman" w:hAnsi="Times New Roman"/>
          <w:color w:val="191919"/>
          <w:spacing w:val="1"/>
          <w:sz w:val="20"/>
          <w:szCs w:val="20"/>
        </w:rPr>
        <w:t xml:space="preserve"> </w:t>
      </w:r>
      <w:r>
        <w:rPr>
          <w:rFonts w:ascii="Times New Roman" w:hAnsi="Times New Roman"/>
          <w:color w:val="191919"/>
          <w:sz w:val="20"/>
          <w:szCs w:val="20"/>
        </w:rPr>
        <w:t>Current</w:t>
      </w:r>
      <w:r>
        <w:rPr>
          <w:rFonts w:ascii="Times New Roman" w:hAnsi="Times New Roman"/>
          <w:color w:val="191919"/>
          <w:spacing w:val="1"/>
          <w:sz w:val="20"/>
          <w:szCs w:val="20"/>
        </w:rPr>
        <w:t xml:space="preserve"> </w:t>
      </w:r>
      <w:r>
        <w:rPr>
          <w:rFonts w:ascii="Times New Roman" w:hAnsi="Times New Roman"/>
          <w:color w:val="191919"/>
          <w:sz w:val="20"/>
          <w:szCs w:val="20"/>
        </w:rPr>
        <w:t>research</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field</w:t>
      </w:r>
      <w:r>
        <w:rPr>
          <w:rFonts w:ascii="Times New Roman" w:hAnsi="Times New Roman"/>
          <w:color w:val="191919"/>
          <w:spacing w:val="1"/>
          <w:sz w:val="20"/>
          <w:szCs w:val="20"/>
        </w:rPr>
        <w:t xml:space="preserve"> </w:t>
      </w:r>
      <w:r>
        <w:rPr>
          <w:rFonts w:ascii="Times New Roman" w:hAnsi="Times New Roman"/>
          <w:color w:val="191919"/>
          <w:sz w:val="20"/>
          <w:szCs w:val="20"/>
        </w:rPr>
        <w:t>of reading education is included to equip the teacher with a balanced perspective.</w:t>
      </w:r>
    </w:p>
    <w:p w:rsidR="00A3250A" w:rsidRDefault="00A3250A" w:rsidP="00A3250A">
      <w:pPr>
        <w:widowControl w:val="0"/>
        <w:tabs>
          <w:tab w:val="left" w:pos="9720"/>
        </w:tabs>
        <w:autoSpaceDE w:val="0"/>
        <w:autoSpaceDN w:val="0"/>
        <w:adjustRightInd w:val="0"/>
        <w:spacing w:after="0" w:line="226"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EDRG 5595 - Diagnostic &amp; P</w:t>
      </w:r>
      <w:r>
        <w:rPr>
          <w:rFonts w:ascii="Times New Roman" w:hAnsi="Times New Roman"/>
          <w:b/>
          <w:bCs/>
          <w:color w:val="191919"/>
          <w:spacing w:val="-4"/>
          <w:sz w:val="20"/>
          <w:szCs w:val="20"/>
        </w:rPr>
        <w:t>r</w:t>
      </w:r>
      <w:r>
        <w:rPr>
          <w:rFonts w:ascii="Times New Roman" w:hAnsi="Times New Roman"/>
          <w:b/>
          <w:bCs/>
          <w:color w:val="191919"/>
          <w:sz w:val="20"/>
          <w:szCs w:val="20"/>
        </w:rPr>
        <w:t>escriptive P</w:t>
      </w:r>
      <w:r>
        <w:rPr>
          <w:rFonts w:ascii="Times New Roman" w:hAnsi="Times New Roman"/>
          <w:b/>
          <w:bCs/>
          <w:color w:val="191919"/>
          <w:spacing w:val="-4"/>
          <w:sz w:val="20"/>
          <w:szCs w:val="20"/>
        </w:rPr>
        <w:t>r</w:t>
      </w:r>
      <w:r>
        <w:rPr>
          <w:rFonts w:ascii="Times New Roman" w:hAnsi="Times New Roman"/>
          <w:b/>
          <w:bCs/>
          <w:color w:val="191919"/>
          <w:sz w:val="20"/>
          <w:szCs w:val="20"/>
        </w:rPr>
        <w:t>ocedu</w:t>
      </w:r>
      <w:r>
        <w:rPr>
          <w:rFonts w:ascii="Times New Roman" w:hAnsi="Times New Roman"/>
          <w:b/>
          <w:bCs/>
          <w:color w:val="191919"/>
          <w:spacing w:val="-4"/>
          <w:sz w:val="20"/>
          <w:szCs w:val="20"/>
        </w:rPr>
        <w:t>r</w:t>
      </w:r>
      <w:r>
        <w:rPr>
          <w:rFonts w:ascii="Times New Roman" w:hAnsi="Times New Roman"/>
          <w:b/>
          <w:bCs/>
          <w:color w:val="191919"/>
          <w:sz w:val="20"/>
          <w:szCs w:val="20"/>
        </w:rPr>
        <w:t>es in Reading Educatio</w:t>
      </w:r>
      <w:r>
        <w:rPr>
          <w:rFonts w:ascii="Times New Roman" w:hAnsi="Times New Roman"/>
          <w:b/>
          <w:bCs/>
          <w:color w:val="191919"/>
          <w:spacing w:val="7"/>
          <w:sz w:val="20"/>
          <w:szCs w:val="20"/>
        </w:rPr>
        <w:t>n</w:t>
      </w:r>
      <w:r>
        <w:rPr>
          <w:rFonts w:ascii="Times New Roman" w:hAnsi="Times New Roman"/>
          <w:b/>
          <w:bCs/>
          <w:color w:val="191919"/>
          <w:sz w:val="20"/>
          <w:szCs w:val="20"/>
        </w:rPr>
        <w:t>.....................3(3-0)</w:t>
      </w:r>
    </w:p>
    <w:p w:rsidR="00A3250A" w:rsidRDefault="00A3250A" w:rsidP="00A3250A">
      <w:pPr>
        <w:widowControl w:val="0"/>
        <w:tabs>
          <w:tab w:val="left" w:pos="9720"/>
        </w:tabs>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2"/>
          <w:sz w:val="20"/>
          <w:szCs w:val="20"/>
        </w:rPr>
        <w:t xml:space="preserve"> </w:t>
      </w:r>
      <w:r>
        <w:rPr>
          <w:rFonts w:ascii="Times New Roman" w:hAnsi="Times New Roman"/>
          <w:color w:val="191919"/>
          <w:sz w:val="20"/>
          <w:szCs w:val="20"/>
        </w:rPr>
        <w:t>course</w:t>
      </w:r>
      <w:r>
        <w:rPr>
          <w:rFonts w:ascii="Times New Roman" w:hAnsi="Times New Roman"/>
          <w:color w:val="191919"/>
          <w:spacing w:val="-2"/>
          <w:sz w:val="20"/>
          <w:szCs w:val="20"/>
        </w:rPr>
        <w:t xml:space="preserve"> </w:t>
      </w:r>
      <w:r>
        <w:rPr>
          <w:rFonts w:ascii="Times New Roman" w:hAnsi="Times New Roman"/>
          <w:color w:val="191919"/>
          <w:sz w:val="20"/>
          <w:szCs w:val="20"/>
        </w:rPr>
        <w:t>is</w:t>
      </w:r>
      <w:r>
        <w:rPr>
          <w:rFonts w:ascii="Times New Roman" w:hAnsi="Times New Roman"/>
          <w:color w:val="191919"/>
          <w:spacing w:val="-2"/>
          <w:sz w:val="20"/>
          <w:szCs w:val="20"/>
        </w:rPr>
        <w:t xml:space="preserve"> </w:t>
      </w:r>
      <w:r>
        <w:rPr>
          <w:rFonts w:ascii="Times New Roman" w:hAnsi="Times New Roman"/>
          <w:color w:val="191919"/>
          <w:sz w:val="20"/>
          <w:szCs w:val="20"/>
        </w:rPr>
        <w:t>designed</w:t>
      </w:r>
      <w:r>
        <w:rPr>
          <w:rFonts w:ascii="Times New Roman" w:hAnsi="Times New Roman"/>
          <w:color w:val="191919"/>
          <w:spacing w:val="-2"/>
          <w:sz w:val="20"/>
          <w:szCs w:val="20"/>
        </w:rPr>
        <w:t xml:space="preserve"> </w:t>
      </w:r>
      <w:r>
        <w:rPr>
          <w:rFonts w:ascii="Times New Roman" w:hAnsi="Times New Roman"/>
          <w:color w:val="191919"/>
          <w:sz w:val="20"/>
          <w:szCs w:val="20"/>
        </w:rPr>
        <w:t>to</w:t>
      </w:r>
      <w:r>
        <w:rPr>
          <w:rFonts w:ascii="Times New Roman" w:hAnsi="Times New Roman"/>
          <w:color w:val="191919"/>
          <w:spacing w:val="-2"/>
          <w:sz w:val="20"/>
          <w:szCs w:val="20"/>
        </w:rPr>
        <w:t xml:space="preserve"> </w:t>
      </w:r>
      <w:r>
        <w:rPr>
          <w:rFonts w:ascii="Times New Roman" w:hAnsi="Times New Roman"/>
          <w:color w:val="191919"/>
          <w:sz w:val="20"/>
          <w:szCs w:val="20"/>
        </w:rPr>
        <w:t>provide</w:t>
      </w:r>
      <w:r>
        <w:rPr>
          <w:rFonts w:ascii="Times New Roman" w:hAnsi="Times New Roman"/>
          <w:color w:val="191919"/>
          <w:spacing w:val="-2"/>
          <w:sz w:val="20"/>
          <w:szCs w:val="20"/>
        </w:rPr>
        <w:t xml:space="preserve"> </w:t>
      </w:r>
      <w:r>
        <w:rPr>
          <w:rFonts w:ascii="Times New Roman" w:hAnsi="Times New Roman"/>
          <w:color w:val="191919"/>
          <w:sz w:val="20"/>
          <w:szCs w:val="20"/>
        </w:rPr>
        <w:t>teachers</w:t>
      </w:r>
      <w:r>
        <w:rPr>
          <w:rFonts w:ascii="Times New Roman" w:hAnsi="Times New Roman"/>
          <w:color w:val="191919"/>
          <w:spacing w:val="-2"/>
          <w:sz w:val="20"/>
          <w:szCs w:val="20"/>
        </w:rPr>
        <w:t xml:space="preserve"> </w:t>
      </w:r>
      <w:r>
        <w:rPr>
          <w:rFonts w:ascii="Times New Roman" w:hAnsi="Times New Roman"/>
          <w:color w:val="191919"/>
          <w:sz w:val="20"/>
          <w:szCs w:val="20"/>
        </w:rPr>
        <w:t>with</w:t>
      </w:r>
      <w:r>
        <w:rPr>
          <w:rFonts w:ascii="Times New Roman" w:hAnsi="Times New Roman"/>
          <w:color w:val="191919"/>
          <w:spacing w:val="-2"/>
          <w:sz w:val="20"/>
          <w:szCs w:val="20"/>
        </w:rPr>
        <w:t xml:space="preserve"> </w:t>
      </w:r>
      <w:r>
        <w:rPr>
          <w:rFonts w:ascii="Times New Roman" w:hAnsi="Times New Roman"/>
          <w:color w:val="191919"/>
          <w:sz w:val="20"/>
          <w:szCs w:val="20"/>
        </w:rPr>
        <w:t>knowledge</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skills</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varied</w:t>
      </w:r>
      <w:r>
        <w:rPr>
          <w:rFonts w:ascii="Times New Roman" w:hAnsi="Times New Roman"/>
          <w:color w:val="191919"/>
          <w:spacing w:val="-2"/>
          <w:sz w:val="20"/>
          <w:szCs w:val="20"/>
        </w:rPr>
        <w:t xml:space="preserve"> </w:t>
      </w:r>
      <w:r>
        <w:rPr>
          <w:rFonts w:ascii="Times New Roman" w:hAnsi="Times New Roman"/>
          <w:color w:val="191919"/>
          <w:sz w:val="20"/>
          <w:szCs w:val="20"/>
        </w:rPr>
        <w:t>assessment</w:t>
      </w:r>
      <w:r>
        <w:rPr>
          <w:rFonts w:ascii="Times New Roman" w:hAnsi="Times New Roman"/>
          <w:color w:val="191919"/>
          <w:spacing w:val="-2"/>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formatio</w:t>
      </w:r>
      <w:r>
        <w:rPr>
          <w:rFonts w:ascii="Times New Roman" w:hAnsi="Times New Roman"/>
          <w:color w:val="191919"/>
          <w:sz w:val="20"/>
          <w:szCs w:val="20"/>
        </w:rPr>
        <w:t>n</w:t>
      </w:r>
      <w:r>
        <w:rPr>
          <w:rFonts w:ascii="Times New Roman" w:hAnsi="Times New Roman"/>
          <w:color w:val="191919"/>
          <w:spacing w:val="14"/>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14"/>
          <w:sz w:val="20"/>
          <w:szCs w:val="20"/>
        </w:rPr>
        <w:t xml:space="preserve"> </w:t>
      </w:r>
      <w:r>
        <w:rPr>
          <w:rFonts w:ascii="Times New Roman" w:hAnsi="Times New Roman"/>
          <w:color w:val="191919"/>
          <w:spacing w:val="1"/>
          <w:sz w:val="20"/>
          <w:szCs w:val="20"/>
        </w:rPr>
        <w:t>orde</w:t>
      </w:r>
      <w:r>
        <w:rPr>
          <w:rFonts w:ascii="Times New Roman" w:hAnsi="Times New Roman"/>
          <w:color w:val="191919"/>
          <w:sz w:val="20"/>
          <w:szCs w:val="20"/>
        </w:rPr>
        <w:t>r</w:t>
      </w:r>
      <w:r>
        <w:rPr>
          <w:rFonts w:ascii="Times New Roman" w:hAnsi="Times New Roman"/>
          <w:color w:val="191919"/>
          <w:spacing w:val="14"/>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14"/>
          <w:sz w:val="20"/>
          <w:szCs w:val="20"/>
        </w:rPr>
        <w:t xml:space="preserve"> </w:t>
      </w:r>
      <w:r>
        <w:rPr>
          <w:rFonts w:ascii="Times New Roman" w:hAnsi="Times New Roman"/>
          <w:color w:val="191919"/>
          <w:spacing w:val="1"/>
          <w:sz w:val="20"/>
          <w:szCs w:val="20"/>
        </w:rPr>
        <w:t>compare</w:t>
      </w:r>
      <w:r>
        <w:rPr>
          <w:rFonts w:ascii="Times New Roman" w:hAnsi="Times New Roman"/>
          <w:color w:val="191919"/>
          <w:sz w:val="20"/>
          <w:szCs w:val="20"/>
        </w:rPr>
        <w:t>,</w:t>
      </w:r>
      <w:r>
        <w:rPr>
          <w:rFonts w:ascii="Times New Roman" w:hAnsi="Times New Roman"/>
          <w:color w:val="191919"/>
          <w:spacing w:val="14"/>
          <w:sz w:val="20"/>
          <w:szCs w:val="20"/>
        </w:rPr>
        <w:t xml:space="preserve"> </w:t>
      </w:r>
      <w:r>
        <w:rPr>
          <w:rFonts w:ascii="Times New Roman" w:hAnsi="Times New Roman"/>
          <w:color w:val="191919"/>
          <w:spacing w:val="1"/>
          <w:sz w:val="20"/>
          <w:szCs w:val="20"/>
        </w:rPr>
        <w:t>contras</w:t>
      </w:r>
      <w:r>
        <w:rPr>
          <w:rFonts w:ascii="Times New Roman" w:hAnsi="Times New Roman"/>
          <w:color w:val="191919"/>
          <w:sz w:val="20"/>
          <w:szCs w:val="20"/>
        </w:rPr>
        <w:t>t</w:t>
      </w:r>
      <w:r>
        <w:rPr>
          <w:rFonts w:ascii="Times New Roman" w:hAnsi="Times New Roman"/>
          <w:color w:val="191919"/>
          <w:spacing w:val="14"/>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14"/>
          <w:sz w:val="20"/>
          <w:szCs w:val="20"/>
        </w:rPr>
        <w:t xml:space="preserve"> </w:t>
      </w:r>
      <w:r>
        <w:rPr>
          <w:rFonts w:ascii="Times New Roman" w:hAnsi="Times New Roman"/>
          <w:color w:val="191919"/>
          <w:spacing w:val="1"/>
          <w:sz w:val="20"/>
          <w:szCs w:val="20"/>
        </w:rPr>
        <w:t>analyz</w:t>
      </w:r>
      <w:r>
        <w:rPr>
          <w:rFonts w:ascii="Times New Roman" w:hAnsi="Times New Roman"/>
          <w:color w:val="191919"/>
          <w:sz w:val="20"/>
          <w:szCs w:val="20"/>
        </w:rPr>
        <w:t>e</w:t>
      </w:r>
      <w:r>
        <w:rPr>
          <w:rFonts w:ascii="Times New Roman" w:hAnsi="Times New Roman"/>
          <w:color w:val="191919"/>
          <w:spacing w:val="14"/>
          <w:sz w:val="20"/>
          <w:szCs w:val="20"/>
        </w:rPr>
        <w:t xml:space="preserve"> </w:t>
      </w:r>
      <w:r>
        <w:rPr>
          <w:rFonts w:ascii="Times New Roman" w:hAnsi="Times New Roman"/>
          <w:color w:val="191919"/>
          <w:spacing w:val="1"/>
          <w:sz w:val="20"/>
          <w:szCs w:val="20"/>
        </w:rPr>
        <w:t>students</w:t>
      </w:r>
      <w:r>
        <w:rPr>
          <w:rFonts w:ascii="Times New Roman" w:hAnsi="Times New Roman"/>
          <w:color w:val="191919"/>
          <w:sz w:val="20"/>
          <w:szCs w:val="20"/>
        </w:rPr>
        <w:t>’</w:t>
      </w:r>
      <w:r>
        <w:rPr>
          <w:rFonts w:ascii="Times New Roman" w:hAnsi="Times New Roman"/>
          <w:color w:val="191919"/>
          <w:spacing w:val="-1"/>
          <w:sz w:val="20"/>
          <w:szCs w:val="20"/>
        </w:rPr>
        <w:t xml:space="preserve"> </w:t>
      </w:r>
      <w:r>
        <w:rPr>
          <w:rFonts w:ascii="Times New Roman" w:hAnsi="Times New Roman"/>
          <w:color w:val="191919"/>
          <w:spacing w:val="1"/>
          <w:sz w:val="20"/>
          <w:szCs w:val="20"/>
        </w:rPr>
        <w:t>proficiencie</w:t>
      </w:r>
      <w:r>
        <w:rPr>
          <w:rFonts w:ascii="Times New Roman" w:hAnsi="Times New Roman"/>
          <w:color w:val="191919"/>
          <w:sz w:val="20"/>
          <w:szCs w:val="20"/>
        </w:rPr>
        <w:t>s</w:t>
      </w:r>
      <w:r>
        <w:rPr>
          <w:rFonts w:ascii="Times New Roman" w:hAnsi="Times New Roman"/>
          <w:color w:val="191919"/>
          <w:spacing w:val="14"/>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14"/>
          <w:sz w:val="20"/>
          <w:szCs w:val="20"/>
        </w:rPr>
        <w:t xml:space="preserve"> </w:t>
      </w:r>
      <w:r>
        <w:rPr>
          <w:rFonts w:ascii="Times New Roman" w:hAnsi="Times New Roman"/>
          <w:color w:val="191919"/>
          <w:spacing w:val="1"/>
          <w:sz w:val="20"/>
          <w:szCs w:val="20"/>
        </w:rPr>
        <w:t>di</w:t>
      </w:r>
      <w:r>
        <w:rPr>
          <w:rFonts w:ascii="Times New Roman" w:hAnsi="Times New Roman"/>
          <w:color w:val="191919"/>
          <w:spacing w:val="-2"/>
          <w:sz w:val="20"/>
          <w:szCs w:val="20"/>
        </w:rPr>
        <w:t>f</w:t>
      </w:r>
      <w:r>
        <w:rPr>
          <w:rFonts w:ascii="Times New Roman" w:hAnsi="Times New Roman"/>
          <w:color w:val="191919"/>
          <w:spacing w:val="1"/>
          <w:sz w:val="20"/>
          <w:szCs w:val="20"/>
        </w:rPr>
        <w:t xml:space="preserve">ficulties. </w:t>
      </w:r>
      <w:r>
        <w:rPr>
          <w:rFonts w:ascii="Times New Roman" w:hAnsi="Times New Roman"/>
          <w:color w:val="191919"/>
          <w:spacing w:val="-1"/>
          <w:sz w:val="20"/>
          <w:szCs w:val="20"/>
        </w:rPr>
        <w:t>Also</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recognizin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variabilit</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readin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level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extendin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assessmen</w:t>
      </w:r>
      <w:r>
        <w:rPr>
          <w:rFonts w:ascii="Times New Roman" w:hAnsi="Times New Roman"/>
          <w:color w:val="191919"/>
          <w:sz w:val="20"/>
          <w:szCs w:val="20"/>
        </w:rPr>
        <w:t>t</w:t>
      </w:r>
      <w:r>
        <w:rPr>
          <w:rFonts w:ascii="Times New Roman" w:hAnsi="Times New Roman"/>
          <w:color w:val="191919"/>
          <w:spacing w:val="-9"/>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9"/>
          <w:sz w:val="20"/>
          <w:szCs w:val="20"/>
        </w:rPr>
        <w:t xml:space="preserve"> </w:t>
      </w:r>
      <w:r>
        <w:rPr>
          <w:rFonts w:ascii="Times New Roman" w:hAnsi="Times New Roman"/>
          <w:color w:val="191919"/>
          <w:spacing w:val="-1"/>
          <w:sz w:val="20"/>
          <w:szCs w:val="20"/>
        </w:rPr>
        <w:t>furthe</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determin</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ap</w:t>
      </w:r>
      <w:r>
        <w:rPr>
          <w:rFonts w:ascii="Times New Roman" w:hAnsi="Times New Roman"/>
          <w:color w:val="191919"/>
          <w:sz w:val="20"/>
          <w:szCs w:val="20"/>
        </w:rPr>
        <w:t>propriate services are emphasized.</w:t>
      </w:r>
    </w:p>
    <w:p w:rsidR="00A3250A" w:rsidRDefault="00A3250A" w:rsidP="00A3250A">
      <w:pPr>
        <w:widowControl w:val="0"/>
        <w:tabs>
          <w:tab w:val="left" w:pos="9720"/>
        </w:tabs>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EDRG 5596 - Content</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ea Literacy ....................................................................................3(3-0)</w:t>
      </w:r>
    </w:p>
    <w:p w:rsidR="00A3250A" w:rsidRDefault="00A3250A" w:rsidP="00A3250A">
      <w:pPr>
        <w:widowControl w:val="0"/>
        <w:tabs>
          <w:tab w:val="left" w:pos="9720"/>
        </w:tabs>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 xml:space="preserve">This course is designed to provide teachers with knowledge and skills of varied instructional </w:t>
      </w:r>
      <w:r>
        <w:rPr>
          <w:rFonts w:ascii="Times New Roman" w:hAnsi="Times New Roman"/>
          <w:color w:val="191919"/>
          <w:spacing w:val="1"/>
          <w:sz w:val="20"/>
          <w:szCs w:val="20"/>
        </w:rPr>
        <w:t>strategie</w:t>
      </w:r>
      <w:r>
        <w:rPr>
          <w:rFonts w:ascii="Times New Roman" w:hAnsi="Times New Roman"/>
          <w:color w:val="191919"/>
          <w:sz w:val="20"/>
          <w:szCs w:val="20"/>
        </w:rPr>
        <w:t>s</w:t>
      </w:r>
      <w:r>
        <w:rPr>
          <w:rFonts w:ascii="Times New Roman" w:hAnsi="Times New Roman"/>
          <w:color w:val="191919"/>
          <w:spacing w:val="13"/>
          <w:sz w:val="20"/>
          <w:szCs w:val="20"/>
        </w:rPr>
        <w:t xml:space="preserve"> </w:t>
      </w:r>
      <w:r>
        <w:rPr>
          <w:rFonts w:ascii="Times New Roman" w:hAnsi="Times New Roman"/>
          <w:color w:val="191919"/>
          <w:spacing w:val="1"/>
          <w:sz w:val="20"/>
          <w:szCs w:val="20"/>
        </w:rPr>
        <w:t>informatio</w:t>
      </w:r>
      <w:r>
        <w:rPr>
          <w:rFonts w:ascii="Times New Roman" w:hAnsi="Times New Roman"/>
          <w:color w:val="191919"/>
          <w:sz w:val="20"/>
          <w:szCs w:val="20"/>
        </w:rPr>
        <w:t>n</w:t>
      </w:r>
      <w:r>
        <w:rPr>
          <w:rFonts w:ascii="Times New Roman" w:hAnsi="Times New Roman"/>
          <w:color w:val="191919"/>
          <w:spacing w:val="13"/>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13"/>
          <w:sz w:val="20"/>
          <w:szCs w:val="20"/>
        </w:rPr>
        <w:t xml:space="preserve"> </w:t>
      </w:r>
      <w:r>
        <w:rPr>
          <w:rFonts w:ascii="Times New Roman" w:hAnsi="Times New Roman"/>
          <w:color w:val="191919"/>
          <w:spacing w:val="1"/>
          <w:sz w:val="20"/>
          <w:szCs w:val="20"/>
        </w:rPr>
        <w:t>orde</w:t>
      </w:r>
      <w:r>
        <w:rPr>
          <w:rFonts w:ascii="Times New Roman" w:hAnsi="Times New Roman"/>
          <w:color w:val="191919"/>
          <w:sz w:val="20"/>
          <w:szCs w:val="20"/>
        </w:rPr>
        <w:t>r</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13"/>
          <w:sz w:val="20"/>
          <w:szCs w:val="20"/>
        </w:rPr>
        <w:t xml:space="preserve"> </w:t>
      </w:r>
      <w:r>
        <w:rPr>
          <w:rFonts w:ascii="Times New Roman" w:hAnsi="Times New Roman"/>
          <w:color w:val="191919"/>
          <w:spacing w:val="1"/>
          <w:sz w:val="20"/>
          <w:szCs w:val="20"/>
        </w:rPr>
        <w:t>assis</w:t>
      </w:r>
      <w:r>
        <w:rPr>
          <w:rFonts w:ascii="Times New Roman" w:hAnsi="Times New Roman"/>
          <w:color w:val="191919"/>
          <w:sz w:val="20"/>
          <w:szCs w:val="20"/>
        </w:rPr>
        <w:t>t</w:t>
      </w:r>
      <w:r>
        <w:rPr>
          <w:rFonts w:ascii="Times New Roman" w:hAnsi="Times New Roman"/>
          <w:color w:val="191919"/>
          <w:spacing w:val="13"/>
          <w:sz w:val="20"/>
          <w:szCs w:val="20"/>
        </w:rPr>
        <w:t xml:space="preserve"> </w:t>
      </w:r>
      <w:r>
        <w:rPr>
          <w:rFonts w:ascii="Times New Roman" w:hAnsi="Times New Roman"/>
          <w:color w:val="191919"/>
          <w:spacing w:val="1"/>
          <w:sz w:val="20"/>
          <w:szCs w:val="20"/>
        </w:rPr>
        <w:t>students</w:t>
      </w:r>
      <w:r>
        <w:rPr>
          <w:rFonts w:ascii="Times New Roman" w:hAnsi="Times New Roman"/>
          <w:color w:val="191919"/>
          <w:sz w:val="20"/>
          <w:szCs w:val="20"/>
        </w:rPr>
        <w:t>’</w:t>
      </w:r>
      <w:r>
        <w:rPr>
          <w:rFonts w:ascii="Times New Roman" w:hAnsi="Times New Roman"/>
          <w:color w:val="191919"/>
          <w:spacing w:val="-2"/>
          <w:sz w:val="20"/>
          <w:szCs w:val="20"/>
        </w:rPr>
        <w:t xml:space="preserve"> </w:t>
      </w:r>
      <w:r>
        <w:rPr>
          <w:rFonts w:ascii="Times New Roman" w:hAnsi="Times New Roman"/>
          <w:color w:val="191919"/>
          <w:spacing w:val="1"/>
          <w:sz w:val="20"/>
          <w:szCs w:val="20"/>
        </w:rPr>
        <w:t>proficiencie</w:t>
      </w:r>
      <w:r>
        <w:rPr>
          <w:rFonts w:ascii="Times New Roman" w:hAnsi="Times New Roman"/>
          <w:color w:val="191919"/>
          <w:sz w:val="20"/>
          <w:szCs w:val="20"/>
        </w:rPr>
        <w:t>s</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transmi</w:t>
      </w:r>
      <w:r>
        <w:rPr>
          <w:rFonts w:ascii="Times New Roman" w:hAnsi="Times New Roman"/>
          <w:color w:val="191919"/>
          <w:sz w:val="20"/>
          <w:szCs w:val="20"/>
        </w:rPr>
        <w:t>t</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thes</w:t>
      </w:r>
      <w:r>
        <w:rPr>
          <w:rFonts w:ascii="Times New Roman" w:hAnsi="Times New Roman"/>
          <w:color w:val="191919"/>
          <w:sz w:val="20"/>
          <w:szCs w:val="20"/>
        </w:rPr>
        <w:t>e</w:t>
      </w:r>
      <w:r>
        <w:rPr>
          <w:rFonts w:ascii="Times New Roman" w:hAnsi="Times New Roman"/>
          <w:color w:val="191919"/>
          <w:spacing w:val="13"/>
          <w:sz w:val="20"/>
          <w:szCs w:val="20"/>
        </w:rPr>
        <w:t xml:space="preserve"> </w:t>
      </w:r>
      <w:r>
        <w:rPr>
          <w:rFonts w:ascii="Times New Roman" w:hAnsi="Times New Roman"/>
          <w:color w:val="191919"/>
          <w:spacing w:val="1"/>
          <w:sz w:val="20"/>
          <w:szCs w:val="20"/>
        </w:rPr>
        <w:t>strategie</w:t>
      </w:r>
      <w:r>
        <w:rPr>
          <w:rFonts w:ascii="Times New Roman" w:hAnsi="Times New Roman"/>
          <w:color w:val="191919"/>
          <w:sz w:val="20"/>
          <w:szCs w:val="20"/>
        </w:rPr>
        <w:t>s</w:t>
      </w:r>
      <w:r>
        <w:rPr>
          <w:rFonts w:ascii="Times New Roman" w:hAnsi="Times New Roman"/>
          <w:color w:val="191919"/>
          <w:spacing w:val="13"/>
          <w:sz w:val="20"/>
          <w:szCs w:val="20"/>
        </w:rPr>
        <w:t xml:space="preserve"> </w:t>
      </w:r>
      <w:r>
        <w:rPr>
          <w:rFonts w:ascii="Times New Roman" w:hAnsi="Times New Roman"/>
          <w:color w:val="191919"/>
          <w:spacing w:val="1"/>
          <w:sz w:val="20"/>
          <w:szCs w:val="20"/>
        </w:rPr>
        <w:t xml:space="preserve">to </w:t>
      </w:r>
      <w:r>
        <w:rPr>
          <w:rFonts w:ascii="Times New Roman" w:hAnsi="Times New Roman"/>
          <w:color w:val="191919"/>
          <w:sz w:val="20"/>
          <w:szCs w:val="20"/>
        </w:rPr>
        <w:t>support</w:t>
      </w:r>
      <w:r>
        <w:rPr>
          <w:rFonts w:ascii="Times New Roman" w:hAnsi="Times New Roman"/>
          <w:color w:val="191919"/>
          <w:spacing w:val="1"/>
          <w:sz w:val="20"/>
          <w:szCs w:val="20"/>
        </w:rPr>
        <w:t xml:space="preserve"> </w:t>
      </w:r>
      <w:r>
        <w:rPr>
          <w:rFonts w:ascii="Times New Roman" w:hAnsi="Times New Roman"/>
          <w:color w:val="191919"/>
          <w:sz w:val="20"/>
          <w:szCs w:val="20"/>
        </w:rPr>
        <w:t>reading</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writing</w:t>
      </w:r>
      <w:r>
        <w:rPr>
          <w:rFonts w:ascii="Times New Roman" w:hAnsi="Times New Roman"/>
          <w:color w:val="191919"/>
          <w:spacing w:val="1"/>
          <w:sz w:val="20"/>
          <w:szCs w:val="20"/>
        </w:rPr>
        <w:t xml:space="preserve"> </w:t>
      </w:r>
      <w:r>
        <w:rPr>
          <w:rFonts w:ascii="Times New Roman" w:hAnsi="Times New Roman"/>
          <w:color w:val="191919"/>
          <w:sz w:val="20"/>
          <w:szCs w:val="20"/>
        </w:rPr>
        <w:t>instruction.</w:t>
      </w:r>
      <w:r>
        <w:rPr>
          <w:rFonts w:ascii="Times New Roman" w:hAnsi="Times New Roman"/>
          <w:color w:val="191919"/>
          <w:spacing w:val="-10"/>
          <w:sz w:val="20"/>
          <w:szCs w:val="20"/>
        </w:rPr>
        <w:t xml:space="preserve"> </w:t>
      </w:r>
      <w:r>
        <w:rPr>
          <w:rFonts w:ascii="Times New Roman" w:hAnsi="Times New Roman"/>
          <w:color w:val="191919"/>
          <w:sz w:val="20"/>
          <w:szCs w:val="20"/>
        </w:rPr>
        <w:t>Also,</w:t>
      </w:r>
      <w:r>
        <w:rPr>
          <w:rFonts w:ascii="Times New Roman" w:hAnsi="Times New Roman"/>
          <w:color w:val="191919"/>
          <w:spacing w:val="1"/>
          <w:sz w:val="20"/>
          <w:szCs w:val="20"/>
        </w:rPr>
        <w:t xml:space="preserve"> </w:t>
      </w:r>
      <w:r>
        <w:rPr>
          <w:rFonts w:ascii="Times New Roman" w:hAnsi="Times New Roman"/>
          <w:color w:val="191919"/>
          <w:sz w:val="20"/>
          <w:szCs w:val="20"/>
        </w:rPr>
        <w:t>identifying</w:t>
      </w:r>
      <w:r>
        <w:rPr>
          <w:rFonts w:ascii="Times New Roman" w:hAnsi="Times New Roman"/>
          <w:color w:val="191919"/>
          <w:spacing w:val="1"/>
          <w:sz w:val="20"/>
          <w:szCs w:val="20"/>
        </w:rPr>
        <w:t xml:space="preserve"> </w:t>
      </w:r>
      <w:r>
        <w:rPr>
          <w:rFonts w:ascii="Times New Roman" w:hAnsi="Times New Roman"/>
          <w:color w:val="191919"/>
          <w:sz w:val="20"/>
          <w:szCs w:val="20"/>
        </w:rPr>
        <w:t>students’</w:t>
      </w:r>
      <w:r>
        <w:rPr>
          <w:rFonts w:ascii="Times New Roman" w:hAnsi="Times New Roman"/>
          <w:color w:val="191919"/>
          <w:spacing w:val="-14"/>
          <w:sz w:val="20"/>
          <w:szCs w:val="20"/>
        </w:rPr>
        <w:t xml:space="preserve"> </w:t>
      </w:r>
      <w:r>
        <w:rPr>
          <w:rFonts w:ascii="Times New Roman" w:hAnsi="Times New Roman"/>
          <w:color w:val="191919"/>
          <w:sz w:val="20"/>
          <w:szCs w:val="20"/>
        </w:rPr>
        <w:t>learning</w:t>
      </w:r>
      <w:r>
        <w:rPr>
          <w:rFonts w:ascii="Times New Roman" w:hAnsi="Times New Roman"/>
          <w:color w:val="191919"/>
          <w:spacing w:val="1"/>
          <w:sz w:val="20"/>
          <w:szCs w:val="20"/>
        </w:rPr>
        <w:t xml:space="preserve"> </w:t>
      </w:r>
      <w:r>
        <w:rPr>
          <w:rFonts w:ascii="Times New Roman" w:hAnsi="Times New Roman"/>
          <w:color w:val="191919"/>
          <w:sz w:val="20"/>
          <w:szCs w:val="20"/>
        </w:rPr>
        <w:t>styles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helping learners connect their learning styles with methods of literacy skills in content areas are emphasized.</w:t>
      </w:r>
    </w:p>
    <w:p w:rsidR="00A3250A" w:rsidRDefault="00A3250A" w:rsidP="00A3250A">
      <w:pPr>
        <w:widowControl w:val="0"/>
        <w:tabs>
          <w:tab w:val="left" w:pos="9720"/>
        </w:tabs>
        <w:autoSpaceDE w:val="0"/>
        <w:autoSpaceDN w:val="0"/>
        <w:adjustRightInd w:val="0"/>
        <w:spacing w:after="0" w:line="227" w:lineRule="exact"/>
        <w:ind w:left="360" w:right="180" w:firstLine="0"/>
        <w:jc w:val="both"/>
        <w:rPr>
          <w:rFonts w:ascii="Times New Roman" w:hAnsi="Times New Roman"/>
          <w:color w:val="000000"/>
          <w:sz w:val="20"/>
          <w:szCs w:val="20"/>
        </w:rPr>
      </w:pPr>
      <w:del w:id="703" w:author=" " w:date="2011-04-06T11:13:00Z">
        <w:r w:rsidDel="00F15938">
          <w:rPr>
            <w:rFonts w:ascii="Times New Roman" w:hAnsi="Times New Roman"/>
            <w:b/>
            <w:bCs/>
            <w:color w:val="191919"/>
            <w:sz w:val="20"/>
            <w:szCs w:val="20"/>
          </w:rPr>
          <w:delText>**</w:delText>
        </w:r>
      </w:del>
      <w:r>
        <w:rPr>
          <w:rFonts w:ascii="Times New Roman" w:hAnsi="Times New Roman"/>
          <w:b/>
          <w:bCs/>
          <w:color w:val="191919"/>
          <w:sz w:val="20"/>
          <w:szCs w:val="20"/>
        </w:rPr>
        <w:t>EDUC 5500 - Educational Statistics</w:t>
      </w:r>
      <w:r>
        <w:rPr>
          <w:rFonts w:ascii="Times New Roman" w:hAnsi="Times New Roman"/>
          <w:b/>
          <w:bCs/>
          <w:color w:val="191919"/>
          <w:spacing w:val="-21"/>
          <w:sz w:val="20"/>
          <w:szCs w:val="20"/>
        </w:rPr>
        <w:t xml:space="preserve"> </w:t>
      </w:r>
      <w:r>
        <w:rPr>
          <w:rFonts w:ascii="Times New Roman" w:hAnsi="Times New Roman"/>
          <w:b/>
          <w:bCs/>
          <w:color w:val="191919"/>
          <w:sz w:val="20"/>
          <w:szCs w:val="20"/>
        </w:rPr>
        <w:t>......................................................................................3(3-0)</w:t>
      </w:r>
    </w:p>
    <w:p w:rsidR="00A3250A" w:rsidRDefault="00A3250A" w:rsidP="00A3250A">
      <w:pPr>
        <w:widowControl w:val="0"/>
        <w:tabs>
          <w:tab w:val="left" w:pos="9720"/>
        </w:tabs>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1"/>
          <w:sz w:val="20"/>
          <w:szCs w:val="20"/>
        </w:rPr>
        <w:t>Applicatio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basi</w:t>
      </w:r>
      <w:r>
        <w:rPr>
          <w:rFonts w:ascii="Times New Roman" w:hAnsi="Times New Roman"/>
          <w:color w:val="191919"/>
          <w:sz w:val="20"/>
          <w:szCs w:val="20"/>
        </w:rPr>
        <w:t>c</w:t>
      </w:r>
      <w:r>
        <w:rPr>
          <w:rFonts w:ascii="Times New Roman" w:hAnsi="Times New Roman"/>
          <w:color w:val="191919"/>
          <w:spacing w:val="-8"/>
          <w:sz w:val="20"/>
          <w:szCs w:val="20"/>
        </w:rPr>
        <w:t xml:space="preserve"> </w:t>
      </w:r>
      <w:r>
        <w:rPr>
          <w:rFonts w:ascii="Times New Roman" w:hAnsi="Times New Roman"/>
          <w:color w:val="191919"/>
          <w:spacing w:val="-1"/>
          <w:sz w:val="20"/>
          <w:szCs w:val="20"/>
        </w:rPr>
        <w:t>descriptiv</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statistic</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education</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Dat</w:t>
      </w:r>
      <w:r>
        <w:rPr>
          <w:rFonts w:ascii="Times New Roman" w:hAnsi="Times New Roman"/>
          <w:color w:val="191919"/>
          <w:sz w:val="20"/>
          <w:szCs w:val="20"/>
        </w:rPr>
        <w:t>a</w:t>
      </w:r>
      <w:r>
        <w:rPr>
          <w:rFonts w:ascii="Times New Roman" w:hAnsi="Times New Roman"/>
          <w:color w:val="191919"/>
          <w:spacing w:val="-8"/>
          <w:sz w:val="20"/>
          <w:szCs w:val="20"/>
        </w:rPr>
        <w:t xml:space="preserve"> </w:t>
      </w:r>
      <w:r>
        <w:rPr>
          <w:rFonts w:ascii="Times New Roman" w:hAnsi="Times New Roman"/>
          <w:color w:val="191919"/>
          <w:spacing w:val="-1"/>
          <w:sz w:val="20"/>
          <w:szCs w:val="20"/>
        </w:rPr>
        <w:t>graph</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tables</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probabilit</w:t>
      </w:r>
      <w:r>
        <w:rPr>
          <w:rFonts w:ascii="Times New Roman" w:hAnsi="Times New Roman"/>
          <w:color w:val="191919"/>
          <w:spacing w:val="-14"/>
          <w:sz w:val="20"/>
          <w:szCs w:val="20"/>
        </w:rPr>
        <w:t>y</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pacing w:val="-1"/>
          <w:sz w:val="20"/>
          <w:szCs w:val="20"/>
        </w:rPr>
        <w:t>sam</w:t>
      </w:r>
      <w:r>
        <w:rPr>
          <w:rFonts w:ascii="Times New Roman" w:hAnsi="Times New Roman"/>
          <w:color w:val="191919"/>
          <w:sz w:val="20"/>
          <w:szCs w:val="20"/>
        </w:rPr>
        <w:t>pling statistics, correlation and hypothesis testing are studied.</w:t>
      </w:r>
    </w:p>
    <w:p w:rsidR="00A3250A" w:rsidRDefault="00A3250A" w:rsidP="00A3250A">
      <w:pPr>
        <w:widowControl w:val="0"/>
        <w:tabs>
          <w:tab w:val="left" w:pos="9720"/>
        </w:tabs>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5501 - Educational Resea</w:t>
      </w:r>
      <w:r>
        <w:rPr>
          <w:rFonts w:ascii="Times New Roman" w:hAnsi="Times New Roman"/>
          <w:b/>
          <w:bCs/>
          <w:color w:val="191919"/>
          <w:spacing w:val="-4"/>
          <w:sz w:val="20"/>
          <w:szCs w:val="20"/>
        </w:rPr>
        <w:t>r</w:t>
      </w:r>
      <w:r>
        <w:rPr>
          <w:rFonts w:ascii="Times New Roman" w:hAnsi="Times New Roman"/>
          <w:b/>
          <w:bCs/>
          <w:color w:val="191919"/>
          <w:sz w:val="20"/>
          <w:szCs w:val="20"/>
        </w:rPr>
        <w:t>c</w:t>
      </w:r>
      <w:r>
        <w:rPr>
          <w:rFonts w:ascii="Times New Roman" w:hAnsi="Times New Roman"/>
          <w:b/>
          <w:bCs/>
          <w:color w:val="191919"/>
          <w:spacing w:val="10"/>
          <w:sz w:val="20"/>
          <w:szCs w:val="20"/>
        </w:rPr>
        <w:t>h</w:t>
      </w:r>
      <w:r>
        <w:rPr>
          <w:rFonts w:ascii="Times New Roman" w:hAnsi="Times New Roman"/>
          <w:b/>
          <w:bCs/>
          <w:color w:val="191919"/>
          <w:sz w:val="20"/>
          <w:szCs w:val="20"/>
        </w:rPr>
        <w:t>......................................................................................3(3-0)</w:t>
      </w:r>
    </w:p>
    <w:p w:rsidR="00A3250A" w:rsidRDefault="00A3250A" w:rsidP="00A3250A">
      <w:pPr>
        <w:widowControl w:val="0"/>
        <w:tabs>
          <w:tab w:val="left" w:pos="9720"/>
        </w:tabs>
        <w:autoSpaceDE w:val="0"/>
        <w:autoSpaceDN w:val="0"/>
        <w:adjustRightInd w:val="0"/>
        <w:spacing w:before="13" w:after="0" w:line="250" w:lineRule="auto"/>
        <w:ind w:left="360" w:right="180" w:firstLine="0"/>
        <w:jc w:val="both"/>
        <w:rPr>
          <w:ins w:id="704" w:author=" " w:date="2011-04-06T13:31:00Z"/>
          <w:rFonts w:ascii="Times New Roman" w:hAnsi="Times New Roman"/>
          <w:color w:val="191919"/>
          <w:sz w:val="20"/>
          <w:szCs w:val="20"/>
        </w:rPr>
      </w:pPr>
      <w:r>
        <w:rPr>
          <w:rFonts w:ascii="Times New Roman" w:hAnsi="Times New Roman"/>
          <w:color w:val="191919"/>
          <w:sz w:val="20"/>
          <w:szCs w:val="20"/>
        </w:rPr>
        <w:t>A</w:t>
      </w:r>
      <w:r>
        <w:rPr>
          <w:rFonts w:ascii="Times New Roman" w:hAnsi="Times New Roman"/>
          <w:color w:val="191919"/>
          <w:spacing w:val="-20"/>
          <w:sz w:val="20"/>
          <w:szCs w:val="20"/>
        </w:rPr>
        <w:t xml:space="preserve"> </w:t>
      </w:r>
      <w:r>
        <w:rPr>
          <w:rFonts w:ascii="Times New Roman" w:hAnsi="Times New Roman"/>
          <w:color w:val="191919"/>
          <w:spacing w:val="-1"/>
          <w:sz w:val="20"/>
          <w:szCs w:val="20"/>
        </w:rPr>
        <w:t>stud</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1"/>
          <w:sz w:val="20"/>
          <w:szCs w:val="20"/>
        </w:rPr>
        <w:t>methods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procedure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design</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includin</w:t>
      </w:r>
      <w:r>
        <w:rPr>
          <w:rFonts w:ascii="Times New Roman" w:hAnsi="Times New Roman"/>
          <w:color w:val="191919"/>
          <w:sz w:val="20"/>
          <w:szCs w:val="20"/>
        </w:rPr>
        <w:t>g</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preparatio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abstracts. </w:t>
      </w:r>
      <w:r>
        <w:rPr>
          <w:rFonts w:ascii="Times New Roman" w:hAnsi="Times New Roman"/>
          <w:color w:val="191919"/>
          <w:spacing w:val="-8"/>
          <w:sz w:val="20"/>
          <w:szCs w:val="20"/>
        </w:rPr>
        <w:t>W</w:t>
      </w:r>
      <w:r>
        <w:rPr>
          <w:rFonts w:ascii="Times New Roman" w:hAnsi="Times New Roman"/>
          <w:color w:val="191919"/>
          <w:sz w:val="20"/>
          <w:szCs w:val="20"/>
        </w:rPr>
        <w:t xml:space="preserve">riting reports in the field of education and related areas are presented. </w:t>
      </w:r>
    </w:p>
    <w:p w:rsidR="00572BC6" w:rsidRDefault="00A3250A">
      <w:pPr>
        <w:widowControl w:val="0"/>
        <w:tabs>
          <w:tab w:val="left" w:pos="9720"/>
        </w:tabs>
        <w:autoSpaceDE w:val="0"/>
        <w:autoSpaceDN w:val="0"/>
        <w:adjustRightInd w:val="0"/>
        <w:spacing w:before="13" w:after="0" w:line="250" w:lineRule="auto"/>
        <w:ind w:left="360" w:right="180" w:firstLine="0"/>
        <w:jc w:val="both"/>
        <w:rPr>
          <w:ins w:id="705" w:author=" " w:date="2011-04-06T13:31:00Z"/>
          <w:rFonts w:ascii="Times New Roman" w:hAnsi="Times New Roman"/>
          <w:b/>
          <w:color w:val="191919"/>
          <w:sz w:val="20"/>
          <w:szCs w:val="20"/>
        </w:rPr>
        <w:pPrChange w:id="706" w:author=" " w:date="2011-04-06T13:31:00Z">
          <w:pPr>
            <w:widowControl w:val="0"/>
            <w:autoSpaceDE w:val="0"/>
            <w:autoSpaceDN w:val="0"/>
            <w:adjustRightInd w:val="0"/>
            <w:spacing w:before="13" w:after="0" w:line="250" w:lineRule="auto"/>
            <w:ind w:left="1239" w:right="1936"/>
            <w:jc w:val="both"/>
          </w:pPr>
        </w:pPrChange>
      </w:pPr>
      <w:ins w:id="707" w:author=" " w:date="2011-04-06T13:31:00Z">
        <w:r w:rsidRPr="00F31B43">
          <w:rPr>
            <w:rFonts w:ascii="Times New Roman" w:hAnsi="Times New Roman"/>
            <w:b/>
            <w:color w:val="191919"/>
            <w:sz w:val="20"/>
            <w:szCs w:val="20"/>
          </w:rPr>
          <w:t>EDUC 5XXX – Action Research in Education  ……………………………………………3(3-0)</w:t>
        </w:r>
      </w:ins>
    </w:p>
    <w:p w:rsidR="00A3250A" w:rsidRDefault="00A3250A" w:rsidP="00A3250A">
      <w:pPr>
        <w:widowControl w:val="0"/>
        <w:tabs>
          <w:tab w:val="left" w:pos="9720"/>
        </w:tabs>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5502 -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Action/Class</w:t>
      </w:r>
      <w:r>
        <w:rPr>
          <w:rFonts w:ascii="Times New Roman" w:hAnsi="Times New Roman"/>
          <w:b/>
          <w:bCs/>
          <w:color w:val="191919"/>
          <w:spacing w:val="-4"/>
          <w:sz w:val="20"/>
          <w:szCs w:val="20"/>
        </w:rPr>
        <w:t>r</w:t>
      </w:r>
      <w:r>
        <w:rPr>
          <w:rFonts w:ascii="Times New Roman" w:hAnsi="Times New Roman"/>
          <w:b/>
          <w:bCs/>
          <w:color w:val="191919"/>
          <w:sz w:val="20"/>
          <w:szCs w:val="20"/>
        </w:rPr>
        <w:t>oom 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25"/>
          <w:sz w:val="20"/>
          <w:szCs w:val="20"/>
        </w:rPr>
        <w:t xml:space="preserve"> </w:t>
      </w:r>
      <w:r>
        <w:rPr>
          <w:rFonts w:ascii="Times New Roman" w:hAnsi="Times New Roman"/>
          <w:b/>
          <w:bCs/>
          <w:color w:val="191919"/>
          <w:sz w:val="20"/>
          <w:szCs w:val="20"/>
        </w:rPr>
        <w:t>.............................................................................3(3-0)</w:t>
      </w:r>
    </w:p>
    <w:p w:rsidR="00A3250A" w:rsidRDefault="00A3250A" w:rsidP="00A3250A">
      <w:pPr>
        <w:widowControl w:val="0"/>
        <w:tabs>
          <w:tab w:val="left" w:pos="9720"/>
        </w:tabs>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000000"/>
          <w:sz w:val="20"/>
          <w:szCs w:val="20"/>
        </w:rPr>
        <w:t>Advance research, including action research, as it applies to the classroom.</w:t>
      </w:r>
    </w:p>
    <w:p w:rsidR="00A3250A" w:rsidRDefault="00A3250A" w:rsidP="00A3250A">
      <w:pPr>
        <w:widowControl w:val="0"/>
        <w:tabs>
          <w:tab w:val="left" w:pos="9720"/>
        </w:tabs>
        <w:autoSpaceDE w:val="0"/>
        <w:autoSpaceDN w:val="0"/>
        <w:adjustRightInd w:val="0"/>
        <w:spacing w:before="6" w:after="0" w:line="252"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EDUC 5504 - History of Education</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 xml:space="preserve">.......................................................................................3(3-0) </w:t>
      </w:r>
    </w:p>
    <w:p w:rsidR="00A3250A" w:rsidRDefault="00A3250A" w:rsidP="00A3250A">
      <w:pPr>
        <w:widowControl w:val="0"/>
        <w:tabs>
          <w:tab w:val="left" w:pos="9720"/>
        </w:tabs>
        <w:autoSpaceDE w:val="0"/>
        <w:autoSpaceDN w:val="0"/>
        <w:adjustRightInd w:val="0"/>
        <w:spacing w:before="6" w:after="0" w:line="252"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5"/>
          <w:sz w:val="20"/>
          <w:szCs w:val="20"/>
        </w:rPr>
        <w:t xml:space="preserve"> </w:t>
      </w:r>
      <w:r>
        <w:rPr>
          <w:rFonts w:ascii="Times New Roman" w:hAnsi="Times New Roman"/>
          <w:color w:val="191919"/>
          <w:sz w:val="20"/>
          <w:szCs w:val="20"/>
        </w:rPr>
        <w:t>survey</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major</w:t>
      </w:r>
      <w:r>
        <w:rPr>
          <w:rFonts w:ascii="Times New Roman" w:hAnsi="Times New Roman"/>
          <w:color w:val="191919"/>
          <w:spacing w:val="7"/>
          <w:sz w:val="20"/>
          <w:szCs w:val="20"/>
        </w:rPr>
        <w:t xml:space="preserve"> </w:t>
      </w:r>
      <w:r>
        <w:rPr>
          <w:rFonts w:ascii="Times New Roman" w:hAnsi="Times New Roman"/>
          <w:color w:val="191919"/>
          <w:sz w:val="20"/>
          <w:szCs w:val="20"/>
        </w:rPr>
        <w:t>developments</w:t>
      </w:r>
      <w:r>
        <w:rPr>
          <w:rFonts w:ascii="Times New Roman" w:hAnsi="Times New Roman"/>
          <w:color w:val="191919"/>
          <w:spacing w:val="7"/>
          <w:sz w:val="20"/>
          <w:szCs w:val="20"/>
        </w:rPr>
        <w:t xml:space="preserve"> </w:t>
      </w:r>
      <w:r>
        <w:rPr>
          <w:rFonts w:ascii="Times New Roman" w:hAnsi="Times New Roman"/>
          <w:color w:val="191919"/>
          <w:sz w:val="20"/>
          <w:szCs w:val="20"/>
        </w:rPr>
        <w:t>in</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rise</w:t>
      </w:r>
      <w:r>
        <w:rPr>
          <w:rFonts w:ascii="Times New Roman" w:hAnsi="Times New Roman"/>
          <w:color w:val="191919"/>
          <w:spacing w:val="6"/>
          <w:sz w:val="20"/>
          <w:szCs w:val="20"/>
        </w:rPr>
        <w:t xml:space="preserve"> </w:t>
      </w:r>
      <w:r>
        <w:rPr>
          <w:rFonts w:ascii="Times New Roman" w:hAnsi="Times New Roman"/>
          <w:color w:val="191919"/>
          <w:sz w:val="20"/>
          <w:szCs w:val="20"/>
        </w:rPr>
        <w:t>of</w:t>
      </w:r>
      <w:r>
        <w:rPr>
          <w:rFonts w:ascii="Times New Roman" w:hAnsi="Times New Roman"/>
          <w:color w:val="191919"/>
          <w:spacing w:val="6"/>
          <w:sz w:val="20"/>
          <w:szCs w:val="20"/>
        </w:rPr>
        <w:t xml:space="preserve"> </w:t>
      </w:r>
      <w:r>
        <w:rPr>
          <w:rFonts w:ascii="Times New Roman" w:hAnsi="Times New Roman"/>
          <w:color w:val="191919"/>
          <w:sz w:val="20"/>
          <w:szCs w:val="20"/>
        </w:rPr>
        <w:t>public</w:t>
      </w:r>
      <w:r>
        <w:rPr>
          <w:rFonts w:ascii="Times New Roman" w:hAnsi="Times New Roman"/>
          <w:color w:val="191919"/>
          <w:spacing w:val="7"/>
          <w:sz w:val="20"/>
          <w:szCs w:val="20"/>
        </w:rPr>
        <w:t xml:space="preserve"> </w:t>
      </w:r>
      <w:r>
        <w:rPr>
          <w:rFonts w:ascii="Times New Roman" w:hAnsi="Times New Roman"/>
          <w:color w:val="191919"/>
          <w:sz w:val="20"/>
          <w:szCs w:val="20"/>
        </w:rPr>
        <w:t>school</w:t>
      </w:r>
      <w:r>
        <w:rPr>
          <w:rFonts w:ascii="Times New Roman" w:hAnsi="Times New Roman"/>
          <w:color w:val="191919"/>
          <w:spacing w:val="6"/>
          <w:sz w:val="20"/>
          <w:szCs w:val="20"/>
        </w:rPr>
        <w:t xml:space="preserve"> </w:t>
      </w:r>
      <w:r>
        <w:rPr>
          <w:rFonts w:ascii="Times New Roman" w:hAnsi="Times New Roman"/>
          <w:color w:val="191919"/>
          <w:sz w:val="20"/>
          <w:szCs w:val="20"/>
        </w:rPr>
        <w:t>in</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U.S.</w:t>
      </w:r>
      <w:r>
        <w:rPr>
          <w:rFonts w:ascii="Times New Roman" w:hAnsi="Times New Roman"/>
          <w:color w:val="191919"/>
          <w:spacing w:val="6"/>
          <w:sz w:val="20"/>
          <w:szCs w:val="20"/>
        </w:rPr>
        <w:t xml:space="preserve"> </w:t>
      </w:r>
      <w:r>
        <w:rPr>
          <w:rFonts w:ascii="Times New Roman" w:hAnsi="Times New Roman"/>
          <w:color w:val="191919"/>
          <w:sz w:val="20"/>
          <w:szCs w:val="20"/>
        </w:rPr>
        <w:t>from</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6"/>
          <w:sz w:val="20"/>
          <w:szCs w:val="20"/>
        </w:rPr>
        <w:t xml:space="preserve"> </w:t>
      </w:r>
      <w:r>
        <w:rPr>
          <w:rFonts w:ascii="Times New Roman" w:hAnsi="Times New Roman"/>
          <w:color w:val="191919"/>
          <w:sz w:val="20"/>
          <w:szCs w:val="20"/>
        </w:rPr>
        <w:t>colonial</w:t>
      </w:r>
      <w:r>
        <w:rPr>
          <w:rFonts w:ascii="Times New Roman" w:hAnsi="Times New Roman"/>
          <w:color w:val="191919"/>
          <w:spacing w:val="7"/>
          <w:sz w:val="20"/>
          <w:szCs w:val="20"/>
        </w:rPr>
        <w:t xml:space="preserve"> </w:t>
      </w:r>
      <w:r>
        <w:rPr>
          <w:rFonts w:ascii="Times New Roman" w:hAnsi="Times New Roman"/>
          <w:color w:val="191919"/>
          <w:sz w:val="20"/>
          <w:szCs w:val="20"/>
        </w:rPr>
        <w:t>period to the present.</w:t>
      </w:r>
    </w:p>
    <w:p w:rsidR="00A3250A" w:rsidRDefault="00A3250A" w:rsidP="00A3250A">
      <w:pPr>
        <w:widowControl w:val="0"/>
        <w:tabs>
          <w:tab w:val="left" w:pos="9720"/>
        </w:tabs>
        <w:autoSpaceDE w:val="0"/>
        <w:autoSpaceDN w:val="0"/>
        <w:adjustRightInd w:val="0"/>
        <w:spacing w:after="0" w:line="225"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5509 - Philosophy of Education</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.................................................................................3(3-0)</w:t>
      </w:r>
    </w:p>
    <w:p w:rsidR="00A3250A" w:rsidRDefault="00A3250A" w:rsidP="00A3250A">
      <w:pPr>
        <w:widowControl w:val="0"/>
        <w:tabs>
          <w:tab w:val="left" w:pos="9720"/>
        </w:tabs>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study of the basic tenets of education focusing on current issues and their basic assumptions in schools.</w:t>
      </w:r>
      <w:r>
        <w:rPr>
          <w:rFonts w:ascii="Times New Roman" w:hAnsi="Times New Roman"/>
          <w:color w:val="191919"/>
          <w:spacing w:val="-4"/>
          <w:sz w:val="20"/>
          <w:szCs w:val="20"/>
        </w:rPr>
        <w:t xml:space="preserve"> </w:t>
      </w:r>
      <w:r>
        <w:rPr>
          <w:rFonts w:ascii="Times New Roman" w:hAnsi="Times New Roman"/>
          <w:color w:val="191919"/>
          <w:sz w:val="20"/>
          <w:szCs w:val="20"/>
        </w:rPr>
        <w:t>The derivations of issues and practices are analyzed.</w:t>
      </w:r>
    </w:p>
    <w:p w:rsidR="00A3250A" w:rsidRDefault="00A3250A" w:rsidP="00A3250A">
      <w:pPr>
        <w:widowControl w:val="0"/>
        <w:tabs>
          <w:tab w:val="left" w:pos="9720"/>
        </w:tabs>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5512 - Sociology of the Inne</w:t>
      </w:r>
      <w:r>
        <w:rPr>
          <w:rFonts w:ascii="Times New Roman" w:hAnsi="Times New Roman"/>
          <w:b/>
          <w:bCs/>
          <w:color w:val="191919"/>
          <w:spacing w:val="-7"/>
          <w:sz w:val="20"/>
          <w:szCs w:val="20"/>
        </w:rPr>
        <w:t>r</w:t>
      </w:r>
      <w:r>
        <w:rPr>
          <w:rFonts w:ascii="Times New Roman" w:hAnsi="Times New Roman"/>
          <w:b/>
          <w:bCs/>
          <w:color w:val="191919"/>
          <w:sz w:val="20"/>
          <w:szCs w:val="20"/>
        </w:rPr>
        <w:t>-City Chil</w:t>
      </w:r>
      <w:r>
        <w:rPr>
          <w:rFonts w:ascii="Times New Roman" w:hAnsi="Times New Roman"/>
          <w:b/>
          <w:bCs/>
          <w:color w:val="191919"/>
          <w:spacing w:val="3"/>
          <w:sz w:val="20"/>
          <w:szCs w:val="20"/>
        </w:rPr>
        <w:t>d</w:t>
      </w:r>
      <w:r>
        <w:rPr>
          <w:rFonts w:ascii="Times New Roman" w:hAnsi="Times New Roman"/>
          <w:b/>
          <w:bCs/>
          <w:color w:val="191919"/>
          <w:sz w:val="20"/>
          <w:szCs w:val="20"/>
        </w:rPr>
        <w:t>...................................................................3(3-0)</w:t>
      </w:r>
    </w:p>
    <w:p w:rsidR="00A3250A" w:rsidRDefault="00A3250A" w:rsidP="00A3250A">
      <w:pPr>
        <w:widowControl w:val="0"/>
        <w:tabs>
          <w:tab w:val="left" w:pos="9720"/>
        </w:tabs>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This</w:t>
      </w:r>
      <w:r>
        <w:rPr>
          <w:rFonts w:ascii="Times New Roman" w:hAnsi="Times New Roman"/>
          <w:color w:val="191919"/>
          <w:spacing w:val="-4"/>
          <w:sz w:val="20"/>
          <w:szCs w:val="20"/>
        </w:rPr>
        <w:t xml:space="preserve"> </w:t>
      </w:r>
      <w:r>
        <w:rPr>
          <w:rFonts w:ascii="Times New Roman" w:hAnsi="Times New Roman"/>
          <w:color w:val="191919"/>
          <w:sz w:val="20"/>
          <w:szCs w:val="20"/>
        </w:rPr>
        <w:t>course</w:t>
      </w:r>
      <w:r>
        <w:rPr>
          <w:rFonts w:ascii="Times New Roman" w:hAnsi="Times New Roman"/>
          <w:color w:val="191919"/>
          <w:spacing w:val="-4"/>
          <w:sz w:val="20"/>
          <w:szCs w:val="20"/>
        </w:rPr>
        <w:t xml:space="preserve"> </w:t>
      </w:r>
      <w:r>
        <w:rPr>
          <w:rFonts w:ascii="Times New Roman" w:hAnsi="Times New Roman"/>
          <w:color w:val="191919"/>
          <w:sz w:val="20"/>
          <w:szCs w:val="20"/>
        </w:rPr>
        <w:t>is</w:t>
      </w:r>
      <w:r>
        <w:rPr>
          <w:rFonts w:ascii="Times New Roman" w:hAnsi="Times New Roman"/>
          <w:color w:val="191919"/>
          <w:spacing w:val="-4"/>
          <w:sz w:val="20"/>
          <w:szCs w:val="20"/>
        </w:rPr>
        <w:t xml:space="preserve"> </w:t>
      </w:r>
      <w:r>
        <w:rPr>
          <w:rFonts w:ascii="Times New Roman" w:hAnsi="Times New Roman"/>
          <w:color w:val="191919"/>
          <w:sz w:val="20"/>
          <w:szCs w:val="20"/>
        </w:rPr>
        <w:t>a</w:t>
      </w:r>
      <w:r>
        <w:rPr>
          <w:rFonts w:ascii="Times New Roman" w:hAnsi="Times New Roman"/>
          <w:color w:val="191919"/>
          <w:spacing w:val="-4"/>
          <w:sz w:val="20"/>
          <w:szCs w:val="20"/>
        </w:rPr>
        <w:t xml:space="preserve"> </w:t>
      </w:r>
      <w:r>
        <w:rPr>
          <w:rFonts w:ascii="Times New Roman" w:hAnsi="Times New Roman"/>
          <w:color w:val="191919"/>
          <w:sz w:val="20"/>
          <w:szCs w:val="20"/>
        </w:rPr>
        <w:t>study</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inne</w:t>
      </w:r>
      <w:r>
        <w:rPr>
          <w:rFonts w:ascii="Times New Roman" w:hAnsi="Times New Roman"/>
          <w:color w:val="191919"/>
          <w:spacing w:val="-4"/>
          <w:sz w:val="20"/>
          <w:szCs w:val="20"/>
        </w:rPr>
        <w:t>r</w:t>
      </w:r>
      <w:r>
        <w:rPr>
          <w:rFonts w:ascii="Times New Roman" w:hAnsi="Times New Roman"/>
          <w:color w:val="191919"/>
          <w:sz w:val="20"/>
          <w:szCs w:val="20"/>
        </w:rPr>
        <w:t>-city</w:t>
      </w:r>
      <w:r>
        <w:rPr>
          <w:rFonts w:ascii="Times New Roman" w:hAnsi="Times New Roman"/>
          <w:color w:val="191919"/>
          <w:spacing w:val="-4"/>
          <w:sz w:val="20"/>
          <w:szCs w:val="20"/>
        </w:rPr>
        <w:t xml:space="preserve"> </w:t>
      </w:r>
      <w:r>
        <w:rPr>
          <w:rFonts w:ascii="Times New Roman" w:hAnsi="Times New Roman"/>
          <w:color w:val="191919"/>
          <w:sz w:val="20"/>
          <w:szCs w:val="20"/>
        </w:rPr>
        <w:t>child.</w:t>
      </w:r>
      <w:r>
        <w:rPr>
          <w:rFonts w:ascii="Times New Roman" w:hAnsi="Times New Roman"/>
          <w:color w:val="191919"/>
          <w:spacing w:val="-4"/>
          <w:sz w:val="20"/>
          <w:szCs w:val="20"/>
        </w:rPr>
        <w:t xml:space="preserve"> </w:t>
      </w:r>
      <w:r>
        <w:rPr>
          <w:rFonts w:ascii="Times New Roman" w:hAnsi="Times New Roman"/>
          <w:color w:val="191919"/>
          <w:sz w:val="20"/>
          <w:szCs w:val="20"/>
        </w:rPr>
        <w:t>It</w:t>
      </w:r>
      <w:r>
        <w:rPr>
          <w:rFonts w:ascii="Times New Roman" w:hAnsi="Times New Roman"/>
          <w:color w:val="191919"/>
          <w:spacing w:val="-4"/>
          <w:sz w:val="20"/>
          <w:szCs w:val="20"/>
        </w:rPr>
        <w:t xml:space="preserve"> </w:t>
      </w:r>
      <w:r>
        <w:rPr>
          <w:rFonts w:ascii="Times New Roman" w:hAnsi="Times New Roman"/>
          <w:color w:val="191919"/>
          <w:sz w:val="20"/>
          <w:szCs w:val="20"/>
        </w:rPr>
        <w:t>is</w:t>
      </w:r>
      <w:r>
        <w:rPr>
          <w:rFonts w:ascii="Times New Roman" w:hAnsi="Times New Roman"/>
          <w:color w:val="191919"/>
          <w:spacing w:val="-4"/>
          <w:sz w:val="20"/>
          <w:szCs w:val="20"/>
        </w:rPr>
        <w:t xml:space="preserve"> </w:t>
      </w:r>
      <w:r>
        <w:rPr>
          <w:rFonts w:ascii="Times New Roman" w:hAnsi="Times New Roman"/>
          <w:color w:val="191919"/>
          <w:sz w:val="20"/>
          <w:szCs w:val="20"/>
        </w:rPr>
        <w:t>designed</w:t>
      </w:r>
      <w:r>
        <w:rPr>
          <w:rFonts w:ascii="Times New Roman" w:hAnsi="Times New Roman"/>
          <w:color w:val="191919"/>
          <w:spacing w:val="-4"/>
          <w:sz w:val="20"/>
          <w:szCs w:val="20"/>
        </w:rPr>
        <w:t xml:space="preserve"> </w:t>
      </w:r>
      <w:r>
        <w:rPr>
          <w:rFonts w:ascii="Times New Roman" w:hAnsi="Times New Roman"/>
          <w:color w:val="191919"/>
          <w:sz w:val="20"/>
          <w:szCs w:val="20"/>
        </w:rPr>
        <w:t>for</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development</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implementation of strategies to e</w:t>
      </w:r>
      <w:r>
        <w:rPr>
          <w:rFonts w:ascii="Times New Roman" w:hAnsi="Times New Roman"/>
          <w:color w:val="191919"/>
          <w:spacing w:val="-4"/>
          <w:sz w:val="20"/>
          <w:szCs w:val="20"/>
        </w:rPr>
        <w:t>f</w:t>
      </w:r>
      <w:r>
        <w:rPr>
          <w:rFonts w:ascii="Times New Roman" w:hAnsi="Times New Roman"/>
          <w:color w:val="191919"/>
          <w:sz w:val="20"/>
          <w:szCs w:val="20"/>
        </w:rPr>
        <w:t>fectively assist with understanding inne</w:t>
      </w:r>
      <w:r>
        <w:rPr>
          <w:rFonts w:ascii="Times New Roman" w:hAnsi="Times New Roman"/>
          <w:color w:val="191919"/>
          <w:spacing w:val="-4"/>
          <w:sz w:val="20"/>
          <w:szCs w:val="20"/>
        </w:rPr>
        <w:t>r</w:t>
      </w:r>
      <w:r>
        <w:rPr>
          <w:rFonts w:ascii="Times New Roman" w:hAnsi="Times New Roman"/>
          <w:color w:val="191919"/>
          <w:sz w:val="20"/>
          <w:szCs w:val="20"/>
        </w:rPr>
        <w:t>-city children.</w:t>
      </w:r>
    </w:p>
    <w:p w:rsidR="00A3250A" w:rsidRDefault="00A3250A" w:rsidP="00A3250A">
      <w:pPr>
        <w:widowControl w:val="0"/>
        <w:tabs>
          <w:tab w:val="left" w:pos="9720"/>
        </w:tabs>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5513 - Language Study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Middle Childhood</w:t>
      </w:r>
      <w:r>
        <w:rPr>
          <w:rFonts w:ascii="Times New Roman" w:hAnsi="Times New Roman"/>
          <w:b/>
          <w:bCs/>
          <w:color w:val="191919"/>
          <w:spacing w:val="-30"/>
          <w:sz w:val="20"/>
          <w:szCs w:val="20"/>
        </w:rPr>
        <w:t xml:space="preserve"> </w:t>
      </w:r>
      <w:r>
        <w:rPr>
          <w:rFonts w:ascii="Times New Roman" w:hAnsi="Times New Roman"/>
          <w:b/>
          <w:bCs/>
          <w:color w:val="191919"/>
          <w:sz w:val="20"/>
          <w:szCs w:val="20"/>
        </w:rPr>
        <w:t>.........................................................3(3-0)</w:t>
      </w:r>
    </w:p>
    <w:p w:rsidR="00A3250A" w:rsidRDefault="00A3250A" w:rsidP="00A3250A">
      <w:pPr>
        <w:widowControl w:val="0"/>
        <w:autoSpaceDE w:val="0"/>
        <w:autoSpaceDN w:val="0"/>
        <w:adjustRightInd w:val="0"/>
        <w:spacing w:before="10"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Focuses on elements of language study appropriate to middle childhood including the history and</w:t>
      </w:r>
      <w:r>
        <w:rPr>
          <w:rFonts w:ascii="Times New Roman" w:hAnsi="Times New Roman"/>
          <w:color w:val="191919"/>
          <w:spacing w:val="-8"/>
          <w:sz w:val="20"/>
          <w:szCs w:val="20"/>
        </w:rPr>
        <w:t xml:space="preserve"> </w:t>
      </w:r>
      <w:r>
        <w:rPr>
          <w:rFonts w:ascii="Times New Roman" w:hAnsi="Times New Roman"/>
          <w:color w:val="191919"/>
          <w:sz w:val="20"/>
          <w:szCs w:val="20"/>
        </w:rPr>
        <w:t>nature</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language,</w:t>
      </w:r>
      <w:r>
        <w:rPr>
          <w:rFonts w:ascii="Times New Roman" w:hAnsi="Times New Roman"/>
          <w:color w:val="191919"/>
          <w:spacing w:val="-8"/>
          <w:sz w:val="20"/>
          <w:szCs w:val="20"/>
        </w:rPr>
        <w:t xml:space="preserve"> </w:t>
      </w:r>
      <w:r>
        <w:rPr>
          <w:rFonts w:ascii="Times New Roman" w:hAnsi="Times New Roman"/>
          <w:color w:val="191919"/>
          <w:sz w:val="20"/>
          <w:szCs w:val="20"/>
        </w:rPr>
        <w:t>the</w:t>
      </w:r>
      <w:r>
        <w:rPr>
          <w:rFonts w:ascii="Times New Roman" w:hAnsi="Times New Roman"/>
          <w:color w:val="191919"/>
          <w:spacing w:val="-8"/>
          <w:sz w:val="20"/>
          <w:szCs w:val="20"/>
        </w:rPr>
        <w:t xml:space="preserve"> </w:t>
      </w:r>
      <w:r>
        <w:rPr>
          <w:rFonts w:ascii="Times New Roman" w:hAnsi="Times New Roman"/>
          <w:color w:val="191919"/>
          <w:sz w:val="20"/>
          <w:szCs w:val="20"/>
        </w:rPr>
        <w:t>grammar</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English,</w:t>
      </w:r>
      <w:r>
        <w:rPr>
          <w:rFonts w:ascii="Times New Roman" w:hAnsi="Times New Roman"/>
          <w:color w:val="191919"/>
          <w:spacing w:val="-8"/>
          <w:sz w:val="20"/>
          <w:szCs w:val="20"/>
        </w:rPr>
        <w:t xml:space="preserve"> </w:t>
      </w:r>
      <w:r>
        <w:rPr>
          <w:rFonts w:ascii="Times New Roman" w:hAnsi="Times New Roman"/>
          <w:color w:val="191919"/>
          <w:sz w:val="20"/>
          <w:szCs w:val="20"/>
        </w:rPr>
        <w:t>dialects,</w:t>
      </w:r>
      <w:r>
        <w:rPr>
          <w:rFonts w:ascii="Times New Roman" w:hAnsi="Times New Roman"/>
          <w:color w:val="191919"/>
          <w:spacing w:val="-8"/>
          <w:sz w:val="20"/>
          <w:szCs w:val="20"/>
        </w:rPr>
        <w:t xml:space="preserve"> </w:t>
      </w:r>
      <w:r>
        <w:rPr>
          <w:rFonts w:ascii="Times New Roman" w:hAnsi="Times New Roman"/>
          <w:color w:val="191919"/>
          <w:sz w:val="20"/>
          <w:szCs w:val="20"/>
        </w:rPr>
        <w:t>usage,</w:t>
      </w:r>
      <w:r>
        <w:rPr>
          <w:rFonts w:ascii="Times New Roman" w:hAnsi="Times New Roman"/>
          <w:color w:val="191919"/>
          <w:spacing w:val="-8"/>
          <w:sz w:val="20"/>
          <w:szCs w:val="20"/>
        </w:rPr>
        <w:t xml:space="preserve"> </w:t>
      </w:r>
      <w:r>
        <w:rPr>
          <w:rFonts w:ascii="Times New Roman" w:hAnsi="Times New Roman"/>
          <w:color w:val="191919"/>
          <w:sz w:val="20"/>
          <w:szCs w:val="20"/>
        </w:rPr>
        <w:t>study</w:t>
      </w:r>
      <w:r>
        <w:rPr>
          <w:rFonts w:ascii="Times New Roman" w:hAnsi="Times New Roman"/>
          <w:color w:val="191919"/>
          <w:spacing w:val="-8"/>
          <w:sz w:val="20"/>
          <w:szCs w:val="20"/>
        </w:rPr>
        <w:t xml:space="preserve"> </w:t>
      </w:r>
      <w:r>
        <w:rPr>
          <w:rFonts w:ascii="Times New Roman" w:hAnsi="Times New Roman"/>
          <w:color w:val="191919"/>
          <w:sz w:val="20"/>
          <w:szCs w:val="20"/>
        </w:rPr>
        <w:t>skills,</w:t>
      </w:r>
      <w:r>
        <w:rPr>
          <w:rFonts w:ascii="Times New Roman" w:hAnsi="Times New Roman"/>
          <w:color w:val="191919"/>
          <w:spacing w:val="-8"/>
          <w:sz w:val="20"/>
          <w:szCs w:val="20"/>
        </w:rPr>
        <w:t xml:space="preserve"> </w:t>
      </w:r>
      <w:r>
        <w:rPr>
          <w:rFonts w:ascii="Times New Roman" w:hAnsi="Times New Roman"/>
          <w:color w:val="191919"/>
          <w:sz w:val="20"/>
          <w:szCs w:val="20"/>
        </w:rPr>
        <w:t>spelling</w:t>
      </w:r>
      <w:r>
        <w:rPr>
          <w:rFonts w:ascii="Times New Roman" w:hAnsi="Times New Roman"/>
          <w:color w:val="191919"/>
          <w:spacing w:val="-8"/>
          <w:sz w:val="20"/>
          <w:szCs w:val="20"/>
        </w:rPr>
        <w:t xml:space="preserve"> </w:t>
      </w:r>
      <w:r>
        <w:rPr>
          <w:rFonts w:ascii="Times New Roman" w:hAnsi="Times New Roman"/>
          <w:color w:val="191919"/>
          <w:sz w:val="20"/>
          <w:szCs w:val="20"/>
        </w:rPr>
        <w:t>and</w:t>
      </w:r>
      <w:r>
        <w:rPr>
          <w:rFonts w:ascii="Times New Roman" w:hAnsi="Times New Roman"/>
          <w:color w:val="191919"/>
          <w:spacing w:val="-8"/>
          <w:sz w:val="20"/>
          <w:szCs w:val="20"/>
        </w:rPr>
        <w:t xml:space="preserve"> </w:t>
      </w:r>
      <w:r>
        <w:rPr>
          <w:rFonts w:ascii="Times New Roman" w:hAnsi="Times New Roman"/>
          <w:color w:val="191919"/>
          <w:sz w:val="20"/>
          <w:szCs w:val="20"/>
        </w:rPr>
        <w:t>hand- writing.</w:t>
      </w:r>
    </w:p>
    <w:p w:rsidR="00A3250A" w:rsidRDefault="00A3250A" w:rsidP="00A3250A">
      <w:pPr>
        <w:widowControl w:val="0"/>
        <w:autoSpaceDE w:val="0"/>
        <w:autoSpaceDN w:val="0"/>
        <w:adjustRightInd w:val="0"/>
        <w:spacing w:before="27" w:after="0" w:line="252"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EDUC 5514 - Literatu</w:t>
      </w:r>
      <w:r>
        <w:rPr>
          <w:rFonts w:ascii="Times New Roman" w:hAnsi="Times New Roman"/>
          <w:b/>
          <w:bCs/>
          <w:color w:val="191919"/>
          <w:spacing w:val="-4"/>
          <w:sz w:val="20"/>
          <w:szCs w:val="20"/>
        </w:rPr>
        <w:t>r</w:t>
      </w:r>
      <w:r>
        <w:rPr>
          <w:rFonts w:ascii="Times New Roman" w:hAnsi="Times New Roman"/>
          <w:b/>
          <w:bCs/>
          <w:color w:val="191919"/>
          <w:sz w:val="20"/>
          <w:szCs w:val="20"/>
        </w:rPr>
        <w:t>e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Middle Childhood</w:t>
      </w:r>
      <w:r>
        <w:rPr>
          <w:rFonts w:ascii="Times New Roman" w:hAnsi="Times New Roman"/>
          <w:b/>
          <w:bCs/>
          <w:color w:val="191919"/>
          <w:spacing w:val="-20"/>
          <w:sz w:val="20"/>
          <w:szCs w:val="20"/>
        </w:rPr>
        <w:t xml:space="preserve"> </w:t>
      </w:r>
      <w:r>
        <w:rPr>
          <w:rFonts w:ascii="Times New Roman" w:hAnsi="Times New Roman"/>
          <w:b/>
          <w:bCs/>
          <w:color w:val="191919"/>
          <w:sz w:val="20"/>
          <w:szCs w:val="20"/>
        </w:rPr>
        <w:t xml:space="preserve">...................................................................3(3-0) </w:t>
      </w:r>
    </w:p>
    <w:p w:rsidR="00A3250A" w:rsidRDefault="00A3250A" w:rsidP="00A3250A">
      <w:pPr>
        <w:widowControl w:val="0"/>
        <w:autoSpaceDE w:val="0"/>
        <w:autoSpaceDN w:val="0"/>
        <w:adjustRightInd w:val="0"/>
        <w:spacing w:before="27" w:after="0" w:line="252" w:lineRule="auto"/>
        <w:ind w:left="360" w:right="180" w:firstLine="0"/>
        <w:jc w:val="both"/>
        <w:rPr>
          <w:rFonts w:ascii="Times New Roman" w:hAnsi="Times New Roman"/>
          <w:color w:val="000000"/>
          <w:sz w:val="20"/>
          <w:szCs w:val="20"/>
        </w:rPr>
      </w:pPr>
      <w:r>
        <w:rPr>
          <w:rFonts w:ascii="Times New Roman" w:hAnsi="Times New Roman"/>
          <w:color w:val="191919"/>
          <w:spacing w:val="-9"/>
          <w:sz w:val="20"/>
          <w:szCs w:val="20"/>
        </w:rPr>
        <w:t>W</w:t>
      </w:r>
      <w:r>
        <w:rPr>
          <w:rFonts w:ascii="Times New Roman" w:hAnsi="Times New Roman"/>
          <w:color w:val="191919"/>
          <w:spacing w:val="-1"/>
          <w:sz w:val="20"/>
          <w:szCs w:val="20"/>
        </w:rPr>
        <w:t>id</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readin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critiqu</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literatur</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middl</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grade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youth</w:t>
      </w:r>
      <w:r>
        <w:rPr>
          <w:rFonts w:ascii="Times New Roman" w:hAnsi="Times New Roman"/>
          <w:color w:val="191919"/>
          <w:sz w:val="20"/>
          <w:szCs w:val="20"/>
        </w:rPr>
        <w:t>.</w:t>
      </w:r>
      <w:r>
        <w:rPr>
          <w:rFonts w:ascii="Times New Roman" w:hAnsi="Times New Roman"/>
          <w:color w:val="191919"/>
          <w:spacing w:val="-13"/>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middl</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grade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literatur</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1"/>
          <w:sz w:val="20"/>
          <w:szCs w:val="20"/>
        </w:rPr>
        <w:t>cu</w:t>
      </w:r>
      <w:r>
        <w:rPr>
          <w:rFonts w:ascii="Times New Roman" w:hAnsi="Times New Roman"/>
          <w:color w:val="191919"/>
          <w:spacing w:val="-5"/>
          <w:sz w:val="20"/>
          <w:szCs w:val="20"/>
        </w:rPr>
        <w:t>r</w:t>
      </w:r>
      <w:r>
        <w:rPr>
          <w:rFonts w:ascii="Times New Roman" w:hAnsi="Times New Roman"/>
          <w:color w:val="191919"/>
          <w:sz w:val="20"/>
          <w:szCs w:val="20"/>
        </w:rPr>
        <w:t>riculum will be covered in this course.</w:t>
      </w:r>
    </w:p>
    <w:p w:rsidR="00A3250A" w:rsidRDefault="00A3250A" w:rsidP="00A3250A">
      <w:pPr>
        <w:widowControl w:val="0"/>
        <w:autoSpaceDE w:val="0"/>
        <w:autoSpaceDN w:val="0"/>
        <w:adjustRightInd w:val="0"/>
        <w:spacing w:after="0" w:line="225"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5515 -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Adolescent Literatu</w:t>
      </w:r>
      <w:r>
        <w:rPr>
          <w:rFonts w:ascii="Times New Roman" w:hAnsi="Times New Roman"/>
          <w:b/>
          <w:bCs/>
          <w:color w:val="191919"/>
          <w:spacing w:val="-4"/>
          <w:sz w:val="20"/>
          <w:szCs w:val="20"/>
        </w:rPr>
        <w:t>r</w:t>
      </w:r>
      <w:r>
        <w:rPr>
          <w:rFonts w:ascii="Times New Roman" w:hAnsi="Times New Roman"/>
          <w:b/>
          <w:bCs/>
          <w:color w:val="191919"/>
          <w:sz w:val="20"/>
          <w:szCs w:val="20"/>
        </w:rPr>
        <w:t>e</w:t>
      </w:r>
      <w:r>
        <w:rPr>
          <w:rFonts w:ascii="Times New Roman" w:hAnsi="Times New Roman"/>
          <w:b/>
          <w:bCs/>
          <w:color w:val="191919"/>
          <w:spacing w:val="-28"/>
          <w:sz w:val="20"/>
          <w:szCs w:val="20"/>
        </w:rPr>
        <w:t xml:space="preserve"> </w:t>
      </w:r>
      <w:r>
        <w:rPr>
          <w:rFonts w:ascii="Times New Roman" w:hAnsi="Times New Roman"/>
          <w:b/>
          <w:bCs/>
          <w:color w:val="191919"/>
          <w:sz w:val="20"/>
          <w:szCs w:val="20"/>
        </w:rPr>
        <w:t>......................................................................................3(3-0)</w:t>
      </w:r>
    </w:p>
    <w:p w:rsidR="00A3250A" w:rsidRDefault="00A3250A" w:rsidP="00A3250A">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Study</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literary</w:t>
      </w:r>
      <w:r>
        <w:rPr>
          <w:rFonts w:ascii="Times New Roman" w:hAnsi="Times New Roman"/>
          <w:color w:val="191919"/>
          <w:spacing w:val="-7"/>
          <w:sz w:val="20"/>
          <w:szCs w:val="20"/>
        </w:rPr>
        <w:t xml:space="preserve"> </w:t>
      </w:r>
      <w:r>
        <w:rPr>
          <w:rFonts w:ascii="Times New Roman" w:hAnsi="Times New Roman"/>
          <w:color w:val="191919"/>
          <w:sz w:val="20"/>
          <w:szCs w:val="20"/>
        </w:rPr>
        <w:t>instruction</w:t>
      </w:r>
      <w:r>
        <w:rPr>
          <w:rFonts w:ascii="Times New Roman" w:hAnsi="Times New Roman"/>
          <w:color w:val="191919"/>
          <w:spacing w:val="-7"/>
          <w:sz w:val="20"/>
          <w:szCs w:val="20"/>
        </w:rPr>
        <w:t xml:space="preserve"> </w:t>
      </w:r>
      <w:r>
        <w:rPr>
          <w:rFonts w:ascii="Times New Roman" w:hAnsi="Times New Roman"/>
          <w:color w:val="191919"/>
          <w:sz w:val="20"/>
          <w:szCs w:val="20"/>
        </w:rPr>
        <w:t>and</w:t>
      </w:r>
      <w:r>
        <w:rPr>
          <w:rFonts w:ascii="Times New Roman" w:hAnsi="Times New Roman"/>
          <w:color w:val="191919"/>
          <w:spacing w:val="-7"/>
          <w:sz w:val="20"/>
          <w:szCs w:val="20"/>
        </w:rPr>
        <w:t xml:space="preserve"> </w:t>
      </w:r>
      <w:r>
        <w:rPr>
          <w:rFonts w:ascii="Times New Roman" w:hAnsi="Times New Roman"/>
          <w:color w:val="191919"/>
          <w:sz w:val="20"/>
          <w:szCs w:val="20"/>
        </w:rPr>
        <w:t>of</w:t>
      </w:r>
      <w:r>
        <w:rPr>
          <w:rFonts w:ascii="Times New Roman" w:hAnsi="Times New Roman"/>
          <w:color w:val="191919"/>
          <w:spacing w:val="-7"/>
          <w:sz w:val="20"/>
          <w:szCs w:val="20"/>
        </w:rPr>
        <w:t xml:space="preserve"> </w:t>
      </w:r>
      <w:r>
        <w:rPr>
          <w:rFonts w:ascii="Times New Roman" w:hAnsi="Times New Roman"/>
          <w:color w:val="191919"/>
          <w:sz w:val="20"/>
          <w:szCs w:val="20"/>
        </w:rPr>
        <w:t>selected</w:t>
      </w:r>
      <w:r>
        <w:rPr>
          <w:rFonts w:ascii="Times New Roman" w:hAnsi="Times New Roman"/>
          <w:color w:val="191919"/>
          <w:spacing w:val="-7"/>
          <w:sz w:val="20"/>
          <w:szCs w:val="20"/>
        </w:rPr>
        <w:t xml:space="preserve"> </w:t>
      </w:r>
      <w:r>
        <w:rPr>
          <w:rFonts w:ascii="Times New Roman" w:hAnsi="Times New Roman"/>
          <w:color w:val="191919"/>
          <w:sz w:val="20"/>
          <w:szCs w:val="20"/>
        </w:rPr>
        <w:t>literary</w:t>
      </w:r>
      <w:r>
        <w:rPr>
          <w:rFonts w:ascii="Times New Roman" w:hAnsi="Times New Roman"/>
          <w:color w:val="191919"/>
          <w:spacing w:val="-7"/>
          <w:sz w:val="20"/>
          <w:szCs w:val="20"/>
        </w:rPr>
        <w:t xml:space="preserve"> </w:t>
      </w:r>
      <w:r>
        <w:rPr>
          <w:rFonts w:ascii="Times New Roman" w:hAnsi="Times New Roman"/>
          <w:color w:val="191919"/>
          <w:sz w:val="20"/>
          <w:szCs w:val="20"/>
        </w:rPr>
        <w:t>works,</w:t>
      </w:r>
      <w:r>
        <w:rPr>
          <w:rFonts w:ascii="Times New Roman" w:hAnsi="Times New Roman"/>
          <w:color w:val="191919"/>
          <w:spacing w:val="-7"/>
          <w:sz w:val="20"/>
          <w:szCs w:val="20"/>
        </w:rPr>
        <w:t xml:space="preserve"> </w:t>
      </w:r>
      <w:r>
        <w:rPr>
          <w:rFonts w:ascii="Times New Roman" w:hAnsi="Times New Roman"/>
          <w:color w:val="191919"/>
          <w:sz w:val="20"/>
          <w:szCs w:val="20"/>
        </w:rPr>
        <w:t>including</w:t>
      </w:r>
      <w:r>
        <w:rPr>
          <w:rFonts w:ascii="Times New Roman" w:hAnsi="Times New Roman"/>
          <w:color w:val="191919"/>
          <w:spacing w:val="-7"/>
          <w:sz w:val="20"/>
          <w:szCs w:val="20"/>
        </w:rPr>
        <w:t xml:space="preserve"> </w:t>
      </w:r>
      <w:r>
        <w:rPr>
          <w:rFonts w:ascii="Times New Roman" w:hAnsi="Times New Roman"/>
          <w:color w:val="191919"/>
          <w:sz w:val="20"/>
          <w:szCs w:val="20"/>
        </w:rPr>
        <w:t>drama,</w:t>
      </w:r>
      <w:r>
        <w:rPr>
          <w:rFonts w:ascii="Times New Roman" w:hAnsi="Times New Roman"/>
          <w:color w:val="191919"/>
          <w:spacing w:val="-7"/>
          <w:sz w:val="20"/>
          <w:szCs w:val="20"/>
        </w:rPr>
        <w:t xml:space="preserve"> </w:t>
      </w:r>
      <w:r>
        <w:rPr>
          <w:rFonts w:ascii="Times New Roman" w:hAnsi="Times New Roman"/>
          <w:color w:val="191919"/>
          <w:sz w:val="20"/>
          <w:szCs w:val="20"/>
        </w:rPr>
        <w:t>short</w:t>
      </w:r>
      <w:r>
        <w:rPr>
          <w:rFonts w:ascii="Times New Roman" w:hAnsi="Times New Roman"/>
          <w:color w:val="191919"/>
          <w:spacing w:val="-7"/>
          <w:sz w:val="20"/>
          <w:szCs w:val="20"/>
        </w:rPr>
        <w:t xml:space="preserve"> </w:t>
      </w:r>
      <w:r>
        <w:rPr>
          <w:rFonts w:ascii="Times New Roman" w:hAnsi="Times New Roman"/>
          <w:color w:val="191919"/>
          <w:sz w:val="20"/>
          <w:szCs w:val="20"/>
        </w:rPr>
        <w:t>stor</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7"/>
          <w:sz w:val="20"/>
          <w:szCs w:val="20"/>
        </w:rPr>
        <w:t xml:space="preserve"> </w:t>
      </w:r>
      <w:r>
        <w:rPr>
          <w:rFonts w:ascii="Times New Roman" w:hAnsi="Times New Roman"/>
          <w:color w:val="191919"/>
          <w:sz w:val="20"/>
          <w:szCs w:val="20"/>
        </w:rPr>
        <w:t>poetr</w:t>
      </w:r>
      <w:r>
        <w:rPr>
          <w:rFonts w:ascii="Times New Roman" w:hAnsi="Times New Roman"/>
          <w:color w:val="191919"/>
          <w:spacing w:val="-13"/>
          <w:sz w:val="20"/>
          <w:szCs w:val="20"/>
        </w:rPr>
        <w:t>y</w:t>
      </w:r>
      <w:r>
        <w:rPr>
          <w:rFonts w:ascii="Times New Roman" w:hAnsi="Times New Roman"/>
          <w:color w:val="191919"/>
          <w:sz w:val="20"/>
          <w:szCs w:val="20"/>
        </w:rPr>
        <w:t xml:space="preserve">, </w:t>
      </w:r>
      <w:r>
        <w:rPr>
          <w:rFonts w:ascii="Times New Roman" w:hAnsi="Times New Roman"/>
          <w:color w:val="191919"/>
          <w:spacing w:val="1"/>
          <w:sz w:val="20"/>
          <w:szCs w:val="20"/>
        </w:rPr>
        <w:t>essa</w:t>
      </w:r>
      <w:r>
        <w:rPr>
          <w:rFonts w:ascii="Times New Roman" w:hAnsi="Times New Roman"/>
          <w:color w:val="191919"/>
          <w:sz w:val="20"/>
          <w:szCs w:val="20"/>
        </w:rPr>
        <w:t xml:space="preserve">y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novel</w:t>
      </w:r>
      <w:r>
        <w:rPr>
          <w:rFonts w:ascii="Times New Roman" w:hAnsi="Times New Roman"/>
          <w:color w:val="191919"/>
          <w:sz w:val="20"/>
          <w:szCs w:val="20"/>
        </w:rPr>
        <w:t xml:space="preserve">, </w:t>
      </w:r>
      <w:r>
        <w:rPr>
          <w:rFonts w:ascii="Times New Roman" w:hAnsi="Times New Roman"/>
          <w:color w:val="191919"/>
          <w:spacing w:val="1"/>
          <w:sz w:val="20"/>
          <w:szCs w:val="20"/>
        </w:rPr>
        <w:t>relevan</w:t>
      </w:r>
      <w:r>
        <w:rPr>
          <w:rFonts w:ascii="Times New Roman" w:hAnsi="Times New Roman"/>
          <w:color w:val="191919"/>
          <w:sz w:val="20"/>
          <w:szCs w:val="20"/>
        </w:rPr>
        <w:t xml:space="preserve">t </w:t>
      </w:r>
      <w:r>
        <w:rPr>
          <w:rFonts w:ascii="Times New Roman" w:hAnsi="Times New Roman"/>
          <w:color w:val="191919"/>
          <w:spacing w:val="1"/>
          <w:sz w:val="20"/>
          <w:szCs w:val="20"/>
        </w:rPr>
        <w:t>t</w:t>
      </w:r>
      <w:r>
        <w:rPr>
          <w:rFonts w:ascii="Times New Roman" w:hAnsi="Times New Roman"/>
          <w:color w:val="191919"/>
          <w:sz w:val="20"/>
          <w:szCs w:val="20"/>
        </w:rPr>
        <w:t xml:space="preserve">o </w:t>
      </w:r>
      <w:r>
        <w:rPr>
          <w:rFonts w:ascii="Times New Roman" w:hAnsi="Times New Roman"/>
          <w:color w:val="191919"/>
          <w:spacing w:val="1"/>
          <w:sz w:val="20"/>
          <w:szCs w:val="20"/>
        </w:rPr>
        <w:t>th</w:t>
      </w:r>
      <w:r>
        <w:rPr>
          <w:rFonts w:ascii="Times New Roman" w:hAnsi="Times New Roman"/>
          <w:color w:val="191919"/>
          <w:sz w:val="20"/>
          <w:szCs w:val="20"/>
        </w:rPr>
        <w:t xml:space="preserve">e </w:t>
      </w:r>
      <w:r>
        <w:rPr>
          <w:rFonts w:ascii="Times New Roman" w:hAnsi="Times New Roman"/>
          <w:color w:val="191919"/>
          <w:spacing w:val="1"/>
          <w:sz w:val="20"/>
          <w:szCs w:val="20"/>
        </w:rPr>
        <w:t>needs</w:t>
      </w:r>
      <w:r>
        <w:rPr>
          <w:rFonts w:ascii="Times New Roman" w:hAnsi="Times New Roman"/>
          <w:color w:val="191919"/>
          <w:sz w:val="20"/>
          <w:szCs w:val="20"/>
        </w:rPr>
        <w:t xml:space="preserve">, </w:t>
      </w:r>
      <w:r>
        <w:rPr>
          <w:rFonts w:ascii="Times New Roman" w:hAnsi="Times New Roman"/>
          <w:color w:val="191919"/>
          <w:spacing w:val="1"/>
          <w:sz w:val="20"/>
          <w:szCs w:val="20"/>
        </w:rPr>
        <w:t>value</w:t>
      </w:r>
      <w:r>
        <w:rPr>
          <w:rFonts w:ascii="Times New Roman" w:hAnsi="Times New Roman"/>
          <w:color w:val="191919"/>
          <w:sz w:val="20"/>
          <w:szCs w:val="20"/>
        </w:rPr>
        <w:t xml:space="preserve">s </w:t>
      </w:r>
      <w:r>
        <w:rPr>
          <w:rFonts w:ascii="Times New Roman" w:hAnsi="Times New Roman"/>
          <w:color w:val="191919"/>
          <w:spacing w:val="1"/>
          <w:sz w:val="20"/>
          <w:szCs w:val="20"/>
        </w:rPr>
        <w:t>an</w:t>
      </w:r>
      <w:r>
        <w:rPr>
          <w:rFonts w:ascii="Times New Roman" w:hAnsi="Times New Roman"/>
          <w:color w:val="191919"/>
          <w:sz w:val="20"/>
          <w:szCs w:val="20"/>
        </w:rPr>
        <w:t xml:space="preserve">d </w:t>
      </w:r>
      <w:r>
        <w:rPr>
          <w:rFonts w:ascii="Times New Roman" w:hAnsi="Times New Roman"/>
          <w:color w:val="191919"/>
          <w:spacing w:val="1"/>
          <w:sz w:val="20"/>
          <w:szCs w:val="20"/>
        </w:rPr>
        <w:t>interest</w:t>
      </w:r>
      <w:r>
        <w:rPr>
          <w:rFonts w:ascii="Times New Roman" w:hAnsi="Times New Roman"/>
          <w:color w:val="191919"/>
          <w:sz w:val="20"/>
          <w:szCs w:val="20"/>
        </w:rPr>
        <w:t xml:space="preserve">s </w:t>
      </w:r>
      <w:r>
        <w:rPr>
          <w:rFonts w:ascii="Times New Roman" w:hAnsi="Times New Roman"/>
          <w:color w:val="191919"/>
          <w:spacing w:val="1"/>
          <w:sz w:val="20"/>
          <w:szCs w:val="20"/>
        </w:rPr>
        <w:t>o</w:t>
      </w:r>
      <w:r>
        <w:rPr>
          <w:rFonts w:ascii="Times New Roman" w:hAnsi="Times New Roman"/>
          <w:color w:val="191919"/>
          <w:sz w:val="20"/>
          <w:szCs w:val="20"/>
        </w:rPr>
        <w:t xml:space="preserve">f </w:t>
      </w:r>
      <w:r>
        <w:rPr>
          <w:rFonts w:ascii="Times New Roman" w:hAnsi="Times New Roman"/>
          <w:color w:val="191919"/>
          <w:spacing w:val="1"/>
          <w:sz w:val="20"/>
          <w:szCs w:val="20"/>
        </w:rPr>
        <w:t>adolescents</w:t>
      </w:r>
      <w:r>
        <w:rPr>
          <w:rFonts w:ascii="Times New Roman" w:hAnsi="Times New Roman"/>
          <w:color w:val="191919"/>
          <w:sz w:val="20"/>
          <w:szCs w:val="20"/>
        </w:rPr>
        <w:t xml:space="preserve">. </w:t>
      </w:r>
      <w:r>
        <w:rPr>
          <w:rFonts w:ascii="Times New Roman" w:hAnsi="Times New Roman"/>
          <w:color w:val="191919"/>
          <w:spacing w:val="1"/>
          <w:sz w:val="20"/>
          <w:szCs w:val="20"/>
        </w:rPr>
        <w:t>Consideratio</w:t>
      </w:r>
      <w:r>
        <w:rPr>
          <w:rFonts w:ascii="Times New Roman" w:hAnsi="Times New Roman"/>
          <w:color w:val="191919"/>
          <w:sz w:val="20"/>
          <w:szCs w:val="20"/>
        </w:rPr>
        <w:t xml:space="preserve">n </w:t>
      </w:r>
      <w:r>
        <w:rPr>
          <w:rFonts w:ascii="Times New Roman" w:hAnsi="Times New Roman"/>
          <w:color w:val="191919"/>
          <w:spacing w:val="1"/>
          <w:sz w:val="20"/>
          <w:szCs w:val="20"/>
        </w:rPr>
        <w:t xml:space="preserve">is </w:t>
      </w:r>
      <w:r>
        <w:rPr>
          <w:rFonts w:ascii="Times New Roman" w:hAnsi="Times New Roman"/>
          <w:color w:val="191919"/>
          <w:sz w:val="20"/>
          <w:szCs w:val="20"/>
        </w:rPr>
        <w:t>given</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selection</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materials,</w:t>
      </w:r>
      <w:r>
        <w:rPr>
          <w:rFonts w:ascii="Times New Roman" w:hAnsi="Times New Roman"/>
          <w:color w:val="191919"/>
          <w:spacing w:val="-3"/>
          <w:sz w:val="20"/>
          <w:szCs w:val="20"/>
        </w:rPr>
        <w:t xml:space="preserve"> </w:t>
      </w:r>
      <w:r>
        <w:rPr>
          <w:rFonts w:ascii="Times New Roman" w:hAnsi="Times New Roman"/>
          <w:color w:val="191919"/>
          <w:sz w:val="20"/>
          <w:szCs w:val="20"/>
        </w:rPr>
        <w:t>motivation</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reading</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development</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literary</w:t>
      </w:r>
      <w:r>
        <w:rPr>
          <w:rFonts w:ascii="Times New Roman" w:hAnsi="Times New Roman"/>
          <w:color w:val="191919"/>
          <w:spacing w:val="-3"/>
          <w:sz w:val="20"/>
          <w:szCs w:val="20"/>
        </w:rPr>
        <w:t xml:space="preserve"> </w:t>
      </w:r>
      <w:r>
        <w:rPr>
          <w:rFonts w:ascii="Times New Roman" w:hAnsi="Times New Roman"/>
          <w:color w:val="191919"/>
          <w:sz w:val="20"/>
          <w:szCs w:val="20"/>
        </w:rPr>
        <w:t>skills</w:t>
      </w:r>
      <w:r>
        <w:rPr>
          <w:rFonts w:ascii="Times New Roman" w:hAnsi="Times New Roman"/>
          <w:color w:val="191919"/>
          <w:spacing w:val="-3"/>
          <w:sz w:val="20"/>
          <w:szCs w:val="20"/>
        </w:rPr>
        <w:t xml:space="preserve"> </w:t>
      </w:r>
      <w:r>
        <w:rPr>
          <w:rFonts w:ascii="Times New Roman" w:hAnsi="Times New Roman"/>
          <w:color w:val="191919"/>
          <w:sz w:val="20"/>
          <w:szCs w:val="20"/>
        </w:rPr>
        <w:t>appreciation.</w:t>
      </w:r>
    </w:p>
    <w:p w:rsidR="00A3250A" w:rsidRDefault="00A3250A" w:rsidP="00A3250A">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5518 - Methods and Materials of Language</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Arts in the Elementary Schoo</w:t>
      </w:r>
      <w:r>
        <w:rPr>
          <w:rFonts w:ascii="Times New Roman" w:hAnsi="Times New Roman"/>
          <w:b/>
          <w:bCs/>
          <w:color w:val="191919"/>
          <w:spacing w:val="12"/>
          <w:sz w:val="20"/>
          <w:szCs w:val="20"/>
        </w:rPr>
        <w:t>l</w:t>
      </w:r>
      <w:r>
        <w:rPr>
          <w:rFonts w:ascii="Times New Roman" w:hAnsi="Times New Roman"/>
          <w:b/>
          <w:bCs/>
          <w:color w:val="191919"/>
          <w:sz w:val="20"/>
          <w:szCs w:val="20"/>
        </w:rPr>
        <w:t>.........3(3-0)</w:t>
      </w:r>
    </w:p>
    <w:p w:rsidR="00A3250A" w:rsidRDefault="00A3250A" w:rsidP="00A3250A">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2"/>
          <w:sz w:val="20"/>
          <w:szCs w:val="20"/>
        </w:rPr>
        <w:t>Thi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cours</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designe</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t</w:t>
      </w:r>
      <w:r>
        <w:rPr>
          <w:rFonts w:ascii="Times New Roman" w:hAnsi="Times New Roman"/>
          <w:color w:val="191919"/>
          <w:sz w:val="20"/>
          <w:szCs w:val="20"/>
        </w:rPr>
        <w:t>o</w:t>
      </w:r>
      <w:r>
        <w:rPr>
          <w:rFonts w:ascii="Times New Roman" w:hAnsi="Times New Roman"/>
          <w:color w:val="191919"/>
          <w:spacing w:val="-9"/>
          <w:sz w:val="20"/>
          <w:szCs w:val="20"/>
        </w:rPr>
        <w:t xml:space="preserve"> </w:t>
      </w:r>
      <w:r>
        <w:rPr>
          <w:rFonts w:ascii="Times New Roman" w:hAnsi="Times New Roman"/>
          <w:color w:val="191919"/>
          <w:spacing w:val="-2"/>
          <w:sz w:val="20"/>
          <w:szCs w:val="20"/>
        </w:rPr>
        <w:t>cove</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institutiona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methods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instructiona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material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evaluatio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pro</w:t>
      </w:r>
      <w:r>
        <w:rPr>
          <w:rFonts w:ascii="Times New Roman" w:hAnsi="Times New Roman"/>
          <w:color w:val="191919"/>
          <w:sz w:val="20"/>
          <w:szCs w:val="20"/>
        </w:rPr>
        <w:t>cedures in teaching language arts in early childhood education.</w:t>
      </w:r>
    </w:p>
    <w:p w:rsidR="00A3250A" w:rsidRDefault="00A3250A" w:rsidP="00A3250A">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5524 - Methods and Materials in</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 Englis</w:t>
      </w:r>
      <w:r>
        <w:rPr>
          <w:rFonts w:ascii="Times New Roman" w:hAnsi="Times New Roman"/>
          <w:b/>
          <w:bCs/>
          <w:color w:val="191919"/>
          <w:spacing w:val="11"/>
          <w:sz w:val="20"/>
          <w:szCs w:val="20"/>
        </w:rPr>
        <w:t>h</w:t>
      </w:r>
      <w:r>
        <w:rPr>
          <w:rFonts w:ascii="Times New Roman" w:hAnsi="Times New Roman"/>
          <w:b/>
          <w:bCs/>
          <w:color w:val="191919"/>
          <w:sz w:val="20"/>
          <w:szCs w:val="20"/>
        </w:rPr>
        <w:t>.................................................3(3-0)</w:t>
      </w:r>
    </w:p>
    <w:p w:rsidR="00A3250A" w:rsidRDefault="00A3250A" w:rsidP="00A3250A">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2"/>
          <w:sz w:val="20"/>
          <w:szCs w:val="20"/>
        </w:rPr>
        <w:t>Instructiona</w:t>
      </w:r>
      <w:r>
        <w:rPr>
          <w:rFonts w:ascii="Times New Roman" w:hAnsi="Times New Roman"/>
          <w:color w:val="191919"/>
          <w:sz w:val="20"/>
          <w:szCs w:val="20"/>
        </w:rPr>
        <w:t>l</w:t>
      </w:r>
      <w:r>
        <w:rPr>
          <w:rFonts w:ascii="Times New Roman" w:hAnsi="Times New Roman"/>
          <w:color w:val="191919"/>
          <w:spacing w:val="-9"/>
          <w:sz w:val="20"/>
          <w:szCs w:val="20"/>
        </w:rPr>
        <w:t xml:space="preserve"> </w:t>
      </w:r>
      <w:r>
        <w:rPr>
          <w:rFonts w:ascii="Times New Roman" w:hAnsi="Times New Roman"/>
          <w:color w:val="191919"/>
          <w:spacing w:val="-2"/>
          <w:sz w:val="20"/>
          <w:szCs w:val="20"/>
        </w:rPr>
        <w:t>procedures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studen</w:t>
      </w:r>
      <w:r>
        <w:rPr>
          <w:rFonts w:ascii="Times New Roman" w:hAnsi="Times New Roman"/>
          <w:color w:val="191919"/>
          <w:sz w:val="20"/>
          <w:szCs w:val="20"/>
        </w:rPr>
        <w:t>t</w:t>
      </w:r>
      <w:r>
        <w:rPr>
          <w:rFonts w:ascii="Times New Roman" w:hAnsi="Times New Roman"/>
          <w:color w:val="191919"/>
          <w:spacing w:val="-9"/>
          <w:sz w:val="20"/>
          <w:szCs w:val="20"/>
        </w:rPr>
        <w:t xml:space="preserve"> </w:t>
      </w:r>
      <w:r>
        <w:rPr>
          <w:rFonts w:ascii="Times New Roman" w:hAnsi="Times New Roman"/>
          <w:color w:val="191919"/>
          <w:spacing w:val="-2"/>
          <w:sz w:val="20"/>
          <w:szCs w:val="20"/>
        </w:rPr>
        <w:t>activities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2"/>
          <w:sz w:val="20"/>
          <w:szCs w:val="20"/>
        </w:rPr>
        <w:t>material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evaluatio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Englis</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middl</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and </w:t>
      </w:r>
      <w:r>
        <w:rPr>
          <w:rFonts w:ascii="Times New Roman" w:hAnsi="Times New Roman"/>
          <w:color w:val="191919"/>
          <w:sz w:val="20"/>
          <w:szCs w:val="20"/>
        </w:rPr>
        <w:t>secondary schools.</w:t>
      </w:r>
    </w:p>
    <w:p w:rsidR="00A3250A" w:rsidRDefault="00A3250A" w:rsidP="00A3250A">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5528 -</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 Composition in Secondary School</w:t>
      </w:r>
      <w:r>
        <w:rPr>
          <w:rFonts w:ascii="Times New Roman" w:hAnsi="Times New Roman"/>
          <w:b/>
          <w:bCs/>
          <w:color w:val="191919"/>
          <w:spacing w:val="11"/>
          <w:sz w:val="20"/>
          <w:szCs w:val="20"/>
        </w:rPr>
        <w:t>s</w:t>
      </w:r>
      <w:r>
        <w:rPr>
          <w:rFonts w:ascii="Times New Roman" w:hAnsi="Times New Roman"/>
          <w:b/>
          <w:bCs/>
          <w:color w:val="191919"/>
          <w:sz w:val="20"/>
          <w:szCs w:val="20"/>
        </w:rPr>
        <w:t>................................................3(3-0)</w:t>
      </w:r>
    </w:p>
    <w:p w:rsidR="00A3250A" w:rsidRDefault="00A3250A" w:rsidP="00A3250A">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1"/>
          <w:sz w:val="20"/>
          <w:szCs w:val="20"/>
        </w:rPr>
        <w:t>Curriculum</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method</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material</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fo</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teachin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compositio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1"/>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1"/>
          <w:sz w:val="20"/>
          <w:szCs w:val="20"/>
        </w:rPr>
        <w:t>secondar</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1"/>
          <w:sz w:val="20"/>
          <w:szCs w:val="20"/>
        </w:rPr>
        <w:t>schools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includin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the </w:t>
      </w:r>
      <w:r>
        <w:rPr>
          <w:rFonts w:ascii="Times New Roman" w:hAnsi="Times New Roman"/>
          <w:color w:val="191919"/>
          <w:sz w:val="20"/>
          <w:szCs w:val="20"/>
        </w:rPr>
        <w:t>theories, approaches, techniques and procedures from prewriting through evaluation.</w:t>
      </w:r>
    </w:p>
    <w:p w:rsidR="00A3250A" w:rsidRDefault="00A3250A" w:rsidP="00A3250A">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5531 - Mathematics Concepts in Secondary Schools</w:t>
      </w:r>
      <w:r>
        <w:rPr>
          <w:rFonts w:ascii="Times New Roman" w:hAnsi="Times New Roman"/>
          <w:b/>
          <w:bCs/>
          <w:color w:val="191919"/>
          <w:spacing w:val="-32"/>
          <w:sz w:val="20"/>
          <w:szCs w:val="20"/>
        </w:rPr>
        <w:t xml:space="preserve"> </w:t>
      </w:r>
      <w:r>
        <w:rPr>
          <w:rFonts w:ascii="Times New Roman" w:hAnsi="Times New Roman"/>
          <w:b/>
          <w:bCs/>
          <w:color w:val="191919"/>
          <w:sz w:val="20"/>
          <w:szCs w:val="20"/>
        </w:rPr>
        <w:t>...............................................3(3-0)</w:t>
      </w:r>
    </w:p>
    <w:p w:rsidR="00A3250A" w:rsidRDefault="00A3250A" w:rsidP="00A3250A">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Current problems in teaching mathematics in the secondary school with emphasis on defining objectives, analyzing content and individualized instruction.</w:t>
      </w:r>
    </w:p>
    <w:p w:rsidR="00A3250A" w:rsidRDefault="00A3250A" w:rsidP="00A3250A">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5533 - Methods and Materials in</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 Secondary School Mathematics</w:t>
      </w:r>
      <w:r>
        <w:rPr>
          <w:rFonts w:ascii="Times New Roman" w:hAnsi="Times New Roman"/>
          <w:b/>
          <w:bCs/>
          <w:color w:val="191919"/>
          <w:spacing w:val="-21"/>
          <w:sz w:val="20"/>
          <w:szCs w:val="20"/>
        </w:rPr>
        <w:t xml:space="preserve"> </w:t>
      </w:r>
      <w:r>
        <w:rPr>
          <w:rFonts w:ascii="Times New Roman" w:hAnsi="Times New Roman"/>
          <w:b/>
          <w:bCs/>
          <w:color w:val="191919"/>
          <w:sz w:val="20"/>
          <w:szCs w:val="20"/>
        </w:rPr>
        <w:t>........3(3-0)</w:t>
      </w:r>
    </w:p>
    <w:p w:rsidR="00DD3D7A" w:rsidRDefault="00DD3D7A" w:rsidP="00A3250A">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sectPr w:rsidR="00DD3D7A" w:rsidSect="00DD3D7A">
          <w:headerReference w:type="default" r:id="rId70"/>
          <w:pgSz w:w="12240" w:h="15840" w:code="1"/>
          <w:pgMar w:top="720" w:right="720" w:bottom="288" w:left="1440" w:header="720" w:footer="288" w:gutter="0"/>
          <w:cols w:space="720"/>
          <w:docGrid w:linePitch="360"/>
        </w:sectPr>
      </w:pPr>
    </w:p>
    <w:p w:rsidR="00A3250A" w:rsidRDefault="00A3250A" w:rsidP="00A3250A">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lastRenderedPageBreak/>
        <w:t>Study</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methods,</w:t>
      </w:r>
      <w:r>
        <w:rPr>
          <w:rFonts w:ascii="Times New Roman" w:hAnsi="Times New Roman"/>
          <w:color w:val="191919"/>
          <w:spacing w:val="-1"/>
          <w:sz w:val="20"/>
          <w:szCs w:val="20"/>
        </w:rPr>
        <w:t xml:space="preserve"> </w:t>
      </w:r>
      <w:r>
        <w:rPr>
          <w:rFonts w:ascii="Times New Roman" w:hAnsi="Times New Roman"/>
          <w:color w:val="191919"/>
          <w:sz w:val="20"/>
          <w:szCs w:val="20"/>
        </w:rPr>
        <w:t>materials and</w:t>
      </w:r>
      <w:r>
        <w:rPr>
          <w:rFonts w:ascii="Times New Roman" w:hAnsi="Times New Roman"/>
          <w:color w:val="191919"/>
          <w:spacing w:val="-1"/>
          <w:sz w:val="20"/>
          <w:szCs w:val="20"/>
        </w:rPr>
        <w:t xml:space="preserve"> </w:t>
      </w:r>
      <w:r>
        <w:rPr>
          <w:rFonts w:ascii="Times New Roman" w:hAnsi="Times New Roman"/>
          <w:color w:val="191919"/>
          <w:sz w:val="20"/>
          <w:szCs w:val="20"/>
        </w:rPr>
        <w:t>strategies for</w:t>
      </w:r>
      <w:r>
        <w:rPr>
          <w:rFonts w:ascii="Times New Roman" w:hAnsi="Times New Roman"/>
          <w:color w:val="191919"/>
          <w:spacing w:val="-1"/>
          <w:sz w:val="20"/>
          <w:szCs w:val="20"/>
        </w:rPr>
        <w:t xml:space="preserve"> </w:t>
      </w:r>
      <w:r>
        <w:rPr>
          <w:rFonts w:ascii="Times New Roman" w:hAnsi="Times New Roman"/>
          <w:color w:val="191919"/>
          <w:sz w:val="20"/>
          <w:szCs w:val="20"/>
        </w:rPr>
        <w:t>teaching mathematics; evaluative processes</w:t>
      </w:r>
      <w:r>
        <w:rPr>
          <w:rFonts w:ascii="Times New Roman" w:hAnsi="Times New Roman"/>
          <w:color w:val="191919"/>
          <w:spacing w:val="-1"/>
          <w:sz w:val="20"/>
          <w:szCs w:val="20"/>
        </w:rPr>
        <w:t xml:space="preserve"> </w:t>
      </w:r>
      <w:r>
        <w:rPr>
          <w:rFonts w:ascii="Times New Roman" w:hAnsi="Times New Roman"/>
          <w:color w:val="191919"/>
          <w:sz w:val="20"/>
          <w:szCs w:val="20"/>
        </w:rPr>
        <w:t>and current problems in mathematics education.</w:t>
      </w:r>
    </w:p>
    <w:p w:rsidR="00A3250A" w:rsidRDefault="00A3250A" w:rsidP="00A3250A">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5538 - Curriculum Planning</w:t>
      </w:r>
      <w:r>
        <w:rPr>
          <w:rFonts w:ascii="Times New Roman" w:hAnsi="Times New Roman"/>
          <w:b/>
          <w:bCs/>
          <w:color w:val="191919"/>
          <w:spacing w:val="-10"/>
          <w:sz w:val="20"/>
          <w:szCs w:val="20"/>
        </w:rPr>
        <w:t xml:space="preserve"> </w:t>
      </w:r>
      <w:r>
        <w:rPr>
          <w:rFonts w:ascii="Times New Roman" w:hAnsi="Times New Roman"/>
          <w:b/>
          <w:bCs/>
          <w:color w:val="191919"/>
          <w:sz w:val="20"/>
          <w:szCs w:val="20"/>
        </w:rPr>
        <w:t>......................................................................................3(3-0)</w:t>
      </w:r>
    </w:p>
    <w:p w:rsidR="00A3250A" w:rsidRDefault="00A3250A" w:rsidP="00A3250A">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Principles of curriculum planning and development are applied to the specific subtitle area.</w:t>
      </w:r>
    </w:p>
    <w:p w:rsidR="00A3250A" w:rsidRDefault="00A3250A" w:rsidP="00A3250A">
      <w:pPr>
        <w:widowControl w:val="0"/>
        <w:autoSpaceDE w:val="0"/>
        <w:autoSpaceDN w:val="0"/>
        <w:adjustRightInd w:val="0"/>
        <w:spacing w:before="6" w:after="0" w:line="251" w:lineRule="auto"/>
        <w:ind w:left="360" w:right="180" w:firstLine="0"/>
        <w:jc w:val="both"/>
        <w:rPr>
          <w:rFonts w:ascii="Times New Roman" w:hAnsi="Times New Roman"/>
          <w:b/>
          <w:bCs/>
          <w:color w:val="191919"/>
          <w:spacing w:val="7"/>
          <w:sz w:val="20"/>
          <w:szCs w:val="20"/>
        </w:rPr>
      </w:pPr>
      <w:r>
        <w:rPr>
          <w:rFonts w:ascii="Times New Roman" w:hAnsi="Times New Roman"/>
          <w:b/>
          <w:bCs/>
          <w:color w:val="191919"/>
          <w:sz w:val="20"/>
          <w:szCs w:val="20"/>
        </w:rPr>
        <w:t>EDUC 5540 - Curriculum Principle</w:t>
      </w:r>
      <w:r>
        <w:rPr>
          <w:rFonts w:ascii="Times New Roman" w:hAnsi="Times New Roman"/>
          <w:b/>
          <w:bCs/>
          <w:color w:val="191919"/>
          <w:spacing w:val="1"/>
          <w:sz w:val="20"/>
          <w:szCs w:val="20"/>
        </w:rPr>
        <w:t>s</w:t>
      </w:r>
      <w:r>
        <w:rPr>
          <w:rFonts w:ascii="Times New Roman" w:hAnsi="Times New Roman"/>
          <w:b/>
          <w:bCs/>
          <w:color w:val="191919"/>
          <w:sz w:val="20"/>
          <w:szCs w:val="20"/>
        </w:rPr>
        <w:t>.....................................................................................</w:t>
      </w:r>
      <w:r>
        <w:rPr>
          <w:rFonts w:ascii="Times New Roman" w:hAnsi="Times New Roman"/>
          <w:b/>
          <w:bCs/>
          <w:color w:val="191919"/>
          <w:spacing w:val="7"/>
          <w:sz w:val="20"/>
          <w:szCs w:val="20"/>
        </w:rPr>
        <w:t xml:space="preserve">3(3-0) </w:t>
      </w:r>
    </w:p>
    <w:p w:rsidR="00A3250A" w:rsidRDefault="00A3250A" w:rsidP="00A3250A">
      <w:pPr>
        <w:widowControl w:val="0"/>
        <w:autoSpaceDE w:val="0"/>
        <w:autoSpaceDN w:val="0"/>
        <w:adjustRightInd w:val="0"/>
        <w:spacing w:before="6" w:after="0" w:line="251"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Models for curriculum development and the forces that bear on curriculum decision-making will</w:t>
      </w:r>
      <w:r>
        <w:rPr>
          <w:rFonts w:ascii="Times New Roman" w:hAnsi="Times New Roman"/>
          <w:color w:val="191919"/>
          <w:spacing w:val="3"/>
          <w:sz w:val="20"/>
          <w:szCs w:val="20"/>
        </w:rPr>
        <w:t xml:space="preserve"> </w:t>
      </w:r>
      <w:r>
        <w:rPr>
          <w:rFonts w:ascii="Times New Roman" w:hAnsi="Times New Roman"/>
          <w:color w:val="191919"/>
          <w:sz w:val="20"/>
          <w:szCs w:val="20"/>
        </w:rPr>
        <w:t>be</w:t>
      </w:r>
      <w:r>
        <w:rPr>
          <w:rFonts w:ascii="Times New Roman" w:hAnsi="Times New Roman"/>
          <w:color w:val="191919"/>
          <w:spacing w:val="3"/>
          <w:sz w:val="20"/>
          <w:szCs w:val="20"/>
        </w:rPr>
        <w:t xml:space="preserve"> </w:t>
      </w:r>
      <w:r>
        <w:rPr>
          <w:rFonts w:ascii="Times New Roman" w:hAnsi="Times New Roman"/>
          <w:color w:val="191919"/>
          <w:sz w:val="20"/>
          <w:szCs w:val="20"/>
        </w:rPr>
        <w:t>studied. This</w:t>
      </w:r>
      <w:r>
        <w:rPr>
          <w:rFonts w:ascii="Times New Roman" w:hAnsi="Times New Roman"/>
          <w:color w:val="191919"/>
          <w:spacing w:val="3"/>
          <w:sz w:val="20"/>
          <w:szCs w:val="20"/>
        </w:rPr>
        <w:t xml:space="preserve"> </w:t>
      </w:r>
      <w:r>
        <w:rPr>
          <w:rFonts w:ascii="Times New Roman" w:hAnsi="Times New Roman"/>
          <w:color w:val="191919"/>
          <w:sz w:val="20"/>
          <w:szCs w:val="20"/>
        </w:rPr>
        <w:t>is</w:t>
      </w:r>
      <w:r>
        <w:rPr>
          <w:rFonts w:ascii="Times New Roman" w:hAnsi="Times New Roman"/>
          <w:color w:val="191919"/>
          <w:spacing w:val="3"/>
          <w:sz w:val="20"/>
          <w:szCs w:val="20"/>
        </w:rPr>
        <w:t xml:space="preserve"> </w:t>
      </w:r>
      <w:r>
        <w:rPr>
          <w:rFonts w:ascii="Times New Roman" w:hAnsi="Times New Roman"/>
          <w:color w:val="191919"/>
          <w:sz w:val="20"/>
          <w:szCs w:val="20"/>
        </w:rPr>
        <w:t>the</w:t>
      </w:r>
      <w:r>
        <w:rPr>
          <w:rFonts w:ascii="Times New Roman" w:hAnsi="Times New Roman"/>
          <w:color w:val="191919"/>
          <w:spacing w:val="3"/>
          <w:sz w:val="20"/>
          <w:szCs w:val="20"/>
        </w:rPr>
        <w:t xml:space="preserve"> </w:t>
      </w:r>
      <w:r>
        <w:rPr>
          <w:rFonts w:ascii="Times New Roman" w:hAnsi="Times New Roman"/>
          <w:color w:val="191919"/>
          <w:sz w:val="20"/>
          <w:szCs w:val="20"/>
        </w:rPr>
        <w:t>basic</w:t>
      </w:r>
      <w:r>
        <w:rPr>
          <w:rFonts w:ascii="Times New Roman" w:hAnsi="Times New Roman"/>
          <w:color w:val="191919"/>
          <w:spacing w:val="3"/>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3"/>
          <w:sz w:val="20"/>
          <w:szCs w:val="20"/>
        </w:rPr>
        <w:t xml:space="preserve"> </w:t>
      </w:r>
      <w:r>
        <w:rPr>
          <w:rFonts w:ascii="Times New Roman" w:hAnsi="Times New Roman"/>
          <w:color w:val="191919"/>
          <w:sz w:val="20"/>
          <w:szCs w:val="20"/>
        </w:rPr>
        <w:t>principles</w:t>
      </w:r>
      <w:r>
        <w:rPr>
          <w:rFonts w:ascii="Times New Roman" w:hAnsi="Times New Roman"/>
          <w:color w:val="191919"/>
          <w:spacing w:val="3"/>
          <w:sz w:val="20"/>
          <w:szCs w:val="20"/>
        </w:rPr>
        <w:t xml:space="preserve"> </w:t>
      </w:r>
      <w:r>
        <w:rPr>
          <w:rFonts w:ascii="Times New Roman" w:hAnsi="Times New Roman"/>
          <w:color w:val="191919"/>
          <w:sz w:val="20"/>
          <w:szCs w:val="20"/>
        </w:rPr>
        <w:t>of</w:t>
      </w:r>
      <w:r>
        <w:rPr>
          <w:rFonts w:ascii="Times New Roman" w:hAnsi="Times New Roman"/>
          <w:color w:val="191919"/>
          <w:spacing w:val="3"/>
          <w:sz w:val="20"/>
          <w:szCs w:val="20"/>
        </w:rPr>
        <w:t xml:space="preserve"> </w:t>
      </w:r>
      <w:r>
        <w:rPr>
          <w:rFonts w:ascii="Times New Roman" w:hAnsi="Times New Roman"/>
          <w:color w:val="191919"/>
          <w:sz w:val="20"/>
          <w:szCs w:val="20"/>
        </w:rPr>
        <w:t>curriculum</w:t>
      </w:r>
      <w:r>
        <w:rPr>
          <w:rFonts w:ascii="Times New Roman" w:hAnsi="Times New Roman"/>
          <w:color w:val="191919"/>
          <w:spacing w:val="3"/>
          <w:sz w:val="20"/>
          <w:szCs w:val="20"/>
        </w:rPr>
        <w:t xml:space="preserve"> </w:t>
      </w:r>
      <w:r>
        <w:rPr>
          <w:rFonts w:ascii="Times New Roman" w:hAnsi="Times New Roman"/>
          <w:color w:val="191919"/>
          <w:sz w:val="20"/>
          <w:szCs w:val="20"/>
        </w:rPr>
        <w:t>development</w:t>
      </w:r>
      <w:r>
        <w:rPr>
          <w:rFonts w:ascii="Times New Roman" w:hAnsi="Times New Roman"/>
          <w:color w:val="191919"/>
          <w:spacing w:val="3"/>
          <w:sz w:val="20"/>
          <w:szCs w:val="20"/>
        </w:rPr>
        <w:t xml:space="preserve"> </w:t>
      </w:r>
      <w:r>
        <w:rPr>
          <w:rFonts w:ascii="Times New Roman" w:hAnsi="Times New Roman"/>
          <w:color w:val="191919"/>
          <w:sz w:val="20"/>
          <w:szCs w:val="20"/>
        </w:rPr>
        <w:t>for</w:t>
      </w:r>
      <w:r>
        <w:rPr>
          <w:rFonts w:ascii="Times New Roman" w:hAnsi="Times New Roman"/>
          <w:color w:val="191919"/>
          <w:spacing w:val="3"/>
          <w:sz w:val="20"/>
          <w:szCs w:val="20"/>
        </w:rPr>
        <w:t xml:space="preserve"> </w:t>
      </w:r>
      <w:r>
        <w:rPr>
          <w:rFonts w:ascii="Times New Roman" w:hAnsi="Times New Roman"/>
          <w:color w:val="191919"/>
          <w:sz w:val="20"/>
          <w:szCs w:val="20"/>
        </w:rPr>
        <w:t>graduate students, including those from diverse backgrounds with a variety of career goals.</w:t>
      </w:r>
    </w:p>
    <w:p w:rsidR="00A3250A" w:rsidRDefault="00A3250A" w:rsidP="00A3250A">
      <w:pPr>
        <w:widowControl w:val="0"/>
        <w:autoSpaceDE w:val="0"/>
        <w:autoSpaceDN w:val="0"/>
        <w:adjustRightInd w:val="0"/>
        <w:spacing w:after="0" w:line="226"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5542 - Curriculum Needs and</w:t>
      </w:r>
      <w:r>
        <w:rPr>
          <w:rFonts w:ascii="Times New Roman" w:hAnsi="Times New Roman"/>
          <w:b/>
          <w:bCs/>
          <w:color w:val="191919"/>
          <w:spacing w:val="-4"/>
          <w:sz w:val="20"/>
          <w:szCs w:val="20"/>
        </w:rPr>
        <w:t xml:space="preserve"> </w:t>
      </w:r>
      <w:r>
        <w:rPr>
          <w:rFonts w:ascii="Times New Roman" w:hAnsi="Times New Roman"/>
          <w:b/>
          <w:bCs/>
          <w:color w:val="191919"/>
          <w:spacing w:val="-15"/>
          <w:sz w:val="20"/>
          <w:szCs w:val="20"/>
        </w:rPr>
        <w:t>T</w:t>
      </w:r>
      <w:r>
        <w:rPr>
          <w:rFonts w:ascii="Times New Roman" w:hAnsi="Times New Roman"/>
          <w:b/>
          <w:bCs/>
          <w:color w:val="191919"/>
          <w:spacing w:val="-4"/>
          <w:sz w:val="20"/>
          <w:szCs w:val="20"/>
        </w:rPr>
        <w:t>r</w:t>
      </w:r>
      <w:r>
        <w:rPr>
          <w:rFonts w:ascii="Times New Roman" w:hAnsi="Times New Roman"/>
          <w:b/>
          <w:bCs/>
          <w:color w:val="191919"/>
          <w:sz w:val="20"/>
          <w:szCs w:val="20"/>
        </w:rPr>
        <w:t>ends</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.......................................................................3(3-0)</w:t>
      </w:r>
    </w:p>
    <w:p w:rsidR="00A3250A" w:rsidRDefault="00A3250A" w:rsidP="00A3250A">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Thorough analysis of the nature and curriculum needs and trends of middle grade students, including program rationale,</w:t>
      </w:r>
      <w:r>
        <w:rPr>
          <w:rFonts w:ascii="Times New Roman" w:hAnsi="Times New Roman"/>
          <w:color w:val="191919"/>
          <w:spacing w:val="1"/>
          <w:sz w:val="20"/>
          <w:szCs w:val="20"/>
        </w:rPr>
        <w:t xml:space="preserve"> </w:t>
      </w:r>
      <w:r>
        <w:rPr>
          <w:rFonts w:ascii="Times New Roman" w:hAnsi="Times New Roman"/>
          <w:color w:val="191919"/>
          <w:sz w:val="20"/>
          <w:szCs w:val="20"/>
        </w:rPr>
        <w:t>goals, principles, o</w:t>
      </w:r>
      <w:r>
        <w:rPr>
          <w:rFonts w:ascii="Times New Roman" w:hAnsi="Times New Roman"/>
          <w:color w:val="191919"/>
          <w:spacing w:val="-4"/>
          <w:sz w:val="20"/>
          <w:szCs w:val="20"/>
        </w:rPr>
        <w:t>r</w:t>
      </w:r>
      <w:r>
        <w:rPr>
          <w:rFonts w:ascii="Times New Roman" w:hAnsi="Times New Roman"/>
          <w:color w:val="191919"/>
          <w:sz w:val="20"/>
          <w:szCs w:val="20"/>
        </w:rPr>
        <w:t>ganizational</w:t>
      </w:r>
      <w:r>
        <w:rPr>
          <w:rFonts w:ascii="Times New Roman" w:hAnsi="Times New Roman"/>
          <w:color w:val="191919"/>
          <w:spacing w:val="1"/>
          <w:sz w:val="20"/>
          <w:szCs w:val="20"/>
        </w:rPr>
        <w:t xml:space="preserve"> </w:t>
      </w:r>
      <w:r>
        <w:rPr>
          <w:rFonts w:ascii="Times New Roman" w:hAnsi="Times New Roman"/>
          <w:color w:val="191919"/>
          <w:sz w:val="20"/>
          <w:szCs w:val="20"/>
        </w:rPr>
        <w:t>patterns and instructional</w:t>
      </w:r>
      <w:r>
        <w:rPr>
          <w:rFonts w:ascii="Times New Roman" w:hAnsi="Times New Roman"/>
          <w:color w:val="191919"/>
          <w:spacing w:val="1"/>
          <w:sz w:val="20"/>
          <w:szCs w:val="20"/>
        </w:rPr>
        <w:t xml:space="preserve"> </w:t>
      </w:r>
      <w:r>
        <w:rPr>
          <w:rFonts w:ascii="Times New Roman" w:hAnsi="Times New Roman"/>
          <w:color w:val="191919"/>
          <w:sz w:val="20"/>
          <w:szCs w:val="20"/>
        </w:rPr>
        <w:t>altern</w:t>
      </w:r>
      <w:r>
        <w:rPr>
          <w:rFonts w:ascii="Times New Roman" w:hAnsi="Times New Roman"/>
          <w:color w:val="191919"/>
          <w:spacing w:val="-4"/>
          <w:sz w:val="20"/>
          <w:szCs w:val="20"/>
        </w:rPr>
        <w:t>a</w:t>
      </w:r>
      <w:r>
        <w:rPr>
          <w:rFonts w:ascii="Times New Roman" w:hAnsi="Times New Roman"/>
          <w:color w:val="191919"/>
          <w:sz w:val="20"/>
          <w:szCs w:val="20"/>
        </w:rPr>
        <w:t>tives.</w:t>
      </w:r>
    </w:p>
    <w:p w:rsidR="00A3250A" w:rsidRDefault="00A3250A" w:rsidP="00A3250A">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5550 - Educational Measu</w:t>
      </w:r>
      <w:r>
        <w:rPr>
          <w:rFonts w:ascii="Times New Roman" w:hAnsi="Times New Roman"/>
          <w:b/>
          <w:bCs/>
          <w:color w:val="191919"/>
          <w:spacing w:val="-4"/>
          <w:sz w:val="20"/>
          <w:szCs w:val="20"/>
        </w:rPr>
        <w:t>r</w:t>
      </w:r>
      <w:r>
        <w:rPr>
          <w:rFonts w:ascii="Times New Roman" w:hAnsi="Times New Roman"/>
          <w:b/>
          <w:bCs/>
          <w:color w:val="191919"/>
          <w:sz w:val="20"/>
          <w:szCs w:val="20"/>
        </w:rPr>
        <w:t>ement</w:t>
      </w:r>
      <w:r>
        <w:rPr>
          <w:rFonts w:ascii="Times New Roman" w:hAnsi="Times New Roman"/>
          <w:b/>
          <w:bCs/>
          <w:color w:val="191919"/>
          <w:spacing w:val="-29"/>
          <w:sz w:val="20"/>
          <w:szCs w:val="20"/>
        </w:rPr>
        <w:t xml:space="preserve"> </w:t>
      </w:r>
      <w:r>
        <w:rPr>
          <w:rFonts w:ascii="Times New Roman" w:hAnsi="Times New Roman"/>
          <w:b/>
          <w:bCs/>
          <w:color w:val="191919"/>
          <w:sz w:val="20"/>
          <w:szCs w:val="20"/>
        </w:rPr>
        <w:t>..............................................................................3(3-0)</w:t>
      </w:r>
    </w:p>
    <w:p w:rsidR="00A3250A" w:rsidRDefault="00A3250A" w:rsidP="00A3250A">
      <w:pPr>
        <w:widowControl w:val="0"/>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Theory and use of standardized measurement instruments in educational settings.</w:t>
      </w:r>
    </w:p>
    <w:p w:rsidR="00A3250A" w:rsidRDefault="00A3250A" w:rsidP="00A3250A">
      <w:pPr>
        <w:widowControl w:val="0"/>
        <w:autoSpaceDE w:val="0"/>
        <w:autoSpaceDN w:val="0"/>
        <w:adjustRightInd w:val="0"/>
        <w:spacing w:before="6" w:after="0" w:line="251" w:lineRule="auto"/>
        <w:ind w:left="360" w:right="180" w:firstLine="0"/>
        <w:jc w:val="both"/>
        <w:rPr>
          <w:rFonts w:ascii="Times New Roman" w:hAnsi="Times New Roman"/>
          <w:b/>
          <w:bCs/>
          <w:color w:val="191919"/>
          <w:sz w:val="20"/>
          <w:szCs w:val="20"/>
        </w:rPr>
      </w:pPr>
      <w:r>
        <w:rPr>
          <w:rFonts w:ascii="Times New Roman" w:hAnsi="Times New Roman"/>
          <w:b/>
          <w:bCs/>
          <w:color w:val="191919"/>
          <w:sz w:val="20"/>
          <w:szCs w:val="20"/>
        </w:rPr>
        <w:t>EDUC 5553 - Psychology of the Inne</w:t>
      </w:r>
      <w:r>
        <w:rPr>
          <w:rFonts w:ascii="Times New Roman" w:hAnsi="Times New Roman"/>
          <w:b/>
          <w:bCs/>
          <w:color w:val="191919"/>
          <w:spacing w:val="-7"/>
          <w:sz w:val="20"/>
          <w:szCs w:val="20"/>
        </w:rPr>
        <w:t>r</w:t>
      </w:r>
      <w:r>
        <w:rPr>
          <w:rFonts w:ascii="Times New Roman" w:hAnsi="Times New Roman"/>
          <w:b/>
          <w:bCs/>
          <w:color w:val="191919"/>
          <w:sz w:val="20"/>
          <w:szCs w:val="20"/>
        </w:rPr>
        <w:t>-City Chil</w:t>
      </w:r>
      <w:r>
        <w:rPr>
          <w:rFonts w:ascii="Times New Roman" w:hAnsi="Times New Roman"/>
          <w:b/>
          <w:bCs/>
          <w:color w:val="191919"/>
          <w:spacing w:val="8"/>
          <w:sz w:val="20"/>
          <w:szCs w:val="20"/>
        </w:rPr>
        <w:t>d</w:t>
      </w:r>
      <w:r>
        <w:rPr>
          <w:rFonts w:ascii="Times New Roman" w:hAnsi="Times New Roman"/>
          <w:b/>
          <w:bCs/>
          <w:color w:val="191919"/>
          <w:sz w:val="20"/>
          <w:szCs w:val="20"/>
        </w:rPr>
        <w:t xml:space="preserve">................................................................3(3-0) </w:t>
      </w:r>
    </w:p>
    <w:p w:rsidR="00A3250A" w:rsidRDefault="00A3250A" w:rsidP="00A3250A">
      <w:pPr>
        <w:widowControl w:val="0"/>
        <w:autoSpaceDE w:val="0"/>
        <w:autoSpaceDN w:val="0"/>
        <w:adjustRightInd w:val="0"/>
        <w:spacing w:before="6" w:after="0" w:line="251"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Analysis</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special</w:t>
      </w:r>
      <w:r>
        <w:rPr>
          <w:rFonts w:ascii="Times New Roman" w:hAnsi="Times New Roman"/>
          <w:color w:val="191919"/>
          <w:spacing w:val="-1"/>
          <w:sz w:val="20"/>
          <w:szCs w:val="20"/>
        </w:rPr>
        <w:t xml:space="preserve"> </w:t>
      </w:r>
      <w:r>
        <w:rPr>
          <w:rFonts w:ascii="Times New Roman" w:hAnsi="Times New Roman"/>
          <w:color w:val="191919"/>
          <w:sz w:val="20"/>
          <w:szCs w:val="20"/>
        </w:rPr>
        <w:t>problems</w:t>
      </w:r>
      <w:r>
        <w:rPr>
          <w:rFonts w:ascii="Times New Roman" w:hAnsi="Times New Roman"/>
          <w:color w:val="191919"/>
          <w:spacing w:val="-1"/>
          <w:sz w:val="20"/>
          <w:szCs w:val="20"/>
        </w:rPr>
        <w:t xml:space="preserve"> </w:t>
      </w:r>
      <w:r>
        <w:rPr>
          <w:rFonts w:ascii="Times New Roman" w:hAnsi="Times New Roman"/>
          <w:color w:val="191919"/>
          <w:sz w:val="20"/>
          <w:szCs w:val="20"/>
        </w:rPr>
        <w:t>that</w:t>
      </w:r>
      <w:r>
        <w:rPr>
          <w:rFonts w:ascii="Times New Roman" w:hAnsi="Times New Roman"/>
          <w:color w:val="191919"/>
          <w:spacing w:val="-1"/>
          <w:sz w:val="20"/>
          <w:szCs w:val="20"/>
        </w:rPr>
        <w:t xml:space="preserve"> </w:t>
      </w:r>
      <w:r>
        <w:rPr>
          <w:rFonts w:ascii="Times New Roman" w:hAnsi="Times New Roman"/>
          <w:color w:val="191919"/>
          <w:sz w:val="20"/>
          <w:szCs w:val="20"/>
        </w:rPr>
        <w:t>arise</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relationship</w:t>
      </w:r>
      <w:r>
        <w:rPr>
          <w:rFonts w:ascii="Times New Roman" w:hAnsi="Times New Roman"/>
          <w:color w:val="191919"/>
          <w:spacing w:val="-1"/>
          <w:sz w:val="20"/>
          <w:szCs w:val="20"/>
        </w:rPr>
        <w:t xml:space="preserve"> </w:t>
      </w:r>
      <w:r>
        <w:rPr>
          <w:rFonts w:ascii="Times New Roman" w:hAnsi="Times New Roman"/>
          <w:color w:val="191919"/>
          <w:sz w:val="20"/>
          <w:szCs w:val="20"/>
        </w:rPr>
        <w:t>between</w:t>
      </w:r>
      <w:r>
        <w:rPr>
          <w:rFonts w:ascii="Times New Roman" w:hAnsi="Times New Roman"/>
          <w:color w:val="191919"/>
          <w:spacing w:val="-1"/>
          <w:sz w:val="20"/>
          <w:szCs w:val="20"/>
        </w:rPr>
        <w:t xml:space="preserve"> </w:t>
      </w:r>
      <w:r>
        <w:rPr>
          <w:rFonts w:ascii="Times New Roman" w:hAnsi="Times New Roman"/>
          <w:color w:val="191919"/>
          <w:sz w:val="20"/>
          <w:szCs w:val="20"/>
        </w:rPr>
        <w:t>teachers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students</w:t>
      </w:r>
      <w:r>
        <w:rPr>
          <w:rFonts w:ascii="Times New Roman" w:hAnsi="Times New Roman"/>
          <w:color w:val="191919"/>
          <w:spacing w:val="-1"/>
          <w:sz w:val="20"/>
          <w:szCs w:val="20"/>
        </w:rPr>
        <w:t xml:space="preserve"> </w:t>
      </w:r>
      <w:r>
        <w:rPr>
          <w:rFonts w:ascii="Times New Roman" w:hAnsi="Times New Roman"/>
          <w:color w:val="191919"/>
          <w:sz w:val="20"/>
          <w:szCs w:val="20"/>
        </w:rPr>
        <w:t>in the inne</w:t>
      </w:r>
      <w:r>
        <w:rPr>
          <w:rFonts w:ascii="Times New Roman" w:hAnsi="Times New Roman"/>
          <w:color w:val="191919"/>
          <w:spacing w:val="-4"/>
          <w:sz w:val="20"/>
          <w:szCs w:val="20"/>
        </w:rPr>
        <w:t>r</w:t>
      </w:r>
      <w:r>
        <w:rPr>
          <w:rFonts w:ascii="Times New Roman" w:hAnsi="Times New Roman"/>
          <w:color w:val="191919"/>
          <w:sz w:val="20"/>
          <w:szCs w:val="20"/>
        </w:rPr>
        <w:t>-city community; review of innovative programs with field observations and investigations of psychological,</w:t>
      </w:r>
      <w:r>
        <w:rPr>
          <w:rFonts w:ascii="Times New Roman" w:hAnsi="Times New Roman"/>
          <w:color w:val="191919"/>
          <w:spacing w:val="1"/>
          <w:sz w:val="20"/>
          <w:szCs w:val="20"/>
        </w:rPr>
        <w:t xml:space="preserve"> </w:t>
      </w:r>
      <w:r>
        <w:rPr>
          <w:rFonts w:ascii="Times New Roman" w:hAnsi="Times New Roman"/>
          <w:color w:val="191919"/>
          <w:sz w:val="20"/>
          <w:szCs w:val="20"/>
        </w:rPr>
        <w:t>cultural</w:t>
      </w:r>
      <w:r>
        <w:rPr>
          <w:rFonts w:ascii="Times New Roman" w:hAnsi="Times New Roman"/>
          <w:color w:val="191919"/>
          <w:spacing w:val="1"/>
          <w:sz w:val="20"/>
          <w:szCs w:val="20"/>
        </w:rPr>
        <w:t xml:space="preserve"> </w:t>
      </w:r>
      <w:r>
        <w:rPr>
          <w:rFonts w:ascii="Times New Roman" w:hAnsi="Times New Roman"/>
          <w:color w:val="191919"/>
          <w:sz w:val="20"/>
          <w:szCs w:val="20"/>
        </w:rPr>
        <w:t>and ecological</w:t>
      </w:r>
      <w:r>
        <w:rPr>
          <w:rFonts w:ascii="Times New Roman" w:hAnsi="Times New Roman"/>
          <w:color w:val="191919"/>
          <w:spacing w:val="1"/>
          <w:sz w:val="20"/>
          <w:szCs w:val="20"/>
        </w:rPr>
        <w:t xml:space="preserve"> </w:t>
      </w:r>
      <w:r>
        <w:rPr>
          <w:rFonts w:ascii="Times New Roman" w:hAnsi="Times New Roman"/>
          <w:color w:val="191919"/>
          <w:sz w:val="20"/>
          <w:szCs w:val="20"/>
        </w:rPr>
        <w:t>factors which most strongly influence</w:t>
      </w:r>
      <w:r>
        <w:rPr>
          <w:rFonts w:ascii="Times New Roman" w:hAnsi="Times New Roman"/>
          <w:color w:val="191919"/>
          <w:spacing w:val="1"/>
          <w:sz w:val="20"/>
          <w:szCs w:val="20"/>
        </w:rPr>
        <w:t xml:space="preserve"> </w:t>
      </w:r>
      <w:r>
        <w:rPr>
          <w:rFonts w:ascii="Times New Roman" w:hAnsi="Times New Roman"/>
          <w:color w:val="191919"/>
          <w:sz w:val="20"/>
          <w:szCs w:val="20"/>
        </w:rPr>
        <w:t>education in this setting.</w:t>
      </w:r>
    </w:p>
    <w:p w:rsidR="00A3250A" w:rsidRDefault="00A3250A" w:rsidP="00A3250A">
      <w:pPr>
        <w:widowControl w:val="0"/>
        <w:autoSpaceDE w:val="0"/>
        <w:autoSpaceDN w:val="0"/>
        <w:adjustRightInd w:val="0"/>
        <w:spacing w:after="0" w:line="226"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5555 - Clinical</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App</w:t>
      </w:r>
      <w:r>
        <w:rPr>
          <w:rFonts w:ascii="Times New Roman" w:hAnsi="Times New Roman"/>
          <w:b/>
          <w:bCs/>
          <w:color w:val="191919"/>
          <w:spacing w:val="-4"/>
          <w:sz w:val="20"/>
          <w:szCs w:val="20"/>
        </w:rPr>
        <w:t>r</w:t>
      </w:r>
      <w:r>
        <w:rPr>
          <w:rFonts w:ascii="Times New Roman" w:hAnsi="Times New Roman"/>
          <w:b/>
          <w:bCs/>
          <w:color w:val="191919"/>
          <w:sz w:val="20"/>
          <w:szCs w:val="20"/>
        </w:rPr>
        <w:t>oach to Class</w:t>
      </w:r>
      <w:r>
        <w:rPr>
          <w:rFonts w:ascii="Times New Roman" w:hAnsi="Times New Roman"/>
          <w:b/>
          <w:bCs/>
          <w:color w:val="191919"/>
          <w:spacing w:val="-4"/>
          <w:sz w:val="20"/>
          <w:szCs w:val="20"/>
        </w:rPr>
        <w:t>r</w:t>
      </w:r>
      <w:r>
        <w:rPr>
          <w:rFonts w:ascii="Times New Roman" w:hAnsi="Times New Roman"/>
          <w:b/>
          <w:bCs/>
          <w:color w:val="191919"/>
          <w:sz w:val="20"/>
          <w:szCs w:val="20"/>
        </w:rPr>
        <w:t>oom</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Analysis</w:t>
      </w:r>
      <w:r>
        <w:rPr>
          <w:rFonts w:ascii="Times New Roman" w:hAnsi="Times New Roman"/>
          <w:b/>
          <w:bCs/>
          <w:color w:val="191919"/>
          <w:spacing w:val="-14"/>
          <w:sz w:val="20"/>
          <w:szCs w:val="20"/>
        </w:rPr>
        <w:t xml:space="preserve"> </w:t>
      </w:r>
      <w:r>
        <w:rPr>
          <w:rFonts w:ascii="Times New Roman" w:hAnsi="Times New Roman"/>
          <w:b/>
          <w:bCs/>
          <w:color w:val="191919"/>
          <w:sz w:val="20"/>
          <w:szCs w:val="20"/>
        </w:rPr>
        <w:t>.....................................................3(3-0)</w:t>
      </w:r>
    </w:p>
    <w:p w:rsidR="00A3250A" w:rsidRDefault="00A3250A" w:rsidP="00A3250A">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Intensive</w:t>
      </w:r>
      <w:r>
        <w:rPr>
          <w:rFonts w:ascii="Times New Roman" w:hAnsi="Times New Roman"/>
          <w:color w:val="191919"/>
          <w:spacing w:val="-1"/>
          <w:sz w:val="20"/>
          <w:szCs w:val="20"/>
        </w:rPr>
        <w:t xml:space="preserve"> </w:t>
      </w: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various</w:t>
      </w:r>
      <w:r>
        <w:rPr>
          <w:rFonts w:ascii="Times New Roman" w:hAnsi="Times New Roman"/>
          <w:color w:val="191919"/>
          <w:spacing w:val="-1"/>
          <w:sz w:val="20"/>
          <w:szCs w:val="20"/>
        </w:rPr>
        <w:t xml:space="preserve"> </w:t>
      </w:r>
      <w:r>
        <w:rPr>
          <w:rFonts w:ascii="Times New Roman" w:hAnsi="Times New Roman"/>
          <w:color w:val="191919"/>
          <w:sz w:val="20"/>
          <w:szCs w:val="20"/>
        </w:rPr>
        <w:t>components</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teaching-learning process</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classroom</w:t>
      </w:r>
      <w:r>
        <w:rPr>
          <w:rFonts w:ascii="Times New Roman" w:hAnsi="Times New Roman"/>
          <w:color w:val="191919"/>
          <w:spacing w:val="-1"/>
          <w:sz w:val="20"/>
          <w:szCs w:val="20"/>
        </w:rPr>
        <w:t xml:space="preserve"> </w:t>
      </w:r>
      <w:r>
        <w:rPr>
          <w:rFonts w:ascii="Times New Roman" w:hAnsi="Times New Roman"/>
          <w:color w:val="191919"/>
          <w:sz w:val="20"/>
          <w:szCs w:val="20"/>
        </w:rPr>
        <w:t>using the latest instructional technolog</w:t>
      </w:r>
      <w:r>
        <w:rPr>
          <w:rFonts w:ascii="Times New Roman" w:hAnsi="Times New Roman"/>
          <w:color w:val="191919"/>
          <w:spacing w:val="-13"/>
          <w:sz w:val="20"/>
          <w:szCs w:val="20"/>
        </w:rPr>
        <w:t>y</w:t>
      </w:r>
      <w:r>
        <w:rPr>
          <w:rFonts w:ascii="Times New Roman" w:hAnsi="Times New Roman"/>
          <w:color w:val="191919"/>
          <w:sz w:val="20"/>
          <w:szCs w:val="20"/>
        </w:rPr>
        <w:t>.</w:t>
      </w:r>
    </w:p>
    <w:p w:rsidR="00A3250A" w:rsidRDefault="00A3250A" w:rsidP="00A3250A">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5563 - Science in the School Curriculum</w:t>
      </w:r>
      <w:r>
        <w:rPr>
          <w:rFonts w:ascii="Times New Roman" w:hAnsi="Times New Roman"/>
          <w:b/>
          <w:bCs/>
          <w:color w:val="191919"/>
          <w:spacing w:val="-27"/>
          <w:sz w:val="20"/>
          <w:szCs w:val="20"/>
        </w:rPr>
        <w:t xml:space="preserve"> </w:t>
      </w:r>
      <w:r>
        <w:rPr>
          <w:rFonts w:ascii="Times New Roman" w:hAnsi="Times New Roman"/>
          <w:b/>
          <w:bCs/>
          <w:color w:val="191919"/>
          <w:sz w:val="20"/>
          <w:szCs w:val="20"/>
        </w:rPr>
        <w:t>..................................................................3(3-0)</w:t>
      </w:r>
    </w:p>
    <w:p w:rsidR="00A3250A" w:rsidRDefault="00A3250A" w:rsidP="00A3250A">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Designed for both elementary and secondary teachers; focuses on the development of science curricula in the schools. Rationale and style of recent curriculum innovations in science, the history and development of science in the schools, approaches to curriculum development and application to current school problems.</w:t>
      </w:r>
    </w:p>
    <w:p w:rsidR="00A3250A" w:rsidRDefault="00A3250A" w:rsidP="00A3250A">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5570 - Strategies of Instruction in Science</w:t>
      </w:r>
      <w:r>
        <w:rPr>
          <w:rFonts w:ascii="Times New Roman" w:hAnsi="Times New Roman"/>
          <w:b/>
          <w:bCs/>
          <w:color w:val="191919"/>
          <w:spacing w:val="-37"/>
          <w:sz w:val="20"/>
          <w:szCs w:val="20"/>
        </w:rPr>
        <w:t xml:space="preserve"> </w:t>
      </w:r>
      <w:r>
        <w:rPr>
          <w:rFonts w:ascii="Times New Roman" w:hAnsi="Times New Roman"/>
          <w:b/>
          <w:bCs/>
          <w:color w:val="191919"/>
          <w:sz w:val="20"/>
          <w:szCs w:val="20"/>
        </w:rPr>
        <w:t>................................................................3(3-0)</w:t>
      </w:r>
    </w:p>
    <w:p w:rsidR="00A3250A" w:rsidRDefault="00A3250A" w:rsidP="00A3250A">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Designed</w:t>
      </w:r>
      <w:r>
        <w:rPr>
          <w:rFonts w:ascii="Times New Roman" w:hAnsi="Times New Roman"/>
          <w:color w:val="191919"/>
          <w:spacing w:val="1"/>
          <w:sz w:val="20"/>
          <w:szCs w:val="20"/>
        </w:rPr>
        <w:t xml:space="preserve"> </w:t>
      </w:r>
      <w:r>
        <w:rPr>
          <w:rFonts w:ascii="Times New Roman" w:hAnsi="Times New Roman"/>
          <w:color w:val="191919"/>
          <w:sz w:val="20"/>
          <w:szCs w:val="20"/>
        </w:rPr>
        <w:t>for teachers</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middle</w:t>
      </w:r>
      <w:r>
        <w:rPr>
          <w:rFonts w:ascii="Times New Roman" w:hAnsi="Times New Roman"/>
          <w:color w:val="191919"/>
          <w:spacing w:val="1"/>
          <w:sz w:val="20"/>
          <w:szCs w:val="20"/>
        </w:rPr>
        <w:t xml:space="preserve"> </w:t>
      </w:r>
      <w:r>
        <w:rPr>
          <w:rFonts w:ascii="Times New Roman" w:hAnsi="Times New Roman"/>
          <w:color w:val="191919"/>
          <w:sz w:val="20"/>
          <w:szCs w:val="20"/>
        </w:rPr>
        <w:t>schools</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high</w:t>
      </w:r>
      <w:r>
        <w:rPr>
          <w:rFonts w:ascii="Times New Roman" w:hAnsi="Times New Roman"/>
          <w:color w:val="191919"/>
          <w:spacing w:val="1"/>
          <w:sz w:val="20"/>
          <w:szCs w:val="20"/>
        </w:rPr>
        <w:t xml:space="preserve"> </w:t>
      </w:r>
      <w:r>
        <w:rPr>
          <w:rFonts w:ascii="Times New Roman" w:hAnsi="Times New Roman"/>
          <w:color w:val="191919"/>
          <w:sz w:val="20"/>
          <w:szCs w:val="20"/>
        </w:rPr>
        <w:t>schools.</w:t>
      </w:r>
      <w:r>
        <w:rPr>
          <w:rFonts w:ascii="Times New Roman" w:hAnsi="Times New Roman"/>
          <w:color w:val="191919"/>
          <w:spacing w:val="1"/>
          <w:sz w:val="20"/>
          <w:szCs w:val="20"/>
        </w:rPr>
        <w:t xml:space="preserve"> </w:t>
      </w:r>
      <w:r>
        <w:rPr>
          <w:rFonts w:ascii="Times New Roman" w:hAnsi="Times New Roman"/>
          <w:color w:val="191919"/>
          <w:sz w:val="20"/>
          <w:szCs w:val="20"/>
        </w:rPr>
        <w:t>Provides</w:t>
      </w:r>
      <w:r>
        <w:rPr>
          <w:rFonts w:ascii="Times New Roman" w:hAnsi="Times New Roman"/>
          <w:color w:val="191919"/>
          <w:spacing w:val="1"/>
          <w:sz w:val="20"/>
          <w:szCs w:val="20"/>
        </w:rPr>
        <w:t xml:space="preserve"> </w:t>
      </w:r>
      <w:r>
        <w:rPr>
          <w:rFonts w:ascii="Times New Roman" w:hAnsi="Times New Roman"/>
          <w:color w:val="191919"/>
          <w:sz w:val="20"/>
          <w:szCs w:val="20"/>
        </w:rPr>
        <w:t>a</w:t>
      </w:r>
      <w:r>
        <w:rPr>
          <w:rFonts w:ascii="Times New Roman" w:hAnsi="Times New Roman"/>
          <w:color w:val="191919"/>
          <w:spacing w:val="1"/>
          <w:sz w:val="20"/>
          <w:szCs w:val="20"/>
        </w:rPr>
        <w:t xml:space="preserve"> </w:t>
      </w: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 the</w:t>
      </w:r>
      <w:r>
        <w:rPr>
          <w:rFonts w:ascii="Times New Roman" w:hAnsi="Times New Roman"/>
          <w:color w:val="191919"/>
          <w:spacing w:val="1"/>
          <w:sz w:val="20"/>
          <w:szCs w:val="20"/>
        </w:rPr>
        <w:t xml:space="preserve"> </w:t>
      </w:r>
      <w:r>
        <w:rPr>
          <w:rFonts w:ascii="Times New Roman" w:hAnsi="Times New Roman"/>
          <w:color w:val="191919"/>
          <w:sz w:val="20"/>
          <w:szCs w:val="20"/>
        </w:rPr>
        <w:t>following topics: nature of science and implication for teaching nature of learning science, a system for instruction, instructional skills and evaluation of science teaching.</w:t>
      </w:r>
    </w:p>
    <w:p w:rsidR="00A3250A" w:rsidRDefault="00A3250A" w:rsidP="00B33835">
      <w:pPr>
        <w:widowControl w:val="0"/>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5587 - Int</w:t>
      </w:r>
      <w:r>
        <w:rPr>
          <w:rFonts w:ascii="Times New Roman" w:hAnsi="Times New Roman"/>
          <w:b/>
          <w:bCs/>
          <w:color w:val="191919"/>
          <w:spacing w:val="-4"/>
          <w:sz w:val="20"/>
          <w:szCs w:val="20"/>
        </w:rPr>
        <w:t>r</w:t>
      </w:r>
      <w:r>
        <w:rPr>
          <w:rFonts w:ascii="Times New Roman" w:hAnsi="Times New Roman"/>
          <w:b/>
          <w:bCs/>
          <w:color w:val="191919"/>
          <w:sz w:val="20"/>
          <w:szCs w:val="20"/>
        </w:rPr>
        <w:t>oduction to</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eacher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Support Service</w:t>
      </w:r>
      <w:r>
        <w:rPr>
          <w:rFonts w:ascii="Times New Roman" w:hAnsi="Times New Roman"/>
          <w:b/>
          <w:bCs/>
          <w:color w:val="191919"/>
          <w:spacing w:val="3"/>
          <w:sz w:val="20"/>
          <w:szCs w:val="20"/>
        </w:rPr>
        <w:t>s</w:t>
      </w:r>
      <w:r>
        <w:rPr>
          <w:rFonts w:ascii="Times New Roman" w:hAnsi="Times New Roman"/>
          <w:b/>
          <w:bCs/>
          <w:color w:val="191919"/>
          <w:sz w:val="20"/>
          <w:szCs w:val="20"/>
        </w:rPr>
        <w:t>.....................................................3(3-0)</w:t>
      </w:r>
    </w:p>
    <w:p w:rsidR="00A3250A" w:rsidRDefault="00A3250A" w:rsidP="00B33835">
      <w:pPr>
        <w:widowControl w:val="0"/>
        <w:tabs>
          <w:tab w:val="right" w:pos="9360"/>
        </w:tabs>
        <w:autoSpaceDE w:val="0"/>
        <w:autoSpaceDN w:val="0"/>
        <w:adjustRightInd w:val="0"/>
        <w:spacing w:after="0"/>
        <w:ind w:left="360" w:right="180" w:firstLine="0"/>
        <w:jc w:val="both"/>
        <w:rPr>
          <w:rFonts w:ascii="Times New Roman" w:hAnsi="Times New Roman"/>
          <w:color w:val="191919"/>
          <w:sz w:val="20"/>
          <w:szCs w:val="20"/>
        </w:rPr>
      </w:pPr>
      <w:r>
        <w:rPr>
          <w:rFonts w:ascii="Times New Roman" w:hAnsi="Times New Roman"/>
          <w:color w:val="191919"/>
          <w:sz w:val="20"/>
          <w:szCs w:val="20"/>
        </w:rPr>
        <w:t>Designed to introduce the professional teacher to the theories and practices of supervising stu</w:t>
      </w:r>
      <w:r>
        <w:rPr>
          <w:rFonts w:ascii="Times New Roman" w:hAnsi="Times New Roman"/>
          <w:color w:val="191919"/>
          <w:spacing w:val="-1"/>
          <w:sz w:val="20"/>
          <w:szCs w:val="20"/>
        </w:rPr>
        <w:t>den</w:t>
      </w:r>
      <w:r>
        <w:rPr>
          <w:rFonts w:ascii="Times New Roman" w:hAnsi="Times New Roman"/>
          <w:color w:val="191919"/>
          <w:sz w:val="20"/>
          <w:szCs w:val="20"/>
        </w:rPr>
        <w:t>t</w:t>
      </w:r>
      <w:r>
        <w:rPr>
          <w:rFonts w:ascii="Times New Roman" w:hAnsi="Times New Roman"/>
          <w:color w:val="191919"/>
          <w:spacing w:val="-9"/>
          <w:sz w:val="20"/>
          <w:szCs w:val="20"/>
        </w:rPr>
        <w:t xml:space="preserve"> </w:t>
      </w:r>
      <w:r>
        <w:rPr>
          <w:rFonts w:ascii="Times New Roman" w:hAnsi="Times New Roman"/>
          <w:color w:val="191919"/>
          <w:spacing w:val="-1"/>
          <w:sz w:val="20"/>
          <w:szCs w:val="20"/>
        </w:rPr>
        <w:t>teaching</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internships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mentorin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beginnin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1"/>
          <w:sz w:val="20"/>
          <w:szCs w:val="20"/>
        </w:rPr>
        <w:t>teacher</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othe</w:t>
      </w:r>
      <w:r>
        <w:rPr>
          <w:rFonts w:ascii="Times New Roman" w:hAnsi="Times New Roman"/>
          <w:color w:val="191919"/>
          <w:sz w:val="20"/>
          <w:szCs w:val="20"/>
        </w:rPr>
        <w:t>r</w:t>
      </w:r>
      <w:r>
        <w:rPr>
          <w:rFonts w:ascii="Times New Roman" w:hAnsi="Times New Roman"/>
          <w:color w:val="191919"/>
          <w:spacing w:val="-9"/>
          <w:sz w:val="20"/>
          <w:szCs w:val="20"/>
        </w:rPr>
        <w:t xml:space="preserve"> </w:t>
      </w:r>
      <w:r>
        <w:rPr>
          <w:rFonts w:ascii="Times New Roman" w:hAnsi="Times New Roman"/>
          <w:color w:val="191919"/>
          <w:spacing w:val="-1"/>
          <w:sz w:val="20"/>
          <w:szCs w:val="20"/>
        </w:rPr>
        <w:t>suppor</w:t>
      </w:r>
      <w:r>
        <w:rPr>
          <w:rFonts w:ascii="Times New Roman" w:hAnsi="Times New Roman"/>
          <w:color w:val="191919"/>
          <w:sz w:val="20"/>
          <w:szCs w:val="20"/>
        </w:rPr>
        <w:t>t</w:t>
      </w:r>
      <w:r>
        <w:rPr>
          <w:rFonts w:ascii="Times New Roman" w:hAnsi="Times New Roman"/>
          <w:color w:val="191919"/>
          <w:spacing w:val="-9"/>
          <w:sz w:val="20"/>
          <w:szCs w:val="20"/>
        </w:rPr>
        <w:t xml:space="preserve"> </w:t>
      </w:r>
      <w:r>
        <w:rPr>
          <w:rFonts w:ascii="Times New Roman" w:hAnsi="Times New Roman"/>
          <w:color w:val="191919"/>
          <w:spacing w:val="-1"/>
          <w:sz w:val="20"/>
          <w:szCs w:val="20"/>
        </w:rPr>
        <w:t>service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designe</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for </w:t>
      </w:r>
      <w:r>
        <w:rPr>
          <w:rFonts w:ascii="Times New Roman" w:hAnsi="Times New Roman"/>
          <w:color w:val="191919"/>
          <w:sz w:val="20"/>
          <w:szCs w:val="20"/>
        </w:rPr>
        <w:t>sta</w:t>
      </w:r>
      <w:r>
        <w:rPr>
          <w:rFonts w:ascii="Times New Roman" w:hAnsi="Times New Roman"/>
          <w:color w:val="191919"/>
          <w:spacing w:val="-4"/>
          <w:sz w:val="20"/>
          <w:szCs w:val="20"/>
        </w:rPr>
        <w:t>f</w:t>
      </w:r>
      <w:r>
        <w:rPr>
          <w:rFonts w:ascii="Times New Roman" w:hAnsi="Times New Roman"/>
          <w:color w:val="191919"/>
          <w:sz w:val="20"/>
          <w:szCs w:val="20"/>
        </w:rPr>
        <w:t>f development of professional personnel. Prerequisite: Consent of instructor.</w:t>
      </w:r>
    </w:p>
    <w:p w:rsidR="00B33835" w:rsidRDefault="00B33835" w:rsidP="00B33835">
      <w:pPr>
        <w:widowControl w:val="0"/>
        <w:tabs>
          <w:tab w:val="left" w:pos="180"/>
        </w:tabs>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5588 - Internship in Supervision of Student</w:t>
      </w:r>
      <w:r>
        <w:rPr>
          <w:rFonts w:ascii="Times New Roman" w:hAnsi="Times New Roman"/>
          <w:b/>
          <w:bCs/>
          <w:color w:val="191919"/>
          <w:spacing w:val="-4"/>
          <w:sz w:val="20"/>
          <w:szCs w:val="20"/>
        </w:rPr>
        <w:t xml:space="preserve"> </w:t>
      </w:r>
      <w:r>
        <w:rPr>
          <w:rFonts w:ascii="Times New Roman" w:hAnsi="Times New Roman"/>
          <w:b/>
          <w:bCs/>
          <w:color w:val="191919"/>
          <w:spacing w:val="-18"/>
          <w:sz w:val="20"/>
          <w:szCs w:val="20"/>
        </w:rPr>
        <w:t>T</w:t>
      </w:r>
      <w:r>
        <w:rPr>
          <w:rFonts w:ascii="Times New Roman" w:hAnsi="Times New Roman"/>
          <w:b/>
          <w:bCs/>
          <w:color w:val="191919"/>
          <w:sz w:val="20"/>
          <w:szCs w:val="20"/>
        </w:rPr>
        <w:t>eaching ............................................3(1-9)</w:t>
      </w:r>
    </w:p>
    <w:p w:rsidR="00B33835" w:rsidRDefault="00B33835" w:rsidP="00B33835">
      <w:pPr>
        <w:widowControl w:val="0"/>
        <w:tabs>
          <w:tab w:val="left" w:pos="180"/>
        </w:tabs>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Application</w:t>
      </w:r>
      <w:r>
        <w:rPr>
          <w:rFonts w:ascii="Times New Roman" w:hAnsi="Times New Roman"/>
          <w:color w:val="191919"/>
          <w:spacing w:val="1"/>
          <w:sz w:val="20"/>
          <w:szCs w:val="20"/>
        </w:rPr>
        <w:t xml:space="preserve"> </w:t>
      </w:r>
      <w:r>
        <w:rPr>
          <w:rFonts w:ascii="Times New Roman" w:hAnsi="Times New Roman"/>
          <w:color w:val="191919"/>
          <w:sz w:val="20"/>
          <w:szCs w:val="20"/>
        </w:rPr>
        <w:t>of the</w:t>
      </w:r>
      <w:r>
        <w:rPr>
          <w:rFonts w:ascii="Times New Roman" w:hAnsi="Times New Roman"/>
          <w:color w:val="191919"/>
          <w:spacing w:val="1"/>
          <w:sz w:val="20"/>
          <w:szCs w:val="20"/>
        </w:rPr>
        <w:t xml:space="preserve"> </w:t>
      </w:r>
      <w:r>
        <w:rPr>
          <w:rFonts w:ascii="Times New Roman" w:hAnsi="Times New Roman"/>
          <w:color w:val="191919"/>
          <w:sz w:val="20"/>
          <w:szCs w:val="20"/>
        </w:rPr>
        <w:t>theories</w:t>
      </w:r>
      <w:r>
        <w:rPr>
          <w:rFonts w:ascii="Times New Roman" w:hAnsi="Times New Roman"/>
          <w:color w:val="191919"/>
          <w:spacing w:val="1"/>
          <w:sz w:val="20"/>
          <w:szCs w:val="20"/>
        </w:rPr>
        <w:t xml:space="preserve"> </w:t>
      </w:r>
      <w:r>
        <w:rPr>
          <w:rFonts w:ascii="Times New Roman" w:hAnsi="Times New Roman"/>
          <w:color w:val="191919"/>
          <w:sz w:val="20"/>
          <w:szCs w:val="20"/>
        </w:rPr>
        <w:t>and practices</w:t>
      </w:r>
      <w:r>
        <w:rPr>
          <w:rFonts w:ascii="Times New Roman" w:hAnsi="Times New Roman"/>
          <w:color w:val="191919"/>
          <w:spacing w:val="1"/>
          <w:sz w:val="20"/>
          <w:szCs w:val="20"/>
        </w:rPr>
        <w:t xml:space="preserve"> </w:t>
      </w:r>
      <w:r>
        <w:rPr>
          <w:rFonts w:ascii="Times New Roman" w:hAnsi="Times New Roman"/>
          <w:color w:val="191919"/>
          <w:sz w:val="20"/>
          <w:szCs w:val="20"/>
        </w:rPr>
        <w:t>introduced</w:t>
      </w:r>
      <w:r>
        <w:rPr>
          <w:rFonts w:ascii="Times New Roman" w:hAnsi="Times New Roman"/>
          <w:color w:val="191919"/>
          <w:spacing w:val="1"/>
          <w:sz w:val="20"/>
          <w:szCs w:val="20"/>
        </w:rPr>
        <w:t xml:space="preserve"> </w:t>
      </w:r>
      <w:r>
        <w:rPr>
          <w:rFonts w:ascii="Times New Roman" w:hAnsi="Times New Roman"/>
          <w:color w:val="191919"/>
          <w:sz w:val="20"/>
          <w:szCs w:val="20"/>
        </w:rPr>
        <w:t xml:space="preserve">in EDUC 5587.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w:t>
      </w:r>
      <w:r>
        <w:rPr>
          <w:rFonts w:ascii="Times New Roman" w:hAnsi="Times New Roman"/>
          <w:i/>
          <w:iCs/>
          <w:color w:val="191919"/>
          <w:spacing w:val="1"/>
          <w:sz w:val="20"/>
          <w:szCs w:val="20"/>
        </w:rPr>
        <w:t xml:space="preserve"> </w:t>
      </w:r>
      <w:r>
        <w:rPr>
          <w:rFonts w:ascii="Times New Roman" w:hAnsi="Times New Roman"/>
          <w:i/>
          <w:iCs/>
          <w:color w:val="191919"/>
          <w:sz w:val="20"/>
          <w:szCs w:val="20"/>
        </w:rPr>
        <w:t>Must be assigned to supervise a student teache</w:t>
      </w:r>
      <w:r>
        <w:rPr>
          <w:rFonts w:ascii="Times New Roman" w:hAnsi="Times New Roman"/>
          <w:i/>
          <w:iCs/>
          <w:color w:val="191919"/>
          <w:spacing w:val="-22"/>
          <w:sz w:val="20"/>
          <w:szCs w:val="20"/>
        </w:rPr>
        <w:t>r</w:t>
      </w:r>
      <w:r>
        <w:rPr>
          <w:rFonts w:ascii="Times New Roman" w:hAnsi="Times New Roman"/>
          <w:i/>
          <w:iCs/>
          <w:color w:val="191919"/>
          <w:sz w:val="20"/>
          <w:szCs w:val="20"/>
        </w:rPr>
        <w:t>, intern or beginning teacher</w:t>
      </w:r>
    </w:p>
    <w:p w:rsidR="00B33835" w:rsidRDefault="00B33835" w:rsidP="00B33835">
      <w:pPr>
        <w:widowControl w:val="0"/>
        <w:tabs>
          <w:tab w:val="left" w:pos="180"/>
        </w:tabs>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5590 - Practicum I: Intership in Early Childhood Education (p</w:t>
      </w:r>
      <w:r>
        <w:rPr>
          <w:rFonts w:ascii="Times New Roman" w:hAnsi="Times New Roman"/>
          <w:b/>
          <w:bCs/>
          <w:color w:val="191919"/>
          <w:spacing w:val="-4"/>
          <w:sz w:val="20"/>
          <w:szCs w:val="20"/>
        </w:rPr>
        <w:t>r</w:t>
      </w:r>
      <w:r>
        <w:rPr>
          <w:rFonts w:ascii="Times New Roman" w:hAnsi="Times New Roman"/>
          <w:b/>
          <w:bCs/>
          <w:color w:val="191919"/>
          <w:sz w:val="20"/>
          <w:szCs w:val="20"/>
        </w:rPr>
        <w:t>eschool)</w:t>
      </w:r>
      <w:r>
        <w:rPr>
          <w:rFonts w:ascii="Times New Roman" w:hAnsi="Times New Roman"/>
          <w:b/>
          <w:bCs/>
          <w:color w:val="191919"/>
          <w:spacing w:val="-18"/>
          <w:sz w:val="20"/>
          <w:szCs w:val="20"/>
        </w:rPr>
        <w:t xml:space="preserve"> </w:t>
      </w:r>
      <w:r>
        <w:rPr>
          <w:rFonts w:ascii="Times New Roman" w:hAnsi="Times New Roman"/>
          <w:b/>
          <w:bCs/>
          <w:color w:val="191919"/>
          <w:sz w:val="20"/>
          <w:szCs w:val="20"/>
        </w:rPr>
        <w:t>............3(3-0)</w:t>
      </w:r>
    </w:p>
    <w:p w:rsidR="00B33835" w:rsidRDefault="00B33835" w:rsidP="00B33835">
      <w:pPr>
        <w:widowControl w:val="0"/>
        <w:tabs>
          <w:tab w:val="left" w:pos="180"/>
        </w:tabs>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2"/>
          <w:sz w:val="20"/>
          <w:szCs w:val="20"/>
        </w:rPr>
        <w:t>Field-base</w:t>
      </w:r>
      <w:r>
        <w:rPr>
          <w:rFonts w:ascii="Times New Roman" w:hAnsi="Times New Roman"/>
          <w:color w:val="191919"/>
          <w:sz w:val="20"/>
          <w:szCs w:val="20"/>
        </w:rPr>
        <w:t xml:space="preserve">d </w:t>
      </w:r>
      <w:r>
        <w:rPr>
          <w:rFonts w:ascii="Times New Roman" w:hAnsi="Times New Roman"/>
          <w:color w:val="191919"/>
          <w:spacing w:val="2"/>
          <w:sz w:val="20"/>
          <w:szCs w:val="20"/>
        </w:rPr>
        <w:t>experience</w:t>
      </w:r>
      <w:r>
        <w:rPr>
          <w:rFonts w:ascii="Times New Roman" w:hAnsi="Times New Roman"/>
          <w:color w:val="191919"/>
          <w:sz w:val="20"/>
          <w:szCs w:val="20"/>
        </w:rPr>
        <w:t xml:space="preserve">s </w:t>
      </w:r>
      <w:r>
        <w:rPr>
          <w:rFonts w:ascii="Times New Roman" w:hAnsi="Times New Roman"/>
          <w:color w:val="191919"/>
          <w:spacing w:val="2"/>
          <w:sz w:val="20"/>
          <w:szCs w:val="20"/>
        </w:rPr>
        <w:t>providin</w:t>
      </w:r>
      <w:r>
        <w:rPr>
          <w:rFonts w:ascii="Times New Roman" w:hAnsi="Times New Roman"/>
          <w:color w:val="191919"/>
          <w:sz w:val="20"/>
          <w:szCs w:val="20"/>
        </w:rPr>
        <w:t xml:space="preserve">g </w:t>
      </w:r>
      <w:r>
        <w:rPr>
          <w:rFonts w:ascii="Times New Roman" w:hAnsi="Times New Roman"/>
          <w:color w:val="191919"/>
          <w:spacing w:val="2"/>
          <w:sz w:val="20"/>
          <w:szCs w:val="20"/>
        </w:rPr>
        <w:t>a</w:t>
      </w:r>
      <w:r>
        <w:rPr>
          <w:rFonts w:ascii="Times New Roman" w:hAnsi="Times New Roman"/>
          <w:color w:val="191919"/>
          <w:sz w:val="20"/>
          <w:szCs w:val="20"/>
        </w:rPr>
        <w:t xml:space="preserve">n </w:t>
      </w:r>
      <w:r>
        <w:rPr>
          <w:rFonts w:ascii="Times New Roman" w:hAnsi="Times New Roman"/>
          <w:color w:val="191919"/>
          <w:spacing w:val="2"/>
          <w:sz w:val="20"/>
          <w:szCs w:val="20"/>
        </w:rPr>
        <w:t>opportunit</w:t>
      </w:r>
      <w:r>
        <w:rPr>
          <w:rFonts w:ascii="Times New Roman" w:hAnsi="Times New Roman"/>
          <w:color w:val="191919"/>
          <w:sz w:val="20"/>
          <w:szCs w:val="20"/>
        </w:rPr>
        <w:t xml:space="preserve">y </w:t>
      </w:r>
      <w:r>
        <w:rPr>
          <w:rFonts w:ascii="Times New Roman" w:hAnsi="Times New Roman"/>
          <w:color w:val="191919"/>
          <w:spacing w:val="2"/>
          <w:sz w:val="20"/>
          <w:szCs w:val="20"/>
        </w:rPr>
        <w:t>fo</w:t>
      </w:r>
      <w:r>
        <w:rPr>
          <w:rFonts w:ascii="Times New Roman" w:hAnsi="Times New Roman"/>
          <w:color w:val="191919"/>
          <w:sz w:val="20"/>
          <w:szCs w:val="20"/>
        </w:rPr>
        <w:t xml:space="preserve">r </w:t>
      </w:r>
      <w:r>
        <w:rPr>
          <w:rFonts w:ascii="Times New Roman" w:hAnsi="Times New Roman"/>
          <w:color w:val="191919"/>
          <w:spacing w:val="2"/>
          <w:sz w:val="20"/>
          <w:szCs w:val="20"/>
        </w:rPr>
        <w:t>extensiv</w:t>
      </w:r>
      <w:r>
        <w:rPr>
          <w:rFonts w:ascii="Times New Roman" w:hAnsi="Times New Roman"/>
          <w:color w:val="191919"/>
          <w:sz w:val="20"/>
          <w:szCs w:val="20"/>
        </w:rPr>
        <w:t xml:space="preserve">e </w:t>
      </w:r>
      <w:r>
        <w:rPr>
          <w:rFonts w:ascii="Times New Roman" w:hAnsi="Times New Roman"/>
          <w:color w:val="191919"/>
          <w:spacing w:val="2"/>
          <w:sz w:val="20"/>
          <w:szCs w:val="20"/>
        </w:rPr>
        <w:t>trainin</w:t>
      </w:r>
      <w:r>
        <w:rPr>
          <w:rFonts w:ascii="Times New Roman" w:hAnsi="Times New Roman"/>
          <w:color w:val="191919"/>
          <w:sz w:val="20"/>
          <w:szCs w:val="20"/>
        </w:rPr>
        <w:t xml:space="preserve">g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applicatio</w:t>
      </w:r>
      <w:r>
        <w:rPr>
          <w:rFonts w:ascii="Times New Roman" w:hAnsi="Times New Roman"/>
          <w:color w:val="191919"/>
          <w:sz w:val="20"/>
          <w:szCs w:val="20"/>
        </w:rPr>
        <w:t xml:space="preserve">n </w:t>
      </w:r>
      <w:r>
        <w:rPr>
          <w:rFonts w:ascii="Times New Roman" w:hAnsi="Times New Roman"/>
          <w:color w:val="191919"/>
          <w:spacing w:val="2"/>
          <w:sz w:val="20"/>
          <w:szCs w:val="20"/>
        </w:rPr>
        <w:t xml:space="preserve">of </w:t>
      </w:r>
      <w:r>
        <w:rPr>
          <w:rFonts w:ascii="Times New Roman" w:hAnsi="Times New Roman"/>
          <w:color w:val="191919"/>
          <w:sz w:val="20"/>
          <w:szCs w:val="20"/>
        </w:rPr>
        <w:t>knowledge with children in the area preschool of early childhood education.</w:t>
      </w:r>
    </w:p>
    <w:p w:rsidR="00B33835" w:rsidRDefault="00B33835" w:rsidP="00B33835">
      <w:pPr>
        <w:widowControl w:val="0"/>
        <w:tabs>
          <w:tab w:val="left" w:pos="180"/>
        </w:tabs>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5591- Practicum II: Intership in Early Childhood Education (primary</w:t>
      </w:r>
      <w:r>
        <w:rPr>
          <w:rFonts w:ascii="Times New Roman" w:hAnsi="Times New Roman"/>
          <w:b/>
          <w:bCs/>
          <w:color w:val="191919"/>
          <w:spacing w:val="12"/>
          <w:sz w:val="20"/>
          <w:szCs w:val="20"/>
        </w:rPr>
        <w:t>)</w:t>
      </w:r>
      <w:r>
        <w:rPr>
          <w:rFonts w:ascii="Times New Roman" w:hAnsi="Times New Roman"/>
          <w:b/>
          <w:bCs/>
          <w:color w:val="191919"/>
          <w:sz w:val="20"/>
          <w:szCs w:val="20"/>
        </w:rPr>
        <w:t>..............3(3-0)</w:t>
      </w:r>
    </w:p>
    <w:p w:rsidR="00B33835" w:rsidRDefault="00B33835" w:rsidP="00B33835">
      <w:pPr>
        <w:widowControl w:val="0"/>
        <w:tabs>
          <w:tab w:val="left" w:pos="180"/>
        </w:tabs>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2"/>
          <w:sz w:val="20"/>
          <w:szCs w:val="20"/>
        </w:rPr>
        <w:t>Field-base</w:t>
      </w:r>
      <w:r>
        <w:rPr>
          <w:rFonts w:ascii="Times New Roman" w:hAnsi="Times New Roman"/>
          <w:color w:val="191919"/>
          <w:sz w:val="20"/>
          <w:szCs w:val="20"/>
        </w:rPr>
        <w:t xml:space="preserve">d </w:t>
      </w:r>
      <w:r>
        <w:rPr>
          <w:rFonts w:ascii="Times New Roman" w:hAnsi="Times New Roman"/>
          <w:color w:val="191919"/>
          <w:spacing w:val="2"/>
          <w:sz w:val="20"/>
          <w:szCs w:val="20"/>
        </w:rPr>
        <w:t>experience</w:t>
      </w:r>
      <w:r>
        <w:rPr>
          <w:rFonts w:ascii="Times New Roman" w:hAnsi="Times New Roman"/>
          <w:color w:val="191919"/>
          <w:sz w:val="20"/>
          <w:szCs w:val="20"/>
        </w:rPr>
        <w:t xml:space="preserve">s </w:t>
      </w:r>
      <w:r>
        <w:rPr>
          <w:rFonts w:ascii="Times New Roman" w:hAnsi="Times New Roman"/>
          <w:color w:val="191919"/>
          <w:spacing w:val="2"/>
          <w:sz w:val="20"/>
          <w:szCs w:val="20"/>
        </w:rPr>
        <w:t>providin</w:t>
      </w:r>
      <w:r>
        <w:rPr>
          <w:rFonts w:ascii="Times New Roman" w:hAnsi="Times New Roman"/>
          <w:color w:val="191919"/>
          <w:sz w:val="20"/>
          <w:szCs w:val="20"/>
        </w:rPr>
        <w:t xml:space="preserve">g </w:t>
      </w:r>
      <w:r>
        <w:rPr>
          <w:rFonts w:ascii="Times New Roman" w:hAnsi="Times New Roman"/>
          <w:color w:val="191919"/>
          <w:spacing w:val="2"/>
          <w:sz w:val="20"/>
          <w:szCs w:val="20"/>
        </w:rPr>
        <w:t>a</w:t>
      </w:r>
      <w:r>
        <w:rPr>
          <w:rFonts w:ascii="Times New Roman" w:hAnsi="Times New Roman"/>
          <w:color w:val="191919"/>
          <w:sz w:val="20"/>
          <w:szCs w:val="20"/>
        </w:rPr>
        <w:t xml:space="preserve">n </w:t>
      </w:r>
      <w:r>
        <w:rPr>
          <w:rFonts w:ascii="Times New Roman" w:hAnsi="Times New Roman"/>
          <w:color w:val="191919"/>
          <w:spacing w:val="2"/>
          <w:sz w:val="20"/>
          <w:szCs w:val="20"/>
        </w:rPr>
        <w:t>opportunit</w:t>
      </w:r>
      <w:r>
        <w:rPr>
          <w:rFonts w:ascii="Times New Roman" w:hAnsi="Times New Roman"/>
          <w:color w:val="191919"/>
          <w:sz w:val="20"/>
          <w:szCs w:val="20"/>
        </w:rPr>
        <w:t xml:space="preserve">y </w:t>
      </w:r>
      <w:r>
        <w:rPr>
          <w:rFonts w:ascii="Times New Roman" w:hAnsi="Times New Roman"/>
          <w:color w:val="191919"/>
          <w:spacing w:val="2"/>
          <w:sz w:val="20"/>
          <w:szCs w:val="20"/>
        </w:rPr>
        <w:t>fo</w:t>
      </w:r>
      <w:r>
        <w:rPr>
          <w:rFonts w:ascii="Times New Roman" w:hAnsi="Times New Roman"/>
          <w:color w:val="191919"/>
          <w:sz w:val="20"/>
          <w:szCs w:val="20"/>
        </w:rPr>
        <w:t xml:space="preserve">r </w:t>
      </w:r>
      <w:r>
        <w:rPr>
          <w:rFonts w:ascii="Times New Roman" w:hAnsi="Times New Roman"/>
          <w:color w:val="191919"/>
          <w:spacing w:val="2"/>
          <w:sz w:val="20"/>
          <w:szCs w:val="20"/>
        </w:rPr>
        <w:t>extensiv</w:t>
      </w:r>
      <w:r>
        <w:rPr>
          <w:rFonts w:ascii="Times New Roman" w:hAnsi="Times New Roman"/>
          <w:color w:val="191919"/>
          <w:sz w:val="20"/>
          <w:szCs w:val="20"/>
        </w:rPr>
        <w:t xml:space="preserve">e </w:t>
      </w:r>
      <w:r>
        <w:rPr>
          <w:rFonts w:ascii="Times New Roman" w:hAnsi="Times New Roman"/>
          <w:color w:val="191919"/>
          <w:spacing w:val="2"/>
          <w:sz w:val="20"/>
          <w:szCs w:val="20"/>
        </w:rPr>
        <w:t>trainin</w:t>
      </w:r>
      <w:r>
        <w:rPr>
          <w:rFonts w:ascii="Times New Roman" w:hAnsi="Times New Roman"/>
          <w:color w:val="191919"/>
          <w:sz w:val="20"/>
          <w:szCs w:val="20"/>
        </w:rPr>
        <w:t xml:space="preserve">g </w:t>
      </w:r>
      <w:r>
        <w:rPr>
          <w:rFonts w:ascii="Times New Roman" w:hAnsi="Times New Roman"/>
          <w:color w:val="191919"/>
          <w:spacing w:val="2"/>
          <w:sz w:val="20"/>
          <w:szCs w:val="20"/>
        </w:rPr>
        <w:t>an</w:t>
      </w:r>
      <w:r>
        <w:rPr>
          <w:rFonts w:ascii="Times New Roman" w:hAnsi="Times New Roman"/>
          <w:color w:val="191919"/>
          <w:sz w:val="20"/>
          <w:szCs w:val="20"/>
        </w:rPr>
        <w:t xml:space="preserve">d </w:t>
      </w:r>
      <w:r>
        <w:rPr>
          <w:rFonts w:ascii="Times New Roman" w:hAnsi="Times New Roman"/>
          <w:color w:val="191919"/>
          <w:spacing w:val="2"/>
          <w:sz w:val="20"/>
          <w:szCs w:val="20"/>
        </w:rPr>
        <w:t>applicatio</w:t>
      </w:r>
      <w:r>
        <w:rPr>
          <w:rFonts w:ascii="Times New Roman" w:hAnsi="Times New Roman"/>
          <w:color w:val="191919"/>
          <w:sz w:val="20"/>
          <w:szCs w:val="20"/>
        </w:rPr>
        <w:t xml:space="preserve">n </w:t>
      </w:r>
      <w:r>
        <w:rPr>
          <w:rFonts w:ascii="Times New Roman" w:hAnsi="Times New Roman"/>
          <w:color w:val="191919"/>
          <w:spacing w:val="2"/>
          <w:sz w:val="20"/>
          <w:szCs w:val="20"/>
        </w:rPr>
        <w:t xml:space="preserve">of </w:t>
      </w:r>
      <w:r>
        <w:rPr>
          <w:rFonts w:ascii="Times New Roman" w:hAnsi="Times New Roman"/>
          <w:color w:val="191919"/>
          <w:sz w:val="20"/>
          <w:szCs w:val="20"/>
        </w:rPr>
        <w:t>knowledge with children in the area preschool of early childhood education.</w:t>
      </w:r>
    </w:p>
    <w:p w:rsidR="00B33835" w:rsidRDefault="00B33835" w:rsidP="00B33835">
      <w:pPr>
        <w:widowControl w:val="0"/>
        <w:tabs>
          <w:tab w:val="left" w:pos="180"/>
        </w:tabs>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5593-4-5 - Internship in the Secondary School</w:t>
      </w:r>
      <w:r>
        <w:rPr>
          <w:rFonts w:ascii="Times New Roman" w:hAnsi="Times New Roman"/>
          <w:b/>
          <w:bCs/>
          <w:color w:val="191919"/>
          <w:spacing w:val="-5"/>
          <w:sz w:val="20"/>
          <w:szCs w:val="20"/>
        </w:rPr>
        <w:t xml:space="preserve"> </w:t>
      </w:r>
      <w:r>
        <w:rPr>
          <w:rFonts w:ascii="Times New Roman" w:hAnsi="Times New Roman"/>
          <w:b/>
          <w:bCs/>
          <w:color w:val="191919"/>
          <w:sz w:val="20"/>
          <w:szCs w:val="20"/>
        </w:rPr>
        <w:t>........................................................3(3-0)</w:t>
      </w:r>
    </w:p>
    <w:p w:rsidR="00B33835" w:rsidRDefault="00B33835" w:rsidP="00B33835">
      <w:pPr>
        <w:widowControl w:val="0"/>
        <w:tabs>
          <w:tab w:val="left" w:pos="180"/>
        </w:tabs>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Students</w:t>
      </w:r>
      <w:r>
        <w:rPr>
          <w:rFonts w:ascii="Times New Roman" w:hAnsi="Times New Roman"/>
          <w:color w:val="191919"/>
          <w:spacing w:val="1"/>
          <w:sz w:val="20"/>
          <w:szCs w:val="20"/>
        </w:rPr>
        <w:t xml:space="preserve"> </w:t>
      </w:r>
      <w:r>
        <w:rPr>
          <w:rFonts w:ascii="Times New Roman" w:hAnsi="Times New Roman"/>
          <w:color w:val="191919"/>
          <w:sz w:val="20"/>
          <w:szCs w:val="20"/>
        </w:rPr>
        <w:t>gain</w:t>
      </w:r>
      <w:r>
        <w:rPr>
          <w:rFonts w:ascii="Times New Roman" w:hAnsi="Times New Roman"/>
          <w:color w:val="191919"/>
          <w:spacing w:val="1"/>
          <w:sz w:val="20"/>
          <w:szCs w:val="20"/>
        </w:rPr>
        <w:t xml:space="preserve"> </w:t>
      </w:r>
      <w:r>
        <w:rPr>
          <w:rFonts w:ascii="Times New Roman" w:hAnsi="Times New Roman"/>
          <w:color w:val="191919"/>
          <w:sz w:val="20"/>
          <w:szCs w:val="20"/>
        </w:rPr>
        <w:t>potential</w:t>
      </w:r>
      <w:r>
        <w:rPr>
          <w:rFonts w:ascii="Times New Roman" w:hAnsi="Times New Roman"/>
          <w:color w:val="191919"/>
          <w:spacing w:val="1"/>
          <w:sz w:val="20"/>
          <w:szCs w:val="20"/>
        </w:rPr>
        <w:t xml:space="preserve"> </w:t>
      </w:r>
      <w:r>
        <w:rPr>
          <w:rFonts w:ascii="Times New Roman" w:hAnsi="Times New Roman"/>
          <w:color w:val="191919"/>
          <w:sz w:val="20"/>
          <w:szCs w:val="20"/>
        </w:rPr>
        <w:t>application</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knowledge</w:t>
      </w:r>
      <w:r>
        <w:rPr>
          <w:rFonts w:ascii="Times New Roman" w:hAnsi="Times New Roman"/>
          <w:color w:val="191919"/>
          <w:spacing w:val="1"/>
          <w:sz w:val="20"/>
          <w:szCs w:val="20"/>
        </w:rPr>
        <w:t xml:space="preserve"> </w:t>
      </w:r>
      <w:r>
        <w:rPr>
          <w:rFonts w:ascii="Times New Roman" w:hAnsi="Times New Roman"/>
          <w:color w:val="191919"/>
          <w:sz w:val="20"/>
          <w:szCs w:val="20"/>
        </w:rPr>
        <w:t>gained</w:t>
      </w:r>
      <w:r>
        <w:rPr>
          <w:rFonts w:ascii="Times New Roman" w:hAnsi="Times New Roman"/>
          <w:color w:val="191919"/>
          <w:spacing w:val="1"/>
          <w:sz w:val="20"/>
          <w:szCs w:val="20"/>
        </w:rPr>
        <w:t xml:space="preserve"> </w:t>
      </w:r>
      <w:r>
        <w:rPr>
          <w:rFonts w:ascii="Times New Roman" w:hAnsi="Times New Roman"/>
          <w:color w:val="191919"/>
          <w:sz w:val="20"/>
          <w:szCs w:val="20"/>
        </w:rPr>
        <w:t>through</w:t>
      </w:r>
      <w:r>
        <w:rPr>
          <w:rFonts w:ascii="Times New Roman" w:hAnsi="Times New Roman"/>
          <w:color w:val="191919"/>
          <w:spacing w:val="1"/>
          <w:sz w:val="20"/>
          <w:szCs w:val="20"/>
        </w:rPr>
        <w:t xml:space="preserve"> </w:t>
      </w:r>
      <w:r>
        <w:rPr>
          <w:rFonts w:ascii="Times New Roman" w:hAnsi="Times New Roman"/>
          <w:color w:val="191919"/>
          <w:sz w:val="20"/>
          <w:szCs w:val="20"/>
        </w:rPr>
        <w:t>courses</w:t>
      </w:r>
      <w:r>
        <w:rPr>
          <w:rFonts w:ascii="Times New Roman" w:hAnsi="Times New Roman"/>
          <w:color w:val="191919"/>
          <w:spacing w:val="1"/>
          <w:sz w:val="20"/>
          <w:szCs w:val="20"/>
        </w:rPr>
        <w:t xml:space="preserve"> </w:t>
      </w:r>
      <w:r>
        <w:rPr>
          <w:rFonts w:ascii="Times New Roman" w:hAnsi="Times New Roman"/>
          <w:color w:val="191919"/>
          <w:sz w:val="20"/>
          <w:szCs w:val="20"/>
        </w:rPr>
        <w:t xml:space="preserve">taken. </w:t>
      </w:r>
      <w:r>
        <w:rPr>
          <w:rFonts w:ascii="Times New Roman" w:hAnsi="Times New Roman"/>
          <w:i/>
          <w:iCs/>
          <w:color w:val="191919"/>
          <w:sz w:val="20"/>
          <w:szCs w:val="20"/>
        </w:rPr>
        <w:t>P</w:t>
      </w:r>
      <w:r>
        <w:rPr>
          <w:rFonts w:ascii="Times New Roman" w:hAnsi="Times New Roman"/>
          <w:i/>
          <w:iCs/>
          <w:color w:val="191919"/>
          <w:spacing w:val="-7"/>
          <w:sz w:val="20"/>
          <w:szCs w:val="20"/>
        </w:rPr>
        <w:t>r</w:t>
      </w:r>
      <w:r>
        <w:rPr>
          <w:rFonts w:ascii="Times New Roman" w:hAnsi="Times New Roman"/>
          <w:i/>
          <w:iCs/>
          <w:color w:val="191919"/>
          <w:sz w:val="20"/>
          <w:szCs w:val="20"/>
        </w:rPr>
        <w:t>e</w:t>
      </w:r>
      <w:r>
        <w:rPr>
          <w:rFonts w:ascii="Times New Roman" w:hAnsi="Times New Roman"/>
          <w:i/>
          <w:iCs/>
          <w:color w:val="191919"/>
          <w:spacing w:val="-7"/>
          <w:sz w:val="20"/>
          <w:szCs w:val="20"/>
        </w:rPr>
        <w:t>r</w:t>
      </w:r>
      <w:r>
        <w:rPr>
          <w:rFonts w:ascii="Times New Roman" w:hAnsi="Times New Roman"/>
          <w:i/>
          <w:iCs/>
          <w:color w:val="191919"/>
          <w:sz w:val="20"/>
          <w:szCs w:val="20"/>
        </w:rPr>
        <w:t>equisite: Consent of instructor</w:t>
      </w:r>
    </w:p>
    <w:p w:rsidR="00B33835" w:rsidRDefault="00B33835" w:rsidP="00B33835">
      <w:pPr>
        <w:widowControl w:val="0"/>
        <w:tabs>
          <w:tab w:val="left" w:pos="180"/>
        </w:tabs>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6600 -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Advanced Educational Psychology</w:t>
      </w:r>
      <w:r>
        <w:rPr>
          <w:rFonts w:ascii="Times New Roman" w:hAnsi="Times New Roman"/>
          <w:b/>
          <w:bCs/>
          <w:color w:val="191919"/>
          <w:spacing w:val="-5"/>
          <w:sz w:val="20"/>
          <w:szCs w:val="20"/>
        </w:rPr>
        <w:t xml:space="preserve"> </w:t>
      </w:r>
      <w:r>
        <w:rPr>
          <w:rFonts w:ascii="Times New Roman" w:hAnsi="Times New Roman"/>
          <w:b/>
          <w:bCs/>
          <w:color w:val="191919"/>
          <w:sz w:val="20"/>
          <w:szCs w:val="20"/>
        </w:rPr>
        <w:t>................................................................3(3-0)</w:t>
      </w:r>
    </w:p>
    <w:p w:rsidR="00B33835" w:rsidRDefault="00B33835" w:rsidP="00B33835">
      <w:pPr>
        <w:widowControl w:val="0"/>
        <w:tabs>
          <w:tab w:val="left" w:pos="180"/>
        </w:tabs>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2"/>
          <w:sz w:val="20"/>
          <w:szCs w:val="20"/>
        </w:rPr>
        <w:t xml:space="preserve"> </w:t>
      </w:r>
      <w:r>
        <w:rPr>
          <w:rFonts w:ascii="Times New Roman" w:hAnsi="Times New Roman"/>
          <w:color w:val="191919"/>
          <w:sz w:val="20"/>
          <w:szCs w:val="20"/>
        </w:rPr>
        <w:t>study</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1"/>
          <w:sz w:val="20"/>
          <w:szCs w:val="20"/>
        </w:rPr>
        <w:t xml:space="preserve"> </w:t>
      </w:r>
      <w:r>
        <w:rPr>
          <w:rFonts w:ascii="Times New Roman" w:hAnsi="Times New Roman"/>
          <w:color w:val="191919"/>
          <w:sz w:val="20"/>
          <w:szCs w:val="20"/>
        </w:rPr>
        <w:t>theories</w:t>
      </w:r>
      <w:r>
        <w:rPr>
          <w:rFonts w:ascii="Times New Roman" w:hAnsi="Times New Roman"/>
          <w:color w:val="191919"/>
          <w:spacing w:val="-1"/>
          <w:sz w:val="20"/>
          <w:szCs w:val="20"/>
        </w:rPr>
        <w:t xml:space="preserve"> </w:t>
      </w:r>
      <w:r>
        <w:rPr>
          <w:rFonts w:ascii="Times New Roman" w:hAnsi="Times New Roman"/>
          <w:color w:val="191919"/>
          <w:sz w:val="20"/>
          <w:szCs w:val="20"/>
        </w:rPr>
        <w:t>of</w:t>
      </w:r>
      <w:r>
        <w:rPr>
          <w:rFonts w:ascii="Times New Roman" w:hAnsi="Times New Roman"/>
          <w:color w:val="191919"/>
          <w:spacing w:val="-1"/>
          <w:sz w:val="20"/>
          <w:szCs w:val="20"/>
        </w:rPr>
        <w:t xml:space="preserve"> </w:t>
      </w:r>
      <w:r>
        <w:rPr>
          <w:rFonts w:ascii="Times New Roman" w:hAnsi="Times New Roman"/>
          <w:color w:val="191919"/>
          <w:sz w:val="20"/>
          <w:szCs w:val="20"/>
        </w:rPr>
        <w:t>learning</w:t>
      </w:r>
      <w:r>
        <w:rPr>
          <w:rFonts w:ascii="Times New Roman" w:hAnsi="Times New Roman"/>
          <w:color w:val="191919"/>
          <w:spacing w:val="-1"/>
          <w:sz w:val="20"/>
          <w:szCs w:val="20"/>
        </w:rPr>
        <w:t xml:space="preserve"> </w:t>
      </w:r>
      <w:r>
        <w:rPr>
          <w:rFonts w:ascii="Times New Roman" w:hAnsi="Times New Roman"/>
          <w:color w:val="191919"/>
          <w:sz w:val="20"/>
          <w:szCs w:val="20"/>
        </w:rPr>
        <w:t>in</w:t>
      </w:r>
      <w:r>
        <w:rPr>
          <w:rFonts w:ascii="Times New Roman" w:hAnsi="Times New Roman"/>
          <w:color w:val="191919"/>
          <w:spacing w:val="-1"/>
          <w:sz w:val="20"/>
          <w:szCs w:val="20"/>
        </w:rPr>
        <w:t xml:space="preserve"> </w:t>
      </w:r>
      <w:r>
        <w:rPr>
          <w:rFonts w:ascii="Times New Roman" w:hAnsi="Times New Roman"/>
          <w:color w:val="191919"/>
          <w:sz w:val="20"/>
          <w:szCs w:val="20"/>
        </w:rPr>
        <w:t>public</w:t>
      </w:r>
      <w:r>
        <w:rPr>
          <w:rFonts w:ascii="Times New Roman" w:hAnsi="Times New Roman"/>
          <w:color w:val="191919"/>
          <w:spacing w:val="-1"/>
          <w:sz w:val="20"/>
          <w:szCs w:val="20"/>
        </w:rPr>
        <w:t xml:space="preserve"> </w:t>
      </w:r>
      <w:r>
        <w:rPr>
          <w:rFonts w:ascii="Times New Roman" w:hAnsi="Times New Roman"/>
          <w:color w:val="191919"/>
          <w:sz w:val="20"/>
          <w:szCs w:val="20"/>
        </w:rPr>
        <w:t>elementary</w:t>
      </w:r>
      <w:r>
        <w:rPr>
          <w:rFonts w:ascii="Times New Roman" w:hAnsi="Times New Roman"/>
          <w:color w:val="191919"/>
          <w:spacing w:val="-1"/>
          <w:sz w:val="20"/>
          <w:szCs w:val="20"/>
        </w:rPr>
        <w:t xml:space="preserve"> </w:t>
      </w:r>
      <w:r>
        <w:rPr>
          <w:rFonts w:ascii="Times New Roman" w:hAnsi="Times New Roman"/>
          <w:color w:val="191919"/>
          <w:sz w:val="20"/>
          <w:szCs w:val="20"/>
        </w:rPr>
        <w:t>and</w:t>
      </w:r>
      <w:r>
        <w:rPr>
          <w:rFonts w:ascii="Times New Roman" w:hAnsi="Times New Roman"/>
          <w:color w:val="191919"/>
          <w:spacing w:val="-1"/>
          <w:sz w:val="20"/>
          <w:szCs w:val="20"/>
        </w:rPr>
        <w:t xml:space="preserve"> </w:t>
      </w:r>
      <w:r>
        <w:rPr>
          <w:rFonts w:ascii="Times New Roman" w:hAnsi="Times New Roman"/>
          <w:color w:val="191919"/>
          <w:sz w:val="20"/>
          <w:szCs w:val="20"/>
        </w:rPr>
        <w:t>secondary</w:t>
      </w:r>
      <w:r>
        <w:rPr>
          <w:rFonts w:ascii="Times New Roman" w:hAnsi="Times New Roman"/>
          <w:color w:val="191919"/>
          <w:spacing w:val="-1"/>
          <w:sz w:val="20"/>
          <w:szCs w:val="20"/>
        </w:rPr>
        <w:t xml:space="preserve"> </w:t>
      </w:r>
      <w:r>
        <w:rPr>
          <w:rFonts w:ascii="Times New Roman" w:hAnsi="Times New Roman"/>
          <w:color w:val="191919"/>
          <w:sz w:val="20"/>
          <w:szCs w:val="20"/>
        </w:rPr>
        <w:t>schools</w:t>
      </w:r>
      <w:r>
        <w:rPr>
          <w:rFonts w:ascii="Times New Roman" w:hAnsi="Times New Roman"/>
          <w:color w:val="191919"/>
          <w:spacing w:val="-1"/>
          <w:sz w:val="20"/>
          <w:szCs w:val="20"/>
        </w:rPr>
        <w:t xml:space="preserve"> </w:t>
      </w:r>
      <w:r>
        <w:rPr>
          <w:rFonts w:ascii="Times New Roman" w:hAnsi="Times New Roman"/>
          <w:color w:val="191919"/>
          <w:sz w:val="20"/>
          <w:szCs w:val="20"/>
        </w:rPr>
        <w:t>with</w:t>
      </w:r>
      <w:r>
        <w:rPr>
          <w:rFonts w:ascii="Times New Roman" w:hAnsi="Times New Roman"/>
          <w:color w:val="191919"/>
          <w:spacing w:val="-1"/>
          <w:sz w:val="20"/>
          <w:szCs w:val="20"/>
        </w:rPr>
        <w:t xml:space="preserve"> </w:t>
      </w:r>
      <w:r>
        <w:rPr>
          <w:rFonts w:ascii="Times New Roman" w:hAnsi="Times New Roman"/>
          <w:color w:val="191919"/>
          <w:sz w:val="20"/>
          <w:szCs w:val="20"/>
        </w:rPr>
        <w:t>special</w:t>
      </w:r>
      <w:r>
        <w:rPr>
          <w:rFonts w:ascii="Times New Roman" w:hAnsi="Times New Roman"/>
          <w:color w:val="191919"/>
          <w:spacing w:val="-1"/>
          <w:sz w:val="20"/>
          <w:szCs w:val="20"/>
        </w:rPr>
        <w:t xml:space="preserve"> </w:t>
      </w:r>
      <w:r>
        <w:rPr>
          <w:rFonts w:ascii="Times New Roman" w:hAnsi="Times New Roman"/>
          <w:color w:val="191919"/>
          <w:sz w:val="20"/>
          <w:szCs w:val="20"/>
        </w:rPr>
        <w:t>attention</w:t>
      </w:r>
      <w:r>
        <w:rPr>
          <w:rFonts w:ascii="Times New Roman" w:hAnsi="Times New Roman"/>
          <w:color w:val="191919"/>
          <w:spacing w:val="-2"/>
          <w:sz w:val="20"/>
          <w:szCs w:val="20"/>
        </w:rPr>
        <w:t xml:space="preserve"> </w:t>
      </w:r>
      <w:r>
        <w:rPr>
          <w:rFonts w:ascii="Times New Roman" w:hAnsi="Times New Roman"/>
          <w:color w:val="191919"/>
          <w:sz w:val="20"/>
          <w:szCs w:val="20"/>
        </w:rPr>
        <w:t>to</w:t>
      </w:r>
      <w:r>
        <w:rPr>
          <w:rFonts w:ascii="Times New Roman" w:hAnsi="Times New Roman"/>
          <w:color w:val="191919"/>
          <w:spacing w:val="-2"/>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Geo</w:t>
      </w:r>
      <w:r>
        <w:rPr>
          <w:rFonts w:ascii="Times New Roman" w:hAnsi="Times New Roman"/>
          <w:color w:val="191919"/>
          <w:spacing w:val="-4"/>
          <w:sz w:val="20"/>
          <w:szCs w:val="20"/>
        </w:rPr>
        <w:t>r</w:t>
      </w:r>
      <w:r>
        <w:rPr>
          <w:rFonts w:ascii="Times New Roman" w:hAnsi="Times New Roman"/>
          <w:color w:val="191919"/>
          <w:sz w:val="20"/>
          <w:szCs w:val="20"/>
        </w:rPr>
        <w:t>gia</w:t>
      </w:r>
      <w:r>
        <w:rPr>
          <w:rFonts w:ascii="Times New Roman" w:hAnsi="Times New Roman"/>
          <w:color w:val="191919"/>
          <w:spacing w:val="-2"/>
          <w:sz w:val="20"/>
          <w:szCs w:val="20"/>
        </w:rPr>
        <w:t xml:space="preserve"> </w:t>
      </w:r>
      <w:r>
        <w:rPr>
          <w:rFonts w:ascii="Times New Roman" w:hAnsi="Times New Roman"/>
          <w:color w:val="191919"/>
          <w:sz w:val="20"/>
          <w:szCs w:val="20"/>
        </w:rPr>
        <w:t>model.</w:t>
      </w:r>
      <w:r>
        <w:rPr>
          <w:rFonts w:ascii="Times New Roman" w:hAnsi="Times New Roman"/>
          <w:color w:val="191919"/>
          <w:spacing w:val="-2"/>
          <w:sz w:val="20"/>
          <w:szCs w:val="20"/>
        </w:rPr>
        <w:t xml:space="preserve"> </w:t>
      </w:r>
      <w:r>
        <w:rPr>
          <w:rFonts w:ascii="Times New Roman" w:hAnsi="Times New Roman"/>
          <w:color w:val="191919"/>
          <w:sz w:val="20"/>
          <w:szCs w:val="20"/>
        </w:rPr>
        <w:t>Basic</w:t>
      </w:r>
      <w:r>
        <w:rPr>
          <w:rFonts w:ascii="Times New Roman" w:hAnsi="Times New Roman"/>
          <w:color w:val="191919"/>
          <w:spacing w:val="-2"/>
          <w:sz w:val="20"/>
          <w:szCs w:val="20"/>
        </w:rPr>
        <w:t xml:space="preserve"> </w:t>
      </w:r>
      <w:r>
        <w:rPr>
          <w:rFonts w:ascii="Times New Roman" w:hAnsi="Times New Roman"/>
          <w:color w:val="191919"/>
          <w:sz w:val="20"/>
          <w:szCs w:val="20"/>
        </w:rPr>
        <w:t>overview</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memory</w:t>
      </w:r>
      <w:r>
        <w:rPr>
          <w:rFonts w:ascii="Times New Roman" w:hAnsi="Times New Roman"/>
          <w:color w:val="191919"/>
          <w:spacing w:val="-2"/>
          <w:sz w:val="20"/>
          <w:szCs w:val="20"/>
        </w:rPr>
        <w:t xml:space="preserve"> </w:t>
      </w:r>
      <w:r>
        <w:rPr>
          <w:rFonts w:ascii="Times New Roman" w:hAnsi="Times New Roman"/>
          <w:color w:val="191919"/>
          <w:sz w:val="20"/>
          <w:szCs w:val="20"/>
        </w:rPr>
        <w:t>and</w:t>
      </w:r>
      <w:r>
        <w:rPr>
          <w:rFonts w:ascii="Times New Roman" w:hAnsi="Times New Roman"/>
          <w:color w:val="191919"/>
          <w:spacing w:val="-2"/>
          <w:sz w:val="20"/>
          <w:szCs w:val="20"/>
        </w:rPr>
        <w:t xml:space="preserve"> </w:t>
      </w:r>
      <w:r>
        <w:rPr>
          <w:rFonts w:ascii="Times New Roman" w:hAnsi="Times New Roman"/>
          <w:color w:val="191919"/>
          <w:sz w:val="20"/>
          <w:szCs w:val="20"/>
        </w:rPr>
        <w:t>behavior</w:t>
      </w:r>
      <w:r>
        <w:rPr>
          <w:rFonts w:ascii="Times New Roman" w:hAnsi="Times New Roman"/>
          <w:color w:val="191919"/>
          <w:spacing w:val="-2"/>
          <w:sz w:val="20"/>
          <w:szCs w:val="20"/>
        </w:rPr>
        <w:t xml:space="preserve"> </w:t>
      </w:r>
      <w:r>
        <w:rPr>
          <w:rFonts w:ascii="Times New Roman" w:hAnsi="Times New Roman"/>
          <w:color w:val="191919"/>
          <w:sz w:val="20"/>
          <w:szCs w:val="20"/>
        </w:rPr>
        <w:t>is</w:t>
      </w:r>
      <w:r>
        <w:rPr>
          <w:rFonts w:ascii="Times New Roman" w:hAnsi="Times New Roman"/>
          <w:color w:val="191919"/>
          <w:spacing w:val="-2"/>
          <w:sz w:val="20"/>
          <w:szCs w:val="20"/>
        </w:rPr>
        <w:t xml:space="preserve"> </w:t>
      </w:r>
      <w:r>
        <w:rPr>
          <w:rFonts w:ascii="Times New Roman" w:hAnsi="Times New Roman"/>
          <w:color w:val="191919"/>
          <w:sz w:val="20"/>
          <w:szCs w:val="20"/>
        </w:rPr>
        <w:t>presented.</w:t>
      </w:r>
      <w:r>
        <w:rPr>
          <w:rFonts w:ascii="Times New Roman" w:hAnsi="Times New Roman"/>
          <w:color w:val="191919"/>
          <w:spacing w:val="-6"/>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thrust of the course is to improve learning in schools.</w:t>
      </w:r>
    </w:p>
    <w:p w:rsidR="00B33835" w:rsidRDefault="00B33835" w:rsidP="00B33835">
      <w:pPr>
        <w:widowControl w:val="0"/>
        <w:tabs>
          <w:tab w:val="left" w:pos="180"/>
        </w:tabs>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EDUC 6700 - Foundations in Education.</w:t>
      </w:r>
      <w:r>
        <w:rPr>
          <w:rFonts w:ascii="Times New Roman" w:hAnsi="Times New Roman"/>
          <w:b/>
          <w:bCs/>
          <w:color w:val="191919"/>
          <w:spacing w:val="-33"/>
          <w:sz w:val="20"/>
          <w:szCs w:val="20"/>
        </w:rPr>
        <w:t xml:space="preserve"> </w:t>
      </w:r>
      <w:r>
        <w:rPr>
          <w:rFonts w:ascii="Times New Roman" w:hAnsi="Times New Roman"/>
          <w:b/>
          <w:bCs/>
          <w:color w:val="191919"/>
          <w:sz w:val="20"/>
          <w:szCs w:val="20"/>
        </w:rPr>
        <w:t>..............................................................................3(3-0)</w:t>
      </w:r>
    </w:p>
    <w:p w:rsidR="00B33835" w:rsidRDefault="00B33835" w:rsidP="00B33835">
      <w:pPr>
        <w:widowControl w:val="0"/>
        <w:tabs>
          <w:tab w:val="left" w:pos="180"/>
        </w:tabs>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9"/>
          <w:sz w:val="20"/>
          <w:szCs w:val="20"/>
        </w:rPr>
        <w:t xml:space="preserve"> </w:t>
      </w:r>
      <w:r>
        <w:rPr>
          <w:rFonts w:ascii="Times New Roman" w:hAnsi="Times New Roman"/>
          <w:color w:val="191919"/>
          <w:sz w:val="20"/>
          <w:szCs w:val="20"/>
        </w:rPr>
        <w:t>general</w:t>
      </w:r>
      <w:r>
        <w:rPr>
          <w:rFonts w:ascii="Times New Roman" w:hAnsi="Times New Roman"/>
          <w:color w:val="191919"/>
          <w:spacing w:val="-7"/>
          <w:sz w:val="20"/>
          <w:szCs w:val="20"/>
        </w:rPr>
        <w:t xml:space="preserve"> </w:t>
      </w:r>
      <w:r>
        <w:rPr>
          <w:rFonts w:ascii="Times New Roman" w:hAnsi="Times New Roman"/>
          <w:color w:val="191919"/>
          <w:sz w:val="20"/>
          <w:szCs w:val="20"/>
        </w:rPr>
        <w:t>survey</w:t>
      </w:r>
      <w:r>
        <w:rPr>
          <w:rFonts w:ascii="Times New Roman" w:hAnsi="Times New Roman"/>
          <w:color w:val="191919"/>
          <w:spacing w:val="-8"/>
          <w:sz w:val="20"/>
          <w:szCs w:val="20"/>
        </w:rPr>
        <w:t xml:space="preserve"> </w:t>
      </w:r>
      <w:r>
        <w:rPr>
          <w:rFonts w:ascii="Times New Roman" w:hAnsi="Times New Roman"/>
          <w:color w:val="191919"/>
          <w:sz w:val="20"/>
          <w:szCs w:val="20"/>
        </w:rPr>
        <w:t>course</w:t>
      </w:r>
      <w:r>
        <w:rPr>
          <w:rFonts w:ascii="Times New Roman" w:hAnsi="Times New Roman"/>
          <w:color w:val="191919"/>
          <w:spacing w:val="-8"/>
          <w:sz w:val="20"/>
          <w:szCs w:val="20"/>
        </w:rPr>
        <w:t xml:space="preserve"> </w:t>
      </w:r>
      <w:r>
        <w:rPr>
          <w:rFonts w:ascii="Times New Roman" w:hAnsi="Times New Roman"/>
          <w:color w:val="191919"/>
          <w:sz w:val="20"/>
          <w:szCs w:val="20"/>
        </w:rPr>
        <w:t>of</w:t>
      </w:r>
      <w:r>
        <w:rPr>
          <w:rFonts w:ascii="Times New Roman" w:hAnsi="Times New Roman"/>
          <w:color w:val="191919"/>
          <w:spacing w:val="-8"/>
          <w:sz w:val="20"/>
          <w:szCs w:val="20"/>
        </w:rPr>
        <w:t xml:space="preserve"> </w:t>
      </w:r>
      <w:r>
        <w:rPr>
          <w:rFonts w:ascii="Times New Roman" w:hAnsi="Times New Roman"/>
          <w:color w:val="191919"/>
          <w:sz w:val="20"/>
          <w:szCs w:val="20"/>
        </w:rPr>
        <w:t>o</w:t>
      </w:r>
      <w:r>
        <w:rPr>
          <w:rFonts w:ascii="Times New Roman" w:hAnsi="Times New Roman"/>
          <w:color w:val="191919"/>
          <w:spacing w:val="-4"/>
          <w:sz w:val="20"/>
          <w:szCs w:val="20"/>
        </w:rPr>
        <w:t>r</w:t>
      </w:r>
      <w:r>
        <w:rPr>
          <w:rFonts w:ascii="Times New Roman" w:hAnsi="Times New Roman"/>
          <w:color w:val="191919"/>
          <w:sz w:val="20"/>
          <w:szCs w:val="20"/>
        </w:rPr>
        <w:t>ganizational</w:t>
      </w:r>
      <w:r>
        <w:rPr>
          <w:rFonts w:ascii="Times New Roman" w:hAnsi="Times New Roman"/>
          <w:color w:val="191919"/>
          <w:spacing w:val="-7"/>
          <w:sz w:val="20"/>
          <w:szCs w:val="20"/>
        </w:rPr>
        <w:t xml:space="preserve"> </w:t>
      </w:r>
      <w:r>
        <w:rPr>
          <w:rFonts w:ascii="Times New Roman" w:hAnsi="Times New Roman"/>
          <w:color w:val="191919"/>
          <w:sz w:val="20"/>
          <w:szCs w:val="20"/>
        </w:rPr>
        <w:t>design,</w:t>
      </w:r>
      <w:r>
        <w:rPr>
          <w:rFonts w:ascii="Times New Roman" w:hAnsi="Times New Roman"/>
          <w:color w:val="191919"/>
          <w:spacing w:val="-8"/>
          <w:sz w:val="20"/>
          <w:szCs w:val="20"/>
        </w:rPr>
        <w:t xml:space="preserve"> </w:t>
      </w:r>
      <w:r>
        <w:rPr>
          <w:rFonts w:ascii="Times New Roman" w:hAnsi="Times New Roman"/>
          <w:color w:val="191919"/>
          <w:sz w:val="20"/>
          <w:szCs w:val="20"/>
        </w:rPr>
        <w:t>governance,</w:t>
      </w:r>
      <w:r>
        <w:rPr>
          <w:rFonts w:ascii="Times New Roman" w:hAnsi="Times New Roman"/>
          <w:color w:val="191919"/>
          <w:spacing w:val="-7"/>
          <w:sz w:val="20"/>
          <w:szCs w:val="20"/>
        </w:rPr>
        <w:t xml:space="preserve"> </w:t>
      </w:r>
      <w:r>
        <w:rPr>
          <w:rFonts w:ascii="Times New Roman" w:hAnsi="Times New Roman"/>
          <w:color w:val="191919"/>
          <w:sz w:val="20"/>
          <w:szCs w:val="20"/>
        </w:rPr>
        <w:t>finance,</w:t>
      </w:r>
      <w:r>
        <w:rPr>
          <w:rFonts w:ascii="Times New Roman" w:hAnsi="Times New Roman"/>
          <w:color w:val="191919"/>
          <w:spacing w:val="-7"/>
          <w:sz w:val="20"/>
          <w:szCs w:val="20"/>
        </w:rPr>
        <w:t xml:space="preserve"> </w:t>
      </w:r>
      <w:r>
        <w:rPr>
          <w:rFonts w:ascii="Times New Roman" w:hAnsi="Times New Roman"/>
          <w:color w:val="191919"/>
          <w:sz w:val="20"/>
          <w:szCs w:val="20"/>
        </w:rPr>
        <w:t>philosoph</w:t>
      </w:r>
      <w:r>
        <w:rPr>
          <w:rFonts w:ascii="Times New Roman" w:hAnsi="Times New Roman"/>
          <w:color w:val="191919"/>
          <w:spacing w:val="-13"/>
          <w:sz w:val="20"/>
          <w:szCs w:val="20"/>
        </w:rPr>
        <w:t>y</w:t>
      </w:r>
      <w:r>
        <w:rPr>
          <w:rFonts w:ascii="Times New Roman" w:hAnsi="Times New Roman"/>
          <w:color w:val="191919"/>
          <w:sz w:val="20"/>
          <w:szCs w:val="20"/>
        </w:rPr>
        <w:t>,</w:t>
      </w:r>
      <w:r>
        <w:rPr>
          <w:rFonts w:ascii="Times New Roman" w:hAnsi="Times New Roman"/>
          <w:color w:val="191919"/>
          <w:spacing w:val="-8"/>
          <w:sz w:val="20"/>
          <w:szCs w:val="20"/>
        </w:rPr>
        <w:t xml:space="preserve"> </w:t>
      </w:r>
      <w:r>
        <w:rPr>
          <w:rFonts w:ascii="Times New Roman" w:hAnsi="Times New Roman"/>
          <w:color w:val="191919"/>
          <w:sz w:val="20"/>
          <w:szCs w:val="20"/>
        </w:rPr>
        <w:t>curriculum, leadership, classroom control, management and psychology of learning.</w:t>
      </w:r>
    </w:p>
    <w:p w:rsidR="00B33835" w:rsidRDefault="00B33835" w:rsidP="00B33835">
      <w:pPr>
        <w:widowControl w:val="0"/>
        <w:tabs>
          <w:tab w:val="left" w:pos="180"/>
        </w:tabs>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 xml:space="preserve">EDUC </w:t>
      </w:r>
      <w:del w:id="708" w:author=" " w:date="2011-04-06T11:14:00Z">
        <w:r w:rsidDel="00F15938">
          <w:rPr>
            <w:rFonts w:ascii="Times New Roman" w:hAnsi="Times New Roman"/>
            <w:b/>
            <w:bCs/>
            <w:color w:val="191919"/>
            <w:sz w:val="20"/>
            <w:szCs w:val="20"/>
          </w:rPr>
          <w:delText xml:space="preserve">7101 </w:delText>
        </w:r>
      </w:del>
      <w:ins w:id="709" w:author=" " w:date="2011-04-06T11:14:00Z">
        <w:r>
          <w:rPr>
            <w:rFonts w:ascii="Times New Roman" w:hAnsi="Times New Roman"/>
            <w:b/>
            <w:bCs/>
            <w:color w:val="191919"/>
            <w:sz w:val="20"/>
            <w:szCs w:val="20"/>
          </w:rPr>
          <w:t xml:space="preserve">7701 </w:t>
        </w:r>
      </w:ins>
      <w:r>
        <w:rPr>
          <w:rFonts w:ascii="Times New Roman" w:hAnsi="Times New Roman"/>
          <w:b/>
          <w:bCs/>
          <w:color w:val="191919"/>
          <w:sz w:val="20"/>
          <w:szCs w:val="20"/>
        </w:rPr>
        <w:t>-</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Advanced Educational Resea</w:t>
      </w:r>
      <w:r>
        <w:rPr>
          <w:rFonts w:ascii="Times New Roman" w:hAnsi="Times New Roman"/>
          <w:b/>
          <w:bCs/>
          <w:color w:val="191919"/>
          <w:spacing w:val="-4"/>
          <w:sz w:val="20"/>
          <w:szCs w:val="20"/>
        </w:rPr>
        <w:t>r</w:t>
      </w:r>
      <w:r>
        <w:rPr>
          <w:rFonts w:ascii="Times New Roman" w:hAnsi="Times New Roman"/>
          <w:b/>
          <w:bCs/>
          <w:color w:val="191919"/>
          <w:sz w:val="20"/>
          <w:szCs w:val="20"/>
        </w:rPr>
        <w:t>ch</w:t>
      </w:r>
      <w:r>
        <w:rPr>
          <w:rFonts w:ascii="Times New Roman" w:hAnsi="Times New Roman"/>
          <w:b/>
          <w:bCs/>
          <w:color w:val="191919"/>
          <w:spacing w:val="-34"/>
          <w:sz w:val="20"/>
          <w:szCs w:val="20"/>
        </w:rPr>
        <w:t xml:space="preserve"> </w:t>
      </w:r>
      <w:r>
        <w:rPr>
          <w:rFonts w:ascii="Times New Roman" w:hAnsi="Times New Roman"/>
          <w:b/>
          <w:bCs/>
          <w:color w:val="191919"/>
          <w:sz w:val="20"/>
          <w:szCs w:val="20"/>
        </w:rPr>
        <w:t>....................................................................3(3-0)</w:t>
      </w:r>
    </w:p>
    <w:p w:rsidR="00B33835" w:rsidRDefault="00B33835" w:rsidP="00B33835">
      <w:pPr>
        <w:widowControl w:val="0"/>
        <w:tabs>
          <w:tab w:val="left" w:pos="180"/>
        </w:tabs>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20"/>
          <w:sz w:val="20"/>
          <w:szCs w:val="20"/>
        </w:rPr>
        <w:t xml:space="preserve"> </w:t>
      </w:r>
      <w:r>
        <w:rPr>
          <w:rFonts w:ascii="Times New Roman" w:hAnsi="Times New Roman"/>
          <w:color w:val="191919"/>
          <w:spacing w:val="-1"/>
          <w:sz w:val="20"/>
          <w:szCs w:val="20"/>
        </w:rPr>
        <w:t>stud</w:t>
      </w:r>
      <w:r>
        <w:rPr>
          <w:rFonts w:ascii="Times New Roman" w:hAnsi="Times New Roman"/>
          <w:color w:val="191919"/>
          <w:sz w:val="20"/>
          <w:szCs w:val="20"/>
        </w:rPr>
        <w:t>y</w:t>
      </w:r>
      <w:r>
        <w:rPr>
          <w:rFonts w:ascii="Times New Roman" w:hAnsi="Times New Roman"/>
          <w:color w:val="191919"/>
          <w:spacing w:val="-9"/>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1"/>
          <w:sz w:val="20"/>
          <w:szCs w:val="20"/>
        </w:rPr>
        <w:t>methods</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procedure</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1"/>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1"/>
          <w:sz w:val="20"/>
          <w:szCs w:val="20"/>
        </w:rPr>
        <w:t>design</w:t>
      </w:r>
      <w:r>
        <w:rPr>
          <w:rFonts w:ascii="Times New Roman" w:hAnsi="Times New Roman"/>
          <w:color w:val="191919"/>
          <w:sz w:val="20"/>
          <w:szCs w:val="20"/>
        </w:rPr>
        <w:t>,</w:t>
      </w:r>
      <w:r>
        <w:rPr>
          <w:rFonts w:ascii="Times New Roman" w:hAnsi="Times New Roman"/>
          <w:color w:val="191919"/>
          <w:spacing w:val="-9"/>
          <w:sz w:val="20"/>
          <w:szCs w:val="20"/>
        </w:rPr>
        <w:t xml:space="preserve"> </w:t>
      </w:r>
      <w:r>
        <w:rPr>
          <w:rFonts w:ascii="Times New Roman" w:hAnsi="Times New Roman"/>
          <w:color w:val="191919"/>
          <w:spacing w:val="-1"/>
          <w:sz w:val="20"/>
          <w:szCs w:val="20"/>
        </w:rPr>
        <w:t>includin</w:t>
      </w:r>
      <w:r>
        <w:rPr>
          <w:rFonts w:ascii="Times New Roman" w:hAnsi="Times New Roman"/>
          <w:color w:val="191919"/>
          <w:sz w:val="20"/>
          <w:szCs w:val="20"/>
        </w:rPr>
        <w:t>g</w:t>
      </w:r>
      <w:r>
        <w:rPr>
          <w:rFonts w:ascii="Times New Roman" w:hAnsi="Times New Roman"/>
          <w:color w:val="191919"/>
          <w:spacing w:val="-8"/>
          <w:sz w:val="20"/>
          <w:szCs w:val="20"/>
        </w:rPr>
        <w:t xml:space="preserve"> </w:t>
      </w:r>
      <w:r>
        <w:rPr>
          <w:rFonts w:ascii="Times New Roman" w:hAnsi="Times New Roman"/>
          <w:color w:val="191919"/>
          <w:spacing w:val="-1"/>
          <w:sz w:val="20"/>
          <w:szCs w:val="20"/>
        </w:rPr>
        <w:t>preparatio</w:t>
      </w:r>
      <w:r>
        <w:rPr>
          <w:rFonts w:ascii="Times New Roman" w:hAnsi="Times New Roman"/>
          <w:color w:val="191919"/>
          <w:sz w:val="20"/>
          <w:szCs w:val="20"/>
        </w:rPr>
        <w:t>n</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1"/>
          <w:sz w:val="20"/>
          <w:szCs w:val="20"/>
        </w:rPr>
        <w:t>researc</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1"/>
          <w:sz w:val="20"/>
          <w:szCs w:val="20"/>
        </w:rPr>
        <w:t xml:space="preserve">abstracts. </w:t>
      </w:r>
      <w:r>
        <w:rPr>
          <w:rFonts w:ascii="Times New Roman" w:hAnsi="Times New Roman"/>
          <w:color w:val="191919"/>
          <w:spacing w:val="-10"/>
          <w:sz w:val="20"/>
          <w:szCs w:val="20"/>
        </w:rPr>
        <w:t>W</w:t>
      </w:r>
      <w:r>
        <w:rPr>
          <w:rFonts w:ascii="Times New Roman" w:hAnsi="Times New Roman"/>
          <w:color w:val="191919"/>
          <w:spacing w:val="-2"/>
          <w:sz w:val="20"/>
          <w:szCs w:val="20"/>
        </w:rPr>
        <w:t>ritin</w:t>
      </w:r>
      <w:r>
        <w:rPr>
          <w:rFonts w:ascii="Times New Roman" w:hAnsi="Times New Roman"/>
          <w:color w:val="191919"/>
          <w:sz w:val="20"/>
          <w:szCs w:val="20"/>
        </w:rPr>
        <w:t>g</w:t>
      </w:r>
      <w:r>
        <w:rPr>
          <w:rFonts w:ascii="Times New Roman" w:hAnsi="Times New Roman"/>
          <w:color w:val="191919"/>
          <w:spacing w:val="-9"/>
          <w:sz w:val="20"/>
          <w:szCs w:val="20"/>
        </w:rPr>
        <w:t xml:space="preserve"> </w:t>
      </w:r>
      <w:r>
        <w:rPr>
          <w:rFonts w:ascii="Times New Roman" w:hAnsi="Times New Roman"/>
          <w:color w:val="191919"/>
          <w:spacing w:val="-2"/>
          <w:sz w:val="20"/>
          <w:szCs w:val="20"/>
        </w:rPr>
        <w:t>report</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th</w:t>
      </w:r>
      <w:r>
        <w:rPr>
          <w:rFonts w:ascii="Times New Roman" w:hAnsi="Times New Roman"/>
          <w:color w:val="191919"/>
          <w:sz w:val="20"/>
          <w:szCs w:val="20"/>
        </w:rPr>
        <w:t>e</w:t>
      </w:r>
      <w:r>
        <w:rPr>
          <w:rFonts w:ascii="Times New Roman" w:hAnsi="Times New Roman"/>
          <w:color w:val="191919"/>
          <w:spacing w:val="-9"/>
          <w:sz w:val="20"/>
          <w:szCs w:val="20"/>
        </w:rPr>
        <w:t xml:space="preserve"> </w:t>
      </w:r>
      <w:r>
        <w:rPr>
          <w:rFonts w:ascii="Times New Roman" w:hAnsi="Times New Roman"/>
          <w:color w:val="191919"/>
          <w:spacing w:val="-2"/>
          <w:sz w:val="20"/>
          <w:szCs w:val="20"/>
        </w:rPr>
        <w:t>fiel</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o</w:t>
      </w:r>
      <w:r>
        <w:rPr>
          <w:rFonts w:ascii="Times New Roman" w:hAnsi="Times New Roman"/>
          <w:color w:val="191919"/>
          <w:sz w:val="20"/>
          <w:szCs w:val="20"/>
        </w:rPr>
        <w:t>f</w:t>
      </w:r>
      <w:r>
        <w:rPr>
          <w:rFonts w:ascii="Times New Roman" w:hAnsi="Times New Roman"/>
          <w:color w:val="191919"/>
          <w:spacing w:val="-9"/>
          <w:sz w:val="20"/>
          <w:szCs w:val="20"/>
        </w:rPr>
        <w:t xml:space="preserve"> </w:t>
      </w:r>
      <w:r>
        <w:rPr>
          <w:rFonts w:ascii="Times New Roman" w:hAnsi="Times New Roman"/>
          <w:color w:val="191919"/>
          <w:spacing w:val="-2"/>
          <w:sz w:val="20"/>
          <w:szCs w:val="20"/>
        </w:rPr>
        <w:t>educatio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an</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relate</w:t>
      </w:r>
      <w:r>
        <w:rPr>
          <w:rFonts w:ascii="Times New Roman" w:hAnsi="Times New Roman"/>
          <w:color w:val="191919"/>
          <w:sz w:val="20"/>
          <w:szCs w:val="20"/>
        </w:rPr>
        <w:t>d</w:t>
      </w:r>
      <w:r>
        <w:rPr>
          <w:rFonts w:ascii="Times New Roman" w:hAnsi="Times New Roman"/>
          <w:color w:val="191919"/>
          <w:spacing w:val="-9"/>
          <w:sz w:val="20"/>
          <w:szCs w:val="20"/>
        </w:rPr>
        <w:t xml:space="preserve"> </w:t>
      </w:r>
      <w:r>
        <w:rPr>
          <w:rFonts w:ascii="Times New Roman" w:hAnsi="Times New Roman"/>
          <w:color w:val="191919"/>
          <w:spacing w:val="-2"/>
          <w:sz w:val="20"/>
          <w:szCs w:val="20"/>
        </w:rPr>
        <w:t>area</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presented</w:t>
      </w:r>
      <w:r>
        <w:rPr>
          <w:rFonts w:ascii="Times New Roman" w:hAnsi="Times New Roman"/>
          <w:color w:val="191919"/>
          <w:sz w:val="20"/>
          <w:szCs w:val="20"/>
        </w:rPr>
        <w:t>.</w:t>
      </w:r>
      <w:r>
        <w:rPr>
          <w:rFonts w:ascii="Times New Roman" w:hAnsi="Times New Roman"/>
          <w:color w:val="191919"/>
          <w:spacing w:val="-20"/>
          <w:sz w:val="20"/>
          <w:szCs w:val="20"/>
        </w:rPr>
        <w:t xml:space="preserve"> </w:t>
      </w:r>
      <w:r>
        <w:rPr>
          <w:rFonts w:ascii="Times New Roman" w:hAnsi="Times New Roman"/>
          <w:color w:val="191919"/>
          <w:spacing w:val="-2"/>
          <w:sz w:val="20"/>
          <w:szCs w:val="20"/>
        </w:rPr>
        <w:t>Actio</w:t>
      </w:r>
      <w:r>
        <w:rPr>
          <w:rFonts w:ascii="Times New Roman" w:hAnsi="Times New Roman"/>
          <w:color w:val="191919"/>
          <w:sz w:val="20"/>
          <w:szCs w:val="20"/>
        </w:rPr>
        <w:t>n</w:t>
      </w:r>
      <w:r>
        <w:rPr>
          <w:rFonts w:ascii="Times New Roman" w:hAnsi="Times New Roman"/>
          <w:color w:val="191919"/>
          <w:spacing w:val="-9"/>
          <w:sz w:val="20"/>
          <w:szCs w:val="20"/>
        </w:rPr>
        <w:t xml:space="preserve"> </w:t>
      </w:r>
      <w:r>
        <w:rPr>
          <w:rFonts w:ascii="Times New Roman" w:hAnsi="Times New Roman"/>
          <w:color w:val="191919"/>
          <w:spacing w:val="-2"/>
          <w:sz w:val="20"/>
          <w:szCs w:val="20"/>
        </w:rPr>
        <w:t>researc</w:t>
      </w:r>
      <w:r>
        <w:rPr>
          <w:rFonts w:ascii="Times New Roman" w:hAnsi="Times New Roman"/>
          <w:color w:val="191919"/>
          <w:sz w:val="20"/>
          <w:szCs w:val="20"/>
        </w:rPr>
        <w:t>h</w:t>
      </w:r>
      <w:r>
        <w:rPr>
          <w:rFonts w:ascii="Times New Roman" w:hAnsi="Times New Roman"/>
          <w:color w:val="191919"/>
          <w:spacing w:val="-9"/>
          <w:sz w:val="20"/>
          <w:szCs w:val="20"/>
        </w:rPr>
        <w:t xml:space="preserve"> </w:t>
      </w:r>
      <w:r>
        <w:rPr>
          <w:rFonts w:ascii="Times New Roman" w:hAnsi="Times New Roman"/>
          <w:color w:val="191919"/>
          <w:spacing w:val="-2"/>
          <w:sz w:val="20"/>
          <w:szCs w:val="20"/>
        </w:rPr>
        <w:t>i</w:t>
      </w:r>
      <w:r>
        <w:rPr>
          <w:rFonts w:ascii="Times New Roman" w:hAnsi="Times New Roman"/>
          <w:color w:val="191919"/>
          <w:sz w:val="20"/>
          <w:szCs w:val="20"/>
        </w:rPr>
        <w:t>s</w:t>
      </w:r>
      <w:r>
        <w:rPr>
          <w:rFonts w:ascii="Times New Roman" w:hAnsi="Times New Roman"/>
          <w:color w:val="191919"/>
          <w:spacing w:val="-9"/>
          <w:sz w:val="20"/>
          <w:szCs w:val="20"/>
        </w:rPr>
        <w:t xml:space="preserve"> </w:t>
      </w:r>
      <w:r>
        <w:rPr>
          <w:rFonts w:ascii="Times New Roman" w:hAnsi="Times New Roman"/>
          <w:color w:val="191919"/>
          <w:spacing w:val="-2"/>
          <w:sz w:val="20"/>
          <w:szCs w:val="20"/>
        </w:rPr>
        <w:t xml:space="preserve">focused </w:t>
      </w:r>
      <w:r>
        <w:rPr>
          <w:rFonts w:ascii="Times New Roman" w:hAnsi="Times New Roman"/>
          <w:color w:val="191919"/>
          <w:sz w:val="20"/>
          <w:szCs w:val="20"/>
        </w:rPr>
        <w:t>on current problems in schools.</w:t>
      </w:r>
    </w:p>
    <w:p w:rsidR="00B33835" w:rsidRDefault="00B33835" w:rsidP="00B33835">
      <w:pPr>
        <w:widowControl w:val="0"/>
        <w:tabs>
          <w:tab w:val="left" w:pos="180"/>
        </w:tabs>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MEED 5500 - Int</w:t>
      </w:r>
      <w:r>
        <w:rPr>
          <w:rFonts w:ascii="Times New Roman" w:hAnsi="Times New Roman"/>
          <w:b/>
          <w:bCs/>
          <w:color w:val="191919"/>
          <w:spacing w:val="-4"/>
          <w:sz w:val="20"/>
          <w:szCs w:val="20"/>
        </w:rPr>
        <w:t>r</w:t>
      </w:r>
      <w:r>
        <w:rPr>
          <w:rFonts w:ascii="Times New Roman" w:hAnsi="Times New Roman"/>
          <w:b/>
          <w:bCs/>
          <w:color w:val="191919"/>
          <w:sz w:val="20"/>
          <w:szCs w:val="20"/>
        </w:rPr>
        <w:t>oduction to the Selection of Print and Non-Print Materials</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................3(3-0)</w:t>
      </w:r>
    </w:p>
    <w:p w:rsidR="00B33835" w:rsidRDefault="00B33835" w:rsidP="00B33835">
      <w:pPr>
        <w:widowControl w:val="0"/>
        <w:tabs>
          <w:tab w:val="left" w:pos="180"/>
        </w:tabs>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Introduction</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selection</w:t>
      </w:r>
      <w:r>
        <w:rPr>
          <w:rFonts w:ascii="Times New Roman" w:hAnsi="Times New Roman"/>
          <w:color w:val="191919"/>
          <w:spacing w:val="-5"/>
          <w:sz w:val="20"/>
          <w:szCs w:val="20"/>
        </w:rPr>
        <w:t xml:space="preserve"> </w:t>
      </w:r>
      <w:r>
        <w:rPr>
          <w:rFonts w:ascii="Times New Roman" w:hAnsi="Times New Roman"/>
          <w:color w:val="191919"/>
          <w:sz w:val="20"/>
          <w:szCs w:val="20"/>
        </w:rPr>
        <w:t>process.</w:t>
      </w:r>
      <w:r>
        <w:rPr>
          <w:rFonts w:ascii="Times New Roman" w:hAnsi="Times New Roman"/>
          <w:color w:val="191919"/>
          <w:spacing w:val="-9"/>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student</w:t>
      </w:r>
      <w:r>
        <w:rPr>
          <w:rFonts w:ascii="Times New Roman" w:hAnsi="Times New Roman"/>
          <w:color w:val="191919"/>
          <w:spacing w:val="-5"/>
          <w:sz w:val="20"/>
          <w:szCs w:val="20"/>
        </w:rPr>
        <w:t xml:space="preserve"> </w:t>
      </w:r>
      <w:r>
        <w:rPr>
          <w:rFonts w:ascii="Times New Roman" w:hAnsi="Times New Roman"/>
          <w:color w:val="191919"/>
          <w:sz w:val="20"/>
          <w:szCs w:val="20"/>
        </w:rPr>
        <w:t>will</w:t>
      </w:r>
      <w:r>
        <w:rPr>
          <w:rFonts w:ascii="Times New Roman" w:hAnsi="Times New Roman"/>
          <w:color w:val="191919"/>
          <w:spacing w:val="-5"/>
          <w:sz w:val="20"/>
          <w:szCs w:val="20"/>
        </w:rPr>
        <w:t xml:space="preserve"> </w:t>
      </w:r>
      <w:r>
        <w:rPr>
          <w:rFonts w:ascii="Times New Roman" w:hAnsi="Times New Roman"/>
          <w:color w:val="191919"/>
          <w:sz w:val="20"/>
          <w:szCs w:val="20"/>
        </w:rPr>
        <w:t>develop</w:t>
      </w:r>
      <w:r>
        <w:rPr>
          <w:rFonts w:ascii="Times New Roman" w:hAnsi="Times New Roman"/>
          <w:color w:val="191919"/>
          <w:spacing w:val="-5"/>
          <w:sz w:val="20"/>
          <w:szCs w:val="20"/>
        </w:rPr>
        <w:t xml:space="preserve"> </w:t>
      </w:r>
      <w:r>
        <w:rPr>
          <w:rFonts w:ascii="Times New Roman" w:hAnsi="Times New Roman"/>
          <w:color w:val="191919"/>
          <w:sz w:val="20"/>
          <w:szCs w:val="20"/>
        </w:rPr>
        <w:t>selection</w:t>
      </w:r>
      <w:r>
        <w:rPr>
          <w:rFonts w:ascii="Times New Roman" w:hAnsi="Times New Roman"/>
          <w:color w:val="191919"/>
          <w:spacing w:val="-5"/>
          <w:sz w:val="20"/>
          <w:szCs w:val="20"/>
        </w:rPr>
        <w:t xml:space="preserve"> </w:t>
      </w:r>
      <w:r>
        <w:rPr>
          <w:rFonts w:ascii="Times New Roman" w:hAnsi="Times New Roman"/>
          <w:color w:val="191919"/>
          <w:sz w:val="20"/>
          <w:szCs w:val="20"/>
        </w:rPr>
        <w:t>criteria</w:t>
      </w:r>
      <w:r>
        <w:rPr>
          <w:rFonts w:ascii="Times New Roman" w:hAnsi="Times New Roman"/>
          <w:color w:val="191919"/>
          <w:spacing w:val="-5"/>
          <w:sz w:val="20"/>
          <w:szCs w:val="20"/>
        </w:rPr>
        <w:t xml:space="preserve"> </w:t>
      </w:r>
      <w:r>
        <w:rPr>
          <w:rFonts w:ascii="Times New Roman" w:hAnsi="Times New Roman"/>
          <w:color w:val="191919"/>
          <w:sz w:val="20"/>
          <w:szCs w:val="20"/>
        </w:rPr>
        <w:t>for</w:t>
      </w:r>
      <w:r>
        <w:rPr>
          <w:rFonts w:ascii="Times New Roman" w:hAnsi="Times New Roman"/>
          <w:color w:val="191919"/>
          <w:spacing w:val="-5"/>
          <w:sz w:val="20"/>
          <w:szCs w:val="20"/>
        </w:rPr>
        <w:t xml:space="preserve"> </w:t>
      </w:r>
      <w:r>
        <w:rPr>
          <w:rFonts w:ascii="Times New Roman" w:hAnsi="Times New Roman"/>
          <w:color w:val="191919"/>
          <w:sz w:val="20"/>
          <w:szCs w:val="20"/>
        </w:rPr>
        <w:t>many</w:t>
      </w:r>
      <w:r>
        <w:rPr>
          <w:rFonts w:ascii="Times New Roman" w:hAnsi="Times New Roman"/>
          <w:color w:val="191919"/>
          <w:spacing w:val="-5"/>
          <w:sz w:val="20"/>
          <w:szCs w:val="20"/>
        </w:rPr>
        <w:t xml:space="preserve"> </w:t>
      </w:r>
      <w:r>
        <w:rPr>
          <w:rFonts w:ascii="Times New Roman" w:hAnsi="Times New Roman"/>
          <w:color w:val="191919"/>
          <w:sz w:val="20"/>
          <w:szCs w:val="20"/>
        </w:rPr>
        <w:t>types of materials and will evaluate selection services.</w:t>
      </w:r>
    </w:p>
    <w:p w:rsidR="00B33835" w:rsidRDefault="00B33835" w:rsidP="00B33835">
      <w:pPr>
        <w:widowControl w:val="0"/>
        <w:tabs>
          <w:tab w:val="left" w:pos="180"/>
        </w:tabs>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MEED 5510 - P</w:t>
      </w:r>
      <w:r>
        <w:rPr>
          <w:rFonts w:ascii="Times New Roman" w:hAnsi="Times New Roman"/>
          <w:b/>
          <w:bCs/>
          <w:color w:val="191919"/>
          <w:spacing w:val="-4"/>
          <w:sz w:val="20"/>
          <w:szCs w:val="20"/>
        </w:rPr>
        <w:t>r</w:t>
      </w:r>
      <w:r>
        <w:rPr>
          <w:rFonts w:ascii="Times New Roman" w:hAnsi="Times New Roman"/>
          <w:b/>
          <w:bCs/>
          <w:color w:val="191919"/>
          <w:sz w:val="20"/>
          <w:szCs w:val="20"/>
        </w:rPr>
        <w:t>oduction of Educational Media</w:t>
      </w:r>
      <w:r>
        <w:rPr>
          <w:rFonts w:ascii="Times New Roman" w:hAnsi="Times New Roman"/>
          <w:b/>
          <w:bCs/>
          <w:color w:val="191919"/>
          <w:spacing w:val="-1"/>
          <w:sz w:val="20"/>
          <w:szCs w:val="20"/>
        </w:rPr>
        <w:t xml:space="preserve"> </w:t>
      </w:r>
      <w:r>
        <w:rPr>
          <w:rFonts w:ascii="Times New Roman" w:hAnsi="Times New Roman"/>
          <w:b/>
          <w:bCs/>
          <w:color w:val="191919"/>
          <w:sz w:val="20"/>
          <w:szCs w:val="20"/>
        </w:rPr>
        <w:t>.................................................................3(3-0)</w:t>
      </w:r>
    </w:p>
    <w:p w:rsidR="00B33835" w:rsidRDefault="00B33835" w:rsidP="00B33835">
      <w:pPr>
        <w:widowControl w:val="0"/>
        <w:tabs>
          <w:tab w:val="left" w:pos="180"/>
        </w:tabs>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Design and production of instructional materials. Design and application are related to current theories of communication.</w:t>
      </w:r>
    </w:p>
    <w:p w:rsidR="00B33835" w:rsidRDefault="00B33835" w:rsidP="00B33835">
      <w:pPr>
        <w:widowControl w:val="0"/>
        <w:tabs>
          <w:tab w:val="left" w:pos="180"/>
        </w:tabs>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lastRenderedPageBreak/>
        <w:t>MEED 5530 - Selection and Utilization of Educational Medi</w:t>
      </w:r>
      <w:r>
        <w:rPr>
          <w:rFonts w:ascii="Times New Roman" w:hAnsi="Times New Roman"/>
          <w:b/>
          <w:bCs/>
          <w:color w:val="191919"/>
          <w:spacing w:val="12"/>
          <w:sz w:val="20"/>
          <w:szCs w:val="20"/>
        </w:rPr>
        <w:t>a</w:t>
      </w:r>
      <w:r>
        <w:rPr>
          <w:rFonts w:ascii="Times New Roman" w:hAnsi="Times New Roman"/>
          <w:b/>
          <w:bCs/>
          <w:color w:val="191919"/>
          <w:sz w:val="20"/>
          <w:szCs w:val="20"/>
        </w:rPr>
        <w:t>...........................................3(3-0)</w:t>
      </w:r>
    </w:p>
    <w:p w:rsidR="00B33835" w:rsidRDefault="00B33835" w:rsidP="00B33835">
      <w:pPr>
        <w:widowControl w:val="0"/>
        <w:tabs>
          <w:tab w:val="left" w:pos="180"/>
        </w:tabs>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pacing w:val="-1"/>
          <w:sz w:val="20"/>
          <w:szCs w:val="20"/>
        </w:rPr>
        <w:t>Designe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mee</w:t>
      </w:r>
      <w:r>
        <w:rPr>
          <w:rFonts w:ascii="Times New Roman" w:hAnsi="Times New Roman"/>
          <w:color w:val="191919"/>
          <w:sz w:val="20"/>
          <w:szCs w:val="20"/>
        </w:rPr>
        <w:t>t</w:t>
      </w:r>
      <w:r>
        <w:rPr>
          <w:rFonts w:ascii="Times New Roman" w:hAnsi="Times New Roman"/>
          <w:color w:val="191919"/>
          <w:spacing w:val="-8"/>
          <w:sz w:val="20"/>
          <w:szCs w:val="20"/>
        </w:rPr>
        <w:t xml:space="preserve"> </w:t>
      </w:r>
      <w:r>
        <w:rPr>
          <w:rFonts w:ascii="Times New Roman" w:hAnsi="Times New Roman"/>
          <w:color w:val="191919"/>
          <w:spacing w:val="-1"/>
          <w:sz w:val="20"/>
          <w:szCs w:val="20"/>
        </w:rPr>
        <w:t>th</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need</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o</w:t>
      </w:r>
      <w:r>
        <w:rPr>
          <w:rFonts w:ascii="Times New Roman" w:hAnsi="Times New Roman"/>
          <w:color w:val="191919"/>
          <w:sz w:val="20"/>
          <w:szCs w:val="20"/>
        </w:rPr>
        <w:t>f</w:t>
      </w:r>
      <w:r>
        <w:rPr>
          <w:rFonts w:ascii="Times New Roman" w:hAnsi="Times New Roman"/>
          <w:color w:val="191919"/>
          <w:spacing w:val="-8"/>
          <w:sz w:val="20"/>
          <w:szCs w:val="20"/>
        </w:rPr>
        <w:t xml:space="preserve"> </w:t>
      </w:r>
      <w:r>
        <w:rPr>
          <w:rFonts w:ascii="Times New Roman" w:hAnsi="Times New Roman"/>
          <w:color w:val="191919"/>
          <w:spacing w:val="-1"/>
          <w:sz w:val="20"/>
          <w:szCs w:val="20"/>
        </w:rPr>
        <w:t>experience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educator</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improv</w:t>
      </w:r>
      <w:r>
        <w:rPr>
          <w:rFonts w:ascii="Times New Roman" w:hAnsi="Times New Roman"/>
          <w:color w:val="191919"/>
          <w:sz w:val="20"/>
          <w:szCs w:val="20"/>
        </w:rPr>
        <w:t>e</w:t>
      </w:r>
      <w:r>
        <w:rPr>
          <w:rFonts w:ascii="Times New Roman" w:hAnsi="Times New Roman"/>
          <w:color w:val="191919"/>
          <w:spacing w:val="-8"/>
          <w:sz w:val="20"/>
          <w:szCs w:val="20"/>
        </w:rPr>
        <w:t xml:space="preserve"> </w:t>
      </w:r>
      <w:r>
        <w:rPr>
          <w:rFonts w:ascii="Times New Roman" w:hAnsi="Times New Roman"/>
          <w:color w:val="191919"/>
          <w:spacing w:val="-1"/>
          <w:sz w:val="20"/>
          <w:szCs w:val="20"/>
        </w:rPr>
        <w:t>competencie</w:t>
      </w:r>
      <w:r>
        <w:rPr>
          <w:rFonts w:ascii="Times New Roman" w:hAnsi="Times New Roman"/>
          <w:color w:val="191919"/>
          <w:sz w:val="20"/>
          <w:szCs w:val="20"/>
        </w:rPr>
        <w:t>s</w:t>
      </w:r>
      <w:r>
        <w:rPr>
          <w:rFonts w:ascii="Times New Roman" w:hAnsi="Times New Roman"/>
          <w:color w:val="191919"/>
          <w:spacing w:val="-8"/>
          <w:sz w:val="20"/>
          <w:szCs w:val="20"/>
        </w:rPr>
        <w:t xml:space="preserve"> </w:t>
      </w:r>
      <w:r>
        <w:rPr>
          <w:rFonts w:ascii="Times New Roman" w:hAnsi="Times New Roman"/>
          <w:color w:val="191919"/>
          <w:spacing w:val="-1"/>
          <w:sz w:val="20"/>
          <w:szCs w:val="20"/>
        </w:rPr>
        <w:t>neede</w:t>
      </w:r>
      <w:r>
        <w:rPr>
          <w:rFonts w:ascii="Times New Roman" w:hAnsi="Times New Roman"/>
          <w:color w:val="191919"/>
          <w:sz w:val="20"/>
          <w:szCs w:val="20"/>
        </w:rPr>
        <w:t>d</w:t>
      </w:r>
      <w:r>
        <w:rPr>
          <w:rFonts w:ascii="Times New Roman" w:hAnsi="Times New Roman"/>
          <w:color w:val="191919"/>
          <w:spacing w:val="-8"/>
          <w:sz w:val="20"/>
          <w:szCs w:val="20"/>
        </w:rPr>
        <w:t xml:space="preserve"> </w:t>
      </w:r>
      <w:r>
        <w:rPr>
          <w:rFonts w:ascii="Times New Roman" w:hAnsi="Times New Roman"/>
          <w:color w:val="191919"/>
          <w:spacing w:val="-1"/>
          <w:sz w:val="20"/>
          <w:szCs w:val="20"/>
        </w:rPr>
        <w:t>t</w:t>
      </w:r>
      <w:r>
        <w:rPr>
          <w:rFonts w:ascii="Times New Roman" w:hAnsi="Times New Roman"/>
          <w:color w:val="191919"/>
          <w:sz w:val="20"/>
          <w:szCs w:val="20"/>
        </w:rPr>
        <w:t>o</w:t>
      </w:r>
      <w:r>
        <w:rPr>
          <w:rFonts w:ascii="Times New Roman" w:hAnsi="Times New Roman"/>
          <w:color w:val="191919"/>
          <w:spacing w:val="-8"/>
          <w:sz w:val="20"/>
          <w:szCs w:val="20"/>
        </w:rPr>
        <w:t xml:space="preserve"> </w:t>
      </w:r>
      <w:r>
        <w:rPr>
          <w:rFonts w:ascii="Times New Roman" w:hAnsi="Times New Roman"/>
          <w:color w:val="191919"/>
          <w:spacing w:val="-1"/>
          <w:sz w:val="20"/>
          <w:szCs w:val="20"/>
        </w:rPr>
        <w:t xml:space="preserve">select, </w:t>
      </w:r>
      <w:r>
        <w:rPr>
          <w:rFonts w:ascii="Times New Roman" w:hAnsi="Times New Roman"/>
          <w:color w:val="191919"/>
          <w:sz w:val="20"/>
          <w:szCs w:val="20"/>
        </w:rPr>
        <w:t>utilize, evaluate and modify the wide range of educational media.</w:t>
      </w:r>
    </w:p>
    <w:p w:rsidR="00B33835" w:rsidRDefault="00B33835" w:rsidP="00B33835">
      <w:pPr>
        <w:widowControl w:val="0"/>
        <w:tabs>
          <w:tab w:val="left" w:pos="180"/>
        </w:tabs>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PSYC 5509 - Int</w:t>
      </w:r>
      <w:r>
        <w:rPr>
          <w:rFonts w:ascii="Times New Roman" w:hAnsi="Times New Roman"/>
          <w:b/>
          <w:bCs/>
          <w:color w:val="191919"/>
          <w:spacing w:val="-4"/>
          <w:sz w:val="20"/>
          <w:szCs w:val="20"/>
        </w:rPr>
        <w:t>r</w:t>
      </w:r>
      <w:r>
        <w:rPr>
          <w:rFonts w:ascii="Times New Roman" w:hAnsi="Times New Roman"/>
          <w:b/>
          <w:bCs/>
          <w:color w:val="191919"/>
          <w:sz w:val="20"/>
          <w:szCs w:val="20"/>
        </w:rPr>
        <w:t>oduction to Behavior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Modification</w:t>
      </w:r>
      <w:r>
        <w:rPr>
          <w:rFonts w:ascii="Times New Roman" w:hAnsi="Times New Roman"/>
          <w:b/>
          <w:bCs/>
          <w:color w:val="191919"/>
          <w:spacing w:val="-3"/>
          <w:sz w:val="20"/>
          <w:szCs w:val="20"/>
        </w:rPr>
        <w:t xml:space="preserve"> </w:t>
      </w:r>
      <w:r>
        <w:rPr>
          <w:rFonts w:ascii="Times New Roman" w:hAnsi="Times New Roman"/>
          <w:b/>
          <w:bCs/>
          <w:color w:val="191919"/>
          <w:sz w:val="20"/>
          <w:szCs w:val="20"/>
        </w:rPr>
        <w:t>..........................................................3(3-0)</w:t>
      </w:r>
    </w:p>
    <w:p w:rsidR="00B33835" w:rsidRDefault="00B33835" w:rsidP="00B33835">
      <w:pPr>
        <w:widowControl w:val="0"/>
        <w:tabs>
          <w:tab w:val="left" w:pos="180"/>
        </w:tabs>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Introduction to the principles underlying behavior modification and behavior analysis as they apply</w:t>
      </w:r>
      <w:r>
        <w:rPr>
          <w:rFonts w:ascii="Times New Roman" w:hAnsi="Times New Roman"/>
          <w:color w:val="191919"/>
          <w:spacing w:val="4"/>
          <w:sz w:val="20"/>
          <w:szCs w:val="20"/>
        </w:rPr>
        <w:t xml:space="preserve"> </w:t>
      </w:r>
      <w:r>
        <w:rPr>
          <w:rFonts w:ascii="Times New Roman" w:hAnsi="Times New Roman"/>
          <w:color w:val="191919"/>
          <w:sz w:val="20"/>
          <w:szCs w:val="20"/>
        </w:rPr>
        <w:t>to</w:t>
      </w:r>
      <w:r>
        <w:rPr>
          <w:rFonts w:ascii="Times New Roman" w:hAnsi="Times New Roman"/>
          <w:color w:val="191919"/>
          <w:spacing w:val="4"/>
          <w:sz w:val="20"/>
          <w:szCs w:val="20"/>
        </w:rPr>
        <w:t xml:space="preserve"> </w:t>
      </w:r>
      <w:r>
        <w:rPr>
          <w:rFonts w:ascii="Times New Roman" w:hAnsi="Times New Roman"/>
          <w:color w:val="191919"/>
          <w:sz w:val="20"/>
          <w:szCs w:val="20"/>
        </w:rPr>
        <w:t>various</w:t>
      </w:r>
      <w:r>
        <w:rPr>
          <w:rFonts w:ascii="Times New Roman" w:hAnsi="Times New Roman"/>
          <w:color w:val="191919"/>
          <w:spacing w:val="4"/>
          <w:sz w:val="20"/>
          <w:szCs w:val="20"/>
        </w:rPr>
        <w:t xml:space="preserve"> </w:t>
      </w:r>
      <w:r>
        <w:rPr>
          <w:rFonts w:ascii="Times New Roman" w:hAnsi="Times New Roman"/>
          <w:color w:val="191919"/>
          <w:sz w:val="20"/>
          <w:szCs w:val="20"/>
        </w:rPr>
        <w:t>settings.</w:t>
      </w:r>
      <w:r>
        <w:rPr>
          <w:rFonts w:ascii="Times New Roman" w:hAnsi="Times New Roman"/>
          <w:color w:val="191919"/>
          <w:spacing w:val="-7"/>
          <w:sz w:val="20"/>
          <w:szCs w:val="20"/>
        </w:rPr>
        <w:t xml:space="preserve"> </w:t>
      </w:r>
      <w:r>
        <w:rPr>
          <w:rFonts w:ascii="Times New Roman" w:hAnsi="Times New Roman"/>
          <w:color w:val="191919"/>
          <w:sz w:val="20"/>
          <w:szCs w:val="20"/>
        </w:rPr>
        <w:t>Applied</w:t>
      </w:r>
      <w:r>
        <w:rPr>
          <w:rFonts w:ascii="Times New Roman" w:hAnsi="Times New Roman"/>
          <w:color w:val="191919"/>
          <w:spacing w:val="4"/>
          <w:sz w:val="20"/>
          <w:szCs w:val="20"/>
        </w:rPr>
        <w:t xml:space="preserve"> </w:t>
      </w:r>
      <w:r>
        <w:rPr>
          <w:rFonts w:ascii="Times New Roman" w:hAnsi="Times New Roman"/>
          <w:color w:val="191919"/>
          <w:sz w:val="20"/>
          <w:szCs w:val="20"/>
        </w:rPr>
        <w:t>behavior</w:t>
      </w:r>
      <w:r>
        <w:rPr>
          <w:rFonts w:ascii="Times New Roman" w:hAnsi="Times New Roman"/>
          <w:color w:val="191919"/>
          <w:spacing w:val="4"/>
          <w:sz w:val="20"/>
          <w:szCs w:val="20"/>
        </w:rPr>
        <w:t xml:space="preserve"> </w:t>
      </w:r>
      <w:r>
        <w:rPr>
          <w:rFonts w:ascii="Times New Roman" w:hAnsi="Times New Roman"/>
          <w:color w:val="191919"/>
          <w:sz w:val="20"/>
          <w:szCs w:val="20"/>
        </w:rPr>
        <w:t>projects</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be</w:t>
      </w:r>
      <w:r>
        <w:rPr>
          <w:rFonts w:ascii="Times New Roman" w:hAnsi="Times New Roman"/>
          <w:color w:val="191919"/>
          <w:spacing w:val="4"/>
          <w:sz w:val="20"/>
          <w:szCs w:val="20"/>
        </w:rPr>
        <w:t xml:space="preserve"> </w:t>
      </w:r>
      <w:r>
        <w:rPr>
          <w:rFonts w:ascii="Times New Roman" w:hAnsi="Times New Roman"/>
          <w:color w:val="191919"/>
          <w:sz w:val="20"/>
          <w:szCs w:val="20"/>
        </w:rPr>
        <w:t>required.</w:t>
      </w:r>
      <w:r>
        <w:rPr>
          <w:rFonts w:ascii="Times New Roman" w:hAnsi="Times New Roman"/>
          <w:color w:val="191919"/>
          <w:spacing w:val="4"/>
          <w:sz w:val="20"/>
          <w:szCs w:val="20"/>
        </w:rPr>
        <w:t xml:space="preserve"> </w:t>
      </w:r>
      <w:r>
        <w:rPr>
          <w:rFonts w:ascii="Times New Roman" w:hAnsi="Times New Roman"/>
          <w:color w:val="191919"/>
          <w:sz w:val="20"/>
          <w:szCs w:val="20"/>
        </w:rPr>
        <w:t>Emphasis</w:t>
      </w:r>
      <w:r>
        <w:rPr>
          <w:rFonts w:ascii="Times New Roman" w:hAnsi="Times New Roman"/>
          <w:color w:val="191919"/>
          <w:spacing w:val="4"/>
          <w:sz w:val="20"/>
          <w:szCs w:val="20"/>
        </w:rPr>
        <w:t xml:space="preserve"> </w:t>
      </w:r>
      <w:r>
        <w:rPr>
          <w:rFonts w:ascii="Times New Roman" w:hAnsi="Times New Roman"/>
          <w:color w:val="191919"/>
          <w:sz w:val="20"/>
          <w:szCs w:val="20"/>
        </w:rPr>
        <w:t>will</w:t>
      </w:r>
      <w:r>
        <w:rPr>
          <w:rFonts w:ascii="Times New Roman" w:hAnsi="Times New Roman"/>
          <w:color w:val="191919"/>
          <w:spacing w:val="4"/>
          <w:sz w:val="20"/>
          <w:szCs w:val="20"/>
        </w:rPr>
        <w:t xml:space="preserve"> </w:t>
      </w:r>
      <w:r>
        <w:rPr>
          <w:rFonts w:ascii="Times New Roman" w:hAnsi="Times New Roman"/>
          <w:color w:val="191919"/>
          <w:sz w:val="20"/>
          <w:szCs w:val="20"/>
        </w:rPr>
        <w:t>be</w:t>
      </w:r>
      <w:r>
        <w:rPr>
          <w:rFonts w:ascii="Times New Roman" w:hAnsi="Times New Roman"/>
          <w:color w:val="191919"/>
          <w:spacing w:val="4"/>
          <w:sz w:val="20"/>
          <w:szCs w:val="20"/>
        </w:rPr>
        <w:t xml:space="preserve"> </w:t>
      </w:r>
      <w:r>
        <w:rPr>
          <w:rFonts w:ascii="Times New Roman" w:hAnsi="Times New Roman"/>
          <w:color w:val="191919"/>
          <w:sz w:val="20"/>
          <w:szCs w:val="20"/>
        </w:rPr>
        <w:t>placed on empirical findings.</w:t>
      </w:r>
    </w:p>
    <w:p w:rsidR="00B33835" w:rsidRDefault="00B33835" w:rsidP="00B33835">
      <w:pPr>
        <w:widowControl w:val="0"/>
        <w:tabs>
          <w:tab w:val="left" w:pos="180"/>
        </w:tabs>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PSYC 5515 - Educational Psychology</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...................................................................................3(3-0)</w:t>
      </w:r>
    </w:p>
    <w:p w:rsidR="00B33835" w:rsidRDefault="00B33835" w:rsidP="00B33835">
      <w:pPr>
        <w:widowControl w:val="0"/>
        <w:tabs>
          <w:tab w:val="left" w:pos="180"/>
        </w:tabs>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Introduction</w:t>
      </w:r>
      <w:r>
        <w:rPr>
          <w:rFonts w:ascii="Times New Roman" w:hAnsi="Times New Roman"/>
          <w:color w:val="191919"/>
          <w:spacing w:val="1"/>
          <w:sz w:val="20"/>
          <w:szCs w:val="20"/>
        </w:rPr>
        <w:t xml:space="preserve"> </w:t>
      </w:r>
      <w:r>
        <w:rPr>
          <w:rFonts w:ascii="Times New Roman" w:hAnsi="Times New Roman"/>
          <w:color w:val="191919"/>
          <w:sz w:val="20"/>
          <w:szCs w:val="20"/>
        </w:rPr>
        <w:t>to the application</w:t>
      </w:r>
      <w:r>
        <w:rPr>
          <w:rFonts w:ascii="Times New Roman" w:hAnsi="Times New Roman"/>
          <w:color w:val="191919"/>
          <w:spacing w:val="1"/>
          <w:sz w:val="20"/>
          <w:szCs w:val="20"/>
        </w:rPr>
        <w:t xml:space="preserve"> </w:t>
      </w:r>
      <w:r>
        <w:rPr>
          <w:rFonts w:ascii="Times New Roman" w:hAnsi="Times New Roman"/>
          <w:color w:val="191919"/>
          <w:sz w:val="20"/>
          <w:szCs w:val="20"/>
        </w:rPr>
        <w:t>of psychological</w:t>
      </w:r>
      <w:r>
        <w:rPr>
          <w:rFonts w:ascii="Times New Roman" w:hAnsi="Times New Roman"/>
          <w:color w:val="191919"/>
          <w:spacing w:val="1"/>
          <w:sz w:val="20"/>
          <w:szCs w:val="20"/>
        </w:rPr>
        <w:t xml:space="preserve"> </w:t>
      </w:r>
      <w:r>
        <w:rPr>
          <w:rFonts w:ascii="Times New Roman" w:hAnsi="Times New Roman"/>
          <w:color w:val="191919"/>
          <w:sz w:val="20"/>
          <w:szCs w:val="20"/>
        </w:rPr>
        <w:t>theory of educational</w:t>
      </w:r>
      <w:r>
        <w:rPr>
          <w:rFonts w:ascii="Times New Roman" w:hAnsi="Times New Roman"/>
          <w:color w:val="191919"/>
          <w:spacing w:val="1"/>
          <w:sz w:val="20"/>
          <w:szCs w:val="20"/>
        </w:rPr>
        <w:t xml:space="preserve"> </w:t>
      </w:r>
      <w:r>
        <w:rPr>
          <w:rFonts w:ascii="Times New Roman" w:hAnsi="Times New Roman"/>
          <w:color w:val="191919"/>
          <w:sz w:val="20"/>
          <w:szCs w:val="20"/>
        </w:rPr>
        <w:t>problems, including</w:t>
      </w:r>
      <w:r>
        <w:rPr>
          <w:rFonts w:ascii="Times New Roman" w:hAnsi="Times New Roman"/>
          <w:color w:val="191919"/>
          <w:spacing w:val="1"/>
          <w:sz w:val="20"/>
          <w:szCs w:val="20"/>
        </w:rPr>
        <w:t xml:space="preserve"> </w:t>
      </w:r>
      <w:r>
        <w:rPr>
          <w:rFonts w:ascii="Times New Roman" w:hAnsi="Times New Roman"/>
          <w:color w:val="191919"/>
          <w:sz w:val="20"/>
          <w:szCs w:val="20"/>
        </w:rPr>
        <w:t>the methods of learning and instruction. (This course is a prerequisite for advanced courses in re- lated areas.)</w:t>
      </w:r>
    </w:p>
    <w:p w:rsidR="00B33835" w:rsidRDefault="00B33835" w:rsidP="00B33835">
      <w:pPr>
        <w:widowControl w:val="0"/>
        <w:tabs>
          <w:tab w:val="left" w:pos="180"/>
        </w:tabs>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PSYC 5520 - Developmental Psycholog</w:t>
      </w:r>
      <w:r>
        <w:rPr>
          <w:rFonts w:ascii="Times New Roman" w:hAnsi="Times New Roman"/>
          <w:b/>
          <w:bCs/>
          <w:color w:val="191919"/>
          <w:spacing w:val="-11"/>
          <w:sz w:val="20"/>
          <w:szCs w:val="20"/>
        </w:rPr>
        <w:t>y</w:t>
      </w:r>
      <w:r>
        <w:rPr>
          <w:rFonts w:ascii="Times New Roman" w:hAnsi="Times New Roman"/>
          <w:b/>
          <w:bCs/>
          <w:color w:val="191919"/>
          <w:spacing w:val="1"/>
          <w:sz w:val="20"/>
          <w:szCs w:val="20"/>
        </w:rPr>
        <w:t>.</w:t>
      </w:r>
      <w:r>
        <w:rPr>
          <w:rFonts w:ascii="Times New Roman" w:hAnsi="Times New Roman"/>
          <w:b/>
          <w:bCs/>
          <w:color w:val="191919"/>
          <w:sz w:val="20"/>
          <w:szCs w:val="20"/>
        </w:rPr>
        <w:t>..............................................................................3(3-0)</w:t>
      </w:r>
    </w:p>
    <w:p w:rsidR="00B33835" w:rsidRDefault="00B33835" w:rsidP="00B33835">
      <w:pPr>
        <w:widowControl w:val="0"/>
        <w:tabs>
          <w:tab w:val="left" w:pos="180"/>
        </w:tabs>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Examination of dynamics of psychological development throughout the human life cycle with emphasis on the period from infancy through adolescence.</w:t>
      </w:r>
      <w:r>
        <w:rPr>
          <w:rFonts w:ascii="Times New Roman" w:hAnsi="Times New Roman"/>
          <w:color w:val="191919"/>
          <w:spacing w:val="-3"/>
          <w:sz w:val="20"/>
          <w:szCs w:val="20"/>
        </w:rPr>
        <w:t xml:space="preserve"> </w:t>
      </w:r>
      <w:r>
        <w:rPr>
          <w:rFonts w:ascii="Times New Roman" w:hAnsi="Times New Roman"/>
          <w:color w:val="191919"/>
          <w:spacing w:val="-22"/>
          <w:sz w:val="20"/>
          <w:szCs w:val="20"/>
        </w:rPr>
        <w:t>V</w:t>
      </w:r>
      <w:r>
        <w:rPr>
          <w:rFonts w:ascii="Times New Roman" w:hAnsi="Times New Roman"/>
          <w:color w:val="191919"/>
          <w:sz w:val="20"/>
          <w:szCs w:val="20"/>
        </w:rPr>
        <w:t>arious theoretical perspectives, as welt as related research, are studied. (This course is a prerequisite for more advanced courses in related areas.)</w:t>
      </w:r>
    </w:p>
    <w:p w:rsidR="00B33835" w:rsidRDefault="00B33835" w:rsidP="00B33835">
      <w:pPr>
        <w:widowControl w:val="0"/>
        <w:tabs>
          <w:tab w:val="left" w:pos="180"/>
        </w:tabs>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PSYC 5530 -</w:t>
      </w:r>
      <w:r>
        <w:rPr>
          <w:rFonts w:ascii="Times New Roman" w:hAnsi="Times New Roman"/>
          <w:b/>
          <w:bCs/>
          <w:color w:val="191919"/>
          <w:spacing w:val="-11"/>
          <w:sz w:val="20"/>
          <w:szCs w:val="20"/>
        </w:rPr>
        <w:t xml:space="preserve"> </w:t>
      </w:r>
      <w:r>
        <w:rPr>
          <w:rFonts w:ascii="Times New Roman" w:hAnsi="Times New Roman"/>
          <w:b/>
          <w:bCs/>
          <w:color w:val="191919"/>
          <w:sz w:val="20"/>
          <w:szCs w:val="20"/>
        </w:rPr>
        <w:t>Adolescent Psychology</w:t>
      </w:r>
      <w:r>
        <w:rPr>
          <w:rFonts w:ascii="Times New Roman" w:hAnsi="Times New Roman"/>
          <w:b/>
          <w:bCs/>
          <w:color w:val="191919"/>
          <w:spacing w:val="-4"/>
          <w:sz w:val="20"/>
          <w:szCs w:val="20"/>
        </w:rPr>
        <w:t xml:space="preserve"> </w:t>
      </w:r>
      <w:r>
        <w:rPr>
          <w:rFonts w:ascii="Times New Roman" w:hAnsi="Times New Roman"/>
          <w:b/>
          <w:bCs/>
          <w:color w:val="191919"/>
          <w:sz w:val="20"/>
          <w:szCs w:val="20"/>
        </w:rPr>
        <w:t>.....................................................................................3(3-0)</w:t>
      </w:r>
    </w:p>
    <w:p w:rsidR="00B33835" w:rsidRDefault="00B33835" w:rsidP="00B33835">
      <w:pPr>
        <w:widowControl w:val="0"/>
        <w:tabs>
          <w:tab w:val="left" w:pos="180"/>
        </w:tabs>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Study of theory and research on behavior and development of adolescents and youth with emphasis</w:t>
      </w:r>
      <w:r>
        <w:rPr>
          <w:rFonts w:ascii="Times New Roman" w:hAnsi="Times New Roman"/>
          <w:color w:val="191919"/>
          <w:spacing w:val="-5"/>
          <w:sz w:val="20"/>
          <w:szCs w:val="20"/>
        </w:rPr>
        <w:t xml:space="preserve"> </w:t>
      </w:r>
      <w:r>
        <w:rPr>
          <w:rFonts w:ascii="Times New Roman" w:hAnsi="Times New Roman"/>
          <w:color w:val="191919"/>
          <w:sz w:val="20"/>
          <w:szCs w:val="20"/>
        </w:rPr>
        <w:t>on</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implications</w:t>
      </w:r>
      <w:r>
        <w:rPr>
          <w:rFonts w:ascii="Times New Roman" w:hAnsi="Times New Roman"/>
          <w:color w:val="191919"/>
          <w:spacing w:val="-5"/>
          <w:sz w:val="20"/>
          <w:szCs w:val="20"/>
        </w:rPr>
        <w:t xml:space="preserve"> </w:t>
      </w:r>
      <w:r>
        <w:rPr>
          <w:rFonts w:ascii="Times New Roman" w:hAnsi="Times New Roman"/>
          <w:color w:val="191919"/>
          <w:sz w:val="20"/>
          <w:szCs w:val="20"/>
        </w:rPr>
        <w:t>of</w:t>
      </w:r>
      <w:r>
        <w:rPr>
          <w:rFonts w:ascii="Times New Roman" w:hAnsi="Times New Roman"/>
          <w:color w:val="191919"/>
          <w:spacing w:val="-5"/>
          <w:sz w:val="20"/>
          <w:szCs w:val="20"/>
        </w:rPr>
        <w:t xml:space="preserve"> </w:t>
      </w:r>
      <w:r>
        <w:rPr>
          <w:rFonts w:ascii="Times New Roman" w:hAnsi="Times New Roman"/>
          <w:color w:val="191919"/>
          <w:sz w:val="20"/>
          <w:szCs w:val="20"/>
        </w:rPr>
        <w:t>these</w:t>
      </w:r>
      <w:r>
        <w:rPr>
          <w:rFonts w:ascii="Times New Roman" w:hAnsi="Times New Roman"/>
          <w:color w:val="191919"/>
          <w:spacing w:val="-5"/>
          <w:sz w:val="20"/>
          <w:szCs w:val="20"/>
        </w:rPr>
        <w:t xml:space="preserve"> </w:t>
      </w:r>
      <w:r>
        <w:rPr>
          <w:rFonts w:ascii="Times New Roman" w:hAnsi="Times New Roman"/>
          <w:color w:val="191919"/>
          <w:sz w:val="20"/>
          <w:szCs w:val="20"/>
        </w:rPr>
        <w:t>data</w:t>
      </w:r>
      <w:r>
        <w:rPr>
          <w:rFonts w:ascii="Times New Roman" w:hAnsi="Times New Roman"/>
          <w:color w:val="191919"/>
          <w:spacing w:val="-5"/>
          <w:sz w:val="20"/>
          <w:szCs w:val="20"/>
        </w:rPr>
        <w:t xml:space="preserve"> </w:t>
      </w:r>
      <w:r>
        <w:rPr>
          <w:rFonts w:ascii="Times New Roman" w:hAnsi="Times New Roman"/>
          <w:color w:val="191919"/>
          <w:sz w:val="20"/>
          <w:szCs w:val="20"/>
        </w:rPr>
        <w:t>for</w:t>
      </w:r>
      <w:r>
        <w:rPr>
          <w:rFonts w:ascii="Times New Roman" w:hAnsi="Times New Roman"/>
          <w:color w:val="191919"/>
          <w:spacing w:val="-5"/>
          <w:sz w:val="20"/>
          <w:szCs w:val="20"/>
        </w:rPr>
        <w:t xml:space="preserve"> </w:t>
      </w:r>
      <w:r>
        <w:rPr>
          <w:rFonts w:ascii="Times New Roman" w:hAnsi="Times New Roman"/>
          <w:color w:val="191919"/>
          <w:sz w:val="20"/>
          <w:szCs w:val="20"/>
        </w:rPr>
        <w:t>education</w:t>
      </w:r>
      <w:r>
        <w:rPr>
          <w:rFonts w:ascii="Times New Roman" w:hAnsi="Times New Roman"/>
          <w:color w:val="191919"/>
          <w:spacing w:val="-5"/>
          <w:sz w:val="20"/>
          <w:szCs w:val="20"/>
        </w:rPr>
        <w:t xml:space="preserve"> </w:t>
      </w:r>
      <w:r>
        <w:rPr>
          <w:rFonts w:ascii="Times New Roman" w:hAnsi="Times New Roman"/>
          <w:color w:val="191919"/>
          <w:sz w:val="20"/>
          <w:szCs w:val="20"/>
        </w:rPr>
        <w:t>and</w:t>
      </w:r>
      <w:r>
        <w:rPr>
          <w:rFonts w:ascii="Times New Roman" w:hAnsi="Times New Roman"/>
          <w:color w:val="191919"/>
          <w:spacing w:val="-5"/>
          <w:sz w:val="20"/>
          <w:szCs w:val="20"/>
        </w:rPr>
        <w:t xml:space="preserve"> </w:t>
      </w:r>
      <w:r>
        <w:rPr>
          <w:rFonts w:ascii="Times New Roman" w:hAnsi="Times New Roman"/>
          <w:color w:val="191919"/>
          <w:sz w:val="20"/>
          <w:szCs w:val="20"/>
        </w:rPr>
        <w:t>socialization</w:t>
      </w:r>
      <w:r>
        <w:rPr>
          <w:rFonts w:ascii="Times New Roman" w:hAnsi="Times New Roman"/>
          <w:color w:val="191919"/>
          <w:spacing w:val="-5"/>
          <w:sz w:val="20"/>
          <w:szCs w:val="20"/>
        </w:rPr>
        <w:t xml:space="preserve"> </w:t>
      </w:r>
      <w:r>
        <w:rPr>
          <w:rFonts w:ascii="Times New Roman" w:hAnsi="Times New Roman"/>
          <w:color w:val="191919"/>
          <w:sz w:val="20"/>
          <w:szCs w:val="20"/>
        </w:rPr>
        <w:t>over</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transitional</w:t>
      </w:r>
      <w:r>
        <w:rPr>
          <w:rFonts w:ascii="Times New Roman" w:hAnsi="Times New Roman"/>
          <w:color w:val="191919"/>
          <w:spacing w:val="-5"/>
          <w:sz w:val="20"/>
          <w:szCs w:val="20"/>
        </w:rPr>
        <w:t xml:space="preserve"> </w:t>
      </w:r>
      <w:r>
        <w:rPr>
          <w:rFonts w:ascii="Times New Roman" w:hAnsi="Times New Roman"/>
          <w:color w:val="191919"/>
          <w:sz w:val="20"/>
          <w:szCs w:val="20"/>
        </w:rPr>
        <w:t>period from childhood in contemporary</w:t>
      </w:r>
      <w:r>
        <w:rPr>
          <w:rFonts w:ascii="Times New Roman" w:hAnsi="Times New Roman"/>
          <w:color w:val="191919"/>
          <w:spacing w:val="-11"/>
          <w:sz w:val="20"/>
          <w:szCs w:val="20"/>
        </w:rPr>
        <w:t xml:space="preserve"> </w:t>
      </w:r>
      <w:r>
        <w:rPr>
          <w:rFonts w:ascii="Times New Roman" w:hAnsi="Times New Roman"/>
          <w:color w:val="191919"/>
          <w:sz w:val="20"/>
          <w:szCs w:val="20"/>
        </w:rPr>
        <w:t>American societ</w:t>
      </w:r>
      <w:r>
        <w:rPr>
          <w:rFonts w:ascii="Times New Roman" w:hAnsi="Times New Roman"/>
          <w:color w:val="191919"/>
          <w:spacing w:val="-13"/>
          <w:sz w:val="20"/>
          <w:szCs w:val="20"/>
        </w:rPr>
        <w:t>y</w:t>
      </w:r>
      <w:r>
        <w:rPr>
          <w:rFonts w:ascii="Times New Roman" w:hAnsi="Times New Roman"/>
          <w:color w:val="191919"/>
          <w:sz w:val="20"/>
          <w:szCs w:val="20"/>
        </w:rPr>
        <w:t>.</w:t>
      </w:r>
    </w:p>
    <w:p w:rsidR="00B33835" w:rsidRDefault="00B33835" w:rsidP="00B33835">
      <w:pPr>
        <w:widowControl w:val="0"/>
        <w:tabs>
          <w:tab w:val="left" w:pos="180"/>
        </w:tabs>
        <w:autoSpaceDE w:val="0"/>
        <w:autoSpaceDN w:val="0"/>
        <w:adjustRightInd w:val="0"/>
        <w:spacing w:after="0" w:line="227" w:lineRule="exact"/>
        <w:ind w:left="360" w:right="180" w:firstLine="0"/>
        <w:jc w:val="both"/>
        <w:rPr>
          <w:rFonts w:ascii="Times New Roman" w:hAnsi="Times New Roman"/>
          <w:color w:val="000000"/>
          <w:sz w:val="20"/>
          <w:szCs w:val="20"/>
        </w:rPr>
      </w:pPr>
      <w:r>
        <w:rPr>
          <w:rFonts w:ascii="Times New Roman" w:hAnsi="Times New Roman"/>
          <w:b/>
          <w:bCs/>
          <w:color w:val="191919"/>
          <w:sz w:val="20"/>
          <w:szCs w:val="20"/>
        </w:rPr>
        <w:t>PSYC 5550 -</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Theories of Learning</w:t>
      </w:r>
      <w:r>
        <w:rPr>
          <w:rFonts w:ascii="Times New Roman" w:hAnsi="Times New Roman"/>
          <w:b/>
          <w:bCs/>
          <w:color w:val="191919"/>
          <w:spacing w:val="-23"/>
          <w:sz w:val="20"/>
          <w:szCs w:val="20"/>
        </w:rPr>
        <w:t xml:space="preserve"> </w:t>
      </w:r>
      <w:r>
        <w:rPr>
          <w:rFonts w:ascii="Times New Roman" w:hAnsi="Times New Roman"/>
          <w:b/>
          <w:bCs/>
          <w:color w:val="191919"/>
          <w:sz w:val="20"/>
          <w:szCs w:val="20"/>
        </w:rPr>
        <w:t>........................................................................................3(3-0)</w:t>
      </w:r>
    </w:p>
    <w:p w:rsidR="00B33835" w:rsidRDefault="00B33835" w:rsidP="00B33835">
      <w:pPr>
        <w:widowControl w:val="0"/>
        <w:tabs>
          <w:tab w:val="left" w:pos="180"/>
        </w:tabs>
        <w:autoSpaceDE w:val="0"/>
        <w:autoSpaceDN w:val="0"/>
        <w:adjustRightInd w:val="0"/>
        <w:spacing w:before="13" w:after="0"/>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1"/>
          <w:sz w:val="20"/>
          <w:szCs w:val="20"/>
        </w:rPr>
        <w:t xml:space="preserve"> </w:t>
      </w:r>
      <w:r>
        <w:rPr>
          <w:rFonts w:ascii="Times New Roman" w:hAnsi="Times New Roman"/>
          <w:color w:val="191919"/>
          <w:sz w:val="20"/>
          <w:szCs w:val="20"/>
        </w:rPr>
        <w:t>study of various theories of learning using tapes, film, lectures and class discussion.</w:t>
      </w:r>
    </w:p>
    <w:p w:rsidR="00B33835" w:rsidRDefault="00B33835" w:rsidP="00B33835">
      <w:pPr>
        <w:widowControl w:val="0"/>
        <w:tabs>
          <w:tab w:val="left" w:pos="180"/>
        </w:tabs>
        <w:autoSpaceDE w:val="0"/>
        <w:autoSpaceDN w:val="0"/>
        <w:adjustRightInd w:val="0"/>
        <w:spacing w:before="6" w:after="0"/>
        <w:ind w:left="360" w:right="180" w:firstLine="0"/>
        <w:jc w:val="both"/>
        <w:rPr>
          <w:rFonts w:ascii="Times New Roman" w:hAnsi="Times New Roman"/>
          <w:color w:val="000000"/>
          <w:sz w:val="20"/>
          <w:szCs w:val="20"/>
        </w:rPr>
      </w:pPr>
      <w:r>
        <w:rPr>
          <w:rFonts w:ascii="Times New Roman" w:hAnsi="Times New Roman"/>
          <w:b/>
          <w:bCs/>
          <w:color w:val="191919"/>
          <w:sz w:val="20"/>
          <w:szCs w:val="20"/>
        </w:rPr>
        <w:t>PSYC 5555 - Conditions of Learning</w:t>
      </w:r>
      <w:r>
        <w:rPr>
          <w:rFonts w:ascii="Times New Roman" w:hAnsi="Times New Roman"/>
          <w:b/>
          <w:bCs/>
          <w:color w:val="191919"/>
          <w:spacing w:val="-16"/>
          <w:sz w:val="20"/>
          <w:szCs w:val="20"/>
        </w:rPr>
        <w:t xml:space="preserve"> </w:t>
      </w:r>
      <w:r>
        <w:rPr>
          <w:rFonts w:ascii="Times New Roman" w:hAnsi="Times New Roman"/>
          <w:b/>
          <w:bCs/>
          <w:color w:val="191919"/>
          <w:sz w:val="20"/>
          <w:szCs w:val="20"/>
        </w:rPr>
        <w:t>....................................................................................3(3-0)</w:t>
      </w:r>
    </w:p>
    <w:p w:rsidR="00B33835" w:rsidRDefault="00B33835" w:rsidP="00B33835">
      <w:pPr>
        <w:widowControl w:val="0"/>
        <w:tabs>
          <w:tab w:val="left" w:pos="180"/>
        </w:tabs>
        <w:autoSpaceDE w:val="0"/>
        <w:autoSpaceDN w:val="0"/>
        <w:adjustRightInd w:val="0"/>
        <w:spacing w:before="26"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9"/>
          <w:sz w:val="20"/>
          <w:szCs w:val="20"/>
        </w:rPr>
        <w:t xml:space="preserve"> </w:t>
      </w:r>
      <w:r>
        <w:rPr>
          <w:rFonts w:ascii="Times New Roman" w:hAnsi="Times New Roman"/>
          <w:color w:val="191919"/>
          <w:sz w:val="20"/>
          <w:szCs w:val="20"/>
        </w:rPr>
        <w:t>study</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fundamental</w:t>
      </w:r>
      <w:r>
        <w:rPr>
          <w:rFonts w:ascii="Times New Roman" w:hAnsi="Times New Roman"/>
          <w:color w:val="191919"/>
          <w:spacing w:val="3"/>
          <w:sz w:val="20"/>
          <w:szCs w:val="20"/>
        </w:rPr>
        <w:t xml:space="preserve"> </w:t>
      </w:r>
      <w:r>
        <w:rPr>
          <w:rFonts w:ascii="Times New Roman" w:hAnsi="Times New Roman"/>
          <w:color w:val="191919"/>
          <w:sz w:val="20"/>
          <w:szCs w:val="20"/>
        </w:rPr>
        <w:t>principles</w:t>
      </w:r>
      <w:r>
        <w:rPr>
          <w:rFonts w:ascii="Times New Roman" w:hAnsi="Times New Roman"/>
          <w:color w:val="191919"/>
          <w:spacing w:val="2"/>
          <w:sz w:val="20"/>
          <w:szCs w:val="20"/>
        </w:rPr>
        <w:t xml:space="preserve"> </w:t>
      </w:r>
      <w:r>
        <w:rPr>
          <w:rFonts w:ascii="Times New Roman" w:hAnsi="Times New Roman"/>
          <w:color w:val="191919"/>
          <w:sz w:val="20"/>
          <w:szCs w:val="20"/>
        </w:rPr>
        <w:t>of</w:t>
      </w:r>
      <w:r>
        <w:rPr>
          <w:rFonts w:ascii="Times New Roman" w:hAnsi="Times New Roman"/>
          <w:color w:val="191919"/>
          <w:spacing w:val="2"/>
          <w:sz w:val="20"/>
          <w:szCs w:val="20"/>
        </w:rPr>
        <w:t xml:space="preserve"> </w:t>
      </w:r>
      <w:r>
        <w:rPr>
          <w:rFonts w:ascii="Times New Roman" w:hAnsi="Times New Roman"/>
          <w:color w:val="191919"/>
          <w:sz w:val="20"/>
          <w:szCs w:val="20"/>
        </w:rPr>
        <w:t>human</w:t>
      </w:r>
      <w:r>
        <w:rPr>
          <w:rFonts w:ascii="Times New Roman" w:hAnsi="Times New Roman"/>
          <w:color w:val="191919"/>
          <w:spacing w:val="2"/>
          <w:sz w:val="20"/>
          <w:szCs w:val="20"/>
        </w:rPr>
        <w:t xml:space="preserve"> </w:t>
      </w:r>
      <w:r>
        <w:rPr>
          <w:rFonts w:ascii="Times New Roman" w:hAnsi="Times New Roman"/>
          <w:color w:val="191919"/>
          <w:sz w:val="20"/>
          <w:szCs w:val="20"/>
        </w:rPr>
        <w:t>learning.</w:t>
      </w:r>
      <w:r>
        <w:rPr>
          <w:rFonts w:ascii="Times New Roman" w:hAnsi="Times New Roman"/>
          <w:color w:val="191919"/>
          <w:spacing w:val="-1"/>
          <w:sz w:val="20"/>
          <w:szCs w:val="20"/>
        </w:rPr>
        <w:t xml:space="preserve"> </w:t>
      </w:r>
      <w:r>
        <w:rPr>
          <w:rFonts w:ascii="Times New Roman" w:hAnsi="Times New Roman"/>
          <w:color w:val="191919"/>
          <w:sz w:val="20"/>
          <w:szCs w:val="20"/>
        </w:rPr>
        <w:t>The</w:t>
      </w:r>
      <w:r>
        <w:rPr>
          <w:rFonts w:ascii="Times New Roman" w:hAnsi="Times New Roman"/>
          <w:color w:val="191919"/>
          <w:spacing w:val="2"/>
          <w:sz w:val="20"/>
          <w:szCs w:val="20"/>
        </w:rPr>
        <w:t xml:space="preserve"> </w:t>
      </w:r>
      <w:r>
        <w:rPr>
          <w:rFonts w:ascii="Times New Roman" w:hAnsi="Times New Roman"/>
          <w:color w:val="191919"/>
          <w:sz w:val="20"/>
          <w:szCs w:val="20"/>
        </w:rPr>
        <w:t>practical</w:t>
      </w:r>
      <w:r>
        <w:rPr>
          <w:rFonts w:ascii="Times New Roman" w:hAnsi="Times New Roman"/>
          <w:color w:val="191919"/>
          <w:spacing w:val="3"/>
          <w:sz w:val="20"/>
          <w:szCs w:val="20"/>
        </w:rPr>
        <w:t xml:space="preserve"> </w:t>
      </w:r>
      <w:r>
        <w:rPr>
          <w:rFonts w:ascii="Times New Roman" w:hAnsi="Times New Roman"/>
          <w:color w:val="191919"/>
          <w:sz w:val="20"/>
          <w:szCs w:val="20"/>
        </w:rPr>
        <w:t>implications</w:t>
      </w:r>
      <w:r>
        <w:rPr>
          <w:rFonts w:ascii="Times New Roman" w:hAnsi="Times New Roman"/>
          <w:color w:val="191919"/>
          <w:spacing w:val="3"/>
          <w:sz w:val="20"/>
          <w:szCs w:val="20"/>
        </w:rPr>
        <w:t xml:space="preserve"> </w:t>
      </w:r>
      <w:r>
        <w:rPr>
          <w:rFonts w:ascii="Times New Roman" w:hAnsi="Times New Roman"/>
          <w:color w:val="191919"/>
          <w:sz w:val="20"/>
          <w:szCs w:val="20"/>
        </w:rPr>
        <w:t>in</w:t>
      </w:r>
      <w:r>
        <w:rPr>
          <w:rFonts w:ascii="Times New Roman" w:hAnsi="Times New Roman"/>
          <w:color w:val="191919"/>
          <w:spacing w:val="2"/>
          <w:sz w:val="20"/>
          <w:szCs w:val="20"/>
        </w:rPr>
        <w:t xml:space="preserve"> </w:t>
      </w:r>
      <w:r>
        <w:rPr>
          <w:rFonts w:ascii="Times New Roman" w:hAnsi="Times New Roman"/>
          <w:color w:val="191919"/>
          <w:sz w:val="20"/>
          <w:szCs w:val="20"/>
        </w:rPr>
        <w:t>educaion, including learning processes involved in conditioning, verbal learning, transfe</w:t>
      </w:r>
      <w:r>
        <w:rPr>
          <w:rFonts w:ascii="Times New Roman" w:hAnsi="Times New Roman"/>
          <w:color w:val="191919"/>
          <w:spacing w:val="-8"/>
          <w:sz w:val="20"/>
          <w:szCs w:val="20"/>
        </w:rPr>
        <w:t>r</w:t>
      </w:r>
      <w:r>
        <w:rPr>
          <w:rFonts w:ascii="Times New Roman" w:hAnsi="Times New Roman"/>
          <w:color w:val="191919"/>
          <w:sz w:val="20"/>
          <w:szCs w:val="20"/>
        </w:rPr>
        <w:t>, memor</w:t>
      </w:r>
      <w:r>
        <w:rPr>
          <w:rFonts w:ascii="Times New Roman" w:hAnsi="Times New Roman"/>
          <w:color w:val="191919"/>
          <w:spacing w:val="-13"/>
          <w:sz w:val="20"/>
          <w:szCs w:val="20"/>
        </w:rPr>
        <w:t>y</w:t>
      </w:r>
      <w:r>
        <w:rPr>
          <w:rFonts w:ascii="Times New Roman" w:hAnsi="Times New Roman"/>
          <w:color w:val="191919"/>
          <w:sz w:val="20"/>
          <w:szCs w:val="20"/>
        </w:rPr>
        <w:t>, concept formation, perceptual learning, problem-solving, thinking, language and motor learning.</w:t>
      </w:r>
    </w:p>
    <w:p w:rsidR="00A3250A" w:rsidRDefault="00A3250A" w:rsidP="00B33835">
      <w:pPr>
        <w:widowControl w:val="0"/>
        <w:tabs>
          <w:tab w:val="right" w:pos="9360"/>
        </w:tabs>
        <w:autoSpaceDE w:val="0"/>
        <w:autoSpaceDN w:val="0"/>
        <w:adjustRightInd w:val="0"/>
        <w:spacing w:after="0"/>
        <w:ind w:left="360" w:right="180" w:firstLine="0"/>
        <w:jc w:val="both"/>
        <w:rPr>
          <w:rFonts w:ascii="Times New Roman" w:hAnsi="Times New Roman"/>
          <w:color w:val="191919"/>
          <w:sz w:val="20"/>
          <w:szCs w:val="20"/>
        </w:rPr>
      </w:pPr>
    </w:p>
    <w:p w:rsidR="00B33835" w:rsidRDefault="00B33835" w:rsidP="00B33835">
      <w:pPr>
        <w:widowControl w:val="0"/>
        <w:autoSpaceDE w:val="0"/>
        <w:autoSpaceDN w:val="0"/>
        <w:adjustRightInd w:val="0"/>
        <w:spacing w:after="0" w:line="227" w:lineRule="exact"/>
        <w:ind w:left="360" w:right="180" w:firstLine="0"/>
        <w:rPr>
          <w:rFonts w:ascii="Times New Roman" w:hAnsi="Times New Roman"/>
          <w:color w:val="000000"/>
          <w:sz w:val="20"/>
          <w:szCs w:val="20"/>
        </w:rPr>
      </w:pPr>
      <w:r>
        <w:rPr>
          <w:rFonts w:ascii="Times New Roman" w:hAnsi="Times New Roman"/>
          <w:b/>
          <w:bCs/>
          <w:color w:val="191919"/>
          <w:sz w:val="20"/>
          <w:szCs w:val="20"/>
        </w:rPr>
        <w:t>READ 5503 - Imp</w:t>
      </w:r>
      <w:r>
        <w:rPr>
          <w:rFonts w:ascii="Times New Roman" w:hAnsi="Times New Roman"/>
          <w:b/>
          <w:bCs/>
          <w:color w:val="191919"/>
          <w:spacing w:val="-4"/>
          <w:sz w:val="20"/>
          <w:szCs w:val="20"/>
        </w:rPr>
        <w:t>r</w:t>
      </w:r>
      <w:r>
        <w:rPr>
          <w:rFonts w:ascii="Times New Roman" w:hAnsi="Times New Roman"/>
          <w:b/>
          <w:bCs/>
          <w:color w:val="191919"/>
          <w:sz w:val="20"/>
          <w:szCs w:val="20"/>
        </w:rPr>
        <w:t>oving Reading Instruction for</w:t>
      </w:r>
      <w:r>
        <w:rPr>
          <w:rFonts w:ascii="Times New Roman" w:hAnsi="Times New Roman"/>
          <w:b/>
          <w:bCs/>
          <w:color w:val="191919"/>
          <w:spacing w:val="-4"/>
          <w:sz w:val="20"/>
          <w:szCs w:val="20"/>
        </w:rPr>
        <w:t xml:space="preserve"> </w:t>
      </w:r>
      <w:r>
        <w:rPr>
          <w:rFonts w:ascii="Times New Roman" w:hAnsi="Times New Roman"/>
          <w:b/>
          <w:bCs/>
          <w:color w:val="191919"/>
          <w:sz w:val="20"/>
          <w:szCs w:val="20"/>
        </w:rPr>
        <w:t>the Middle School Reading P</w:t>
      </w:r>
      <w:r>
        <w:rPr>
          <w:rFonts w:ascii="Times New Roman" w:hAnsi="Times New Roman"/>
          <w:b/>
          <w:bCs/>
          <w:color w:val="191919"/>
          <w:spacing w:val="-4"/>
          <w:sz w:val="20"/>
          <w:szCs w:val="20"/>
        </w:rPr>
        <w:t>r</w:t>
      </w:r>
      <w:r>
        <w:rPr>
          <w:rFonts w:ascii="Times New Roman" w:hAnsi="Times New Roman"/>
          <w:b/>
          <w:bCs/>
          <w:color w:val="191919"/>
          <w:sz w:val="20"/>
          <w:szCs w:val="20"/>
        </w:rPr>
        <w:t xml:space="preserve">ogram  </w:t>
      </w:r>
      <w:r>
        <w:rPr>
          <w:rFonts w:ascii="Times New Roman" w:hAnsi="Times New Roman"/>
          <w:b/>
          <w:bCs/>
          <w:color w:val="191919"/>
          <w:spacing w:val="30"/>
          <w:sz w:val="20"/>
          <w:szCs w:val="20"/>
        </w:rPr>
        <w:t xml:space="preserve"> </w:t>
      </w:r>
      <w:r>
        <w:rPr>
          <w:rFonts w:ascii="Times New Roman" w:hAnsi="Times New Roman"/>
          <w:b/>
          <w:bCs/>
          <w:color w:val="191919"/>
          <w:sz w:val="20"/>
          <w:szCs w:val="20"/>
        </w:rPr>
        <w:t>3(3-0)</w:t>
      </w: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16"/>
          <w:sz w:val="20"/>
          <w:szCs w:val="20"/>
        </w:rPr>
        <w:t xml:space="preserve"> </w:t>
      </w:r>
      <w:r>
        <w:rPr>
          <w:rFonts w:ascii="Times New Roman" w:hAnsi="Times New Roman"/>
          <w:color w:val="191919"/>
          <w:sz w:val="20"/>
          <w:szCs w:val="20"/>
        </w:rPr>
        <w:t>course</w:t>
      </w:r>
      <w:r>
        <w:rPr>
          <w:rFonts w:ascii="Times New Roman" w:hAnsi="Times New Roman"/>
          <w:color w:val="191919"/>
          <w:spacing w:val="-5"/>
          <w:sz w:val="20"/>
          <w:szCs w:val="20"/>
        </w:rPr>
        <w:t xml:space="preserve"> </w:t>
      </w:r>
      <w:r>
        <w:rPr>
          <w:rFonts w:ascii="Times New Roman" w:hAnsi="Times New Roman"/>
          <w:color w:val="191919"/>
          <w:sz w:val="20"/>
          <w:szCs w:val="20"/>
        </w:rPr>
        <w:t>designed</w:t>
      </w:r>
      <w:r>
        <w:rPr>
          <w:rFonts w:ascii="Times New Roman" w:hAnsi="Times New Roman"/>
          <w:color w:val="191919"/>
          <w:spacing w:val="-5"/>
          <w:sz w:val="20"/>
          <w:szCs w:val="20"/>
        </w:rPr>
        <w:t xml:space="preserve"> </w:t>
      </w:r>
      <w:r>
        <w:rPr>
          <w:rFonts w:ascii="Times New Roman" w:hAnsi="Times New Roman"/>
          <w:color w:val="191919"/>
          <w:sz w:val="20"/>
          <w:szCs w:val="20"/>
        </w:rPr>
        <w:t>to</w:t>
      </w:r>
      <w:r>
        <w:rPr>
          <w:rFonts w:ascii="Times New Roman" w:hAnsi="Times New Roman"/>
          <w:color w:val="191919"/>
          <w:spacing w:val="-5"/>
          <w:sz w:val="20"/>
          <w:szCs w:val="20"/>
        </w:rPr>
        <w:t xml:space="preserve"> </w:t>
      </w:r>
      <w:r>
        <w:rPr>
          <w:rFonts w:ascii="Times New Roman" w:hAnsi="Times New Roman"/>
          <w:color w:val="191919"/>
          <w:sz w:val="20"/>
          <w:szCs w:val="20"/>
        </w:rPr>
        <w:t>acquaint</w:t>
      </w:r>
      <w:r>
        <w:rPr>
          <w:rFonts w:ascii="Times New Roman" w:hAnsi="Times New Roman"/>
          <w:color w:val="191919"/>
          <w:spacing w:val="-5"/>
          <w:sz w:val="20"/>
          <w:szCs w:val="20"/>
        </w:rPr>
        <w:t xml:space="preserve"> </w:t>
      </w:r>
      <w:r>
        <w:rPr>
          <w:rFonts w:ascii="Times New Roman" w:hAnsi="Times New Roman"/>
          <w:color w:val="191919"/>
          <w:sz w:val="20"/>
          <w:szCs w:val="20"/>
        </w:rPr>
        <w:t>middle</w:t>
      </w:r>
      <w:r>
        <w:rPr>
          <w:rFonts w:ascii="Times New Roman" w:hAnsi="Times New Roman"/>
          <w:color w:val="191919"/>
          <w:spacing w:val="-5"/>
          <w:sz w:val="20"/>
          <w:szCs w:val="20"/>
        </w:rPr>
        <w:t xml:space="preserve"> </w:t>
      </w:r>
      <w:r>
        <w:rPr>
          <w:rFonts w:ascii="Times New Roman" w:hAnsi="Times New Roman"/>
          <w:color w:val="191919"/>
          <w:sz w:val="20"/>
          <w:szCs w:val="20"/>
        </w:rPr>
        <w:t>grade</w:t>
      </w:r>
      <w:r>
        <w:rPr>
          <w:rFonts w:ascii="Times New Roman" w:hAnsi="Times New Roman"/>
          <w:color w:val="191919"/>
          <w:spacing w:val="-5"/>
          <w:sz w:val="20"/>
          <w:szCs w:val="20"/>
        </w:rPr>
        <w:t xml:space="preserve"> </w:t>
      </w:r>
      <w:r>
        <w:rPr>
          <w:rFonts w:ascii="Times New Roman" w:hAnsi="Times New Roman"/>
          <w:color w:val="191919"/>
          <w:sz w:val="20"/>
          <w:szCs w:val="20"/>
        </w:rPr>
        <w:t>teachers</w:t>
      </w:r>
      <w:r>
        <w:rPr>
          <w:rFonts w:ascii="Times New Roman" w:hAnsi="Times New Roman"/>
          <w:color w:val="191919"/>
          <w:spacing w:val="-5"/>
          <w:sz w:val="20"/>
          <w:szCs w:val="20"/>
        </w:rPr>
        <w:t xml:space="preserve"> </w:t>
      </w:r>
      <w:r>
        <w:rPr>
          <w:rFonts w:ascii="Times New Roman" w:hAnsi="Times New Roman"/>
          <w:color w:val="191919"/>
          <w:sz w:val="20"/>
          <w:szCs w:val="20"/>
        </w:rPr>
        <w:t>with</w:t>
      </w:r>
      <w:r>
        <w:rPr>
          <w:rFonts w:ascii="Times New Roman" w:hAnsi="Times New Roman"/>
          <w:color w:val="191919"/>
          <w:spacing w:val="-5"/>
          <w:sz w:val="20"/>
          <w:szCs w:val="20"/>
        </w:rPr>
        <w:t xml:space="preserve"> </w:t>
      </w:r>
      <w:r>
        <w:rPr>
          <w:rFonts w:ascii="Times New Roman" w:hAnsi="Times New Roman"/>
          <w:color w:val="191919"/>
          <w:sz w:val="20"/>
          <w:szCs w:val="20"/>
        </w:rPr>
        <w:t>strategies</w:t>
      </w:r>
      <w:r>
        <w:rPr>
          <w:rFonts w:ascii="Times New Roman" w:hAnsi="Times New Roman"/>
          <w:color w:val="191919"/>
          <w:spacing w:val="-5"/>
          <w:sz w:val="20"/>
          <w:szCs w:val="20"/>
        </w:rPr>
        <w:t xml:space="preserve"> </w:t>
      </w:r>
      <w:r>
        <w:rPr>
          <w:rFonts w:ascii="Times New Roman" w:hAnsi="Times New Roman"/>
          <w:color w:val="191919"/>
          <w:sz w:val="20"/>
          <w:szCs w:val="20"/>
        </w:rPr>
        <w:t>for</w:t>
      </w:r>
      <w:r>
        <w:rPr>
          <w:rFonts w:ascii="Times New Roman" w:hAnsi="Times New Roman"/>
          <w:color w:val="191919"/>
          <w:spacing w:val="-5"/>
          <w:sz w:val="20"/>
          <w:szCs w:val="20"/>
        </w:rPr>
        <w:t xml:space="preserve"> </w:t>
      </w:r>
      <w:r>
        <w:rPr>
          <w:rFonts w:ascii="Times New Roman" w:hAnsi="Times New Roman"/>
          <w:color w:val="191919"/>
          <w:sz w:val="20"/>
          <w:szCs w:val="20"/>
        </w:rPr>
        <w:t>improving</w:t>
      </w:r>
      <w:r>
        <w:rPr>
          <w:rFonts w:ascii="Times New Roman" w:hAnsi="Times New Roman"/>
          <w:color w:val="191919"/>
          <w:spacing w:val="-5"/>
          <w:sz w:val="20"/>
          <w:szCs w:val="20"/>
        </w:rPr>
        <w:t xml:space="preserve"> </w:t>
      </w:r>
      <w:r>
        <w:rPr>
          <w:rFonts w:ascii="Times New Roman" w:hAnsi="Times New Roman"/>
          <w:color w:val="191919"/>
          <w:sz w:val="20"/>
          <w:szCs w:val="20"/>
        </w:rPr>
        <w:t>the</w:t>
      </w:r>
      <w:r>
        <w:rPr>
          <w:rFonts w:ascii="Times New Roman" w:hAnsi="Times New Roman"/>
          <w:color w:val="191919"/>
          <w:spacing w:val="-5"/>
          <w:sz w:val="20"/>
          <w:szCs w:val="20"/>
        </w:rPr>
        <w:t xml:space="preserve"> </w:t>
      </w:r>
      <w:r>
        <w:rPr>
          <w:rFonts w:ascii="Times New Roman" w:hAnsi="Times New Roman"/>
          <w:color w:val="191919"/>
          <w:sz w:val="20"/>
          <w:szCs w:val="20"/>
        </w:rPr>
        <w:t>teaching of</w:t>
      </w:r>
      <w:r>
        <w:rPr>
          <w:rFonts w:ascii="Times New Roman" w:hAnsi="Times New Roman"/>
          <w:color w:val="191919"/>
          <w:spacing w:val="-4"/>
          <w:sz w:val="20"/>
          <w:szCs w:val="20"/>
        </w:rPr>
        <w:t xml:space="preserve"> </w:t>
      </w:r>
      <w:r>
        <w:rPr>
          <w:rFonts w:ascii="Times New Roman" w:hAnsi="Times New Roman"/>
          <w:color w:val="191919"/>
          <w:sz w:val="20"/>
          <w:szCs w:val="20"/>
        </w:rPr>
        <w:t>reading</w:t>
      </w:r>
      <w:r>
        <w:rPr>
          <w:rFonts w:ascii="Times New Roman" w:hAnsi="Times New Roman"/>
          <w:color w:val="191919"/>
          <w:spacing w:val="-4"/>
          <w:sz w:val="20"/>
          <w:szCs w:val="20"/>
        </w:rPr>
        <w:t xml:space="preserve"> </w:t>
      </w:r>
      <w:r>
        <w:rPr>
          <w:rFonts w:ascii="Times New Roman" w:hAnsi="Times New Roman"/>
          <w:color w:val="191919"/>
          <w:sz w:val="20"/>
          <w:szCs w:val="20"/>
        </w:rPr>
        <w:t>in</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middle</w:t>
      </w:r>
      <w:r>
        <w:rPr>
          <w:rFonts w:ascii="Times New Roman" w:hAnsi="Times New Roman"/>
          <w:color w:val="191919"/>
          <w:spacing w:val="-4"/>
          <w:sz w:val="20"/>
          <w:szCs w:val="20"/>
        </w:rPr>
        <w:t xml:space="preserve"> </w:t>
      </w:r>
      <w:r>
        <w:rPr>
          <w:rFonts w:ascii="Times New Roman" w:hAnsi="Times New Roman"/>
          <w:color w:val="191919"/>
          <w:sz w:val="20"/>
          <w:szCs w:val="20"/>
        </w:rPr>
        <w:t>grades.</w:t>
      </w:r>
      <w:r>
        <w:rPr>
          <w:rFonts w:ascii="Times New Roman" w:hAnsi="Times New Roman"/>
          <w:color w:val="191919"/>
          <w:spacing w:val="-4"/>
          <w:sz w:val="20"/>
          <w:szCs w:val="20"/>
        </w:rPr>
        <w:t xml:space="preserve"> </w:t>
      </w:r>
      <w:r>
        <w:rPr>
          <w:rFonts w:ascii="Times New Roman" w:hAnsi="Times New Roman"/>
          <w:color w:val="191919"/>
          <w:sz w:val="20"/>
          <w:szCs w:val="20"/>
        </w:rPr>
        <w:t>Emphasis</w:t>
      </w:r>
      <w:r>
        <w:rPr>
          <w:rFonts w:ascii="Times New Roman" w:hAnsi="Times New Roman"/>
          <w:color w:val="191919"/>
          <w:spacing w:val="-4"/>
          <w:sz w:val="20"/>
          <w:szCs w:val="20"/>
        </w:rPr>
        <w:t xml:space="preserve"> </w:t>
      </w:r>
      <w:r>
        <w:rPr>
          <w:rFonts w:ascii="Times New Roman" w:hAnsi="Times New Roman"/>
          <w:color w:val="191919"/>
          <w:sz w:val="20"/>
          <w:szCs w:val="20"/>
        </w:rPr>
        <w:t>on</w:t>
      </w:r>
      <w:r>
        <w:rPr>
          <w:rFonts w:ascii="Times New Roman" w:hAnsi="Times New Roman"/>
          <w:color w:val="191919"/>
          <w:spacing w:val="-4"/>
          <w:sz w:val="20"/>
          <w:szCs w:val="20"/>
        </w:rPr>
        <w:t xml:space="preserve"> </w:t>
      </w:r>
      <w:r>
        <w:rPr>
          <w:rFonts w:ascii="Times New Roman" w:hAnsi="Times New Roman"/>
          <w:color w:val="191919"/>
          <w:sz w:val="20"/>
          <w:szCs w:val="20"/>
        </w:rPr>
        <w:t>improving</w:t>
      </w:r>
      <w:r>
        <w:rPr>
          <w:rFonts w:ascii="Times New Roman" w:hAnsi="Times New Roman"/>
          <w:color w:val="191919"/>
          <w:spacing w:val="-4"/>
          <w:sz w:val="20"/>
          <w:szCs w:val="20"/>
        </w:rPr>
        <w:t xml:space="preserve"> </w:t>
      </w:r>
      <w:r>
        <w:rPr>
          <w:rFonts w:ascii="Times New Roman" w:hAnsi="Times New Roman"/>
          <w:color w:val="191919"/>
          <w:sz w:val="20"/>
          <w:szCs w:val="20"/>
        </w:rPr>
        <w:t>content,</w:t>
      </w:r>
      <w:r>
        <w:rPr>
          <w:rFonts w:ascii="Times New Roman" w:hAnsi="Times New Roman"/>
          <w:color w:val="191919"/>
          <w:spacing w:val="-4"/>
          <w:sz w:val="20"/>
          <w:szCs w:val="20"/>
        </w:rPr>
        <w:t xml:space="preserve"> </w:t>
      </w:r>
      <w:r>
        <w:rPr>
          <w:rFonts w:ascii="Times New Roman" w:hAnsi="Times New Roman"/>
          <w:color w:val="191919"/>
          <w:sz w:val="20"/>
          <w:szCs w:val="20"/>
        </w:rPr>
        <w:t>reading-study</w:t>
      </w:r>
      <w:r>
        <w:rPr>
          <w:rFonts w:ascii="Times New Roman" w:hAnsi="Times New Roman"/>
          <w:color w:val="191919"/>
          <w:spacing w:val="-4"/>
          <w:sz w:val="20"/>
          <w:szCs w:val="20"/>
        </w:rPr>
        <w:t xml:space="preserve"> </w:t>
      </w:r>
      <w:r>
        <w:rPr>
          <w:rFonts w:ascii="Times New Roman" w:hAnsi="Times New Roman"/>
          <w:color w:val="191919"/>
          <w:sz w:val="20"/>
          <w:szCs w:val="20"/>
        </w:rPr>
        <w:t>skills</w:t>
      </w:r>
      <w:r>
        <w:rPr>
          <w:rFonts w:ascii="Times New Roman" w:hAnsi="Times New Roman"/>
          <w:color w:val="191919"/>
          <w:spacing w:val="-4"/>
          <w:sz w:val="20"/>
          <w:szCs w:val="20"/>
        </w:rPr>
        <w:t xml:space="preserve"> </w:t>
      </w:r>
      <w:r>
        <w:rPr>
          <w:rFonts w:ascii="Times New Roman" w:hAnsi="Times New Roman"/>
          <w:color w:val="191919"/>
          <w:sz w:val="20"/>
          <w:szCs w:val="20"/>
        </w:rPr>
        <w:t>and</w:t>
      </w:r>
      <w:r>
        <w:rPr>
          <w:rFonts w:ascii="Times New Roman" w:hAnsi="Times New Roman"/>
          <w:color w:val="191919"/>
          <w:spacing w:val="-4"/>
          <w:sz w:val="20"/>
          <w:szCs w:val="20"/>
        </w:rPr>
        <w:t xml:space="preserve"> </w:t>
      </w:r>
      <w:r>
        <w:rPr>
          <w:rFonts w:ascii="Times New Roman" w:hAnsi="Times New Roman"/>
          <w:color w:val="191919"/>
          <w:sz w:val="20"/>
          <w:szCs w:val="20"/>
        </w:rPr>
        <w:t>writ- ing-thinking skills.</w:t>
      </w:r>
    </w:p>
    <w:p w:rsidR="00B33835" w:rsidRDefault="00B33835" w:rsidP="00B33835">
      <w:pPr>
        <w:widowControl w:val="0"/>
        <w:autoSpaceDE w:val="0"/>
        <w:autoSpaceDN w:val="0"/>
        <w:adjustRightInd w:val="0"/>
        <w:spacing w:after="0" w:line="227" w:lineRule="exact"/>
        <w:ind w:left="360" w:right="180" w:firstLine="0"/>
        <w:rPr>
          <w:rFonts w:ascii="Times New Roman" w:hAnsi="Times New Roman"/>
          <w:color w:val="000000"/>
          <w:sz w:val="20"/>
          <w:szCs w:val="20"/>
        </w:rPr>
      </w:pPr>
      <w:r>
        <w:rPr>
          <w:rFonts w:ascii="Times New Roman" w:hAnsi="Times New Roman"/>
          <w:b/>
          <w:bCs/>
          <w:color w:val="191919"/>
          <w:sz w:val="20"/>
          <w:szCs w:val="20"/>
        </w:rPr>
        <w:t>READ</w:t>
      </w:r>
      <w:r>
        <w:rPr>
          <w:rFonts w:ascii="Times New Roman" w:hAnsi="Times New Roman"/>
          <w:b/>
          <w:bCs/>
          <w:color w:val="191919"/>
          <w:spacing w:val="-8"/>
          <w:sz w:val="20"/>
          <w:szCs w:val="20"/>
        </w:rPr>
        <w:t xml:space="preserve"> </w:t>
      </w:r>
      <w:r>
        <w:rPr>
          <w:rFonts w:ascii="Times New Roman" w:hAnsi="Times New Roman"/>
          <w:b/>
          <w:bCs/>
          <w:color w:val="191919"/>
          <w:sz w:val="20"/>
          <w:szCs w:val="20"/>
        </w:rPr>
        <w:t>5505</w:t>
      </w:r>
      <w:r>
        <w:rPr>
          <w:rFonts w:ascii="Times New Roman" w:hAnsi="Times New Roman"/>
          <w:b/>
          <w:bCs/>
          <w:color w:val="191919"/>
          <w:spacing w:val="-8"/>
          <w:sz w:val="20"/>
          <w:szCs w:val="20"/>
        </w:rPr>
        <w:t xml:space="preserve"> </w:t>
      </w:r>
      <w:r>
        <w:rPr>
          <w:rFonts w:ascii="Times New Roman" w:hAnsi="Times New Roman"/>
          <w:b/>
          <w:bCs/>
          <w:color w:val="191919"/>
          <w:sz w:val="20"/>
          <w:szCs w:val="20"/>
        </w:rPr>
        <w:t>-</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Imp</w:t>
      </w:r>
      <w:r>
        <w:rPr>
          <w:rFonts w:ascii="Times New Roman" w:hAnsi="Times New Roman"/>
          <w:b/>
          <w:bCs/>
          <w:color w:val="191919"/>
          <w:spacing w:val="-4"/>
          <w:sz w:val="20"/>
          <w:szCs w:val="20"/>
        </w:rPr>
        <w:t>r</w:t>
      </w:r>
      <w:r>
        <w:rPr>
          <w:rFonts w:ascii="Times New Roman" w:hAnsi="Times New Roman"/>
          <w:b/>
          <w:bCs/>
          <w:color w:val="191919"/>
          <w:sz w:val="20"/>
          <w:szCs w:val="20"/>
        </w:rPr>
        <w:t>oving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Instruction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in</w:t>
      </w:r>
      <w:r>
        <w:rPr>
          <w:rFonts w:ascii="Times New Roman" w:hAnsi="Times New Roman"/>
          <w:b/>
          <w:bCs/>
          <w:color w:val="191919"/>
          <w:spacing w:val="-8"/>
          <w:sz w:val="20"/>
          <w:szCs w:val="20"/>
        </w:rPr>
        <w:t xml:space="preserve"> </w:t>
      </w:r>
      <w:r>
        <w:rPr>
          <w:rFonts w:ascii="Times New Roman" w:hAnsi="Times New Roman"/>
          <w:b/>
          <w:bCs/>
          <w:color w:val="191919"/>
          <w:sz w:val="20"/>
          <w:szCs w:val="20"/>
        </w:rPr>
        <w:t>the</w:t>
      </w:r>
      <w:r>
        <w:rPr>
          <w:rFonts w:ascii="Times New Roman" w:hAnsi="Times New Roman"/>
          <w:b/>
          <w:bCs/>
          <w:color w:val="191919"/>
          <w:spacing w:val="-8"/>
          <w:sz w:val="20"/>
          <w:szCs w:val="20"/>
        </w:rPr>
        <w:t xml:space="preserve"> </w:t>
      </w:r>
      <w:r>
        <w:rPr>
          <w:rFonts w:ascii="Times New Roman" w:hAnsi="Times New Roman"/>
          <w:b/>
          <w:bCs/>
          <w:color w:val="191919"/>
          <w:sz w:val="20"/>
          <w:szCs w:val="20"/>
        </w:rPr>
        <w:t>Content</w:t>
      </w:r>
      <w:r>
        <w:rPr>
          <w:rFonts w:ascii="Times New Roman" w:hAnsi="Times New Roman"/>
          <w:b/>
          <w:bCs/>
          <w:color w:val="191919"/>
          <w:spacing w:val="-19"/>
          <w:sz w:val="20"/>
          <w:szCs w:val="20"/>
        </w:rPr>
        <w:t xml:space="preserve"> </w:t>
      </w:r>
      <w:r>
        <w:rPr>
          <w:rFonts w:ascii="Times New Roman" w:hAnsi="Times New Roman"/>
          <w:b/>
          <w:bCs/>
          <w:color w:val="191919"/>
          <w:sz w:val="20"/>
          <w:szCs w:val="20"/>
        </w:rPr>
        <w:t>A</w:t>
      </w:r>
      <w:r>
        <w:rPr>
          <w:rFonts w:ascii="Times New Roman" w:hAnsi="Times New Roman"/>
          <w:b/>
          <w:bCs/>
          <w:color w:val="191919"/>
          <w:spacing w:val="-4"/>
          <w:sz w:val="20"/>
          <w:szCs w:val="20"/>
        </w:rPr>
        <w:t>r</w:t>
      </w:r>
      <w:r>
        <w:rPr>
          <w:rFonts w:ascii="Times New Roman" w:hAnsi="Times New Roman"/>
          <w:b/>
          <w:bCs/>
          <w:color w:val="191919"/>
          <w:sz w:val="20"/>
          <w:szCs w:val="20"/>
        </w:rPr>
        <w:t>eas....................................3(3-0)</w:t>
      </w: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color w:val="191919"/>
          <w:sz w:val="20"/>
          <w:szCs w:val="20"/>
        </w:rPr>
        <w:t>A</w:t>
      </w:r>
      <w:r>
        <w:rPr>
          <w:rFonts w:ascii="Times New Roman" w:hAnsi="Times New Roman"/>
          <w:color w:val="191919"/>
          <w:spacing w:val="-8"/>
          <w:sz w:val="20"/>
          <w:szCs w:val="20"/>
        </w:rPr>
        <w:t xml:space="preserve"> </w:t>
      </w:r>
      <w:r>
        <w:rPr>
          <w:rFonts w:ascii="Times New Roman" w:hAnsi="Times New Roman"/>
          <w:color w:val="191919"/>
          <w:sz w:val="20"/>
          <w:szCs w:val="20"/>
        </w:rPr>
        <w:t>course</w:t>
      </w:r>
      <w:r>
        <w:rPr>
          <w:rFonts w:ascii="Times New Roman" w:hAnsi="Times New Roman"/>
          <w:color w:val="191919"/>
          <w:spacing w:val="3"/>
          <w:sz w:val="20"/>
          <w:szCs w:val="20"/>
        </w:rPr>
        <w:t xml:space="preserve"> </w:t>
      </w:r>
      <w:r>
        <w:rPr>
          <w:rFonts w:ascii="Times New Roman" w:hAnsi="Times New Roman"/>
          <w:color w:val="191919"/>
          <w:sz w:val="20"/>
          <w:szCs w:val="20"/>
        </w:rPr>
        <w:t>designed</w:t>
      </w:r>
      <w:r>
        <w:rPr>
          <w:rFonts w:ascii="Times New Roman" w:hAnsi="Times New Roman"/>
          <w:color w:val="191919"/>
          <w:spacing w:val="3"/>
          <w:sz w:val="20"/>
          <w:szCs w:val="20"/>
        </w:rPr>
        <w:t xml:space="preserve"> </w:t>
      </w:r>
      <w:r>
        <w:rPr>
          <w:rFonts w:ascii="Times New Roman" w:hAnsi="Times New Roman"/>
          <w:color w:val="191919"/>
          <w:sz w:val="20"/>
          <w:szCs w:val="20"/>
        </w:rPr>
        <w:t>to</w:t>
      </w:r>
      <w:r>
        <w:rPr>
          <w:rFonts w:ascii="Times New Roman" w:hAnsi="Times New Roman"/>
          <w:color w:val="191919"/>
          <w:spacing w:val="3"/>
          <w:sz w:val="20"/>
          <w:szCs w:val="20"/>
        </w:rPr>
        <w:t xml:space="preserve"> </w:t>
      </w:r>
      <w:r>
        <w:rPr>
          <w:rFonts w:ascii="Times New Roman" w:hAnsi="Times New Roman"/>
          <w:color w:val="191919"/>
          <w:sz w:val="20"/>
          <w:szCs w:val="20"/>
        </w:rPr>
        <w:t>acquaint</w:t>
      </w:r>
      <w:r>
        <w:rPr>
          <w:rFonts w:ascii="Times New Roman" w:hAnsi="Times New Roman"/>
          <w:color w:val="191919"/>
          <w:spacing w:val="3"/>
          <w:sz w:val="20"/>
          <w:szCs w:val="20"/>
        </w:rPr>
        <w:t xml:space="preserve"> </w:t>
      </w:r>
      <w:r>
        <w:rPr>
          <w:rFonts w:ascii="Times New Roman" w:hAnsi="Times New Roman"/>
          <w:color w:val="191919"/>
          <w:sz w:val="20"/>
          <w:szCs w:val="20"/>
        </w:rPr>
        <w:t>secondary</w:t>
      </w:r>
      <w:r>
        <w:rPr>
          <w:rFonts w:ascii="Times New Roman" w:hAnsi="Times New Roman"/>
          <w:color w:val="191919"/>
          <w:spacing w:val="3"/>
          <w:sz w:val="20"/>
          <w:szCs w:val="20"/>
        </w:rPr>
        <w:t xml:space="preserve"> </w:t>
      </w:r>
      <w:r>
        <w:rPr>
          <w:rFonts w:ascii="Times New Roman" w:hAnsi="Times New Roman"/>
          <w:color w:val="191919"/>
          <w:sz w:val="20"/>
          <w:szCs w:val="20"/>
        </w:rPr>
        <w:t>school</w:t>
      </w:r>
      <w:r>
        <w:rPr>
          <w:rFonts w:ascii="Times New Roman" w:hAnsi="Times New Roman"/>
          <w:color w:val="191919"/>
          <w:spacing w:val="3"/>
          <w:sz w:val="20"/>
          <w:szCs w:val="20"/>
        </w:rPr>
        <w:t xml:space="preserve"> </w:t>
      </w:r>
      <w:r>
        <w:rPr>
          <w:rFonts w:ascii="Times New Roman" w:hAnsi="Times New Roman"/>
          <w:color w:val="191919"/>
          <w:sz w:val="20"/>
          <w:szCs w:val="20"/>
        </w:rPr>
        <w:t>teachers</w:t>
      </w:r>
      <w:r>
        <w:rPr>
          <w:rFonts w:ascii="Times New Roman" w:hAnsi="Times New Roman"/>
          <w:color w:val="191919"/>
          <w:spacing w:val="3"/>
          <w:sz w:val="20"/>
          <w:szCs w:val="20"/>
        </w:rPr>
        <w:t xml:space="preserve"> </w:t>
      </w:r>
      <w:r>
        <w:rPr>
          <w:rFonts w:ascii="Times New Roman" w:hAnsi="Times New Roman"/>
          <w:color w:val="191919"/>
          <w:sz w:val="20"/>
          <w:szCs w:val="20"/>
        </w:rPr>
        <w:t>with</w:t>
      </w:r>
      <w:r>
        <w:rPr>
          <w:rFonts w:ascii="Times New Roman" w:hAnsi="Times New Roman"/>
          <w:color w:val="191919"/>
          <w:spacing w:val="3"/>
          <w:sz w:val="20"/>
          <w:szCs w:val="20"/>
        </w:rPr>
        <w:t xml:space="preserve"> </w:t>
      </w:r>
      <w:r>
        <w:rPr>
          <w:rFonts w:ascii="Times New Roman" w:hAnsi="Times New Roman"/>
          <w:color w:val="191919"/>
          <w:sz w:val="20"/>
          <w:szCs w:val="20"/>
        </w:rPr>
        <w:t>instructional</w:t>
      </w:r>
      <w:r>
        <w:rPr>
          <w:rFonts w:ascii="Times New Roman" w:hAnsi="Times New Roman"/>
          <w:color w:val="191919"/>
          <w:spacing w:val="3"/>
          <w:sz w:val="20"/>
          <w:szCs w:val="20"/>
        </w:rPr>
        <w:t xml:space="preserve"> </w:t>
      </w:r>
      <w:r>
        <w:rPr>
          <w:rFonts w:ascii="Times New Roman" w:hAnsi="Times New Roman"/>
          <w:color w:val="191919"/>
          <w:sz w:val="20"/>
          <w:szCs w:val="20"/>
        </w:rPr>
        <w:t>strategies</w:t>
      </w:r>
      <w:r>
        <w:rPr>
          <w:rFonts w:ascii="Times New Roman" w:hAnsi="Times New Roman"/>
          <w:color w:val="191919"/>
          <w:spacing w:val="3"/>
          <w:sz w:val="20"/>
          <w:szCs w:val="20"/>
        </w:rPr>
        <w:t xml:space="preserve"> </w:t>
      </w:r>
      <w:r>
        <w:rPr>
          <w:rFonts w:ascii="Times New Roman" w:hAnsi="Times New Roman"/>
          <w:color w:val="191919"/>
          <w:sz w:val="20"/>
          <w:szCs w:val="20"/>
        </w:rPr>
        <w:t>and</w:t>
      </w:r>
      <w:r>
        <w:rPr>
          <w:rFonts w:ascii="Times New Roman" w:hAnsi="Times New Roman"/>
          <w:color w:val="191919"/>
          <w:spacing w:val="3"/>
          <w:sz w:val="20"/>
          <w:szCs w:val="20"/>
        </w:rPr>
        <w:t xml:space="preserve"> </w:t>
      </w:r>
      <w:r>
        <w:rPr>
          <w:rFonts w:ascii="Times New Roman" w:hAnsi="Times New Roman"/>
          <w:color w:val="191919"/>
          <w:sz w:val="20"/>
          <w:szCs w:val="20"/>
        </w:rPr>
        <w:t>materials for implementing reading instruction through subject matter courses.</w:t>
      </w:r>
    </w:p>
    <w:p w:rsidR="00B33835" w:rsidRDefault="00B33835" w:rsidP="00B33835">
      <w:pPr>
        <w:widowControl w:val="0"/>
        <w:autoSpaceDE w:val="0"/>
        <w:autoSpaceDN w:val="0"/>
        <w:adjustRightInd w:val="0"/>
        <w:spacing w:after="0" w:line="227" w:lineRule="exact"/>
        <w:ind w:left="360" w:right="180" w:firstLine="0"/>
        <w:rPr>
          <w:rFonts w:ascii="Times New Roman" w:hAnsi="Times New Roman"/>
          <w:color w:val="000000"/>
          <w:sz w:val="20"/>
          <w:szCs w:val="20"/>
        </w:rPr>
      </w:pPr>
      <w:r>
        <w:rPr>
          <w:rFonts w:ascii="Times New Roman" w:hAnsi="Times New Roman"/>
          <w:b/>
          <w:bCs/>
          <w:color w:val="191919"/>
          <w:sz w:val="20"/>
          <w:szCs w:val="20"/>
        </w:rPr>
        <w:t>READ</w:t>
      </w:r>
      <w:r>
        <w:rPr>
          <w:rFonts w:ascii="Times New Roman" w:hAnsi="Times New Roman"/>
          <w:b/>
          <w:bCs/>
          <w:color w:val="191919"/>
          <w:spacing w:val="-4"/>
          <w:sz w:val="20"/>
          <w:szCs w:val="20"/>
        </w:rPr>
        <w:t xml:space="preserve"> </w:t>
      </w:r>
      <w:r>
        <w:rPr>
          <w:rFonts w:ascii="Times New Roman" w:hAnsi="Times New Roman"/>
          <w:b/>
          <w:bCs/>
          <w:color w:val="191919"/>
          <w:sz w:val="20"/>
          <w:szCs w:val="20"/>
        </w:rPr>
        <w:t>5555</w:t>
      </w:r>
      <w:r>
        <w:rPr>
          <w:rFonts w:ascii="Times New Roman" w:hAnsi="Times New Roman"/>
          <w:b/>
          <w:bCs/>
          <w:color w:val="191919"/>
          <w:spacing w:val="-4"/>
          <w:sz w:val="20"/>
          <w:szCs w:val="20"/>
        </w:rPr>
        <w:t xml:space="preserve"> </w:t>
      </w:r>
      <w:r>
        <w:rPr>
          <w:rFonts w:ascii="Times New Roman" w:hAnsi="Times New Roman"/>
          <w:b/>
          <w:bCs/>
          <w:color w:val="191919"/>
          <w:sz w:val="20"/>
          <w:szCs w:val="20"/>
        </w:rPr>
        <w:t>-</w:t>
      </w:r>
      <w:r>
        <w:rPr>
          <w:rFonts w:ascii="Times New Roman" w:hAnsi="Times New Roman"/>
          <w:b/>
          <w:bCs/>
          <w:color w:val="191919"/>
          <w:spacing w:val="-4"/>
          <w:sz w:val="20"/>
          <w:szCs w:val="20"/>
        </w:rPr>
        <w:t xml:space="preserve"> </w:t>
      </w:r>
      <w:r>
        <w:rPr>
          <w:rFonts w:ascii="Times New Roman" w:hAnsi="Times New Roman"/>
          <w:b/>
          <w:bCs/>
          <w:color w:val="191919"/>
          <w:sz w:val="20"/>
          <w:szCs w:val="20"/>
        </w:rPr>
        <w:t>Diagnosis</w:t>
      </w:r>
      <w:r>
        <w:rPr>
          <w:rFonts w:ascii="Times New Roman" w:hAnsi="Times New Roman"/>
          <w:b/>
          <w:bCs/>
          <w:color w:val="191919"/>
          <w:spacing w:val="-4"/>
          <w:sz w:val="20"/>
          <w:szCs w:val="20"/>
        </w:rPr>
        <w:t xml:space="preserve"> </w:t>
      </w:r>
      <w:r>
        <w:rPr>
          <w:rFonts w:ascii="Times New Roman" w:hAnsi="Times New Roman"/>
          <w:b/>
          <w:bCs/>
          <w:color w:val="191919"/>
          <w:sz w:val="20"/>
          <w:szCs w:val="20"/>
        </w:rPr>
        <w:t>of</w:t>
      </w:r>
      <w:r>
        <w:rPr>
          <w:rFonts w:ascii="Times New Roman" w:hAnsi="Times New Roman"/>
          <w:b/>
          <w:bCs/>
          <w:color w:val="191919"/>
          <w:spacing w:val="-4"/>
          <w:sz w:val="20"/>
          <w:szCs w:val="20"/>
        </w:rPr>
        <w:t xml:space="preserve"> </w:t>
      </w:r>
      <w:r>
        <w:rPr>
          <w:rFonts w:ascii="Times New Roman" w:hAnsi="Times New Roman"/>
          <w:b/>
          <w:bCs/>
          <w:color w:val="191919"/>
          <w:sz w:val="20"/>
          <w:szCs w:val="20"/>
        </w:rPr>
        <w:t>Reading</w:t>
      </w:r>
      <w:r>
        <w:rPr>
          <w:rFonts w:ascii="Times New Roman" w:hAnsi="Times New Roman"/>
          <w:b/>
          <w:bCs/>
          <w:color w:val="191919"/>
          <w:spacing w:val="-4"/>
          <w:sz w:val="20"/>
          <w:szCs w:val="20"/>
        </w:rPr>
        <w:t xml:space="preserve"> </w:t>
      </w:r>
      <w:r>
        <w:rPr>
          <w:rFonts w:ascii="Times New Roman" w:hAnsi="Times New Roman"/>
          <w:b/>
          <w:bCs/>
          <w:color w:val="191919"/>
          <w:sz w:val="20"/>
          <w:szCs w:val="20"/>
        </w:rPr>
        <w:t>Difficulties.....................................................................3(3-0)</w:t>
      </w: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pPr>
      <w:r>
        <w:rPr>
          <w:rFonts w:ascii="Times New Roman" w:hAnsi="Times New Roman"/>
          <w:color w:val="191919"/>
          <w:sz w:val="20"/>
          <w:szCs w:val="20"/>
        </w:rPr>
        <w:t>A</w:t>
      </w:r>
      <w:r>
        <w:rPr>
          <w:rFonts w:ascii="Times New Roman" w:hAnsi="Times New Roman"/>
          <w:color w:val="191919"/>
          <w:spacing w:val="-7"/>
          <w:sz w:val="20"/>
          <w:szCs w:val="20"/>
        </w:rPr>
        <w:t xml:space="preserve"> </w:t>
      </w:r>
      <w:r>
        <w:rPr>
          <w:rFonts w:ascii="Times New Roman" w:hAnsi="Times New Roman"/>
          <w:color w:val="191919"/>
          <w:sz w:val="20"/>
          <w:szCs w:val="20"/>
        </w:rPr>
        <w:t>course</w:t>
      </w:r>
      <w:r>
        <w:rPr>
          <w:rFonts w:ascii="Times New Roman" w:hAnsi="Times New Roman"/>
          <w:color w:val="191919"/>
          <w:spacing w:val="4"/>
          <w:sz w:val="20"/>
          <w:szCs w:val="20"/>
        </w:rPr>
        <w:t xml:space="preserve"> </w:t>
      </w:r>
      <w:r>
        <w:rPr>
          <w:rFonts w:ascii="Times New Roman" w:hAnsi="Times New Roman"/>
          <w:color w:val="191919"/>
          <w:sz w:val="20"/>
          <w:szCs w:val="20"/>
        </w:rPr>
        <w:t>designed</w:t>
      </w:r>
      <w:r>
        <w:rPr>
          <w:rFonts w:ascii="Times New Roman" w:hAnsi="Times New Roman"/>
          <w:color w:val="191919"/>
          <w:spacing w:val="4"/>
          <w:sz w:val="20"/>
          <w:szCs w:val="20"/>
        </w:rPr>
        <w:t xml:space="preserve"> </w:t>
      </w:r>
      <w:r>
        <w:rPr>
          <w:rFonts w:ascii="Times New Roman" w:hAnsi="Times New Roman"/>
          <w:color w:val="191919"/>
          <w:sz w:val="20"/>
          <w:szCs w:val="20"/>
        </w:rPr>
        <w:t>to</w:t>
      </w:r>
      <w:r>
        <w:rPr>
          <w:rFonts w:ascii="Times New Roman" w:hAnsi="Times New Roman"/>
          <w:color w:val="191919"/>
          <w:spacing w:val="4"/>
          <w:sz w:val="20"/>
          <w:szCs w:val="20"/>
        </w:rPr>
        <w:t xml:space="preserve"> </w:t>
      </w:r>
      <w:r>
        <w:rPr>
          <w:rFonts w:ascii="Times New Roman" w:hAnsi="Times New Roman"/>
          <w:color w:val="191919"/>
          <w:sz w:val="20"/>
          <w:szCs w:val="20"/>
        </w:rPr>
        <w:t>analyze</w:t>
      </w:r>
      <w:r>
        <w:rPr>
          <w:rFonts w:ascii="Times New Roman" w:hAnsi="Times New Roman"/>
          <w:color w:val="191919"/>
          <w:spacing w:val="4"/>
          <w:sz w:val="20"/>
          <w:szCs w:val="20"/>
        </w:rPr>
        <w:t xml:space="preserve"> </w:t>
      </w:r>
      <w:r>
        <w:rPr>
          <w:rFonts w:ascii="Times New Roman" w:hAnsi="Times New Roman"/>
          <w:color w:val="191919"/>
          <w:sz w:val="20"/>
          <w:szCs w:val="20"/>
        </w:rPr>
        <w:t>the</w:t>
      </w:r>
      <w:r>
        <w:rPr>
          <w:rFonts w:ascii="Times New Roman" w:hAnsi="Times New Roman"/>
          <w:color w:val="191919"/>
          <w:spacing w:val="4"/>
          <w:sz w:val="20"/>
          <w:szCs w:val="20"/>
        </w:rPr>
        <w:t xml:space="preserve"> </w:t>
      </w:r>
      <w:r>
        <w:rPr>
          <w:rFonts w:ascii="Times New Roman" w:hAnsi="Times New Roman"/>
          <w:color w:val="191919"/>
          <w:sz w:val="20"/>
          <w:szCs w:val="20"/>
        </w:rPr>
        <w:t>causes</w:t>
      </w:r>
      <w:r>
        <w:rPr>
          <w:rFonts w:ascii="Times New Roman" w:hAnsi="Times New Roman"/>
          <w:color w:val="191919"/>
          <w:spacing w:val="4"/>
          <w:sz w:val="20"/>
          <w:szCs w:val="20"/>
        </w:rPr>
        <w:t xml:space="preserve"> </w:t>
      </w:r>
      <w:r>
        <w:rPr>
          <w:rFonts w:ascii="Times New Roman" w:hAnsi="Times New Roman"/>
          <w:color w:val="191919"/>
          <w:sz w:val="20"/>
          <w:szCs w:val="20"/>
        </w:rPr>
        <w:t>of</w:t>
      </w:r>
      <w:r>
        <w:rPr>
          <w:rFonts w:ascii="Times New Roman" w:hAnsi="Times New Roman"/>
          <w:color w:val="191919"/>
          <w:spacing w:val="4"/>
          <w:sz w:val="20"/>
          <w:szCs w:val="20"/>
        </w:rPr>
        <w:t xml:space="preserve"> </w:t>
      </w:r>
      <w:r>
        <w:rPr>
          <w:rFonts w:ascii="Times New Roman" w:hAnsi="Times New Roman"/>
          <w:color w:val="191919"/>
          <w:sz w:val="20"/>
          <w:szCs w:val="20"/>
        </w:rPr>
        <w:t>reading</w:t>
      </w:r>
      <w:r>
        <w:rPr>
          <w:rFonts w:ascii="Times New Roman" w:hAnsi="Times New Roman"/>
          <w:color w:val="191919"/>
          <w:spacing w:val="4"/>
          <w:sz w:val="20"/>
          <w:szCs w:val="20"/>
        </w:rPr>
        <w:t xml:space="preserve"> </w:t>
      </w:r>
      <w:r>
        <w:rPr>
          <w:rFonts w:ascii="Times New Roman" w:hAnsi="Times New Roman"/>
          <w:color w:val="191919"/>
          <w:sz w:val="20"/>
          <w:szCs w:val="20"/>
        </w:rPr>
        <w:t>problems</w:t>
      </w:r>
      <w:r>
        <w:rPr>
          <w:rFonts w:ascii="Times New Roman" w:hAnsi="Times New Roman"/>
          <w:color w:val="191919"/>
          <w:spacing w:val="4"/>
          <w:sz w:val="20"/>
          <w:szCs w:val="20"/>
        </w:rPr>
        <w:t xml:space="preserve"> </w:t>
      </w:r>
      <w:r>
        <w:rPr>
          <w:rFonts w:ascii="Times New Roman" w:hAnsi="Times New Roman"/>
          <w:color w:val="191919"/>
          <w:sz w:val="20"/>
          <w:szCs w:val="20"/>
        </w:rPr>
        <w:t>as</w:t>
      </w:r>
      <w:r>
        <w:rPr>
          <w:rFonts w:ascii="Times New Roman" w:hAnsi="Times New Roman"/>
          <w:color w:val="191919"/>
          <w:spacing w:val="4"/>
          <w:sz w:val="20"/>
          <w:szCs w:val="20"/>
        </w:rPr>
        <w:t xml:space="preserve"> </w:t>
      </w:r>
      <w:r>
        <w:rPr>
          <w:rFonts w:ascii="Times New Roman" w:hAnsi="Times New Roman"/>
          <w:color w:val="191919"/>
          <w:sz w:val="20"/>
          <w:szCs w:val="20"/>
        </w:rPr>
        <w:t>well</w:t>
      </w:r>
      <w:r>
        <w:rPr>
          <w:rFonts w:ascii="Times New Roman" w:hAnsi="Times New Roman"/>
          <w:color w:val="191919"/>
          <w:spacing w:val="4"/>
          <w:sz w:val="20"/>
          <w:szCs w:val="20"/>
        </w:rPr>
        <w:t xml:space="preserve"> </w:t>
      </w:r>
      <w:r>
        <w:rPr>
          <w:rFonts w:ascii="Times New Roman" w:hAnsi="Times New Roman"/>
          <w:color w:val="191919"/>
          <w:sz w:val="20"/>
          <w:szCs w:val="20"/>
        </w:rPr>
        <w:t>as</w:t>
      </w:r>
      <w:r>
        <w:rPr>
          <w:rFonts w:ascii="Times New Roman" w:hAnsi="Times New Roman"/>
          <w:color w:val="191919"/>
          <w:spacing w:val="4"/>
          <w:sz w:val="20"/>
          <w:szCs w:val="20"/>
        </w:rPr>
        <w:t xml:space="preserve"> </w:t>
      </w:r>
      <w:r>
        <w:rPr>
          <w:rFonts w:ascii="Times New Roman" w:hAnsi="Times New Roman"/>
          <w:color w:val="191919"/>
          <w:sz w:val="20"/>
          <w:szCs w:val="20"/>
        </w:rPr>
        <w:t>provide</w:t>
      </w:r>
      <w:r>
        <w:rPr>
          <w:rFonts w:ascii="Times New Roman" w:hAnsi="Times New Roman"/>
          <w:color w:val="191919"/>
          <w:spacing w:val="4"/>
          <w:sz w:val="20"/>
          <w:szCs w:val="20"/>
        </w:rPr>
        <w:t xml:space="preserve"> </w:t>
      </w:r>
      <w:r>
        <w:rPr>
          <w:rFonts w:ascii="Times New Roman" w:hAnsi="Times New Roman"/>
          <w:color w:val="191919"/>
          <w:sz w:val="20"/>
          <w:szCs w:val="20"/>
        </w:rPr>
        <w:t>knowledge</w:t>
      </w:r>
      <w:r>
        <w:rPr>
          <w:rFonts w:ascii="Times New Roman" w:hAnsi="Times New Roman"/>
          <w:color w:val="191919"/>
          <w:spacing w:val="4"/>
          <w:sz w:val="20"/>
          <w:szCs w:val="20"/>
        </w:rPr>
        <w:t xml:space="preserve"> </w:t>
      </w:r>
      <w:r>
        <w:rPr>
          <w:rFonts w:ascii="Times New Roman" w:hAnsi="Times New Roman"/>
          <w:color w:val="191919"/>
          <w:sz w:val="20"/>
          <w:szCs w:val="20"/>
        </w:rPr>
        <w:t>in the principles of diagnosis and remediation, with major emphasis on formal and informal assessment techniques.</w:t>
      </w: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pP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pP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pP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pP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pP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pP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pP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pP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pP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pP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pP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pP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pP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pP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pP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pP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191919"/>
          <w:sz w:val="20"/>
          <w:szCs w:val="20"/>
        </w:rPr>
        <w:sectPr w:rsidR="00B33835" w:rsidSect="00DD3D7A">
          <w:headerReference w:type="even" r:id="rId71"/>
          <w:pgSz w:w="12240" w:h="15840" w:code="1"/>
          <w:pgMar w:top="720" w:right="720" w:bottom="288" w:left="1440" w:header="720" w:footer="288" w:gutter="0"/>
          <w:cols w:space="720"/>
          <w:docGrid w:linePitch="360"/>
        </w:sectPr>
      </w:pPr>
    </w:p>
    <w:p w:rsidR="00B33835" w:rsidRPr="004B400E" w:rsidRDefault="00B33835" w:rsidP="00B33835">
      <w:pPr>
        <w:pStyle w:val="Heading1"/>
        <w:spacing w:before="0"/>
        <w:ind w:left="360" w:right="180" w:firstLine="0"/>
        <w:rPr>
          <w:rFonts w:ascii="Impact" w:hAnsi="Impact" w:cs="Impact"/>
          <w:color w:val="808080" w:themeColor="background1" w:themeShade="80"/>
        </w:rPr>
      </w:pPr>
      <w:bookmarkStart w:id="710" w:name="_Toc294969805"/>
      <w:bookmarkStart w:id="711" w:name="_Toc295508362"/>
      <w:r w:rsidRPr="00DD3D7A">
        <w:rPr>
          <w:rFonts w:ascii="Impact" w:hAnsi="Impact" w:cs="Impact"/>
          <w:color w:val="808080" w:themeColor="background1" w:themeShade="80"/>
          <w:spacing w:val="9"/>
          <w:fitText w:val="3888" w:id="-162703360"/>
        </w:rPr>
        <w:lastRenderedPageBreak/>
        <w:t>General Administrative Officer</w:t>
      </w:r>
      <w:r w:rsidRPr="00DD3D7A">
        <w:rPr>
          <w:rFonts w:ascii="Impact" w:hAnsi="Impact" w:cs="Impact"/>
          <w:color w:val="808080" w:themeColor="background1" w:themeShade="80"/>
          <w:spacing w:val="15"/>
          <w:fitText w:val="3888" w:id="-162703360"/>
        </w:rPr>
        <w:t>s</w:t>
      </w:r>
      <w:bookmarkEnd w:id="710"/>
      <w:bookmarkEnd w:id="711"/>
    </w:p>
    <w:p w:rsidR="00B33835" w:rsidRDefault="00B33835" w:rsidP="00B33835">
      <w:pPr>
        <w:widowControl w:val="0"/>
        <w:autoSpaceDE w:val="0"/>
        <w:autoSpaceDN w:val="0"/>
        <w:adjustRightInd w:val="0"/>
        <w:spacing w:before="19" w:after="0" w:line="240" w:lineRule="exact"/>
        <w:ind w:left="360" w:right="180" w:firstLine="0"/>
        <w:jc w:val="both"/>
        <w:rPr>
          <w:rFonts w:ascii="Impact" w:hAnsi="Impact" w:cs="Impact"/>
          <w:sz w:val="24"/>
          <w:szCs w:val="24"/>
        </w:rPr>
      </w:pP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Freeman, Everette J.</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i/>
          <w:iCs/>
          <w:sz w:val="20"/>
          <w:szCs w:val="20"/>
        </w:rPr>
        <w:t>P</w:t>
      </w:r>
      <w:r>
        <w:rPr>
          <w:rFonts w:ascii="Times New Roman" w:hAnsi="Times New Roman"/>
          <w:i/>
          <w:iCs/>
          <w:spacing w:val="-7"/>
          <w:sz w:val="20"/>
          <w:szCs w:val="20"/>
        </w:rPr>
        <w:t>r</w:t>
      </w:r>
      <w:r>
        <w:rPr>
          <w:rFonts w:ascii="Times New Roman" w:hAnsi="Times New Roman"/>
          <w:i/>
          <w:iCs/>
          <w:sz w:val="20"/>
          <w:szCs w:val="20"/>
        </w:rPr>
        <w:t>esident</w:t>
      </w:r>
    </w:p>
    <w:p w:rsidR="00B33835"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B.A.,</w:t>
      </w:r>
      <w:r>
        <w:rPr>
          <w:rFonts w:ascii="Times New Roman" w:hAnsi="Times New Roman"/>
          <w:spacing w:val="-11"/>
          <w:sz w:val="20"/>
          <w:szCs w:val="20"/>
        </w:rPr>
        <w:t xml:space="preserve"> </w:t>
      </w:r>
      <w:r>
        <w:rPr>
          <w:rFonts w:ascii="Times New Roman" w:hAnsi="Times New Roman"/>
          <w:sz w:val="20"/>
          <w:szCs w:val="20"/>
        </w:rPr>
        <w:t xml:space="preserve">Antioch College </w:t>
      </w:r>
    </w:p>
    <w:p w:rsidR="00B33835"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M.A., University of Illinois Ed.D., Rutgers University</w:t>
      </w:r>
    </w:p>
    <w:p w:rsidR="00B33835" w:rsidRDefault="00B33835" w:rsidP="00B33835">
      <w:pPr>
        <w:widowControl w:val="0"/>
        <w:autoSpaceDE w:val="0"/>
        <w:autoSpaceDN w:val="0"/>
        <w:adjustRightInd w:val="0"/>
        <w:spacing w:after="0" w:line="240" w:lineRule="exact"/>
        <w:ind w:left="360" w:right="180" w:firstLine="0"/>
        <w:jc w:val="both"/>
        <w:rPr>
          <w:rFonts w:ascii="Times New Roman" w:hAnsi="Times New Roman"/>
          <w:sz w:val="24"/>
          <w:szCs w:val="24"/>
        </w:rPr>
      </w:pP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Murfree, Joshua</w:t>
      </w:r>
    </w:p>
    <w:p w:rsidR="00B33835"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i/>
          <w:iCs/>
          <w:sz w:val="20"/>
          <w:szCs w:val="20"/>
        </w:rPr>
        <w:t>Executive</w:t>
      </w:r>
      <w:r>
        <w:rPr>
          <w:rFonts w:ascii="Times New Roman" w:hAnsi="Times New Roman"/>
          <w:i/>
          <w:iCs/>
          <w:spacing w:val="-4"/>
          <w:sz w:val="20"/>
          <w:szCs w:val="20"/>
        </w:rPr>
        <w:t xml:space="preserve"> </w:t>
      </w:r>
      <w:r>
        <w:rPr>
          <w:rFonts w:ascii="Times New Roman" w:hAnsi="Times New Roman"/>
          <w:i/>
          <w:iCs/>
          <w:sz w:val="20"/>
          <w:szCs w:val="20"/>
        </w:rPr>
        <w:t>Assistant to the P</w:t>
      </w:r>
      <w:r>
        <w:rPr>
          <w:rFonts w:ascii="Times New Roman" w:hAnsi="Times New Roman"/>
          <w:i/>
          <w:iCs/>
          <w:spacing w:val="-7"/>
          <w:sz w:val="20"/>
          <w:szCs w:val="20"/>
        </w:rPr>
        <w:t>r</w:t>
      </w:r>
      <w:r>
        <w:rPr>
          <w:rFonts w:ascii="Times New Roman" w:hAnsi="Times New Roman"/>
          <w:i/>
          <w:iCs/>
          <w:sz w:val="20"/>
          <w:szCs w:val="20"/>
        </w:rPr>
        <w:t>esident Adminsitrative Chief of Staff Di</w:t>
      </w:r>
      <w:r>
        <w:rPr>
          <w:rFonts w:ascii="Times New Roman" w:hAnsi="Times New Roman"/>
          <w:i/>
          <w:iCs/>
          <w:spacing w:val="-7"/>
          <w:sz w:val="20"/>
          <w:szCs w:val="20"/>
        </w:rPr>
        <w:t>r</w:t>
      </w:r>
      <w:r>
        <w:rPr>
          <w:rFonts w:ascii="Times New Roman" w:hAnsi="Times New Roman"/>
          <w:i/>
          <w:iCs/>
          <w:sz w:val="20"/>
          <w:szCs w:val="20"/>
        </w:rPr>
        <w:t>ector of</w:t>
      </w:r>
      <w:r>
        <w:rPr>
          <w:rFonts w:ascii="Times New Roman" w:hAnsi="Times New Roman"/>
          <w:i/>
          <w:iCs/>
          <w:spacing w:val="-4"/>
          <w:sz w:val="20"/>
          <w:szCs w:val="20"/>
        </w:rPr>
        <w:t xml:space="preserve"> </w:t>
      </w:r>
      <w:r>
        <w:rPr>
          <w:rFonts w:ascii="Times New Roman" w:hAnsi="Times New Roman"/>
          <w:i/>
          <w:iCs/>
          <w:sz w:val="20"/>
          <w:szCs w:val="20"/>
        </w:rPr>
        <w:t>Athletics</w:t>
      </w:r>
    </w:p>
    <w:p w:rsidR="00B33835" w:rsidRDefault="00B33835" w:rsidP="00B33835">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B.A., Fort</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alley State University M.S.,</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aldosta State University Ph.D., Howard University</w:t>
      </w:r>
    </w:p>
    <w:p w:rsidR="00B33835" w:rsidRDefault="00B33835" w:rsidP="00B33835">
      <w:pPr>
        <w:widowControl w:val="0"/>
        <w:autoSpaceDE w:val="0"/>
        <w:autoSpaceDN w:val="0"/>
        <w:adjustRightInd w:val="0"/>
        <w:spacing w:after="0" w:line="240" w:lineRule="exact"/>
        <w:ind w:left="360" w:right="180" w:firstLine="0"/>
        <w:jc w:val="both"/>
        <w:rPr>
          <w:rFonts w:ascii="Times New Roman" w:hAnsi="Times New Roman"/>
          <w:sz w:val="24"/>
          <w:szCs w:val="24"/>
        </w:rPr>
      </w:pP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Ojemakinde,</w:t>
      </w:r>
      <w:r>
        <w:rPr>
          <w:rFonts w:ascii="Times New Roman" w:hAnsi="Times New Roman"/>
          <w:spacing w:val="-11"/>
          <w:sz w:val="20"/>
          <w:szCs w:val="20"/>
        </w:rPr>
        <w:t xml:space="preserve"> </w:t>
      </w:r>
      <w:r>
        <w:rPr>
          <w:rFonts w:ascii="Times New Roman" w:hAnsi="Times New Roman"/>
          <w:sz w:val="20"/>
          <w:szCs w:val="20"/>
        </w:rPr>
        <w:t>Abiodun</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i/>
          <w:iCs/>
          <w:spacing w:val="-15"/>
          <w:sz w:val="20"/>
          <w:szCs w:val="20"/>
        </w:rPr>
        <w:t>V</w:t>
      </w:r>
      <w:r>
        <w:rPr>
          <w:rFonts w:ascii="Times New Roman" w:hAnsi="Times New Roman"/>
          <w:i/>
          <w:iCs/>
          <w:sz w:val="20"/>
          <w:szCs w:val="20"/>
        </w:rPr>
        <w:t>ice P</w:t>
      </w:r>
      <w:r>
        <w:rPr>
          <w:rFonts w:ascii="Times New Roman" w:hAnsi="Times New Roman"/>
          <w:i/>
          <w:iCs/>
          <w:spacing w:val="-7"/>
          <w:sz w:val="20"/>
          <w:szCs w:val="20"/>
        </w:rPr>
        <w:t>r</w:t>
      </w:r>
      <w:r>
        <w:rPr>
          <w:rFonts w:ascii="Times New Roman" w:hAnsi="Times New Roman"/>
          <w:i/>
          <w:iCs/>
          <w:sz w:val="20"/>
          <w:szCs w:val="20"/>
        </w:rPr>
        <w:t>esident for</w:t>
      </w:r>
      <w:r>
        <w:rPr>
          <w:rFonts w:ascii="Times New Roman" w:hAnsi="Times New Roman"/>
          <w:i/>
          <w:iCs/>
          <w:spacing w:val="-4"/>
          <w:sz w:val="20"/>
          <w:szCs w:val="20"/>
        </w:rPr>
        <w:t xml:space="preserve"> </w:t>
      </w:r>
      <w:r>
        <w:rPr>
          <w:rFonts w:ascii="Times New Roman" w:hAnsi="Times New Roman"/>
          <w:i/>
          <w:iCs/>
          <w:sz w:val="20"/>
          <w:szCs w:val="20"/>
        </w:rPr>
        <w:t>Academic</w:t>
      </w:r>
      <w:r>
        <w:rPr>
          <w:rFonts w:ascii="Times New Roman" w:hAnsi="Times New Roman"/>
          <w:i/>
          <w:iCs/>
          <w:spacing w:val="-4"/>
          <w:sz w:val="20"/>
          <w:szCs w:val="20"/>
        </w:rPr>
        <w:t xml:space="preserve"> </w:t>
      </w:r>
      <w:r>
        <w:rPr>
          <w:rFonts w:ascii="Times New Roman" w:hAnsi="Times New Roman"/>
          <w:i/>
          <w:iCs/>
          <w:sz w:val="20"/>
          <w:szCs w:val="20"/>
        </w:rPr>
        <w:t>Affairs</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B.S., University of Ife</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M.S., Ph.D., Louisiana State University</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pacing w:val="-16"/>
          <w:sz w:val="20"/>
          <w:szCs w:val="20"/>
        </w:rPr>
        <w:t>W</w:t>
      </w:r>
      <w:r>
        <w:rPr>
          <w:rFonts w:ascii="Times New Roman" w:hAnsi="Times New Roman"/>
          <w:sz w:val="20"/>
          <w:szCs w:val="20"/>
        </w:rPr>
        <w:t>akefield, Larry</w:t>
      </w:r>
    </w:p>
    <w:p w:rsidR="00B33835"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i/>
          <w:iCs/>
          <w:spacing w:val="-15"/>
          <w:sz w:val="20"/>
          <w:szCs w:val="20"/>
        </w:rPr>
        <w:t>V</w:t>
      </w:r>
      <w:r>
        <w:rPr>
          <w:rFonts w:ascii="Times New Roman" w:hAnsi="Times New Roman"/>
          <w:i/>
          <w:iCs/>
          <w:sz w:val="20"/>
          <w:szCs w:val="20"/>
        </w:rPr>
        <w:t>ice P</w:t>
      </w:r>
      <w:r>
        <w:rPr>
          <w:rFonts w:ascii="Times New Roman" w:hAnsi="Times New Roman"/>
          <w:i/>
          <w:iCs/>
          <w:spacing w:val="-7"/>
          <w:sz w:val="20"/>
          <w:szCs w:val="20"/>
        </w:rPr>
        <w:t>r</w:t>
      </w:r>
      <w:r>
        <w:rPr>
          <w:rFonts w:ascii="Times New Roman" w:hAnsi="Times New Roman"/>
          <w:i/>
          <w:iCs/>
          <w:sz w:val="20"/>
          <w:szCs w:val="20"/>
        </w:rPr>
        <w:t>esident for Fiscal</w:t>
      </w:r>
      <w:r>
        <w:rPr>
          <w:rFonts w:ascii="Times New Roman" w:hAnsi="Times New Roman"/>
          <w:i/>
          <w:iCs/>
          <w:spacing w:val="-4"/>
          <w:sz w:val="20"/>
          <w:szCs w:val="20"/>
        </w:rPr>
        <w:t xml:space="preserve"> </w:t>
      </w:r>
      <w:r>
        <w:rPr>
          <w:rFonts w:ascii="Times New Roman" w:hAnsi="Times New Roman"/>
          <w:i/>
          <w:iCs/>
          <w:sz w:val="20"/>
          <w:szCs w:val="20"/>
        </w:rPr>
        <w:t xml:space="preserve">Affairs </w:t>
      </w:r>
      <w:r>
        <w:rPr>
          <w:rFonts w:ascii="Times New Roman" w:hAnsi="Times New Roman"/>
          <w:sz w:val="20"/>
          <w:szCs w:val="20"/>
        </w:rPr>
        <w:t>B.S., University of</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ennessee M.B.A.,</w:t>
      </w:r>
      <w:r>
        <w:rPr>
          <w:rFonts w:ascii="Times New Roman" w:hAnsi="Times New Roman"/>
          <w:spacing w:val="-11"/>
          <w:sz w:val="20"/>
          <w:szCs w:val="20"/>
        </w:rPr>
        <w:t xml:space="preserve"> </w:t>
      </w:r>
      <w:r>
        <w:rPr>
          <w:rFonts w:ascii="Times New Roman" w:hAnsi="Times New Roman"/>
          <w:sz w:val="20"/>
          <w:szCs w:val="20"/>
        </w:rPr>
        <w:t>Austin Peay State</w:t>
      </w:r>
    </w:p>
    <w:p w:rsidR="00B33835" w:rsidRDefault="00B33835" w:rsidP="00B33835">
      <w:pPr>
        <w:widowControl w:val="0"/>
        <w:autoSpaceDE w:val="0"/>
        <w:autoSpaceDN w:val="0"/>
        <w:adjustRightInd w:val="0"/>
        <w:spacing w:after="0" w:line="240" w:lineRule="exact"/>
        <w:ind w:left="360" w:right="180" w:firstLine="0"/>
        <w:jc w:val="both"/>
        <w:rPr>
          <w:rFonts w:ascii="Times New Roman" w:hAnsi="Times New Roman"/>
          <w:sz w:val="24"/>
          <w:szCs w:val="24"/>
        </w:rPr>
      </w:pPr>
    </w:p>
    <w:p w:rsidR="00B33835" w:rsidRPr="002E4512" w:rsidRDefault="00B33835" w:rsidP="00B33835">
      <w:pPr>
        <w:spacing w:after="0"/>
        <w:ind w:left="360" w:right="180" w:firstLine="0"/>
        <w:jc w:val="both"/>
        <w:rPr>
          <w:rFonts w:ascii="Times New Roman" w:hAnsi="Times New Roman"/>
          <w:color w:val="FF0000"/>
          <w:sz w:val="20"/>
          <w:szCs w:val="20"/>
        </w:rPr>
      </w:pPr>
      <w:r w:rsidRPr="002E4512">
        <w:rPr>
          <w:rFonts w:ascii="Times New Roman" w:hAnsi="Times New Roman"/>
          <w:color w:val="FF0000"/>
          <w:sz w:val="20"/>
          <w:szCs w:val="20"/>
        </w:rPr>
        <w:t>Berry, Edgar L.</w:t>
      </w:r>
    </w:p>
    <w:p w:rsidR="00B33835" w:rsidRPr="002E4512" w:rsidRDefault="00B33835" w:rsidP="00B33835">
      <w:pPr>
        <w:spacing w:after="0"/>
        <w:ind w:left="360" w:right="180" w:firstLine="0"/>
        <w:jc w:val="both"/>
        <w:rPr>
          <w:rFonts w:ascii="Times New Roman" w:hAnsi="Times New Roman"/>
          <w:color w:val="FF0000"/>
          <w:sz w:val="20"/>
          <w:szCs w:val="20"/>
        </w:rPr>
      </w:pPr>
      <w:r w:rsidRPr="002E4512">
        <w:rPr>
          <w:rFonts w:ascii="Times New Roman" w:hAnsi="Times New Roman"/>
          <w:color w:val="FF0000"/>
          <w:sz w:val="20"/>
          <w:szCs w:val="20"/>
        </w:rPr>
        <w:t>Vice President for Student Affairs</w:t>
      </w:r>
    </w:p>
    <w:p w:rsidR="00B33835" w:rsidRPr="002E4512" w:rsidRDefault="00B33835" w:rsidP="00B33835">
      <w:pPr>
        <w:spacing w:after="0"/>
        <w:ind w:left="360" w:right="180" w:firstLine="0"/>
        <w:jc w:val="both"/>
        <w:rPr>
          <w:rFonts w:ascii="Times New Roman" w:hAnsi="Times New Roman"/>
          <w:color w:val="FF0000"/>
          <w:sz w:val="20"/>
          <w:szCs w:val="20"/>
        </w:rPr>
      </w:pPr>
      <w:r w:rsidRPr="002E4512">
        <w:rPr>
          <w:rFonts w:ascii="Times New Roman" w:hAnsi="Times New Roman"/>
          <w:color w:val="FF0000"/>
          <w:sz w:val="20"/>
          <w:szCs w:val="20"/>
        </w:rPr>
        <w:t>BA. St. Augustine’s College</w:t>
      </w:r>
    </w:p>
    <w:p w:rsidR="00B33835" w:rsidRPr="002E4512" w:rsidRDefault="00B33835" w:rsidP="00B33835">
      <w:pPr>
        <w:spacing w:after="0"/>
        <w:ind w:left="360" w:right="180" w:firstLine="0"/>
        <w:jc w:val="both"/>
        <w:rPr>
          <w:rFonts w:ascii="Times New Roman" w:hAnsi="Times New Roman"/>
          <w:color w:val="FF0000"/>
          <w:sz w:val="20"/>
          <w:szCs w:val="20"/>
        </w:rPr>
      </w:pPr>
      <w:r w:rsidRPr="002E4512">
        <w:rPr>
          <w:rFonts w:ascii="Times New Roman" w:hAnsi="Times New Roman"/>
          <w:color w:val="FF0000"/>
          <w:sz w:val="20"/>
          <w:szCs w:val="20"/>
        </w:rPr>
        <w:t>MA. Clark Atlanta University</w:t>
      </w:r>
    </w:p>
    <w:p w:rsidR="00B33835" w:rsidRPr="002E4512" w:rsidRDefault="00B33835" w:rsidP="00B33835">
      <w:pPr>
        <w:spacing w:after="0"/>
        <w:ind w:left="360" w:right="180" w:firstLine="0"/>
        <w:jc w:val="both"/>
        <w:rPr>
          <w:rFonts w:ascii="Times New Roman" w:hAnsi="Times New Roman"/>
          <w:color w:val="FF0000"/>
          <w:sz w:val="20"/>
          <w:szCs w:val="20"/>
        </w:rPr>
      </w:pPr>
      <w:r w:rsidRPr="002E4512">
        <w:rPr>
          <w:rFonts w:ascii="Times New Roman" w:hAnsi="Times New Roman"/>
          <w:color w:val="FF0000"/>
          <w:sz w:val="20"/>
          <w:szCs w:val="20"/>
        </w:rPr>
        <w:t>Ed.D Texas Southern University</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Pr="0012240A" w:rsidRDefault="00B33835" w:rsidP="00B33835">
      <w:pPr>
        <w:widowControl w:val="0"/>
        <w:autoSpaceDE w:val="0"/>
        <w:autoSpaceDN w:val="0"/>
        <w:adjustRightInd w:val="0"/>
        <w:spacing w:before="10" w:after="0"/>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Associate</w:t>
      </w:r>
      <w:r w:rsidRPr="0012240A">
        <w:rPr>
          <w:rFonts w:ascii="Times New Roman" w:hAnsi="Times New Roman"/>
          <w:color w:val="FF0000"/>
          <w:spacing w:val="-4"/>
          <w:sz w:val="20"/>
          <w:szCs w:val="20"/>
        </w:rPr>
        <w:t xml:space="preserve"> </w:t>
      </w:r>
      <w:r w:rsidRPr="0012240A">
        <w:rPr>
          <w:rFonts w:ascii="Times New Roman" w:hAnsi="Times New Roman"/>
          <w:color w:val="FF0000"/>
          <w:spacing w:val="-12"/>
          <w:sz w:val="20"/>
          <w:szCs w:val="20"/>
        </w:rPr>
        <w:t>V</w:t>
      </w:r>
      <w:r w:rsidRPr="0012240A">
        <w:rPr>
          <w:rFonts w:ascii="Times New Roman" w:hAnsi="Times New Roman"/>
          <w:color w:val="FF0000"/>
          <w:sz w:val="20"/>
          <w:szCs w:val="20"/>
        </w:rPr>
        <w:t>ice President for Research and</w:t>
      </w:r>
    </w:p>
    <w:p w:rsidR="00B33835" w:rsidRPr="0012240A" w:rsidRDefault="00B33835" w:rsidP="00B33835">
      <w:pPr>
        <w:widowControl w:val="0"/>
        <w:autoSpaceDE w:val="0"/>
        <w:autoSpaceDN w:val="0"/>
        <w:adjustRightInd w:val="0"/>
        <w:spacing w:before="10" w:after="0"/>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Sponsored Programs (TBA)</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Porte</w:t>
      </w:r>
      <w:r>
        <w:rPr>
          <w:rFonts w:ascii="Times New Roman" w:hAnsi="Times New Roman"/>
          <w:spacing w:val="-8"/>
          <w:sz w:val="20"/>
          <w:szCs w:val="20"/>
        </w:rPr>
        <w:t>r</w:t>
      </w:r>
      <w:r>
        <w:rPr>
          <w:rFonts w:ascii="Times New Roman" w:hAnsi="Times New Roman"/>
          <w:sz w:val="20"/>
          <w:szCs w:val="20"/>
        </w:rPr>
        <w:t>, Cli</w:t>
      </w:r>
      <w:r>
        <w:rPr>
          <w:rFonts w:ascii="Times New Roman" w:hAnsi="Times New Roman"/>
          <w:spacing w:val="-4"/>
          <w:sz w:val="20"/>
          <w:szCs w:val="20"/>
        </w:rPr>
        <w:t>f</w:t>
      </w:r>
      <w:r>
        <w:rPr>
          <w:rFonts w:ascii="Times New Roman" w:hAnsi="Times New Roman"/>
          <w:sz w:val="20"/>
          <w:szCs w:val="20"/>
        </w:rPr>
        <w:t>ford</w:t>
      </w:r>
    </w:p>
    <w:p w:rsidR="00B33835"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sidRPr="00B071FA">
        <w:rPr>
          <w:rFonts w:ascii="Times New Roman" w:hAnsi="Times New Roman"/>
          <w:i/>
          <w:iCs/>
          <w:color w:val="FF0000"/>
          <w:spacing w:val="-15"/>
          <w:sz w:val="20"/>
          <w:szCs w:val="20"/>
        </w:rPr>
        <w:t>V</w:t>
      </w:r>
      <w:r w:rsidRPr="00B071FA">
        <w:rPr>
          <w:rFonts w:ascii="Times New Roman" w:hAnsi="Times New Roman"/>
          <w:i/>
          <w:iCs/>
          <w:color w:val="FF0000"/>
          <w:sz w:val="20"/>
          <w:szCs w:val="20"/>
        </w:rPr>
        <w:t>ice P</w:t>
      </w:r>
      <w:r w:rsidRPr="00B071FA">
        <w:rPr>
          <w:rFonts w:ascii="Times New Roman" w:hAnsi="Times New Roman"/>
          <w:i/>
          <w:iCs/>
          <w:color w:val="FF0000"/>
          <w:spacing w:val="-7"/>
          <w:sz w:val="20"/>
          <w:szCs w:val="20"/>
        </w:rPr>
        <w:t>r</w:t>
      </w:r>
      <w:r w:rsidRPr="00B071FA">
        <w:rPr>
          <w:rFonts w:ascii="Times New Roman" w:hAnsi="Times New Roman"/>
          <w:i/>
          <w:iCs/>
          <w:color w:val="FF0000"/>
          <w:sz w:val="20"/>
          <w:szCs w:val="20"/>
        </w:rPr>
        <w:t>esident</w:t>
      </w:r>
      <w:r>
        <w:rPr>
          <w:rFonts w:ascii="Times New Roman" w:hAnsi="Times New Roman"/>
          <w:i/>
          <w:iCs/>
          <w:sz w:val="20"/>
          <w:szCs w:val="20"/>
        </w:rPr>
        <w:t xml:space="preserve"> for Institutional</w:t>
      </w:r>
      <w:r>
        <w:rPr>
          <w:rFonts w:ascii="Times New Roman" w:hAnsi="Times New Roman"/>
          <w:i/>
          <w:iCs/>
          <w:spacing w:val="-4"/>
          <w:sz w:val="20"/>
          <w:szCs w:val="20"/>
        </w:rPr>
        <w:t xml:space="preserve"> </w:t>
      </w:r>
      <w:r>
        <w:rPr>
          <w:rFonts w:ascii="Times New Roman" w:hAnsi="Times New Roman"/>
          <w:i/>
          <w:iCs/>
          <w:sz w:val="20"/>
          <w:szCs w:val="20"/>
        </w:rPr>
        <w:t xml:space="preserve">Advancement </w:t>
      </w:r>
      <w:r>
        <w:rPr>
          <w:rFonts w:ascii="Times New Roman" w:hAnsi="Times New Roman"/>
          <w:sz w:val="20"/>
          <w:szCs w:val="20"/>
        </w:rPr>
        <w:t>B.S.,</w:t>
      </w:r>
      <w:r>
        <w:rPr>
          <w:rFonts w:ascii="Times New Roman" w:hAnsi="Times New Roman"/>
          <w:spacing w:val="-11"/>
          <w:sz w:val="20"/>
          <w:szCs w:val="20"/>
        </w:rPr>
        <w:t xml:space="preserve"> </w:t>
      </w:r>
      <w:r>
        <w:rPr>
          <w:rFonts w:ascii="Times New Roman" w:hAnsi="Times New Roman"/>
          <w:sz w:val="20"/>
          <w:szCs w:val="20"/>
        </w:rPr>
        <w:t>Albany State University</w:t>
      </w: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J.D., Nova Southeastern University</w:t>
      </w:r>
    </w:p>
    <w:p w:rsidR="00B33835" w:rsidRDefault="00B33835" w:rsidP="00B33835">
      <w:pPr>
        <w:widowControl w:val="0"/>
        <w:autoSpaceDE w:val="0"/>
        <w:autoSpaceDN w:val="0"/>
        <w:adjustRightInd w:val="0"/>
        <w:spacing w:before="10" w:after="0" w:line="240" w:lineRule="exact"/>
        <w:ind w:left="360" w:right="180" w:firstLine="0"/>
        <w:rPr>
          <w:rFonts w:ascii="Times New Roman" w:hAnsi="Times New Roman"/>
          <w:sz w:val="24"/>
          <w:szCs w:val="24"/>
        </w:rPr>
      </w:pPr>
    </w:p>
    <w:p w:rsidR="00B33835" w:rsidRDefault="00B33835" w:rsidP="00B33835">
      <w:pPr>
        <w:widowControl w:val="0"/>
        <w:autoSpaceDE w:val="0"/>
        <w:autoSpaceDN w:val="0"/>
        <w:adjustRightInd w:val="0"/>
        <w:spacing w:after="0" w:line="250" w:lineRule="auto"/>
        <w:ind w:left="360" w:right="180" w:firstLine="0"/>
        <w:rPr>
          <w:rFonts w:ascii="Times New Roman" w:hAnsi="Times New Roman"/>
          <w:sz w:val="20"/>
          <w:szCs w:val="20"/>
        </w:rPr>
      </w:pPr>
      <w:r>
        <w:rPr>
          <w:rFonts w:ascii="Times New Roman" w:hAnsi="Times New Roman"/>
          <w:sz w:val="20"/>
          <w:szCs w:val="20"/>
        </w:rPr>
        <w:t>Albritten,</w:t>
      </w:r>
      <w:r>
        <w:rPr>
          <w:rFonts w:ascii="Times New Roman" w:hAnsi="Times New Roman"/>
          <w:spacing w:val="-11"/>
          <w:sz w:val="20"/>
          <w:szCs w:val="20"/>
        </w:rPr>
        <w:t xml:space="preserve"> </w:t>
      </w:r>
      <w:r>
        <w:rPr>
          <w:rFonts w:ascii="Times New Roman" w:hAnsi="Times New Roman"/>
          <w:sz w:val="20"/>
          <w:szCs w:val="20"/>
        </w:rPr>
        <w:t>Arna</w:t>
      </w:r>
      <w:r>
        <w:rPr>
          <w:rFonts w:ascii="Times New Roman" w:hAnsi="Times New Roman"/>
          <w:spacing w:val="-4"/>
          <w:sz w:val="20"/>
          <w:szCs w:val="20"/>
        </w:rPr>
        <w:t xml:space="preserve"> </w:t>
      </w:r>
      <w:r>
        <w:rPr>
          <w:rFonts w:ascii="Times New Roman" w:hAnsi="Times New Roman"/>
          <w:spacing w:val="-15"/>
          <w:sz w:val="20"/>
          <w:szCs w:val="20"/>
        </w:rPr>
        <w:t>T</w:t>
      </w:r>
      <w:r>
        <w:rPr>
          <w:rFonts w:ascii="Times New Roman" w:hAnsi="Times New Roman"/>
          <w:sz w:val="20"/>
          <w:szCs w:val="20"/>
        </w:rPr>
        <w:t>. Registrar</w:t>
      </w:r>
    </w:p>
    <w:p w:rsidR="00B33835" w:rsidRDefault="00B33835" w:rsidP="00B33835">
      <w:pPr>
        <w:widowControl w:val="0"/>
        <w:autoSpaceDE w:val="0"/>
        <w:autoSpaceDN w:val="0"/>
        <w:adjustRightInd w:val="0"/>
        <w:spacing w:after="0"/>
        <w:ind w:left="360" w:right="180" w:firstLine="0"/>
        <w:rPr>
          <w:rFonts w:ascii="Times New Roman" w:hAnsi="Times New Roman"/>
          <w:sz w:val="20"/>
          <w:szCs w:val="20"/>
        </w:rPr>
      </w:pPr>
      <w:r>
        <w:rPr>
          <w:rFonts w:ascii="Times New Roman" w:hAnsi="Times New Roman"/>
          <w:sz w:val="20"/>
          <w:szCs w:val="20"/>
        </w:rPr>
        <w:t>B.S.,</w:t>
      </w:r>
      <w:r>
        <w:rPr>
          <w:rFonts w:ascii="Times New Roman" w:hAnsi="Times New Roman"/>
          <w:spacing w:val="-11"/>
          <w:sz w:val="20"/>
          <w:szCs w:val="20"/>
        </w:rPr>
        <w:t xml:space="preserve"> </w:t>
      </w:r>
      <w:r>
        <w:rPr>
          <w:rFonts w:ascii="Times New Roman" w:hAnsi="Times New Roman"/>
          <w:sz w:val="20"/>
          <w:szCs w:val="20"/>
        </w:rPr>
        <w:t>Albany State College</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r>
        <w:rPr>
          <w:rFonts w:ascii="Times New Roman" w:hAnsi="Times New Roman"/>
          <w:sz w:val="20"/>
          <w:szCs w:val="20"/>
        </w:rPr>
        <w:t>M.B.Ed., Geo</w:t>
      </w:r>
      <w:r>
        <w:rPr>
          <w:rFonts w:ascii="Times New Roman" w:hAnsi="Times New Roman"/>
          <w:spacing w:val="-4"/>
          <w:sz w:val="20"/>
          <w:szCs w:val="20"/>
        </w:rPr>
        <w:t>r</w:t>
      </w:r>
      <w:r>
        <w:rPr>
          <w:rFonts w:ascii="Times New Roman" w:hAnsi="Times New Roman"/>
          <w:sz w:val="20"/>
          <w:szCs w:val="20"/>
        </w:rPr>
        <w:t>gia State University</w:t>
      </w:r>
    </w:p>
    <w:p w:rsidR="00B33835" w:rsidRDefault="00B33835" w:rsidP="00B33835">
      <w:pPr>
        <w:widowControl w:val="0"/>
        <w:autoSpaceDE w:val="0"/>
        <w:autoSpaceDN w:val="0"/>
        <w:adjustRightInd w:val="0"/>
        <w:spacing w:before="10" w:after="0" w:line="240" w:lineRule="exact"/>
        <w:ind w:left="360" w:right="180" w:firstLine="0"/>
        <w:rPr>
          <w:rFonts w:ascii="Times New Roman" w:hAnsi="Times New Roman"/>
          <w:sz w:val="24"/>
          <w:szCs w:val="24"/>
        </w:rPr>
      </w:pPr>
    </w:p>
    <w:p w:rsidR="00B33835" w:rsidRPr="0012240A" w:rsidRDefault="00B33835" w:rsidP="00B33835">
      <w:pPr>
        <w:widowControl w:val="0"/>
        <w:autoSpaceDE w:val="0"/>
        <w:autoSpaceDN w:val="0"/>
        <w:adjustRightInd w:val="0"/>
        <w:spacing w:after="0"/>
        <w:ind w:left="360" w:right="180" w:firstLine="0"/>
        <w:rPr>
          <w:rFonts w:ascii="Times New Roman" w:hAnsi="Times New Roman"/>
          <w:color w:val="FF0000"/>
          <w:sz w:val="20"/>
          <w:szCs w:val="20"/>
        </w:rPr>
      </w:pPr>
      <w:r w:rsidRPr="0012240A">
        <w:rPr>
          <w:rFonts w:ascii="Times New Roman" w:hAnsi="Times New Roman"/>
          <w:color w:val="FF0000"/>
          <w:spacing w:val="-7"/>
          <w:sz w:val="20"/>
          <w:szCs w:val="20"/>
        </w:rPr>
        <w:t>T</w:t>
      </w:r>
      <w:r w:rsidRPr="0012240A">
        <w:rPr>
          <w:rFonts w:ascii="Times New Roman" w:hAnsi="Times New Roman"/>
          <w:color w:val="FF0000"/>
          <w:sz w:val="20"/>
          <w:szCs w:val="20"/>
        </w:rPr>
        <w:t>ucke</w:t>
      </w:r>
      <w:r w:rsidRPr="0012240A">
        <w:rPr>
          <w:rFonts w:ascii="Times New Roman" w:hAnsi="Times New Roman"/>
          <w:color w:val="FF0000"/>
          <w:spacing w:val="-8"/>
          <w:sz w:val="20"/>
          <w:szCs w:val="20"/>
        </w:rPr>
        <w:t>r</w:t>
      </w:r>
      <w:r w:rsidRPr="0012240A">
        <w:rPr>
          <w:rFonts w:ascii="Times New Roman" w:hAnsi="Times New Roman"/>
          <w:color w:val="FF0000"/>
          <w:sz w:val="20"/>
          <w:szCs w:val="20"/>
        </w:rPr>
        <w:t>, Sharon “Nyota”</w:t>
      </w:r>
    </w:p>
    <w:p w:rsidR="00B33835" w:rsidRPr="0012240A" w:rsidRDefault="00B33835" w:rsidP="00B33835">
      <w:pPr>
        <w:widowControl w:val="0"/>
        <w:autoSpaceDE w:val="0"/>
        <w:autoSpaceDN w:val="0"/>
        <w:adjustRightInd w:val="0"/>
        <w:spacing w:before="10" w:after="0"/>
        <w:ind w:left="360" w:right="180" w:firstLine="0"/>
        <w:rPr>
          <w:rFonts w:ascii="Times New Roman" w:hAnsi="Times New Roman"/>
          <w:color w:val="FF0000"/>
          <w:sz w:val="20"/>
          <w:szCs w:val="20"/>
        </w:rPr>
      </w:pPr>
      <w:r w:rsidRPr="0012240A">
        <w:rPr>
          <w:rFonts w:ascii="Times New Roman" w:hAnsi="Times New Roman"/>
          <w:i/>
          <w:iCs/>
          <w:color w:val="FF0000"/>
          <w:sz w:val="20"/>
          <w:szCs w:val="20"/>
        </w:rPr>
        <w:t>Chief of Staff  and University Counsel</w:t>
      </w:r>
    </w:p>
    <w:p w:rsidR="00B33835" w:rsidRPr="0012240A" w:rsidRDefault="00B33835" w:rsidP="00B33835">
      <w:pPr>
        <w:widowControl w:val="0"/>
        <w:autoSpaceDE w:val="0"/>
        <w:autoSpaceDN w:val="0"/>
        <w:adjustRightInd w:val="0"/>
        <w:spacing w:before="10" w:after="0"/>
        <w:ind w:left="360" w:right="180" w:firstLine="0"/>
        <w:rPr>
          <w:rFonts w:ascii="Times New Roman" w:hAnsi="Times New Roman"/>
          <w:color w:val="FF0000"/>
          <w:sz w:val="20"/>
          <w:szCs w:val="20"/>
        </w:rPr>
      </w:pPr>
      <w:r w:rsidRPr="0012240A">
        <w:rPr>
          <w:rFonts w:ascii="Times New Roman" w:hAnsi="Times New Roman"/>
          <w:color w:val="FF0000"/>
          <w:sz w:val="20"/>
          <w:szCs w:val="20"/>
        </w:rPr>
        <w:t>B.A., Howard University</w:t>
      </w:r>
    </w:p>
    <w:p w:rsidR="00B33835" w:rsidRDefault="00B33835" w:rsidP="00B33835">
      <w:pPr>
        <w:widowControl w:val="0"/>
        <w:autoSpaceDE w:val="0"/>
        <w:autoSpaceDN w:val="0"/>
        <w:adjustRightInd w:val="0"/>
        <w:spacing w:before="10" w:after="0"/>
        <w:ind w:left="360" w:right="180" w:firstLine="0"/>
        <w:rPr>
          <w:rFonts w:ascii="Times New Roman" w:hAnsi="Times New Roman"/>
          <w:color w:val="FF0000"/>
          <w:sz w:val="20"/>
          <w:szCs w:val="20"/>
        </w:rPr>
      </w:pPr>
      <w:r w:rsidRPr="0012240A">
        <w:rPr>
          <w:rFonts w:ascii="Times New Roman" w:hAnsi="Times New Roman"/>
          <w:color w:val="FF0000"/>
          <w:sz w:val="20"/>
          <w:szCs w:val="20"/>
        </w:rPr>
        <w:t>J.D., University of Geo</w:t>
      </w:r>
      <w:r w:rsidRPr="0012240A">
        <w:rPr>
          <w:rFonts w:ascii="Times New Roman" w:hAnsi="Times New Roman"/>
          <w:color w:val="FF0000"/>
          <w:spacing w:val="-4"/>
          <w:sz w:val="20"/>
          <w:szCs w:val="20"/>
        </w:rPr>
        <w:t>r</w:t>
      </w:r>
      <w:r w:rsidRPr="0012240A">
        <w:rPr>
          <w:rFonts w:ascii="Times New Roman" w:hAnsi="Times New Roman"/>
          <w:color w:val="FF0000"/>
          <w:sz w:val="20"/>
          <w:szCs w:val="20"/>
        </w:rPr>
        <w:t>gia</w:t>
      </w:r>
    </w:p>
    <w:p w:rsidR="00B33835" w:rsidRDefault="00B33835" w:rsidP="00B33835">
      <w:pPr>
        <w:widowControl w:val="0"/>
        <w:autoSpaceDE w:val="0"/>
        <w:autoSpaceDN w:val="0"/>
        <w:adjustRightInd w:val="0"/>
        <w:spacing w:before="10" w:after="0"/>
        <w:ind w:left="360" w:right="180" w:firstLine="0"/>
        <w:rPr>
          <w:rFonts w:ascii="Times New Roman" w:hAnsi="Times New Roman"/>
          <w:color w:val="FF0000"/>
          <w:sz w:val="20"/>
          <w:szCs w:val="20"/>
        </w:rPr>
      </w:pPr>
    </w:p>
    <w:p w:rsidR="00B33835" w:rsidRDefault="00B33835" w:rsidP="00B33835">
      <w:pPr>
        <w:widowControl w:val="0"/>
        <w:autoSpaceDE w:val="0"/>
        <w:autoSpaceDN w:val="0"/>
        <w:adjustRightInd w:val="0"/>
        <w:spacing w:before="26" w:after="0"/>
        <w:ind w:left="360" w:right="180" w:firstLine="0"/>
        <w:jc w:val="both"/>
        <w:rPr>
          <w:rFonts w:ascii="Times New Roman" w:hAnsi="Times New Roman"/>
          <w:sz w:val="20"/>
          <w:szCs w:val="20"/>
        </w:rPr>
      </w:pPr>
      <w:r>
        <w:rPr>
          <w:rFonts w:ascii="Times New Roman" w:hAnsi="Times New Roman"/>
          <w:sz w:val="20"/>
          <w:szCs w:val="20"/>
        </w:rPr>
        <w:t>Harris,</w:t>
      </w:r>
      <w:r>
        <w:rPr>
          <w:rFonts w:ascii="Times New Roman" w:hAnsi="Times New Roman"/>
          <w:spacing w:val="-4"/>
          <w:sz w:val="20"/>
          <w:szCs w:val="20"/>
        </w:rPr>
        <w:t xml:space="preserve"> </w:t>
      </w:r>
      <w:r>
        <w:rPr>
          <w:rFonts w:ascii="Times New Roman" w:hAnsi="Times New Roman"/>
          <w:sz w:val="20"/>
          <w:szCs w:val="20"/>
        </w:rPr>
        <w:t>Thomas</w:t>
      </w:r>
    </w:p>
    <w:p w:rsidR="00B33835" w:rsidRDefault="00B67D28" w:rsidP="00B33835">
      <w:pPr>
        <w:widowControl w:val="0"/>
        <w:autoSpaceDE w:val="0"/>
        <w:autoSpaceDN w:val="0"/>
        <w:adjustRightInd w:val="0"/>
        <w:spacing w:before="10" w:after="0" w:line="250" w:lineRule="auto"/>
        <w:ind w:left="360" w:right="180" w:firstLine="0"/>
        <w:jc w:val="both"/>
        <w:rPr>
          <w:rFonts w:ascii="Times New Roman" w:hAnsi="Times New Roman"/>
          <w:i/>
          <w:iCs/>
          <w:sz w:val="20"/>
          <w:szCs w:val="20"/>
        </w:rPr>
      </w:pPr>
      <w:r w:rsidRPr="00B67D28">
        <w:rPr>
          <w:noProof/>
        </w:rPr>
        <w:pict>
          <v:rect id="_x0000_s1464" style="position:absolute;left:0;text-align:left;margin-left:315.3pt;margin-top:-61.95pt;width:31pt;height:31pt;z-index:-251467776;mso-position-horizontal-relative:page" o:allowincell="f" filled="f" stroked="f">
            <v:textbox style="mso-next-textbox:#_x0000_s1464" inset="0,0,0,0">
              <w:txbxContent>
                <w:p w:rsidR="00572BC6" w:rsidRDefault="00572BC6" w:rsidP="00B3383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407670" cy="393700"/>
                        <wp:effectExtent l="19050" t="0" r="0" b="0"/>
                        <wp:docPr id="16583"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2"/>
                                <a:srcRect/>
                                <a:stretch>
                                  <a:fillRect/>
                                </a:stretch>
                              </pic:blipFill>
                              <pic:spPr bwMode="auto">
                                <a:xfrm>
                                  <a:off x="0" y="0"/>
                                  <a:ext cx="407670" cy="393700"/>
                                </a:xfrm>
                                <a:prstGeom prst="rect">
                                  <a:avLst/>
                                </a:prstGeom>
                                <a:noFill/>
                                <a:ln w="9525">
                                  <a:noFill/>
                                  <a:miter lim="800000"/>
                                  <a:headEnd/>
                                  <a:tailEnd/>
                                </a:ln>
                              </pic:spPr>
                            </pic:pic>
                          </a:graphicData>
                        </a:graphic>
                      </wp:inline>
                    </w:drawing>
                  </w:r>
                </w:p>
                <w:p w:rsidR="00572BC6" w:rsidRDefault="00572BC6" w:rsidP="00B33835">
                  <w:pPr>
                    <w:widowControl w:val="0"/>
                    <w:autoSpaceDE w:val="0"/>
                    <w:autoSpaceDN w:val="0"/>
                    <w:adjustRightInd w:val="0"/>
                    <w:spacing w:after="0"/>
                    <w:rPr>
                      <w:rFonts w:ascii="Times New Roman" w:hAnsi="Times New Roman"/>
                      <w:sz w:val="24"/>
                      <w:szCs w:val="24"/>
                    </w:rPr>
                  </w:pPr>
                </w:p>
              </w:txbxContent>
            </v:textbox>
            <w10:wrap anchorx="page"/>
          </v:rect>
        </w:pict>
      </w:r>
      <w:r w:rsidR="00B33835">
        <w:rPr>
          <w:rFonts w:ascii="Times New Roman" w:hAnsi="Times New Roman"/>
          <w:i/>
          <w:iCs/>
          <w:sz w:val="20"/>
          <w:szCs w:val="20"/>
        </w:rPr>
        <w:t>Di</w:t>
      </w:r>
      <w:r w:rsidR="00B33835">
        <w:rPr>
          <w:rFonts w:ascii="Times New Roman" w:hAnsi="Times New Roman"/>
          <w:i/>
          <w:iCs/>
          <w:spacing w:val="-7"/>
          <w:sz w:val="20"/>
          <w:szCs w:val="20"/>
        </w:rPr>
        <w:t>r</w:t>
      </w:r>
      <w:r w:rsidR="00B33835">
        <w:rPr>
          <w:rFonts w:ascii="Times New Roman" w:hAnsi="Times New Roman"/>
          <w:i/>
          <w:iCs/>
          <w:sz w:val="20"/>
          <w:szCs w:val="20"/>
        </w:rPr>
        <w:t>ector of Financial</w:t>
      </w:r>
      <w:r w:rsidR="00B33835">
        <w:rPr>
          <w:rFonts w:ascii="Times New Roman" w:hAnsi="Times New Roman"/>
          <w:i/>
          <w:iCs/>
          <w:spacing w:val="-4"/>
          <w:sz w:val="20"/>
          <w:szCs w:val="20"/>
        </w:rPr>
        <w:t xml:space="preserve"> </w:t>
      </w:r>
      <w:r w:rsidR="00B33835">
        <w:rPr>
          <w:rFonts w:ascii="Times New Roman" w:hAnsi="Times New Roman"/>
          <w:i/>
          <w:iCs/>
          <w:sz w:val="20"/>
          <w:szCs w:val="20"/>
        </w:rPr>
        <w:t>Aid</w:t>
      </w:r>
    </w:p>
    <w:p w:rsidR="00B33835"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i/>
          <w:iCs/>
          <w:sz w:val="20"/>
          <w:szCs w:val="20"/>
        </w:rPr>
        <w:t xml:space="preserve"> </w:t>
      </w:r>
      <w:r>
        <w:rPr>
          <w:rFonts w:ascii="Times New Roman" w:hAnsi="Times New Roman"/>
          <w:sz w:val="20"/>
          <w:szCs w:val="20"/>
        </w:rPr>
        <w:t>B.S.,</w:t>
      </w:r>
      <w:r>
        <w:rPr>
          <w:rFonts w:ascii="Times New Roman" w:hAnsi="Times New Roman"/>
          <w:spacing w:val="-11"/>
          <w:sz w:val="20"/>
          <w:szCs w:val="20"/>
        </w:rPr>
        <w:t xml:space="preserve"> </w:t>
      </w:r>
      <w:r>
        <w:rPr>
          <w:rFonts w:ascii="Times New Roman" w:hAnsi="Times New Roman"/>
          <w:sz w:val="20"/>
          <w:szCs w:val="20"/>
        </w:rPr>
        <w:t xml:space="preserve">Albany State College </w:t>
      </w:r>
    </w:p>
    <w:p w:rsidR="00B33835"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M.</w:t>
      </w:r>
      <w:r>
        <w:rPr>
          <w:rFonts w:ascii="Times New Roman" w:hAnsi="Times New Roman"/>
          <w:spacing w:val="-22"/>
          <w:sz w:val="20"/>
          <w:szCs w:val="20"/>
        </w:rPr>
        <w:t>P</w:t>
      </w: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Albany State University</w:t>
      </w: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Salte</w:t>
      </w:r>
      <w:r>
        <w:rPr>
          <w:rFonts w:ascii="Times New Roman" w:hAnsi="Times New Roman"/>
          <w:spacing w:val="-8"/>
          <w:sz w:val="20"/>
          <w:szCs w:val="20"/>
        </w:rPr>
        <w:t>r</w:t>
      </w:r>
      <w:r>
        <w:rPr>
          <w:rFonts w:ascii="Times New Roman" w:hAnsi="Times New Roman"/>
          <w:sz w:val="20"/>
          <w:szCs w:val="20"/>
        </w:rPr>
        <w:t>, Ruth</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i/>
          <w:iCs/>
          <w:sz w:val="20"/>
          <w:szCs w:val="20"/>
        </w:rPr>
        <w:t xml:space="preserve">Assistant </w:t>
      </w:r>
      <w:r>
        <w:rPr>
          <w:rFonts w:ascii="Times New Roman" w:hAnsi="Times New Roman"/>
          <w:i/>
          <w:iCs/>
          <w:spacing w:val="-15"/>
          <w:sz w:val="20"/>
          <w:szCs w:val="20"/>
        </w:rPr>
        <w:t>V</w:t>
      </w:r>
      <w:r>
        <w:rPr>
          <w:rFonts w:ascii="Times New Roman" w:hAnsi="Times New Roman"/>
          <w:i/>
          <w:iCs/>
          <w:sz w:val="20"/>
          <w:szCs w:val="20"/>
        </w:rPr>
        <w:t>ice P</w:t>
      </w:r>
      <w:r>
        <w:rPr>
          <w:rFonts w:ascii="Times New Roman" w:hAnsi="Times New Roman"/>
          <w:i/>
          <w:iCs/>
          <w:spacing w:val="-7"/>
          <w:sz w:val="20"/>
          <w:szCs w:val="20"/>
        </w:rPr>
        <w:t>r</w:t>
      </w:r>
      <w:r>
        <w:rPr>
          <w:rFonts w:ascii="Times New Roman" w:hAnsi="Times New Roman"/>
          <w:i/>
          <w:iCs/>
          <w:sz w:val="20"/>
          <w:szCs w:val="20"/>
        </w:rPr>
        <w:t>esident for</w:t>
      </w:r>
    </w:p>
    <w:p w:rsidR="00B33835"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i/>
          <w:iCs/>
          <w:sz w:val="20"/>
          <w:szCs w:val="20"/>
        </w:rPr>
      </w:pPr>
      <w:r>
        <w:rPr>
          <w:rFonts w:ascii="Times New Roman" w:hAnsi="Times New Roman"/>
          <w:i/>
          <w:iCs/>
          <w:sz w:val="20"/>
          <w:szCs w:val="20"/>
        </w:rPr>
        <w:t>Institutional Resea</w:t>
      </w:r>
      <w:r>
        <w:rPr>
          <w:rFonts w:ascii="Times New Roman" w:hAnsi="Times New Roman"/>
          <w:i/>
          <w:iCs/>
          <w:spacing w:val="-7"/>
          <w:sz w:val="20"/>
          <w:szCs w:val="20"/>
        </w:rPr>
        <w:t>r</w:t>
      </w:r>
      <w:r>
        <w:rPr>
          <w:rFonts w:ascii="Times New Roman" w:hAnsi="Times New Roman"/>
          <w:i/>
          <w:iCs/>
          <w:sz w:val="20"/>
          <w:szCs w:val="20"/>
        </w:rPr>
        <w:t xml:space="preserve">ch and Effectiveness </w:t>
      </w:r>
    </w:p>
    <w:p w:rsidR="00B33835"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B.B.A.,</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 xml:space="preserve">aldosta State University </w:t>
      </w:r>
    </w:p>
    <w:p w:rsidR="00B33835"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M.B.A., Campbell University</w:t>
      </w: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Ph.D., Geo</w:t>
      </w:r>
      <w:r>
        <w:rPr>
          <w:rFonts w:ascii="Times New Roman" w:hAnsi="Times New Roman"/>
          <w:spacing w:val="-4"/>
          <w:sz w:val="20"/>
          <w:szCs w:val="20"/>
        </w:rPr>
        <w:t>r</w:t>
      </w:r>
      <w:r>
        <w:rPr>
          <w:rFonts w:ascii="Times New Roman" w:hAnsi="Times New Roman"/>
          <w:sz w:val="20"/>
          <w:szCs w:val="20"/>
        </w:rPr>
        <w:t>gia State University</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Default="00B33835" w:rsidP="00B33835">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lastRenderedPageBreak/>
        <w:t>Harris-Joll</w:t>
      </w:r>
      <w:r>
        <w:rPr>
          <w:rFonts w:ascii="Times New Roman" w:hAnsi="Times New Roman"/>
          <w:spacing w:val="-13"/>
          <w:sz w:val="20"/>
          <w:szCs w:val="20"/>
        </w:rPr>
        <w:t>y</w:t>
      </w:r>
      <w:r>
        <w:rPr>
          <w:rFonts w:ascii="Times New Roman" w:hAnsi="Times New Roman"/>
          <w:sz w:val="20"/>
          <w:szCs w:val="20"/>
        </w:rPr>
        <w:t xml:space="preserve">, Stephanie R. </w:t>
      </w:r>
      <w:r>
        <w:rPr>
          <w:rFonts w:ascii="Times New Roman" w:hAnsi="Times New Roman"/>
          <w:i/>
          <w:iCs/>
          <w:sz w:val="20"/>
          <w:szCs w:val="20"/>
        </w:rPr>
        <w:t>Di</w:t>
      </w:r>
      <w:r>
        <w:rPr>
          <w:rFonts w:ascii="Times New Roman" w:hAnsi="Times New Roman"/>
          <w:i/>
          <w:iCs/>
          <w:spacing w:val="-7"/>
          <w:sz w:val="20"/>
          <w:szCs w:val="20"/>
        </w:rPr>
        <w:t>r</w:t>
      </w:r>
      <w:r>
        <w:rPr>
          <w:rFonts w:ascii="Times New Roman" w:hAnsi="Times New Roman"/>
          <w:i/>
          <w:iCs/>
          <w:sz w:val="20"/>
          <w:szCs w:val="20"/>
        </w:rPr>
        <w:t>ecto</w:t>
      </w:r>
      <w:r>
        <w:rPr>
          <w:rFonts w:ascii="Times New Roman" w:hAnsi="Times New Roman"/>
          <w:i/>
          <w:iCs/>
          <w:spacing w:val="-22"/>
          <w:sz w:val="20"/>
          <w:szCs w:val="20"/>
        </w:rPr>
        <w:t>r</w:t>
      </w:r>
      <w:r>
        <w:rPr>
          <w:rFonts w:ascii="Times New Roman" w:hAnsi="Times New Roman"/>
          <w:i/>
          <w:iCs/>
          <w:sz w:val="20"/>
          <w:szCs w:val="20"/>
        </w:rPr>
        <w:t xml:space="preserve">, Counseling, </w:t>
      </w:r>
      <w:r>
        <w:rPr>
          <w:rFonts w:ascii="Times New Roman" w:hAnsi="Times New Roman"/>
          <w:i/>
          <w:iCs/>
          <w:spacing w:val="-18"/>
          <w:sz w:val="20"/>
          <w:szCs w:val="20"/>
        </w:rPr>
        <w:t>T</w:t>
      </w:r>
      <w:r>
        <w:rPr>
          <w:rFonts w:ascii="Times New Roman" w:hAnsi="Times New Roman"/>
          <w:i/>
          <w:iCs/>
          <w:sz w:val="20"/>
          <w:szCs w:val="20"/>
        </w:rPr>
        <w:t>esting and Student Disability Services</w:t>
      </w:r>
    </w:p>
    <w:p w:rsidR="00B33835" w:rsidRDefault="00B33835" w:rsidP="00B33835">
      <w:pPr>
        <w:widowControl w:val="0"/>
        <w:autoSpaceDE w:val="0"/>
        <w:autoSpaceDN w:val="0"/>
        <w:adjustRightInd w:val="0"/>
        <w:spacing w:after="0" w:line="250" w:lineRule="auto"/>
        <w:ind w:left="360" w:right="180" w:firstLine="0"/>
        <w:rPr>
          <w:rFonts w:ascii="Times New Roman" w:hAnsi="Times New Roman"/>
          <w:sz w:val="20"/>
          <w:szCs w:val="20"/>
        </w:rPr>
      </w:pPr>
      <w:r>
        <w:rPr>
          <w:rFonts w:ascii="Times New Roman" w:hAnsi="Times New Roman"/>
          <w:sz w:val="20"/>
          <w:szCs w:val="20"/>
        </w:rPr>
        <w:t>B.A.,</w:t>
      </w:r>
      <w:r>
        <w:rPr>
          <w:rFonts w:ascii="Times New Roman" w:hAnsi="Times New Roman"/>
          <w:spacing w:val="-11"/>
          <w:sz w:val="20"/>
          <w:szCs w:val="20"/>
        </w:rPr>
        <w:t xml:space="preserve"> </w:t>
      </w:r>
      <w:r>
        <w:rPr>
          <w:rFonts w:ascii="Times New Roman" w:hAnsi="Times New Roman"/>
          <w:sz w:val="20"/>
          <w:szCs w:val="20"/>
        </w:rPr>
        <w:t xml:space="preserve">Albany State College </w:t>
      </w:r>
    </w:p>
    <w:p w:rsidR="00B33835" w:rsidRDefault="00B33835" w:rsidP="00B33835">
      <w:pPr>
        <w:widowControl w:val="0"/>
        <w:autoSpaceDE w:val="0"/>
        <w:autoSpaceDN w:val="0"/>
        <w:adjustRightInd w:val="0"/>
        <w:spacing w:after="0" w:line="250" w:lineRule="auto"/>
        <w:ind w:left="360" w:right="180" w:firstLine="0"/>
        <w:rPr>
          <w:rFonts w:ascii="Times New Roman" w:hAnsi="Times New Roman"/>
          <w:sz w:val="20"/>
          <w:szCs w:val="20"/>
        </w:rPr>
      </w:pPr>
      <w:r>
        <w:rPr>
          <w:rFonts w:ascii="Times New Roman" w:hAnsi="Times New Roman"/>
          <w:sz w:val="20"/>
          <w:szCs w:val="20"/>
        </w:rPr>
        <w:t>M.A., Clark</w:t>
      </w:r>
      <w:r>
        <w:rPr>
          <w:rFonts w:ascii="Times New Roman" w:hAnsi="Times New Roman"/>
          <w:spacing w:val="-11"/>
          <w:sz w:val="20"/>
          <w:szCs w:val="20"/>
        </w:rPr>
        <w:t xml:space="preserve"> </w:t>
      </w:r>
      <w:r>
        <w:rPr>
          <w:rFonts w:ascii="Times New Roman" w:hAnsi="Times New Roman"/>
          <w:sz w:val="20"/>
          <w:szCs w:val="20"/>
        </w:rPr>
        <w:t xml:space="preserve">Atlanta University </w:t>
      </w:r>
    </w:p>
    <w:p w:rsidR="00B33835" w:rsidRDefault="00B33835" w:rsidP="00B33835">
      <w:pPr>
        <w:widowControl w:val="0"/>
        <w:autoSpaceDE w:val="0"/>
        <w:autoSpaceDN w:val="0"/>
        <w:adjustRightInd w:val="0"/>
        <w:spacing w:after="0" w:line="250" w:lineRule="auto"/>
        <w:ind w:left="360" w:right="180" w:firstLine="0"/>
        <w:rPr>
          <w:rFonts w:ascii="Times New Roman" w:hAnsi="Times New Roman"/>
          <w:sz w:val="20"/>
          <w:szCs w:val="20"/>
        </w:rPr>
      </w:pPr>
      <w:r>
        <w:rPr>
          <w:rFonts w:ascii="Times New Roman" w:hAnsi="Times New Roman"/>
          <w:sz w:val="20"/>
          <w:szCs w:val="20"/>
        </w:rPr>
        <w:t>Ph.D., University of Cincinnati</w:t>
      </w:r>
    </w:p>
    <w:p w:rsidR="00B33835" w:rsidRDefault="00B33835" w:rsidP="00B33835">
      <w:pPr>
        <w:widowControl w:val="0"/>
        <w:autoSpaceDE w:val="0"/>
        <w:autoSpaceDN w:val="0"/>
        <w:adjustRightInd w:val="0"/>
        <w:spacing w:after="0" w:line="240" w:lineRule="exact"/>
        <w:ind w:left="360" w:right="180" w:firstLine="0"/>
        <w:rPr>
          <w:rFonts w:ascii="Times New Roman" w:hAnsi="Times New Roman"/>
          <w:sz w:val="24"/>
          <w:szCs w:val="24"/>
        </w:rPr>
      </w:pPr>
    </w:p>
    <w:p w:rsidR="00B33835" w:rsidRDefault="00B33835" w:rsidP="00B33835">
      <w:pPr>
        <w:widowControl w:val="0"/>
        <w:autoSpaceDE w:val="0"/>
        <w:autoSpaceDN w:val="0"/>
        <w:adjustRightInd w:val="0"/>
        <w:spacing w:after="0" w:line="250" w:lineRule="auto"/>
        <w:ind w:left="360" w:right="180" w:firstLine="0"/>
        <w:rPr>
          <w:rFonts w:ascii="Times New Roman" w:hAnsi="Times New Roman"/>
          <w:i/>
          <w:iCs/>
          <w:sz w:val="20"/>
          <w:szCs w:val="20"/>
        </w:rPr>
      </w:pPr>
      <w:r>
        <w:rPr>
          <w:rFonts w:ascii="Times New Roman" w:hAnsi="Times New Roman"/>
          <w:sz w:val="20"/>
          <w:szCs w:val="20"/>
        </w:rPr>
        <w:t>McLaughlin, La</w:t>
      </w:r>
      <w:r>
        <w:rPr>
          <w:rFonts w:ascii="Times New Roman" w:hAnsi="Times New Roman"/>
          <w:spacing w:val="-22"/>
          <w:sz w:val="20"/>
          <w:szCs w:val="20"/>
        </w:rPr>
        <w:t>V</w:t>
      </w:r>
      <w:r>
        <w:rPr>
          <w:rFonts w:ascii="Times New Roman" w:hAnsi="Times New Roman"/>
          <w:sz w:val="20"/>
          <w:szCs w:val="20"/>
        </w:rPr>
        <w:t xml:space="preserve">erne </w:t>
      </w:r>
      <w:r>
        <w:rPr>
          <w:rFonts w:ascii="Times New Roman" w:hAnsi="Times New Roman"/>
          <w:i/>
          <w:iCs/>
          <w:sz w:val="20"/>
          <w:szCs w:val="20"/>
        </w:rPr>
        <w:t>Di</w:t>
      </w:r>
      <w:r>
        <w:rPr>
          <w:rFonts w:ascii="Times New Roman" w:hAnsi="Times New Roman"/>
          <w:i/>
          <w:iCs/>
          <w:spacing w:val="-7"/>
          <w:sz w:val="20"/>
          <w:szCs w:val="20"/>
        </w:rPr>
        <w:t>r</w:t>
      </w:r>
      <w:r>
        <w:rPr>
          <w:rFonts w:ascii="Times New Roman" w:hAnsi="Times New Roman"/>
          <w:i/>
          <w:iCs/>
          <w:sz w:val="20"/>
          <w:szCs w:val="20"/>
        </w:rPr>
        <w:t xml:space="preserve">ector of Library </w:t>
      </w:r>
    </w:p>
    <w:p w:rsidR="00B33835" w:rsidRDefault="00B33835" w:rsidP="00B33835">
      <w:pPr>
        <w:widowControl w:val="0"/>
        <w:autoSpaceDE w:val="0"/>
        <w:autoSpaceDN w:val="0"/>
        <w:adjustRightInd w:val="0"/>
        <w:spacing w:after="0" w:line="250" w:lineRule="auto"/>
        <w:ind w:left="360" w:right="180" w:firstLine="0"/>
        <w:rPr>
          <w:rFonts w:ascii="Times New Roman" w:hAnsi="Times New Roman"/>
          <w:sz w:val="20"/>
          <w:szCs w:val="20"/>
        </w:rPr>
      </w:pPr>
      <w:r>
        <w:rPr>
          <w:rFonts w:ascii="Times New Roman" w:hAnsi="Times New Roman"/>
          <w:sz w:val="20"/>
          <w:szCs w:val="20"/>
        </w:rPr>
        <w:t>B.A., Spelman College</w:t>
      </w:r>
    </w:p>
    <w:p w:rsidR="00B33835" w:rsidRDefault="00B33835" w:rsidP="00B33835">
      <w:pPr>
        <w:widowControl w:val="0"/>
        <w:autoSpaceDE w:val="0"/>
        <w:autoSpaceDN w:val="0"/>
        <w:adjustRightInd w:val="0"/>
        <w:spacing w:after="0"/>
        <w:ind w:left="360" w:right="180" w:firstLine="0"/>
        <w:rPr>
          <w:rFonts w:ascii="Times New Roman" w:hAnsi="Times New Roman"/>
          <w:sz w:val="20"/>
          <w:szCs w:val="20"/>
        </w:rPr>
      </w:pPr>
      <w:r>
        <w:rPr>
          <w:rFonts w:ascii="Times New Roman" w:hAnsi="Times New Roman"/>
          <w:sz w:val="20"/>
          <w:szCs w:val="20"/>
        </w:rPr>
        <w:t>M.S.L.S.,</w:t>
      </w:r>
      <w:r>
        <w:rPr>
          <w:rFonts w:ascii="Times New Roman" w:hAnsi="Times New Roman"/>
          <w:spacing w:val="-11"/>
          <w:sz w:val="20"/>
          <w:szCs w:val="20"/>
        </w:rPr>
        <w:t xml:space="preserve"> </w:t>
      </w:r>
      <w:r>
        <w:rPr>
          <w:rFonts w:ascii="Times New Roman" w:hAnsi="Times New Roman"/>
          <w:sz w:val="20"/>
          <w:szCs w:val="20"/>
        </w:rPr>
        <w:t>Atlanta University</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r>
        <w:rPr>
          <w:rFonts w:ascii="Times New Roman" w:hAnsi="Times New Roman"/>
          <w:sz w:val="20"/>
          <w:szCs w:val="20"/>
        </w:rPr>
        <w:t>Ph.D., Kennedy-</w:t>
      </w:r>
      <w:r>
        <w:rPr>
          <w:rFonts w:ascii="Times New Roman" w:hAnsi="Times New Roman"/>
          <w:spacing w:val="-16"/>
          <w:sz w:val="20"/>
          <w:szCs w:val="20"/>
        </w:rPr>
        <w:t>W</w:t>
      </w:r>
      <w:r>
        <w:rPr>
          <w:rFonts w:ascii="Times New Roman" w:hAnsi="Times New Roman"/>
          <w:sz w:val="20"/>
          <w:szCs w:val="20"/>
        </w:rPr>
        <w:t>estern University</w:t>
      </w:r>
    </w:p>
    <w:p w:rsidR="00B33835" w:rsidRDefault="00B33835" w:rsidP="00B33835">
      <w:pPr>
        <w:widowControl w:val="0"/>
        <w:autoSpaceDE w:val="0"/>
        <w:autoSpaceDN w:val="0"/>
        <w:adjustRightInd w:val="0"/>
        <w:spacing w:before="17" w:after="0" w:line="220" w:lineRule="exact"/>
        <w:ind w:left="360" w:right="180" w:firstLine="0"/>
        <w:rPr>
          <w:rFonts w:ascii="Times New Roman" w:hAnsi="Times New Roman"/>
        </w:rPr>
      </w:pPr>
    </w:p>
    <w:p w:rsidR="00B33835" w:rsidRPr="004B400E" w:rsidRDefault="00B33835" w:rsidP="00B33835">
      <w:pPr>
        <w:pStyle w:val="Heading1"/>
        <w:spacing w:before="0"/>
        <w:ind w:left="360" w:right="180" w:firstLine="0"/>
        <w:rPr>
          <w:rFonts w:ascii="Impact" w:hAnsi="Impact" w:cs="Impact"/>
          <w:color w:val="808080" w:themeColor="background1" w:themeShade="80"/>
        </w:rPr>
      </w:pPr>
      <w:bookmarkStart w:id="712" w:name="_Toc294969806"/>
      <w:bookmarkStart w:id="713" w:name="_Toc295508363"/>
      <w:r w:rsidRPr="00B33835">
        <w:rPr>
          <w:rFonts w:ascii="Impact" w:hAnsi="Impact" w:cs="Impact"/>
          <w:color w:val="808080" w:themeColor="background1" w:themeShade="80"/>
          <w:spacing w:val="12"/>
          <w:fitText w:val="2304" w:id="-162703359"/>
        </w:rPr>
        <w:t>Academic Officer</w:t>
      </w:r>
      <w:r w:rsidRPr="00B33835">
        <w:rPr>
          <w:rFonts w:ascii="Impact" w:hAnsi="Impact" w:cs="Impact"/>
          <w:color w:val="808080" w:themeColor="background1" w:themeShade="80"/>
          <w:spacing w:val="13"/>
          <w:fitText w:val="2304" w:id="-162703359"/>
        </w:rPr>
        <w:t>s</w:t>
      </w:r>
      <w:bookmarkEnd w:id="712"/>
      <w:bookmarkEnd w:id="713"/>
    </w:p>
    <w:p w:rsidR="00B33835" w:rsidRDefault="00B33835" w:rsidP="00B33835">
      <w:pPr>
        <w:widowControl w:val="0"/>
        <w:autoSpaceDE w:val="0"/>
        <w:autoSpaceDN w:val="0"/>
        <w:adjustRightInd w:val="0"/>
        <w:spacing w:before="19" w:after="0" w:line="240" w:lineRule="exact"/>
        <w:ind w:left="360" w:right="180" w:firstLine="0"/>
        <w:rPr>
          <w:rFonts w:ascii="Impact" w:hAnsi="Impact" w:cs="Impact"/>
          <w:sz w:val="24"/>
          <w:szCs w:val="24"/>
        </w:rPr>
      </w:pP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Bynum, Leroy E.</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i/>
          <w:iCs/>
          <w:sz w:val="20"/>
          <w:szCs w:val="20"/>
        </w:rPr>
        <w:t>Dean, College of</w:t>
      </w:r>
      <w:r>
        <w:rPr>
          <w:rFonts w:ascii="Times New Roman" w:hAnsi="Times New Roman"/>
          <w:i/>
          <w:iCs/>
          <w:spacing w:val="-4"/>
          <w:sz w:val="20"/>
          <w:szCs w:val="20"/>
        </w:rPr>
        <w:t xml:space="preserve"> </w:t>
      </w:r>
      <w:r>
        <w:rPr>
          <w:rFonts w:ascii="Times New Roman" w:hAnsi="Times New Roman"/>
          <w:i/>
          <w:iCs/>
          <w:sz w:val="20"/>
          <w:szCs w:val="20"/>
        </w:rPr>
        <w:t>Arts and Humanities</w:t>
      </w:r>
    </w:p>
    <w:p w:rsidR="00B33835"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Pr>
          <w:rFonts w:ascii="Times New Roman" w:hAnsi="Times New Roman"/>
          <w:sz w:val="20"/>
          <w:szCs w:val="20"/>
        </w:rPr>
        <w:t>B.M., University of North Carolina at Chapel Hill</w:t>
      </w: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M.M., University of South Florida</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D.M.A., University of Geo</w:t>
      </w:r>
      <w:r>
        <w:rPr>
          <w:rFonts w:ascii="Times New Roman" w:hAnsi="Times New Roman"/>
          <w:spacing w:val="-4"/>
          <w:sz w:val="20"/>
          <w:szCs w:val="20"/>
        </w:rPr>
        <w:t>r</w:t>
      </w:r>
      <w:r>
        <w:rPr>
          <w:rFonts w:ascii="Times New Roman" w:hAnsi="Times New Roman"/>
          <w:sz w:val="20"/>
          <w:szCs w:val="20"/>
        </w:rPr>
        <w:t>gia</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Pr="0012240A" w:rsidRDefault="00B33835" w:rsidP="00B33835">
      <w:pPr>
        <w:widowControl w:val="0"/>
        <w:autoSpaceDE w:val="0"/>
        <w:autoSpaceDN w:val="0"/>
        <w:adjustRightInd w:val="0"/>
        <w:spacing w:after="0"/>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King-Jupiter, L., Kimberly</w:t>
      </w:r>
    </w:p>
    <w:p w:rsidR="00B33835" w:rsidRPr="0012240A"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FF0000"/>
          <w:sz w:val="20"/>
          <w:szCs w:val="20"/>
        </w:rPr>
      </w:pPr>
      <w:r w:rsidRPr="0012240A">
        <w:rPr>
          <w:rFonts w:ascii="Times New Roman" w:hAnsi="Times New Roman"/>
          <w:i/>
          <w:iCs/>
          <w:color w:val="FF0000"/>
          <w:sz w:val="20"/>
          <w:szCs w:val="20"/>
        </w:rPr>
        <w:t xml:space="preserve">Dean, College of Education </w:t>
      </w:r>
      <w:r w:rsidRPr="0012240A">
        <w:rPr>
          <w:rFonts w:ascii="Times New Roman" w:hAnsi="Times New Roman"/>
          <w:color w:val="FF0000"/>
          <w:sz w:val="20"/>
          <w:szCs w:val="20"/>
        </w:rPr>
        <w:t xml:space="preserve">B.A., Grinnell College </w:t>
      </w:r>
    </w:p>
    <w:p w:rsidR="00B33835" w:rsidRPr="0012240A"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M.Ed., Ph.D., Indiana University</w:t>
      </w:r>
    </w:p>
    <w:p w:rsidR="00B33835" w:rsidRDefault="00B33835" w:rsidP="00B33835">
      <w:pPr>
        <w:widowControl w:val="0"/>
        <w:autoSpaceDE w:val="0"/>
        <w:autoSpaceDN w:val="0"/>
        <w:adjustRightInd w:val="0"/>
        <w:spacing w:after="0" w:line="240" w:lineRule="exact"/>
        <w:ind w:left="360" w:right="180" w:firstLine="0"/>
        <w:jc w:val="both"/>
        <w:rPr>
          <w:rFonts w:ascii="Times New Roman" w:hAnsi="Times New Roman"/>
          <w:sz w:val="24"/>
          <w:szCs w:val="24"/>
        </w:rPr>
      </w:pP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Geo</w:t>
      </w:r>
      <w:r>
        <w:rPr>
          <w:rFonts w:ascii="Times New Roman" w:hAnsi="Times New Roman"/>
          <w:spacing w:val="-4"/>
          <w:sz w:val="20"/>
          <w:szCs w:val="20"/>
        </w:rPr>
        <w:t>r</w:t>
      </w:r>
      <w:r>
        <w:rPr>
          <w:rFonts w:ascii="Times New Roman" w:hAnsi="Times New Roman"/>
          <w:sz w:val="20"/>
          <w:szCs w:val="20"/>
        </w:rPr>
        <w:t>ge, Rani</w:t>
      </w:r>
    </w:p>
    <w:p w:rsidR="00B33835"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sz w:val="20"/>
          <w:szCs w:val="20"/>
        </w:rPr>
      </w:pPr>
      <w:r w:rsidRPr="00B071FA">
        <w:rPr>
          <w:rFonts w:ascii="Times New Roman" w:hAnsi="Times New Roman"/>
          <w:i/>
          <w:iCs/>
          <w:color w:val="FF0000"/>
          <w:sz w:val="20"/>
          <w:szCs w:val="20"/>
        </w:rPr>
        <w:t>Dean</w:t>
      </w:r>
      <w:r>
        <w:rPr>
          <w:rFonts w:ascii="Times New Roman" w:hAnsi="Times New Roman"/>
          <w:i/>
          <w:iCs/>
          <w:sz w:val="20"/>
          <w:szCs w:val="20"/>
        </w:rPr>
        <w:t xml:space="preserve">, Graduate School </w:t>
      </w:r>
      <w:r>
        <w:rPr>
          <w:rFonts w:ascii="Times New Roman" w:hAnsi="Times New Roman"/>
          <w:sz w:val="20"/>
          <w:szCs w:val="20"/>
        </w:rPr>
        <w:t>B.A., M.A., University of Madras M.A., Ph.D., University of Delaware</w:t>
      </w:r>
    </w:p>
    <w:p w:rsidR="00B33835" w:rsidRDefault="00B33835" w:rsidP="00B33835">
      <w:pPr>
        <w:widowControl w:val="0"/>
        <w:autoSpaceDE w:val="0"/>
        <w:autoSpaceDN w:val="0"/>
        <w:adjustRightInd w:val="0"/>
        <w:spacing w:after="0" w:line="240" w:lineRule="exact"/>
        <w:ind w:left="360" w:right="180" w:firstLine="0"/>
        <w:jc w:val="both"/>
        <w:rPr>
          <w:rFonts w:ascii="Times New Roman" w:hAnsi="Times New Roman"/>
          <w:sz w:val="24"/>
          <w:szCs w:val="24"/>
        </w:rPr>
      </w:pP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Johnson, Joyce</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i/>
          <w:iCs/>
          <w:sz w:val="20"/>
          <w:szCs w:val="20"/>
        </w:rPr>
        <w:t>Dean, College of Sciecnes andHealth P</w:t>
      </w:r>
      <w:r>
        <w:rPr>
          <w:rFonts w:ascii="Times New Roman" w:hAnsi="Times New Roman"/>
          <w:i/>
          <w:iCs/>
          <w:spacing w:val="-7"/>
          <w:sz w:val="20"/>
          <w:szCs w:val="20"/>
        </w:rPr>
        <w:t>r</w:t>
      </w:r>
      <w:r>
        <w:rPr>
          <w:rFonts w:ascii="Times New Roman" w:hAnsi="Times New Roman"/>
          <w:i/>
          <w:iCs/>
          <w:sz w:val="20"/>
          <w:szCs w:val="20"/>
        </w:rPr>
        <w:t>ofessions</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B.S.N.,</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anderbilt University</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M.N., Emory University</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Ph.D., University of Mississippi</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iCs/>
          <w:color w:val="FF0000"/>
          <w:sz w:val="20"/>
          <w:szCs w:val="20"/>
        </w:rPr>
      </w:pPr>
      <w:r w:rsidRPr="0012240A">
        <w:rPr>
          <w:rFonts w:ascii="Times New Roman" w:hAnsi="Times New Roman"/>
          <w:iCs/>
          <w:color w:val="FF0000"/>
          <w:sz w:val="20"/>
          <w:szCs w:val="20"/>
        </w:rPr>
        <w:t>Dean, College of Business</w:t>
      </w:r>
      <w:r>
        <w:rPr>
          <w:rFonts w:ascii="Times New Roman" w:hAnsi="Times New Roman"/>
          <w:iCs/>
          <w:color w:val="FF0000"/>
          <w:sz w:val="20"/>
          <w:szCs w:val="20"/>
        </w:rPr>
        <w:t xml:space="preserve"> </w:t>
      </w:r>
      <w:r w:rsidRPr="0012240A">
        <w:rPr>
          <w:rFonts w:ascii="Times New Roman" w:hAnsi="Times New Roman"/>
          <w:iCs/>
          <w:color w:val="FF0000"/>
          <w:sz w:val="20"/>
          <w:szCs w:val="20"/>
        </w:rPr>
        <w:t>(TBA)</w:t>
      </w: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p>
    <w:p w:rsidR="00B33835" w:rsidRPr="004B400E" w:rsidRDefault="00B67D28" w:rsidP="00B33835">
      <w:pPr>
        <w:pStyle w:val="Heading1"/>
        <w:spacing w:before="0"/>
        <w:ind w:left="360" w:right="180" w:firstLine="0"/>
        <w:rPr>
          <w:rFonts w:ascii="Impact" w:hAnsi="Impact" w:cs="Impact"/>
          <w:color w:val="808080" w:themeColor="background1" w:themeShade="80"/>
        </w:rPr>
      </w:pPr>
      <w:r w:rsidRPr="00B67D28">
        <w:rPr>
          <w:noProof/>
          <w:color w:val="808080" w:themeColor="background1" w:themeShade="80"/>
        </w:rPr>
        <w:pict>
          <v:rect id="_x0000_s1466" style="position:absolute;left:0;text-align:left;margin-left:265.85pt;margin-top:-46.65pt;width:31pt;height:31pt;z-index:-251465728;mso-position-horizontal-relative:page" o:allowincell="f" filled="f" stroked="f">
            <v:textbox style="mso-next-textbox:#_x0000_s1466" inset="0,0,0,0">
              <w:txbxContent>
                <w:p w:rsidR="00572BC6" w:rsidRDefault="00572BC6" w:rsidP="00B3383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407670" cy="393700"/>
                        <wp:effectExtent l="19050" t="0" r="0" b="0"/>
                        <wp:docPr id="16654"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2"/>
                                <a:srcRect/>
                                <a:stretch>
                                  <a:fillRect/>
                                </a:stretch>
                              </pic:blipFill>
                              <pic:spPr bwMode="auto">
                                <a:xfrm>
                                  <a:off x="0" y="0"/>
                                  <a:ext cx="407670" cy="393700"/>
                                </a:xfrm>
                                <a:prstGeom prst="rect">
                                  <a:avLst/>
                                </a:prstGeom>
                                <a:noFill/>
                                <a:ln w="9525">
                                  <a:noFill/>
                                  <a:miter lim="800000"/>
                                  <a:headEnd/>
                                  <a:tailEnd/>
                                </a:ln>
                              </pic:spPr>
                            </pic:pic>
                          </a:graphicData>
                        </a:graphic>
                      </wp:inline>
                    </w:drawing>
                  </w:r>
                </w:p>
                <w:p w:rsidR="00572BC6" w:rsidRDefault="00572BC6" w:rsidP="00B33835">
                  <w:pPr>
                    <w:widowControl w:val="0"/>
                    <w:autoSpaceDE w:val="0"/>
                    <w:autoSpaceDN w:val="0"/>
                    <w:adjustRightInd w:val="0"/>
                    <w:spacing w:after="0"/>
                    <w:rPr>
                      <w:rFonts w:ascii="Times New Roman" w:hAnsi="Times New Roman"/>
                      <w:sz w:val="24"/>
                      <w:szCs w:val="24"/>
                    </w:rPr>
                  </w:pPr>
                </w:p>
              </w:txbxContent>
            </v:textbox>
            <w10:wrap anchorx="page"/>
          </v:rect>
        </w:pict>
      </w:r>
      <w:bookmarkStart w:id="714" w:name="_Toc294969807"/>
      <w:bookmarkStart w:id="715" w:name="_Toc295508364"/>
      <w:r w:rsidR="00B33835" w:rsidRPr="00BA590D">
        <w:rPr>
          <w:rFonts w:ascii="Impact" w:hAnsi="Impact" w:cs="Impact"/>
          <w:color w:val="808080" w:themeColor="background1" w:themeShade="80"/>
          <w:spacing w:val="15"/>
          <w:position w:val="-1"/>
          <w:fitText w:val="3744" w:id="-162703104"/>
        </w:rPr>
        <w:t>Academic Department Chair</w:t>
      </w:r>
      <w:r w:rsidR="00B33835" w:rsidRPr="00BA590D">
        <w:rPr>
          <w:rFonts w:ascii="Impact" w:hAnsi="Impact" w:cs="Impact"/>
          <w:color w:val="808080" w:themeColor="background1" w:themeShade="80"/>
          <w:spacing w:val="14"/>
          <w:position w:val="-1"/>
          <w:fitText w:val="3744" w:id="-162703104"/>
        </w:rPr>
        <w:t>s</w:t>
      </w:r>
      <w:bookmarkEnd w:id="714"/>
      <w:bookmarkEnd w:id="715"/>
    </w:p>
    <w:p w:rsidR="00B33835" w:rsidRDefault="00B33835" w:rsidP="00B33835">
      <w:pPr>
        <w:widowControl w:val="0"/>
        <w:autoSpaceDE w:val="0"/>
        <w:autoSpaceDN w:val="0"/>
        <w:adjustRightInd w:val="0"/>
        <w:spacing w:before="19" w:after="0" w:line="240" w:lineRule="exact"/>
        <w:ind w:left="360" w:right="180" w:firstLine="0"/>
        <w:jc w:val="both"/>
        <w:rPr>
          <w:rFonts w:ascii="Impact" w:hAnsi="Impact" w:cs="Impact"/>
          <w:sz w:val="24"/>
          <w:szCs w:val="24"/>
        </w:rPr>
      </w:pPr>
    </w:p>
    <w:p w:rsidR="00B33835" w:rsidRPr="0012240A" w:rsidRDefault="00B33835" w:rsidP="00B33835">
      <w:pPr>
        <w:widowControl w:val="0"/>
        <w:autoSpaceDE w:val="0"/>
        <w:autoSpaceDN w:val="0"/>
        <w:adjustRightInd w:val="0"/>
        <w:spacing w:after="0"/>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Fields, Kimberly S., Interim Chairperson</w:t>
      </w:r>
    </w:p>
    <w:p w:rsidR="00B33835" w:rsidRPr="0012240A" w:rsidRDefault="00B33835" w:rsidP="00B33835">
      <w:pPr>
        <w:widowControl w:val="0"/>
        <w:autoSpaceDE w:val="0"/>
        <w:autoSpaceDN w:val="0"/>
        <w:adjustRightInd w:val="0"/>
        <w:spacing w:before="10" w:after="0"/>
        <w:ind w:left="360" w:right="180" w:firstLine="0"/>
        <w:jc w:val="both"/>
        <w:rPr>
          <w:rFonts w:ascii="Times New Roman" w:hAnsi="Times New Roman"/>
          <w:color w:val="FF0000"/>
          <w:sz w:val="20"/>
          <w:szCs w:val="20"/>
        </w:rPr>
      </w:pPr>
      <w:r w:rsidRPr="0012240A">
        <w:rPr>
          <w:rFonts w:ascii="Times New Roman" w:hAnsi="Times New Roman"/>
          <w:i/>
          <w:iCs/>
          <w:color w:val="FF0000"/>
          <w:spacing w:val="-18"/>
          <w:sz w:val="20"/>
          <w:szCs w:val="20"/>
        </w:rPr>
        <w:t>T</w:t>
      </w:r>
      <w:r w:rsidRPr="0012240A">
        <w:rPr>
          <w:rFonts w:ascii="Times New Roman" w:hAnsi="Times New Roman"/>
          <w:i/>
          <w:iCs/>
          <w:color w:val="FF0000"/>
          <w:sz w:val="20"/>
          <w:szCs w:val="20"/>
        </w:rPr>
        <w:t>eacher Education</w:t>
      </w:r>
    </w:p>
    <w:p w:rsidR="00B33835" w:rsidRPr="0012240A" w:rsidRDefault="00B33835" w:rsidP="00B33835">
      <w:pPr>
        <w:widowControl w:val="0"/>
        <w:autoSpaceDE w:val="0"/>
        <w:autoSpaceDN w:val="0"/>
        <w:adjustRightInd w:val="0"/>
        <w:spacing w:before="10" w:after="0"/>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B.S., Albany State College</w:t>
      </w:r>
    </w:p>
    <w:p w:rsidR="00B33835" w:rsidRPr="0012240A" w:rsidRDefault="00B33835" w:rsidP="00B33835">
      <w:pPr>
        <w:widowControl w:val="0"/>
        <w:autoSpaceDE w:val="0"/>
        <w:autoSpaceDN w:val="0"/>
        <w:adjustRightInd w:val="0"/>
        <w:spacing w:before="10" w:after="0"/>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M.Ed.,</w:t>
      </w:r>
      <w:r w:rsidRPr="0012240A">
        <w:rPr>
          <w:rFonts w:ascii="Times New Roman" w:hAnsi="Times New Roman"/>
          <w:color w:val="FF0000"/>
          <w:spacing w:val="-11"/>
          <w:sz w:val="20"/>
          <w:szCs w:val="20"/>
        </w:rPr>
        <w:t xml:space="preserve"> </w:t>
      </w:r>
      <w:r w:rsidRPr="0012240A">
        <w:rPr>
          <w:rFonts w:ascii="Times New Roman" w:hAnsi="Times New Roman"/>
          <w:color w:val="FF0000"/>
          <w:sz w:val="20"/>
          <w:szCs w:val="20"/>
        </w:rPr>
        <w:t>Albany State University</w:t>
      </w:r>
    </w:p>
    <w:p w:rsidR="00B33835" w:rsidRPr="0012240A" w:rsidRDefault="00B33835" w:rsidP="00B33835">
      <w:pPr>
        <w:widowControl w:val="0"/>
        <w:autoSpaceDE w:val="0"/>
        <w:autoSpaceDN w:val="0"/>
        <w:adjustRightInd w:val="0"/>
        <w:spacing w:before="10" w:after="0"/>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Ed.S., Albany State University</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sidRPr="0012240A">
        <w:rPr>
          <w:rFonts w:ascii="Times New Roman" w:hAnsi="Times New Roman"/>
          <w:color w:val="FF0000"/>
          <w:sz w:val="20"/>
          <w:szCs w:val="20"/>
        </w:rPr>
        <w:t>Ed.D., Georgia Southern University</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Default="00B33835" w:rsidP="00B33835">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Bembr</w:t>
      </w:r>
      <w:r>
        <w:rPr>
          <w:rFonts w:ascii="Times New Roman" w:hAnsi="Times New Roman"/>
          <w:spacing w:val="-13"/>
          <w:sz w:val="20"/>
          <w:szCs w:val="20"/>
        </w:rPr>
        <w:t>y</w:t>
      </w:r>
      <w:r>
        <w:rPr>
          <w:rFonts w:ascii="Times New Roman" w:hAnsi="Times New Roman"/>
          <w:sz w:val="20"/>
          <w:szCs w:val="20"/>
        </w:rPr>
        <w:t xml:space="preserve">, Deborah, Interim Chairperson </w:t>
      </w:r>
    </w:p>
    <w:p w:rsidR="00B33835" w:rsidRDefault="00B33835" w:rsidP="00B33835">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i/>
          <w:iCs/>
          <w:sz w:val="20"/>
          <w:szCs w:val="20"/>
        </w:rPr>
        <w:t xml:space="preserve">Counseling and Educational Leadership </w:t>
      </w:r>
    </w:p>
    <w:p w:rsidR="00B33835" w:rsidRDefault="00B33835" w:rsidP="00B33835">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B.S.,</w:t>
      </w:r>
      <w:r>
        <w:rPr>
          <w:rFonts w:ascii="Times New Roman" w:hAnsi="Times New Roman"/>
          <w:spacing w:val="-11"/>
          <w:sz w:val="20"/>
          <w:szCs w:val="20"/>
        </w:rPr>
        <w:t xml:space="preserve"> </w:t>
      </w:r>
      <w:r>
        <w:rPr>
          <w:rFonts w:ascii="Times New Roman" w:hAnsi="Times New Roman"/>
          <w:sz w:val="20"/>
          <w:szCs w:val="20"/>
        </w:rPr>
        <w:t>Albany State College</w:t>
      </w: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M.Ed., University of Illinois</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Ph.D., University of Iowa</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Pr="0012240A" w:rsidRDefault="00B33835" w:rsidP="00B33835">
      <w:pPr>
        <w:spacing w:after="0"/>
        <w:ind w:left="360" w:right="180" w:firstLine="0"/>
        <w:jc w:val="both"/>
        <w:rPr>
          <w:rFonts w:ascii="Times New Roman" w:hAnsi="Times New Roman"/>
          <w:b/>
          <w:bCs/>
          <w:i/>
          <w:iCs/>
          <w:color w:val="FF0000"/>
          <w:sz w:val="20"/>
          <w:szCs w:val="20"/>
        </w:rPr>
      </w:pPr>
      <w:r w:rsidRPr="0012240A">
        <w:rPr>
          <w:rFonts w:ascii="Times New Roman" w:hAnsi="Times New Roman"/>
          <w:b/>
          <w:bCs/>
          <w:i/>
          <w:iCs/>
          <w:color w:val="FF0000"/>
          <w:sz w:val="20"/>
          <w:szCs w:val="20"/>
        </w:rPr>
        <w:t>Monds, Kathaleena E., Chairperson</w:t>
      </w:r>
    </w:p>
    <w:p w:rsidR="00B33835" w:rsidRPr="0012240A" w:rsidRDefault="00B33835" w:rsidP="00B33835">
      <w:pPr>
        <w:spacing w:after="0"/>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B.S., Spellman College</w:t>
      </w:r>
    </w:p>
    <w:p w:rsidR="00B33835" w:rsidRPr="0012240A" w:rsidRDefault="00B33835" w:rsidP="00B33835">
      <w:pPr>
        <w:spacing w:after="0"/>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M.S., Wayne State University</w:t>
      </w:r>
    </w:p>
    <w:p w:rsidR="00B33835" w:rsidRPr="0012240A" w:rsidRDefault="00B33835" w:rsidP="00B33835">
      <w:pPr>
        <w:spacing w:after="0"/>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Ph.D., Wayne State University</w:t>
      </w:r>
    </w:p>
    <w:p w:rsidR="00B33835" w:rsidRDefault="00B33835" w:rsidP="00B33835">
      <w:pPr>
        <w:widowControl w:val="0"/>
        <w:autoSpaceDE w:val="0"/>
        <w:autoSpaceDN w:val="0"/>
        <w:adjustRightInd w:val="0"/>
        <w:spacing w:before="10" w:after="0" w:line="250" w:lineRule="auto"/>
        <w:ind w:left="360" w:right="180" w:firstLine="0"/>
        <w:jc w:val="both"/>
        <w:rPr>
          <w:rFonts w:ascii="Times New Roman" w:hAnsi="Times New Roman"/>
          <w:sz w:val="20"/>
          <w:szCs w:val="20"/>
        </w:rPr>
      </w:pPr>
    </w:p>
    <w:p w:rsidR="00B33835" w:rsidRPr="0012240A" w:rsidRDefault="00B33835" w:rsidP="00B33835">
      <w:pPr>
        <w:widowControl w:val="0"/>
        <w:autoSpaceDE w:val="0"/>
        <w:autoSpaceDN w:val="0"/>
        <w:adjustRightInd w:val="0"/>
        <w:spacing w:after="0"/>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Wrensford, Louise Chairperson</w:t>
      </w:r>
    </w:p>
    <w:p w:rsidR="00BA590D" w:rsidRDefault="00BA590D" w:rsidP="00B33835">
      <w:pPr>
        <w:widowControl w:val="0"/>
        <w:autoSpaceDE w:val="0"/>
        <w:autoSpaceDN w:val="0"/>
        <w:adjustRightInd w:val="0"/>
        <w:spacing w:before="10" w:after="0"/>
        <w:ind w:left="360" w:right="180" w:firstLine="0"/>
        <w:jc w:val="both"/>
        <w:rPr>
          <w:rFonts w:ascii="Times New Roman" w:hAnsi="Times New Roman"/>
          <w:i/>
          <w:iCs/>
          <w:color w:val="FF0000"/>
          <w:w w:val="133"/>
          <w:sz w:val="20"/>
          <w:szCs w:val="20"/>
        </w:rPr>
        <w:sectPr w:rsidR="00BA590D" w:rsidSect="00DD3D7A">
          <w:headerReference w:type="even" r:id="rId73"/>
          <w:headerReference w:type="default" r:id="rId74"/>
          <w:pgSz w:w="12240" w:h="15840" w:code="1"/>
          <w:pgMar w:top="720" w:right="720" w:bottom="288" w:left="1440" w:header="720" w:footer="288" w:gutter="0"/>
          <w:cols w:num="2" w:space="720"/>
          <w:docGrid w:linePitch="360"/>
        </w:sectPr>
      </w:pPr>
    </w:p>
    <w:p w:rsidR="00B33835" w:rsidRPr="0012240A" w:rsidRDefault="00B33835" w:rsidP="00B33835">
      <w:pPr>
        <w:widowControl w:val="0"/>
        <w:autoSpaceDE w:val="0"/>
        <w:autoSpaceDN w:val="0"/>
        <w:adjustRightInd w:val="0"/>
        <w:spacing w:before="10" w:after="0"/>
        <w:ind w:left="360" w:right="180" w:firstLine="0"/>
        <w:jc w:val="both"/>
        <w:rPr>
          <w:rFonts w:ascii="Times New Roman" w:hAnsi="Times New Roman"/>
          <w:color w:val="FF0000"/>
          <w:sz w:val="20"/>
          <w:szCs w:val="20"/>
        </w:rPr>
      </w:pPr>
      <w:r w:rsidRPr="0012240A">
        <w:rPr>
          <w:rFonts w:ascii="Times New Roman" w:hAnsi="Times New Roman"/>
          <w:i/>
          <w:iCs/>
          <w:color w:val="FF0000"/>
          <w:w w:val="133"/>
          <w:sz w:val="20"/>
          <w:szCs w:val="20"/>
        </w:rPr>
        <w:lastRenderedPageBreak/>
        <w:t>N</w:t>
      </w:r>
      <w:r w:rsidRPr="0012240A">
        <w:rPr>
          <w:rFonts w:ascii="Times New Roman" w:hAnsi="Times New Roman"/>
          <w:i/>
          <w:iCs/>
          <w:color w:val="FF0000"/>
          <w:sz w:val="20"/>
          <w:szCs w:val="20"/>
        </w:rPr>
        <w:t>atural Sciences</w:t>
      </w:r>
    </w:p>
    <w:p w:rsidR="00B33835" w:rsidRPr="0012240A" w:rsidRDefault="00B33835" w:rsidP="00B33835">
      <w:pPr>
        <w:widowControl w:val="0"/>
        <w:autoSpaceDE w:val="0"/>
        <w:autoSpaceDN w:val="0"/>
        <w:adjustRightInd w:val="0"/>
        <w:spacing w:before="10" w:after="0"/>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B.S., University of the Virgin Islands</w:t>
      </w:r>
    </w:p>
    <w:p w:rsidR="00B33835" w:rsidRPr="0012240A" w:rsidRDefault="00B33835" w:rsidP="00B33835">
      <w:pPr>
        <w:widowControl w:val="0"/>
        <w:autoSpaceDE w:val="0"/>
        <w:autoSpaceDN w:val="0"/>
        <w:adjustRightInd w:val="0"/>
        <w:spacing w:before="10" w:after="0"/>
        <w:ind w:left="360" w:right="180" w:firstLine="0"/>
        <w:jc w:val="both"/>
        <w:rPr>
          <w:rFonts w:ascii="Times New Roman" w:hAnsi="Times New Roman"/>
          <w:color w:val="FF0000"/>
          <w:sz w:val="20"/>
          <w:szCs w:val="20"/>
        </w:rPr>
      </w:pPr>
      <w:r w:rsidRPr="0012240A">
        <w:rPr>
          <w:rFonts w:ascii="Times New Roman" w:hAnsi="Times New Roman"/>
          <w:color w:val="FF0000"/>
          <w:sz w:val="20"/>
          <w:szCs w:val="20"/>
        </w:rPr>
        <w:t>Ph.D., Brown University</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Default="00B33835" w:rsidP="00B33835">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 xml:space="preserve">Elufiede, Babafemi, Chairperson </w:t>
      </w:r>
    </w:p>
    <w:p w:rsidR="00B33835" w:rsidRDefault="00B33835" w:rsidP="00B33835">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i/>
          <w:iCs/>
          <w:sz w:val="20"/>
          <w:szCs w:val="20"/>
        </w:rPr>
        <w:t>Histor</w:t>
      </w:r>
      <w:r>
        <w:rPr>
          <w:rFonts w:ascii="Times New Roman" w:hAnsi="Times New Roman"/>
          <w:i/>
          <w:iCs/>
          <w:spacing w:val="-11"/>
          <w:sz w:val="20"/>
          <w:szCs w:val="20"/>
        </w:rPr>
        <w:t>y</w:t>
      </w:r>
      <w:r>
        <w:rPr>
          <w:rFonts w:ascii="Times New Roman" w:hAnsi="Times New Roman"/>
          <w:i/>
          <w:iCs/>
          <w:sz w:val="20"/>
          <w:szCs w:val="20"/>
        </w:rPr>
        <w:t>, Political Science &amp; Public</w:t>
      </w:r>
      <w:r>
        <w:rPr>
          <w:rFonts w:ascii="Times New Roman" w:hAnsi="Times New Roman"/>
          <w:i/>
          <w:iCs/>
          <w:spacing w:val="-4"/>
          <w:sz w:val="20"/>
          <w:szCs w:val="20"/>
        </w:rPr>
        <w:t xml:space="preserve"> </w:t>
      </w:r>
      <w:r>
        <w:rPr>
          <w:rFonts w:ascii="Times New Roman" w:hAnsi="Times New Roman"/>
          <w:i/>
          <w:iCs/>
          <w:sz w:val="20"/>
          <w:szCs w:val="20"/>
        </w:rPr>
        <w:t>Administration</w:t>
      </w: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B.A.,</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ennessee State University</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M.A., Ph.D., Clark-Atlanta University</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Grimsle</w:t>
      </w:r>
      <w:r>
        <w:rPr>
          <w:rFonts w:ascii="Times New Roman" w:hAnsi="Times New Roman"/>
          <w:spacing w:val="-13"/>
          <w:sz w:val="20"/>
          <w:szCs w:val="20"/>
        </w:rPr>
        <w:t>y</w:t>
      </w:r>
      <w:r>
        <w:rPr>
          <w:rFonts w:ascii="Times New Roman" w:hAnsi="Times New Roman"/>
          <w:sz w:val="20"/>
          <w:szCs w:val="20"/>
        </w:rPr>
        <w:t>, Linda, Chairperson</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i/>
          <w:iCs/>
          <w:sz w:val="20"/>
          <w:szCs w:val="20"/>
        </w:rPr>
        <w:t xml:space="preserve">Department of </w:t>
      </w:r>
      <w:r>
        <w:rPr>
          <w:rFonts w:ascii="Times New Roman" w:hAnsi="Times New Roman"/>
          <w:i/>
          <w:iCs/>
          <w:w w:val="133"/>
          <w:sz w:val="20"/>
          <w:szCs w:val="20"/>
        </w:rPr>
        <w:t>o</w:t>
      </w:r>
      <w:r>
        <w:rPr>
          <w:rFonts w:ascii="Times New Roman" w:hAnsi="Times New Roman"/>
          <w:i/>
          <w:iCs/>
          <w:sz w:val="20"/>
          <w:szCs w:val="20"/>
        </w:rPr>
        <w:t>ursing</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A.A., B.S., Geo</w:t>
      </w:r>
      <w:r>
        <w:rPr>
          <w:rFonts w:ascii="Times New Roman" w:hAnsi="Times New Roman"/>
          <w:spacing w:val="-4"/>
          <w:sz w:val="20"/>
          <w:szCs w:val="20"/>
        </w:rPr>
        <w:t>r</w:t>
      </w:r>
      <w:r>
        <w:rPr>
          <w:rFonts w:ascii="Times New Roman" w:hAnsi="Times New Roman"/>
          <w:sz w:val="20"/>
          <w:szCs w:val="20"/>
        </w:rPr>
        <w:t>gia Southwestern</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M.S.N.,</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aldosta State University</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D.S.N., University of</w:t>
      </w:r>
      <w:r>
        <w:rPr>
          <w:rFonts w:ascii="Times New Roman" w:hAnsi="Times New Roman"/>
          <w:spacing w:val="-11"/>
          <w:sz w:val="20"/>
          <w:szCs w:val="20"/>
        </w:rPr>
        <w:t xml:space="preserve"> </w:t>
      </w:r>
      <w:r>
        <w:rPr>
          <w:rFonts w:ascii="Times New Roman" w:hAnsi="Times New Roman"/>
          <w:sz w:val="20"/>
          <w:szCs w:val="20"/>
        </w:rPr>
        <w:t>Alabama at Birmingham</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Default="00B33835" w:rsidP="00B33835">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 xml:space="preserve">Hill, James L., Interim Chairperson </w:t>
      </w:r>
    </w:p>
    <w:p w:rsidR="00B33835" w:rsidRDefault="00B33835" w:rsidP="00B33835">
      <w:pPr>
        <w:widowControl w:val="0"/>
        <w:autoSpaceDE w:val="0"/>
        <w:autoSpaceDN w:val="0"/>
        <w:adjustRightInd w:val="0"/>
        <w:spacing w:after="0" w:line="250" w:lineRule="auto"/>
        <w:ind w:left="360" w:right="180" w:firstLine="0"/>
        <w:jc w:val="both"/>
        <w:rPr>
          <w:rFonts w:ascii="Times New Roman" w:hAnsi="Times New Roman"/>
          <w:i/>
          <w:iCs/>
          <w:sz w:val="20"/>
          <w:szCs w:val="20"/>
        </w:rPr>
      </w:pPr>
      <w:r>
        <w:rPr>
          <w:rFonts w:ascii="Times New Roman" w:hAnsi="Times New Roman"/>
          <w:i/>
          <w:iCs/>
          <w:sz w:val="20"/>
          <w:szCs w:val="20"/>
        </w:rPr>
        <w:t xml:space="preserve">English and Modern Languages </w:t>
      </w:r>
    </w:p>
    <w:p w:rsidR="00B33835" w:rsidRDefault="00B33835" w:rsidP="00B33835">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B.S., Fort</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 xml:space="preserve">alley State College </w:t>
      </w:r>
    </w:p>
    <w:p w:rsidR="00B33835" w:rsidRDefault="00B33835" w:rsidP="00B33835">
      <w:pPr>
        <w:widowControl w:val="0"/>
        <w:autoSpaceDE w:val="0"/>
        <w:autoSpaceDN w:val="0"/>
        <w:adjustRightInd w:val="0"/>
        <w:spacing w:after="0" w:line="250" w:lineRule="auto"/>
        <w:ind w:left="360" w:right="180" w:firstLine="0"/>
        <w:jc w:val="both"/>
        <w:rPr>
          <w:rFonts w:ascii="Times New Roman" w:hAnsi="Times New Roman"/>
          <w:sz w:val="20"/>
          <w:szCs w:val="20"/>
        </w:rPr>
      </w:pPr>
      <w:r>
        <w:rPr>
          <w:rFonts w:ascii="Times New Roman" w:hAnsi="Times New Roman"/>
          <w:sz w:val="20"/>
          <w:szCs w:val="20"/>
        </w:rPr>
        <w:t>M.A.,</w:t>
      </w:r>
      <w:r>
        <w:rPr>
          <w:rFonts w:ascii="Times New Roman" w:hAnsi="Times New Roman"/>
          <w:spacing w:val="-11"/>
          <w:sz w:val="20"/>
          <w:szCs w:val="20"/>
        </w:rPr>
        <w:t xml:space="preserve"> </w:t>
      </w:r>
      <w:r>
        <w:rPr>
          <w:rFonts w:ascii="Times New Roman" w:hAnsi="Times New Roman"/>
          <w:sz w:val="20"/>
          <w:szCs w:val="20"/>
        </w:rPr>
        <w:t>Atlanta University</w:t>
      </w: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Ph.D., University of Iowa</w:t>
      </w: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autoSpaceDE w:val="0"/>
        <w:autoSpaceDN w:val="0"/>
        <w:adjustRightInd w:val="0"/>
        <w:spacing w:after="0"/>
        <w:ind w:left="360" w:right="180" w:firstLine="0"/>
        <w:rPr>
          <w:rFonts w:ascii="Times New Roman" w:hAnsi="Times New Roman"/>
          <w:sz w:val="20"/>
          <w:szCs w:val="20"/>
        </w:rPr>
      </w:pPr>
      <w:r>
        <w:rPr>
          <w:rFonts w:ascii="Times New Roman" w:hAnsi="Times New Roman"/>
          <w:sz w:val="20"/>
          <w:szCs w:val="20"/>
        </w:rPr>
        <w:t>Hood, Marcia, Chairperson</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r>
        <w:rPr>
          <w:rFonts w:ascii="Times New Roman" w:hAnsi="Times New Roman"/>
          <w:i/>
          <w:iCs/>
          <w:sz w:val="20"/>
          <w:szCs w:val="20"/>
        </w:rPr>
        <w:t>Fine</w:t>
      </w:r>
      <w:r>
        <w:rPr>
          <w:rFonts w:ascii="Times New Roman" w:hAnsi="Times New Roman"/>
          <w:i/>
          <w:iCs/>
          <w:spacing w:val="-4"/>
          <w:sz w:val="20"/>
          <w:szCs w:val="20"/>
        </w:rPr>
        <w:t xml:space="preserve"> </w:t>
      </w:r>
      <w:r>
        <w:rPr>
          <w:rFonts w:ascii="Times New Roman" w:hAnsi="Times New Roman"/>
          <w:i/>
          <w:iCs/>
          <w:sz w:val="20"/>
          <w:szCs w:val="20"/>
        </w:rPr>
        <w:t>Arts</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r>
        <w:rPr>
          <w:rFonts w:ascii="Times New Roman" w:hAnsi="Times New Roman"/>
          <w:sz w:val="20"/>
          <w:szCs w:val="20"/>
        </w:rPr>
        <w:t>B.A., M.S., University of</w:t>
      </w:r>
      <w:r>
        <w:rPr>
          <w:rFonts w:ascii="Times New Roman" w:hAnsi="Times New Roman"/>
          <w:spacing w:val="-11"/>
          <w:sz w:val="20"/>
          <w:szCs w:val="20"/>
        </w:rPr>
        <w:t xml:space="preserve"> </w:t>
      </w:r>
      <w:r>
        <w:rPr>
          <w:rFonts w:ascii="Times New Roman" w:hAnsi="Times New Roman"/>
          <w:sz w:val="20"/>
          <w:szCs w:val="20"/>
        </w:rPr>
        <w:t>Alabama at</w:t>
      </w:r>
      <w:r>
        <w:rPr>
          <w:rFonts w:ascii="Times New Roman" w:hAnsi="Times New Roman"/>
          <w:spacing w:val="-4"/>
          <w:sz w:val="20"/>
          <w:szCs w:val="20"/>
        </w:rPr>
        <w:t xml:space="preserve"> </w:t>
      </w:r>
      <w:r>
        <w:rPr>
          <w:rFonts w:ascii="Times New Roman" w:hAnsi="Times New Roman"/>
          <w:spacing w:val="-7"/>
          <w:sz w:val="20"/>
          <w:szCs w:val="20"/>
        </w:rPr>
        <w:t>T</w:t>
      </w:r>
      <w:r>
        <w:rPr>
          <w:rFonts w:ascii="Times New Roman" w:hAnsi="Times New Roman"/>
          <w:sz w:val="20"/>
          <w:szCs w:val="20"/>
        </w:rPr>
        <w:t>uskegee</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r>
        <w:rPr>
          <w:rFonts w:ascii="Times New Roman" w:hAnsi="Times New Roman"/>
          <w:sz w:val="20"/>
          <w:szCs w:val="20"/>
        </w:rPr>
        <w:t>Ph.D., University of</w:t>
      </w:r>
      <w:r>
        <w:rPr>
          <w:rFonts w:ascii="Times New Roman" w:hAnsi="Times New Roman"/>
          <w:spacing w:val="-11"/>
          <w:sz w:val="20"/>
          <w:szCs w:val="20"/>
        </w:rPr>
        <w:t xml:space="preserve"> </w:t>
      </w:r>
      <w:r>
        <w:rPr>
          <w:rFonts w:ascii="Times New Roman" w:hAnsi="Times New Roman"/>
          <w:sz w:val="20"/>
          <w:szCs w:val="20"/>
        </w:rPr>
        <w:t>Alabama at</w:t>
      </w:r>
      <w:r>
        <w:rPr>
          <w:rFonts w:ascii="Times New Roman" w:hAnsi="Times New Roman"/>
          <w:spacing w:val="-4"/>
          <w:sz w:val="20"/>
          <w:szCs w:val="20"/>
        </w:rPr>
        <w:t xml:space="preserve"> </w:t>
      </w:r>
      <w:r>
        <w:rPr>
          <w:rFonts w:ascii="Times New Roman" w:hAnsi="Times New Roman"/>
          <w:spacing w:val="-7"/>
          <w:sz w:val="20"/>
          <w:szCs w:val="20"/>
        </w:rPr>
        <w:t>T</w:t>
      </w:r>
      <w:r>
        <w:rPr>
          <w:rFonts w:ascii="Times New Roman" w:hAnsi="Times New Roman"/>
          <w:sz w:val="20"/>
          <w:szCs w:val="20"/>
        </w:rPr>
        <w:t>uscaloosa</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p>
    <w:p w:rsidR="00B33835" w:rsidRDefault="00B33835" w:rsidP="00B33835">
      <w:pPr>
        <w:widowControl w:val="0"/>
        <w:autoSpaceDE w:val="0"/>
        <w:autoSpaceDN w:val="0"/>
        <w:adjustRightInd w:val="0"/>
        <w:spacing w:after="0"/>
        <w:ind w:left="360" w:right="180" w:firstLine="0"/>
        <w:rPr>
          <w:rFonts w:ascii="Times New Roman" w:hAnsi="Times New Roman"/>
          <w:sz w:val="20"/>
          <w:szCs w:val="20"/>
        </w:rPr>
      </w:pPr>
      <w:r>
        <w:rPr>
          <w:rFonts w:ascii="Times New Roman" w:hAnsi="Times New Roman"/>
          <w:sz w:val="20"/>
          <w:szCs w:val="20"/>
        </w:rPr>
        <w:t>Jones, Rosalyn, Chairperson</w:t>
      </w:r>
    </w:p>
    <w:p w:rsidR="00B33835" w:rsidRDefault="00B33835" w:rsidP="00B33835">
      <w:pPr>
        <w:widowControl w:val="0"/>
        <w:autoSpaceDE w:val="0"/>
        <w:autoSpaceDN w:val="0"/>
        <w:adjustRightInd w:val="0"/>
        <w:spacing w:before="10" w:after="0" w:line="250" w:lineRule="auto"/>
        <w:ind w:left="360" w:right="180" w:firstLine="0"/>
        <w:rPr>
          <w:rFonts w:ascii="Times New Roman" w:hAnsi="Times New Roman"/>
          <w:sz w:val="20"/>
          <w:szCs w:val="20"/>
        </w:rPr>
      </w:pPr>
      <w:r>
        <w:rPr>
          <w:rFonts w:ascii="Times New Roman" w:hAnsi="Times New Roman"/>
          <w:i/>
          <w:iCs/>
          <w:sz w:val="20"/>
          <w:szCs w:val="20"/>
        </w:rPr>
        <w:t xml:space="preserve">Center for Excellence in </w:t>
      </w:r>
      <w:r>
        <w:rPr>
          <w:rFonts w:ascii="Times New Roman" w:hAnsi="Times New Roman"/>
          <w:i/>
          <w:iCs/>
          <w:spacing w:val="-18"/>
          <w:sz w:val="20"/>
          <w:szCs w:val="20"/>
        </w:rPr>
        <w:t>T</w:t>
      </w:r>
      <w:r>
        <w:rPr>
          <w:rFonts w:ascii="Times New Roman" w:hAnsi="Times New Roman"/>
          <w:i/>
          <w:iCs/>
          <w:sz w:val="20"/>
          <w:szCs w:val="20"/>
        </w:rPr>
        <w:t>eaching, Learning and</w:t>
      </w:r>
      <w:r>
        <w:rPr>
          <w:rFonts w:ascii="Times New Roman" w:hAnsi="Times New Roman"/>
          <w:i/>
          <w:iCs/>
          <w:spacing w:val="-4"/>
          <w:sz w:val="20"/>
          <w:szCs w:val="20"/>
        </w:rPr>
        <w:t xml:space="preserve"> </w:t>
      </w:r>
      <w:r>
        <w:rPr>
          <w:rFonts w:ascii="Times New Roman" w:hAnsi="Times New Roman"/>
          <w:i/>
          <w:iCs/>
          <w:sz w:val="20"/>
          <w:szCs w:val="20"/>
        </w:rPr>
        <w:t>Advising</w:t>
      </w:r>
    </w:p>
    <w:p w:rsidR="00B33835" w:rsidRDefault="00B33835" w:rsidP="00B33835">
      <w:pPr>
        <w:widowControl w:val="0"/>
        <w:autoSpaceDE w:val="0"/>
        <w:autoSpaceDN w:val="0"/>
        <w:adjustRightInd w:val="0"/>
        <w:spacing w:after="0"/>
        <w:ind w:left="360" w:right="180" w:firstLine="0"/>
        <w:rPr>
          <w:rFonts w:ascii="Times New Roman" w:hAnsi="Times New Roman"/>
          <w:sz w:val="20"/>
          <w:szCs w:val="20"/>
        </w:rPr>
      </w:pPr>
      <w:r>
        <w:rPr>
          <w:rFonts w:ascii="Times New Roman" w:hAnsi="Times New Roman"/>
          <w:sz w:val="20"/>
          <w:szCs w:val="20"/>
        </w:rPr>
        <w:t>B.S., Cheyney State College</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r>
        <w:rPr>
          <w:rFonts w:ascii="Times New Roman" w:hAnsi="Times New Roman"/>
          <w:sz w:val="20"/>
          <w:szCs w:val="20"/>
        </w:rPr>
        <w:t>M.S.,</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emple University</w:t>
      </w: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p>
    <w:p w:rsidR="00B33835" w:rsidRDefault="00B33835" w:rsidP="00B33835">
      <w:pPr>
        <w:widowControl w:val="0"/>
        <w:autoSpaceDE w:val="0"/>
        <w:autoSpaceDN w:val="0"/>
        <w:adjustRightInd w:val="0"/>
        <w:spacing w:before="9" w:after="0" w:line="240" w:lineRule="exact"/>
        <w:ind w:left="360" w:right="180" w:firstLine="0"/>
        <w:rPr>
          <w:rFonts w:ascii="Times New Roman" w:hAnsi="Times New Roman"/>
          <w:sz w:val="20"/>
          <w:szCs w:val="20"/>
        </w:rPr>
      </w:pPr>
      <w:r>
        <w:rPr>
          <w:rFonts w:ascii="Times New Roman" w:hAnsi="Times New Roman"/>
          <w:sz w:val="20"/>
          <w:szCs w:val="20"/>
        </w:rPr>
        <w:t xml:space="preserve">Ochie, Charles O., Chairperson </w:t>
      </w:r>
      <w:r>
        <w:rPr>
          <w:rFonts w:ascii="Times New Roman" w:hAnsi="Times New Roman"/>
          <w:i/>
          <w:iCs/>
          <w:sz w:val="20"/>
          <w:szCs w:val="20"/>
        </w:rPr>
        <w:t>Criminal Justice and Fo</w:t>
      </w:r>
      <w:r>
        <w:rPr>
          <w:rFonts w:ascii="Times New Roman" w:hAnsi="Times New Roman"/>
          <w:i/>
          <w:iCs/>
          <w:spacing w:val="-7"/>
          <w:sz w:val="20"/>
          <w:szCs w:val="20"/>
        </w:rPr>
        <w:t>r</w:t>
      </w:r>
      <w:r>
        <w:rPr>
          <w:rFonts w:ascii="Times New Roman" w:hAnsi="Times New Roman"/>
          <w:i/>
          <w:iCs/>
          <w:sz w:val="20"/>
          <w:szCs w:val="20"/>
        </w:rPr>
        <w:t xml:space="preserve">ensic Sciences </w:t>
      </w:r>
      <w:r>
        <w:rPr>
          <w:rFonts w:ascii="Times New Roman" w:hAnsi="Times New Roman"/>
          <w:sz w:val="20"/>
          <w:szCs w:val="20"/>
        </w:rPr>
        <w:t>B.S.,</w:t>
      </w:r>
      <w:r>
        <w:rPr>
          <w:rFonts w:ascii="Times New Roman" w:hAnsi="Times New Roman"/>
          <w:spacing w:val="-11"/>
          <w:sz w:val="20"/>
          <w:szCs w:val="20"/>
        </w:rPr>
        <w:t xml:space="preserve"> </w:t>
      </w:r>
      <w:r>
        <w:rPr>
          <w:rFonts w:ascii="Times New Roman" w:hAnsi="Times New Roman"/>
          <w:sz w:val="20"/>
          <w:szCs w:val="20"/>
        </w:rPr>
        <w:t>Albany State University</w:t>
      </w:r>
    </w:p>
    <w:p w:rsidR="00B33835" w:rsidRDefault="00B33835" w:rsidP="00B33835">
      <w:pPr>
        <w:widowControl w:val="0"/>
        <w:autoSpaceDE w:val="0"/>
        <w:autoSpaceDN w:val="0"/>
        <w:adjustRightInd w:val="0"/>
        <w:spacing w:after="0"/>
        <w:ind w:left="360" w:right="180" w:firstLine="0"/>
        <w:rPr>
          <w:rFonts w:ascii="Times New Roman" w:hAnsi="Times New Roman"/>
          <w:sz w:val="20"/>
          <w:szCs w:val="20"/>
        </w:rPr>
      </w:pPr>
      <w:r>
        <w:rPr>
          <w:rFonts w:ascii="Times New Roman" w:hAnsi="Times New Roman"/>
          <w:sz w:val="20"/>
          <w:szCs w:val="20"/>
        </w:rPr>
        <w:t>M.S.,</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aldosta State University</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r>
        <w:rPr>
          <w:rFonts w:ascii="Times New Roman" w:hAnsi="Times New Roman"/>
          <w:sz w:val="20"/>
          <w:szCs w:val="20"/>
        </w:rPr>
        <w:t>Ph.D., Oklahoma State University</w:t>
      </w:r>
    </w:p>
    <w:p w:rsidR="00B33835" w:rsidRDefault="00B33835" w:rsidP="00B33835">
      <w:pPr>
        <w:widowControl w:val="0"/>
        <w:autoSpaceDE w:val="0"/>
        <w:autoSpaceDN w:val="0"/>
        <w:adjustRightInd w:val="0"/>
        <w:spacing w:before="10" w:after="0" w:line="240" w:lineRule="exact"/>
        <w:ind w:left="360" w:right="180" w:firstLine="0"/>
        <w:rPr>
          <w:rFonts w:ascii="Times New Roman" w:hAnsi="Times New Roman"/>
          <w:sz w:val="24"/>
          <w:szCs w:val="24"/>
        </w:rPr>
      </w:pPr>
    </w:p>
    <w:p w:rsidR="00B33835" w:rsidRPr="0012240A" w:rsidRDefault="00B33835" w:rsidP="00B33835">
      <w:pPr>
        <w:widowControl w:val="0"/>
        <w:autoSpaceDE w:val="0"/>
        <w:autoSpaceDN w:val="0"/>
        <w:adjustRightInd w:val="0"/>
        <w:spacing w:after="0"/>
        <w:ind w:left="360" w:right="180" w:firstLine="0"/>
        <w:rPr>
          <w:rFonts w:ascii="Times New Roman" w:hAnsi="Times New Roman"/>
          <w:color w:val="FF0000"/>
          <w:sz w:val="20"/>
          <w:szCs w:val="20"/>
        </w:rPr>
      </w:pPr>
      <w:r w:rsidRPr="0012240A">
        <w:rPr>
          <w:rFonts w:ascii="Times New Roman" w:hAnsi="Times New Roman"/>
          <w:color w:val="FF0000"/>
          <w:sz w:val="20"/>
          <w:szCs w:val="20"/>
        </w:rPr>
        <w:t>Rogers, Michael, Chairperson</w:t>
      </w:r>
    </w:p>
    <w:p w:rsidR="00B33835" w:rsidRPr="0012240A" w:rsidRDefault="00B33835" w:rsidP="00B33835">
      <w:pPr>
        <w:widowControl w:val="0"/>
        <w:autoSpaceDE w:val="0"/>
        <w:autoSpaceDN w:val="0"/>
        <w:adjustRightInd w:val="0"/>
        <w:spacing w:before="10" w:after="0" w:line="250" w:lineRule="auto"/>
        <w:ind w:left="360" w:right="180" w:firstLine="0"/>
        <w:rPr>
          <w:rFonts w:ascii="Times New Roman" w:hAnsi="Times New Roman"/>
          <w:color w:val="FF0000"/>
          <w:sz w:val="20"/>
          <w:szCs w:val="20"/>
        </w:rPr>
      </w:pPr>
      <w:r w:rsidRPr="0012240A">
        <w:rPr>
          <w:rFonts w:ascii="Times New Roman" w:hAnsi="Times New Roman"/>
          <w:i/>
          <w:iCs/>
          <w:color w:val="FF0000"/>
          <w:sz w:val="20"/>
          <w:szCs w:val="20"/>
        </w:rPr>
        <w:t>Business</w:t>
      </w:r>
      <w:r w:rsidRPr="0012240A">
        <w:rPr>
          <w:rFonts w:ascii="Times New Roman" w:hAnsi="Times New Roman"/>
          <w:i/>
          <w:iCs/>
          <w:color w:val="FF0000"/>
          <w:spacing w:val="-4"/>
          <w:sz w:val="20"/>
          <w:szCs w:val="20"/>
        </w:rPr>
        <w:t xml:space="preserve"> </w:t>
      </w:r>
      <w:r w:rsidRPr="0012240A">
        <w:rPr>
          <w:rFonts w:ascii="Times New Roman" w:hAnsi="Times New Roman"/>
          <w:i/>
          <w:iCs/>
          <w:color w:val="FF0000"/>
          <w:sz w:val="20"/>
          <w:szCs w:val="20"/>
        </w:rPr>
        <w:t xml:space="preserve">Administration </w:t>
      </w:r>
    </w:p>
    <w:p w:rsidR="00B33835" w:rsidRPr="0012240A" w:rsidRDefault="00B33835" w:rsidP="00B33835">
      <w:pPr>
        <w:widowControl w:val="0"/>
        <w:autoSpaceDE w:val="0"/>
        <w:autoSpaceDN w:val="0"/>
        <w:adjustRightInd w:val="0"/>
        <w:spacing w:before="10" w:after="0" w:line="250" w:lineRule="auto"/>
        <w:ind w:left="360" w:right="180" w:firstLine="0"/>
        <w:rPr>
          <w:rFonts w:ascii="Times New Roman" w:hAnsi="Times New Roman"/>
          <w:color w:val="FF0000"/>
          <w:sz w:val="20"/>
          <w:szCs w:val="20"/>
        </w:rPr>
      </w:pPr>
      <w:r w:rsidRPr="0012240A">
        <w:rPr>
          <w:rFonts w:ascii="Times New Roman" w:hAnsi="Times New Roman"/>
          <w:color w:val="FF0000"/>
          <w:sz w:val="20"/>
          <w:szCs w:val="20"/>
        </w:rPr>
        <w:t>B.S., M.S., Ph.D., University of Tennessee</w:t>
      </w:r>
    </w:p>
    <w:p w:rsidR="00B33835" w:rsidRDefault="00B33835" w:rsidP="00B33835">
      <w:pPr>
        <w:widowControl w:val="0"/>
        <w:autoSpaceDE w:val="0"/>
        <w:autoSpaceDN w:val="0"/>
        <w:adjustRightInd w:val="0"/>
        <w:spacing w:before="10" w:after="0" w:line="240" w:lineRule="exact"/>
        <w:ind w:left="360" w:right="180" w:firstLine="0"/>
        <w:rPr>
          <w:rFonts w:ascii="Times New Roman" w:hAnsi="Times New Roman"/>
          <w:sz w:val="24"/>
          <w:szCs w:val="24"/>
        </w:rPr>
      </w:pPr>
    </w:p>
    <w:p w:rsidR="00B33835" w:rsidRDefault="00B33835" w:rsidP="00B33835">
      <w:pPr>
        <w:widowControl w:val="0"/>
        <w:autoSpaceDE w:val="0"/>
        <w:autoSpaceDN w:val="0"/>
        <w:adjustRightInd w:val="0"/>
        <w:spacing w:after="0" w:line="250" w:lineRule="auto"/>
        <w:ind w:left="360" w:right="180" w:firstLine="0"/>
        <w:rPr>
          <w:rFonts w:ascii="Times New Roman" w:hAnsi="Times New Roman"/>
          <w:sz w:val="20"/>
          <w:szCs w:val="20"/>
        </w:rPr>
      </w:pPr>
      <w:r>
        <w:rPr>
          <w:rFonts w:ascii="Times New Roman" w:hAnsi="Times New Roman"/>
          <w:sz w:val="20"/>
          <w:szCs w:val="20"/>
        </w:rPr>
        <w:t xml:space="preserve">Roosta, Seyed H., Chairperson </w:t>
      </w:r>
    </w:p>
    <w:p w:rsidR="00B33835" w:rsidRDefault="00B33835" w:rsidP="00B33835">
      <w:pPr>
        <w:widowControl w:val="0"/>
        <w:autoSpaceDE w:val="0"/>
        <w:autoSpaceDN w:val="0"/>
        <w:adjustRightInd w:val="0"/>
        <w:spacing w:after="0" w:line="250" w:lineRule="auto"/>
        <w:ind w:left="360" w:right="180" w:firstLine="0"/>
        <w:rPr>
          <w:rFonts w:ascii="Times New Roman" w:hAnsi="Times New Roman"/>
          <w:i/>
          <w:iCs/>
          <w:sz w:val="20"/>
          <w:szCs w:val="20"/>
        </w:rPr>
      </w:pPr>
      <w:r>
        <w:rPr>
          <w:rFonts w:ascii="Times New Roman" w:hAnsi="Times New Roman"/>
          <w:i/>
          <w:iCs/>
          <w:sz w:val="20"/>
          <w:szCs w:val="20"/>
        </w:rPr>
        <w:t xml:space="preserve">Mathematics and Computer Science </w:t>
      </w:r>
    </w:p>
    <w:p w:rsidR="00B33835" w:rsidRDefault="00B33835" w:rsidP="00B33835">
      <w:pPr>
        <w:widowControl w:val="0"/>
        <w:autoSpaceDE w:val="0"/>
        <w:autoSpaceDN w:val="0"/>
        <w:adjustRightInd w:val="0"/>
        <w:spacing w:after="0" w:line="250" w:lineRule="auto"/>
        <w:ind w:left="360" w:right="180" w:firstLine="0"/>
        <w:rPr>
          <w:rFonts w:ascii="Times New Roman" w:hAnsi="Times New Roman"/>
          <w:sz w:val="20"/>
          <w:szCs w:val="20"/>
        </w:rPr>
      </w:pPr>
      <w:r>
        <w:rPr>
          <w:rFonts w:ascii="Times New Roman" w:hAnsi="Times New Roman"/>
          <w:sz w:val="20"/>
          <w:szCs w:val="20"/>
        </w:rPr>
        <w:t>B.S.,</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ehran University</w:t>
      </w:r>
    </w:p>
    <w:p w:rsidR="00B33835" w:rsidRDefault="00B33835" w:rsidP="00B33835">
      <w:pPr>
        <w:widowControl w:val="0"/>
        <w:autoSpaceDE w:val="0"/>
        <w:autoSpaceDN w:val="0"/>
        <w:adjustRightInd w:val="0"/>
        <w:spacing w:after="0"/>
        <w:ind w:left="360" w:right="180" w:firstLine="0"/>
        <w:rPr>
          <w:rFonts w:ascii="Times New Roman" w:hAnsi="Times New Roman"/>
          <w:sz w:val="20"/>
          <w:szCs w:val="20"/>
        </w:rPr>
      </w:pPr>
      <w:r>
        <w:rPr>
          <w:rFonts w:ascii="Times New Roman" w:hAnsi="Times New Roman"/>
          <w:sz w:val="20"/>
          <w:szCs w:val="20"/>
        </w:rPr>
        <w:t>M.S., Ph.D., University of Iowa</w:t>
      </w:r>
    </w:p>
    <w:p w:rsidR="00B33835" w:rsidRDefault="00B33835" w:rsidP="00B33835">
      <w:pPr>
        <w:widowControl w:val="0"/>
        <w:autoSpaceDE w:val="0"/>
        <w:autoSpaceDN w:val="0"/>
        <w:adjustRightInd w:val="0"/>
        <w:spacing w:before="10" w:after="0" w:line="240" w:lineRule="exact"/>
        <w:ind w:left="360" w:right="180" w:firstLine="0"/>
        <w:rPr>
          <w:rFonts w:ascii="Times New Roman" w:hAnsi="Times New Roman"/>
          <w:sz w:val="24"/>
          <w:szCs w:val="24"/>
        </w:rPr>
      </w:pPr>
    </w:p>
    <w:p w:rsidR="00B33835" w:rsidRPr="0012240A" w:rsidRDefault="00B33835" w:rsidP="00B33835">
      <w:pPr>
        <w:widowControl w:val="0"/>
        <w:autoSpaceDE w:val="0"/>
        <w:autoSpaceDN w:val="0"/>
        <w:adjustRightInd w:val="0"/>
        <w:spacing w:after="0" w:line="250" w:lineRule="auto"/>
        <w:ind w:left="360" w:right="180" w:firstLine="0"/>
        <w:rPr>
          <w:rFonts w:ascii="Times New Roman" w:hAnsi="Times New Roman"/>
          <w:color w:val="FF0000"/>
          <w:sz w:val="20"/>
          <w:szCs w:val="20"/>
        </w:rPr>
      </w:pPr>
      <w:r w:rsidRPr="0012240A">
        <w:rPr>
          <w:rFonts w:ascii="Times New Roman" w:hAnsi="Times New Roman"/>
          <w:color w:val="FF0000"/>
          <w:sz w:val="20"/>
          <w:szCs w:val="20"/>
        </w:rPr>
        <w:t xml:space="preserve">Amankwaa, Adansi A., </w:t>
      </w:r>
      <w:r>
        <w:rPr>
          <w:rFonts w:ascii="Times New Roman" w:hAnsi="Times New Roman"/>
          <w:color w:val="FF0000"/>
          <w:sz w:val="20"/>
          <w:szCs w:val="20"/>
        </w:rPr>
        <w:t xml:space="preserve"> </w:t>
      </w:r>
      <w:r w:rsidRPr="0012240A">
        <w:rPr>
          <w:rFonts w:ascii="Times New Roman" w:hAnsi="Times New Roman"/>
          <w:color w:val="FF0000"/>
          <w:sz w:val="20"/>
          <w:szCs w:val="20"/>
        </w:rPr>
        <w:t xml:space="preserve">Interim Chairperson </w:t>
      </w:r>
    </w:p>
    <w:p w:rsidR="00B33835" w:rsidRPr="0012240A" w:rsidRDefault="00B33835" w:rsidP="00B33835">
      <w:pPr>
        <w:widowControl w:val="0"/>
        <w:autoSpaceDE w:val="0"/>
        <w:autoSpaceDN w:val="0"/>
        <w:adjustRightInd w:val="0"/>
        <w:spacing w:after="0" w:line="250" w:lineRule="auto"/>
        <w:ind w:left="360" w:right="180" w:firstLine="0"/>
        <w:rPr>
          <w:rFonts w:ascii="Times New Roman" w:hAnsi="Times New Roman"/>
          <w:i/>
          <w:iCs/>
          <w:color w:val="FF0000"/>
          <w:sz w:val="20"/>
          <w:szCs w:val="20"/>
        </w:rPr>
      </w:pPr>
      <w:r w:rsidRPr="0012240A">
        <w:rPr>
          <w:rFonts w:ascii="Times New Roman" w:hAnsi="Times New Roman"/>
          <w:i/>
          <w:iCs/>
          <w:color w:val="FF0000"/>
          <w:sz w:val="20"/>
          <w:szCs w:val="20"/>
        </w:rPr>
        <w:t>Behavioral Sciences</w:t>
      </w:r>
    </w:p>
    <w:p w:rsidR="00B33835" w:rsidRPr="0012240A" w:rsidRDefault="00B33835" w:rsidP="00B33835">
      <w:pPr>
        <w:widowControl w:val="0"/>
        <w:autoSpaceDE w:val="0"/>
        <w:autoSpaceDN w:val="0"/>
        <w:adjustRightInd w:val="0"/>
        <w:spacing w:after="0" w:line="250" w:lineRule="auto"/>
        <w:ind w:left="360" w:right="180" w:firstLine="0"/>
        <w:rPr>
          <w:rFonts w:ascii="Times New Roman" w:hAnsi="Times New Roman"/>
          <w:color w:val="FF0000"/>
          <w:sz w:val="20"/>
          <w:szCs w:val="20"/>
        </w:rPr>
      </w:pPr>
      <w:r w:rsidRPr="0012240A">
        <w:rPr>
          <w:rFonts w:ascii="Times New Roman" w:hAnsi="Times New Roman"/>
          <w:i/>
          <w:iCs/>
          <w:color w:val="FF0000"/>
          <w:sz w:val="20"/>
          <w:szCs w:val="20"/>
        </w:rPr>
        <w:t xml:space="preserve"> </w:t>
      </w:r>
      <w:r w:rsidRPr="0012240A">
        <w:rPr>
          <w:rFonts w:ascii="Times New Roman" w:hAnsi="Times New Roman"/>
          <w:color w:val="FF0000"/>
          <w:sz w:val="20"/>
          <w:szCs w:val="20"/>
        </w:rPr>
        <w:t>B.A., University of Ghana</w:t>
      </w:r>
    </w:p>
    <w:p w:rsidR="00B33835" w:rsidRPr="0012240A" w:rsidRDefault="00B33835" w:rsidP="00B33835">
      <w:pPr>
        <w:widowControl w:val="0"/>
        <w:autoSpaceDE w:val="0"/>
        <w:autoSpaceDN w:val="0"/>
        <w:adjustRightInd w:val="0"/>
        <w:spacing w:after="0"/>
        <w:ind w:left="360" w:right="180" w:firstLine="0"/>
        <w:rPr>
          <w:rFonts w:ascii="Times New Roman" w:hAnsi="Times New Roman"/>
          <w:color w:val="FF0000"/>
          <w:sz w:val="20"/>
          <w:szCs w:val="20"/>
        </w:rPr>
      </w:pPr>
      <w:r w:rsidRPr="0012240A">
        <w:rPr>
          <w:rFonts w:ascii="Times New Roman" w:hAnsi="Times New Roman"/>
          <w:color w:val="FF0000"/>
          <w:sz w:val="20"/>
          <w:szCs w:val="20"/>
        </w:rPr>
        <w:t>M.A., Lakehead University</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r w:rsidRPr="0012240A">
        <w:rPr>
          <w:rFonts w:ascii="Times New Roman" w:hAnsi="Times New Roman"/>
          <w:color w:val="FF0000"/>
          <w:sz w:val="20"/>
          <w:szCs w:val="20"/>
        </w:rPr>
        <w:t>Ph.D.,</w:t>
      </w:r>
      <w:r w:rsidRPr="0012240A">
        <w:rPr>
          <w:rFonts w:ascii="Times New Roman" w:hAnsi="Times New Roman"/>
          <w:color w:val="FF0000"/>
          <w:spacing w:val="-4"/>
          <w:sz w:val="20"/>
          <w:szCs w:val="20"/>
        </w:rPr>
        <w:t xml:space="preserve"> </w:t>
      </w:r>
      <w:r w:rsidRPr="0012240A">
        <w:rPr>
          <w:rFonts w:ascii="Times New Roman" w:hAnsi="Times New Roman"/>
          <w:color w:val="FF0000"/>
          <w:sz w:val="20"/>
          <w:szCs w:val="20"/>
        </w:rPr>
        <w:t>Florida State University</w:t>
      </w:r>
    </w:p>
    <w:p w:rsidR="00B33835" w:rsidRDefault="00B33835" w:rsidP="00B33835">
      <w:pPr>
        <w:widowControl w:val="0"/>
        <w:autoSpaceDE w:val="0"/>
        <w:autoSpaceDN w:val="0"/>
        <w:adjustRightInd w:val="0"/>
        <w:spacing w:before="10" w:after="0" w:line="240" w:lineRule="exact"/>
        <w:ind w:left="360" w:right="180" w:firstLine="0"/>
        <w:rPr>
          <w:rFonts w:ascii="Times New Roman" w:hAnsi="Times New Roman"/>
          <w:sz w:val="24"/>
          <w:szCs w:val="24"/>
        </w:rPr>
      </w:pPr>
    </w:p>
    <w:p w:rsidR="00B33835" w:rsidRDefault="00B33835" w:rsidP="00B33835">
      <w:pPr>
        <w:widowControl w:val="0"/>
        <w:autoSpaceDE w:val="0"/>
        <w:autoSpaceDN w:val="0"/>
        <w:adjustRightInd w:val="0"/>
        <w:spacing w:after="0"/>
        <w:ind w:left="360" w:right="180" w:firstLine="0"/>
        <w:rPr>
          <w:rFonts w:ascii="Times New Roman" w:hAnsi="Times New Roman"/>
          <w:sz w:val="20"/>
          <w:szCs w:val="20"/>
        </w:rPr>
      </w:pPr>
      <w:r>
        <w:rPr>
          <w:rFonts w:ascii="Times New Roman" w:hAnsi="Times New Roman"/>
          <w:spacing w:val="-8"/>
          <w:sz w:val="20"/>
          <w:szCs w:val="20"/>
        </w:rPr>
        <w:t>W</w:t>
      </w:r>
      <w:r>
        <w:rPr>
          <w:rFonts w:ascii="Times New Roman" w:hAnsi="Times New Roman"/>
          <w:sz w:val="20"/>
          <w:szCs w:val="20"/>
        </w:rPr>
        <w:t>illiams, Richard, Chairperson</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r>
        <w:rPr>
          <w:rFonts w:ascii="Times New Roman" w:hAnsi="Times New Roman"/>
          <w:i/>
          <w:iCs/>
          <w:sz w:val="20"/>
          <w:szCs w:val="20"/>
        </w:rPr>
        <w:t>Health, Physical Education &amp; Rec</w:t>
      </w:r>
      <w:r>
        <w:rPr>
          <w:rFonts w:ascii="Times New Roman" w:hAnsi="Times New Roman"/>
          <w:i/>
          <w:iCs/>
          <w:spacing w:val="-8"/>
          <w:sz w:val="20"/>
          <w:szCs w:val="20"/>
        </w:rPr>
        <w:t>r</w:t>
      </w:r>
      <w:r>
        <w:rPr>
          <w:rFonts w:ascii="Times New Roman" w:hAnsi="Times New Roman"/>
          <w:i/>
          <w:iCs/>
          <w:sz w:val="20"/>
          <w:szCs w:val="20"/>
        </w:rPr>
        <w:t>eation</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r>
        <w:rPr>
          <w:rFonts w:ascii="Times New Roman" w:hAnsi="Times New Roman"/>
          <w:sz w:val="20"/>
          <w:szCs w:val="20"/>
        </w:rPr>
        <w:t>B.S., M.Ed., Ed.D., University of Geo</w:t>
      </w:r>
      <w:r>
        <w:rPr>
          <w:rFonts w:ascii="Times New Roman" w:hAnsi="Times New Roman"/>
          <w:spacing w:val="-4"/>
          <w:sz w:val="20"/>
          <w:szCs w:val="20"/>
        </w:rPr>
        <w:t>r</w:t>
      </w:r>
      <w:r>
        <w:rPr>
          <w:rFonts w:ascii="Times New Roman" w:hAnsi="Times New Roman"/>
          <w:sz w:val="20"/>
          <w:szCs w:val="20"/>
        </w:rPr>
        <w:t>gia</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p>
    <w:p w:rsidR="00B33835" w:rsidRPr="004B400E" w:rsidRDefault="00B33835" w:rsidP="00B33835">
      <w:pPr>
        <w:pStyle w:val="Heading1"/>
        <w:spacing w:before="0"/>
        <w:ind w:left="360" w:right="180" w:firstLine="0"/>
        <w:rPr>
          <w:rFonts w:ascii="Impact" w:hAnsi="Impact" w:cs="Impact"/>
          <w:color w:val="808080" w:themeColor="background1" w:themeShade="80"/>
          <w:sz w:val="32"/>
          <w:szCs w:val="32"/>
        </w:rPr>
      </w:pPr>
      <w:bookmarkStart w:id="716" w:name="_Toc294969808"/>
      <w:bookmarkStart w:id="717" w:name="_Toc295508365"/>
      <w:r w:rsidRPr="004B400E">
        <w:rPr>
          <w:rFonts w:ascii="Impact" w:hAnsi="Impact" w:cs="Impact"/>
          <w:color w:val="808080" w:themeColor="background1" w:themeShade="80"/>
          <w:sz w:val="32"/>
          <w:szCs w:val="32"/>
        </w:rPr>
        <w:lastRenderedPageBreak/>
        <w:t>Administrative</w:t>
      </w:r>
      <w:r w:rsidRPr="004B400E">
        <w:rPr>
          <w:rFonts w:ascii="Impact" w:hAnsi="Impact" w:cs="Impact"/>
          <w:color w:val="808080" w:themeColor="background1" w:themeShade="80"/>
          <w:spacing w:val="-1"/>
          <w:sz w:val="32"/>
          <w:szCs w:val="32"/>
        </w:rPr>
        <w:t xml:space="preserve"> </w:t>
      </w:r>
      <w:r w:rsidRPr="004B400E">
        <w:rPr>
          <w:rFonts w:ascii="Impact" w:hAnsi="Impact" w:cs="Impact"/>
          <w:color w:val="808080" w:themeColor="background1" w:themeShade="80"/>
          <w:sz w:val="32"/>
          <w:szCs w:val="32"/>
        </w:rPr>
        <w:t>Suppo</w:t>
      </w:r>
      <w:r w:rsidRPr="004B400E">
        <w:rPr>
          <w:rFonts w:ascii="Impact" w:hAnsi="Impact" w:cs="Impact"/>
          <w:color w:val="808080" w:themeColor="background1" w:themeShade="80"/>
          <w:spacing w:val="6"/>
          <w:sz w:val="32"/>
          <w:szCs w:val="32"/>
        </w:rPr>
        <w:t>r</w:t>
      </w:r>
      <w:r w:rsidRPr="004B400E">
        <w:rPr>
          <w:rFonts w:ascii="Impact" w:hAnsi="Impact" w:cs="Impact"/>
          <w:color w:val="808080" w:themeColor="background1" w:themeShade="80"/>
          <w:sz w:val="32"/>
          <w:szCs w:val="32"/>
        </w:rPr>
        <w:t>t Staff</w:t>
      </w:r>
      <w:bookmarkEnd w:id="716"/>
      <w:bookmarkEnd w:id="717"/>
    </w:p>
    <w:p w:rsidR="00B33835" w:rsidRDefault="00B33835" w:rsidP="00B33835">
      <w:pPr>
        <w:widowControl w:val="0"/>
        <w:autoSpaceDE w:val="0"/>
        <w:autoSpaceDN w:val="0"/>
        <w:adjustRightInd w:val="0"/>
        <w:spacing w:before="3" w:after="0" w:line="260" w:lineRule="exact"/>
        <w:ind w:left="360" w:right="180" w:firstLine="0"/>
        <w:jc w:val="both"/>
        <w:rPr>
          <w:rFonts w:ascii="Impact" w:hAnsi="Impact" w:cs="Impact"/>
          <w:sz w:val="26"/>
          <w:szCs w:val="26"/>
        </w:rPr>
      </w:pP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pacing w:val="-7"/>
          <w:sz w:val="20"/>
          <w:szCs w:val="20"/>
        </w:rPr>
        <w:t>T</w:t>
      </w:r>
      <w:r>
        <w:rPr>
          <w:rFonts w:ascii="Times New Roman" w:hAnsi="Times New Roman"/>
          <w:sz w:val="20"/>
          <w:szCs w:val="20"/>
        </w:rPr>
        <w:t>rice, Gwinetta, Director</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i/>
          <w:iCs/>
          <w:sz w:val="20"/>
          <w:szCs w:val="20"/>
        </w:rPr>
        <w:t>Student</w:t>
      </w:r>
      <w:r>
        <w:rPr>
          <w:rFonts w:ascii="Times New Roman" w:hAnsi="Times New Roman"/>
          <w:i/>
          <w:iCs/>
          <w:spacing w:val="-4"/>
          <w:sz w:val="20"/>
          <w:szCs w:val="20"/>
        </w:rPr>
        <w:t xml:space="preserve"> </w:t>
      </w:r>
      <w:r>
        <w:rPr>
          <w:rFonts w:ascii="Times New Roman" w:hAnsi="Times New Roman"/>
          <w:i/>
          <w:iCs/>
          <w:sz w:val="20"/>
          <w:szCs w:val="20"/>
        </w:rPr>
        <w:t>Activities</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B.S., M.B.A.,</w:t>
      </w:r>
      <w:r>
        <w:rPr>
          <w:rFonts w:ascii="Times New Roman" w:hAnsi="Times New Roman"/>
          <w:spacing w:val="-11"/>
          <w:sz w:val="20"/>
          <w:szCs w:val="20"/>
        </w:rPr>
        <w:t xml:space="preserve"> </w:t>
      </w:r>
      <w:r>
        <w:rPr>
          <w:rFonts w:ascii="Times New Roman" w:hAnsi="Times New Roman"/>
          <w:sz w:val="20"/>
          <w:szCs w:val="20"/>
        </w:rPr>
        <w:t>Albany State University</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pacing w:val="-8"/>
          <w:sz w:val="20"/>
          <w:szCs w:val="20"/>
        </w:rPr>
        <w:t>W</w:t>
      </w:r>
      <w:r>
        <w:rPr>
          <w:rFonts w:ascii="Times New Roman" w:hAnsi="Times New Roman"/>
          <w:sz w:val="20"/>
          <w:szCs w:val="20"/>
        </w:rPr>
        <w:t>illiams, Glorya E., Director</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i/>
          <w:iCs/>
          <w:sz w:val="20"/>
          <w:szCs w:val="20"/>
        </w:rPr>
        <w:t>Ca</w:t>
      </w:r>
      <w:r>
        <w:rPr>
          <w:rFonts w:ascii="Times New Roman" w:hAnsi="Times New Roman"/>
          <w:i/>
          <w:iCs/>
          <w:spacing w:val="-7"/>
          <w:sz w:val="20"/>
          <w:szCs w:val="20"/>
        </w:rPr>
        <w:t>r</w:t>
      </w:r>
      <w:r>
        <w:rPr>
          <w:rFonts w:ascii="Times New Roman" w:hAnsi="Times New Roman"/>
          <w:i/>
          <w:iCs/>
          <w:sz w:val="20"/>
          <w:szCs w:val="20"/>
        </w:rPr>
        <w:t>eer Services</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B.A.,</w:t>
      </w:r>
      <w:r>
        <w:rPr>
          <w:rFonts w:ascii="Times New Roman" w:hAnsi="Times New Roman"/>
          <w:spacing w:val="-11"/>
          <w:sz w:val="20"/>
          <w:szCs w:val="20"/>
        </w:rPr>
        <w:t xml:space="preserve"> </w:t>
      </w:r>
      <w:r>
        <w:rPr>
          <w:rFonts w:ascii="Times New Roman" w:hAnsi="Times New Roman"/>
          <w:sz w:val="20"/>
          <w:szCs w:val="20"/>
        </w:rPr>
        <w:t>Albany State College</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M.Ed., University of Geo</w:t>
      </w:r>
      <w:r>
        <w:rPr>
          <w:rFonts w:ascii="Times New Roman" w:hAnsi="Times New Roman"/>
          <w:spacing w:val="-4"/>
          <w:sz w:val="20"/>
          <w:szCs w:val="20"/>
        </w:rPr>
        <w:t>r</w:t>
      </w:r>
      <w:r>
        <w:rPr>
          <w:rFonts w:ascii="Times New Roman" w:hAnsi="Times New Roman"/>
          <w:sz w:val="20"/>
          <w:szCs w:val="20"/>
        </w:rPr>
        <w:t>gia</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Pr="002E4512" w:rsidRDefault="00B33835" w:rsidP="00B33835">
      <w:pPr>
        <w:spacing w:after="0"/>
        <w:ind w:left="360" w:right="180" w:firstLine="0"/>
        <w:jc w:val="both"/>
        <w:rPr>
          <w:rFonts w:ascii="Times New Roman" w:hAnsi="Times New Roman"/>
          <w:color w:val="FF0000"/>
          <w:sz w:val="20"/>
          <w:szCs w:val="20"/>
        </w:rPr>
      </w:pPr>
      <w:r w:rsidRPr="002E4512">
        <w:rPr>
          <w:rFonts w:ascii="Times New Roman" w:hAnsi="Times New Roman"/>
          <w:color w:val="FF0000"/>
          <w:sz w:val="20"/>
          <w:szCs w:val="20"/>
        </w:rPr>
        <w:t>White, William, Major</w:t>
      </w:r>
    </w:p>
    <w:p w:rsidR="00B33835" w:rsidRPr="002E4512" w:rsidRDefault="00B33835" w:rsidP="00B33835">
      <w:pPr>
        <w:spacing w:after="0"/>
        <w:ind w:left="360" w:right="180" w:firstLine="0"/>
        <w:jc w:val="both"/>
        <w:rPr>
          <w:rFonts w:ascii="Times New Roman" w:hAnsi="Times New Roman"/>
          <w:color w:val="FF0000"/>
          <w:sz w:val="20"/>
          <w:szCs w:val="20"/>
        </w:rPr>
      </w:pPr>
      <w:r w:rsidRPr="002E4512">
        <w:rPr>
          <w:rFonts w:ascii="Times New Roman" w:hAnsi="Times New Roman"/>
          <w:color w:val="FF0000"/>
          <w:sz w:val="20"/>
          <w:szCs w:val="20"/>
        </w:rPr>
        <w:t>Chair, Military Science/ROTC</w:t>
      </w:r>
    </w:p>
    <w:p w:rsidR="00B33835" w:rsidRPr="002E4512" w:rsidRDefault="00B33835" w:rsidP="00B33835">
      <w:pPr>
        <w:spacing w:after="0"/>
        <w:ind w:left="360" w:right="180" w:firstLine="0"/>
        <w:jc w:val="both"/>
        <w:rPr>
          <w:rFonts w:ascii="Times New Roman" w:hAnsi="Times New Roman"/>
          <w:color w:val="FF0000"/>
          <w:sz w:val="20"/>
          <w:szCs w:val="20"/>
        </w:rPr>
      </w:pPr>
      <w:r w:rsidRPr="002E4512">
        <w:rPr>
          <w:rFonts w:ascii="Times New Roman" w:hAnsi="Times New Roman"/>
          <w:color w:val="FF0000"/>
          <w:sz w:val="20"/>
          <w:szCs w:val="20"/>
        </w:rPr>
        <w:t>B.S.  -  Troy State University</w:t>
      </w:r>
    </w:p>
    <w:p w:rsidR="00B33835" w:rsidRPr="002E4512" w:rsidRDefault="00B33835" w:rsidP="00B33835">
      <w:pPr>
        <w:spacing w:after="0"/>
        <w:ind w:left="360" w:right="180" w:firstLine="0"/>
        <w:jc w:val="both"/>
        <w:rPr>
          <w:rFonts w:ascii="Times New Roman" w:hAnsi="Times New Roman"/>
          <w:color w:val="FF0000"/>
          <w:sz w:val="20"/>
          <w:szCs w:val="20"/>
        </w:rPr>
      </w:pPr>
      <w:r w:rsidRPr="002E4512">
        <w:rPr>
          <w:rFonts w:ascii="Times New Roman" w:hAnsi="Times New Roman"/>
          <w:color w:val="FF0000"/>
          <w:sz w:val="20"/>
          <w:szCs w:val="20"/>
        </w:rPr>
        <w:t>M.S.  - Troy State University</w:t>
      </w:r>
    </w:p>
    <w:p w:rsidR="00B33835" w:rsidRPr="002E4512" w:rsidRDefault="00B33835" w:rsidP="00B33835">
      <w:pPr>
        <w:spacing w:after="0"/>
        <w:ind w:left="360" w:right="180" w:firstLine="0"/>
        <w:jc w:val="both"/>
        <w:rPr>
          <w:rFonts w:ascii="Times New Roman" w:hAnsi="Times New Roman"/>
          <w:color w:val="FF0000"/>
          <w:sz w:val="20"/>
          <w:szCs w:val="20"/>
        </w:rPr>
      </w:pPr>
      <w:r w:rsidRPr="002E4512">
        <w:rPr>
          <w:rFonts w:ascii="Times New Roman" w:hAnsi="Times New Roman"/>
          <w:color w:val="FF0000"/>
          <w:sz w:val="20"/>
          <w:szCs w:val="20"/>
        </w:rPr>
        <w:t>M.A.  - University of Buffalo</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ownsend, Bonisha, Interim Director</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i/>
          <w:iCs/>
          <w:sz w:val="20"/>
          <w:szCs w:val="20"/>
        </w:rPr>
        <w:t>Housing and Residence Life</w:t>
      </w:r>
    </w:p>
    <w:p w:rsidR="00B33835" w:rsidRDefault="00B33835" w:rsidP="00B33835">
      <w:pPr>
        <w:widowControl w:val="0"/>
        <w:autoSpaceDE w:val="0"/>
        <w:autoSpaceDN w:val="0"/>
        <w:adjustRightInd w:val="0"/>
        <w:spacing w:before="10" w:after="0"/>
        <w:ind w:left="360" w:right="180" w:firstLine="0"/>
        <w:jc w:val="both"/>
        <w:rPr>
          <w:rFonts w:ascii="Times New Roman" w:hAnsi="Times New Roman"/>
          <w:sz w:val="20"/>
          <w:szCs w:val="20"/>
        </w:rPr>
      </w:pPr>
      <w:r>
        <w:rPr>
          <w:rFonts w:ascii="Times New Roman" w:hAnsi="Times New Roman"/>
          <w:sz w:val="20"/>
          <w:szCs w:val="20"/>
        </w:rPr>
        <w:t>B.A., Central State University</w:t>
      </w:r>
    </w:p>
    <w:p w:rsidR="00B33835" w:rsidRDefault="00B33835" w:rsidP="00B33835">
      <w:pPr>
        <w:widowControl w:val="0"/>
        <w:autoSpaceDE w:val="0"/>
        <w:autoSpaceDN w:val="0"/>
        <w:adjustRightInd w:val="0"/>
        <w:spacing w:before="10" w:after="0" w:line="240" w:lineRule="exact"/>
        <w:ind w:left="360" w:right="180" w:firstLine="0"/>
        <w:jc w:val="both"/>
        <w:rPr>
          <w:rFonts w:ascii="Times New Roman" w:hAnsi="Times New Roman"/>
          <w:sz w:val="24"/>
          <w:szCs w:val="24"/>
        </w:rPr>
      </w:pPr>
    </w:p>
    <w:p w:rsidR="00B33835" w:rsidRDefault="00B33835" w:rsidP="00B33835">
      <w:pPr>
        <w:widowControl w:val="0"/>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z w:val="20"/>
          <w:szCs w:val="20"/>
        </w:rPr>
        <w:t>Grant, Steve, Director</w:t>
      </w: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r>
        <w:rPr>
          <w:rFonts w:ascii="Times New Roman" w:hAnsi="Times New Roman"/>
          <w:i/>
          <w:iCs/>
          <w:sz w:val="20"/>
          <w:szCs w:val="20"/>
        </w:rPr>
        <w:t>human Resou</w:t>
      </w:r>
      <w:r>
        <w:rPr>
          <w:rFonts w:ascii="Times New Roman" w:hAnsi="Times New Roman"/>
          <w:i/>
          <w:iCs/>
          <w:spacing w:val="-7"/>
          <w:sz w:val="20"/>
          <w:szCs w:val="20"/>
        </w:rPr>
        <w:t>r</w:t>
      </w:r>
      <w:r>
        <w:rPr>
          <w:rFonts w:ascii="Times New Roman" w:hAnsi="Times New Roman"/>
          <w:i/>
          <w:iCs/>
          <w:sz w:val="20"/>
          <w:szCs w:val="20"/>
        </w:rPr>
        <w:t xml:space="preserve">ces Management </w:t>
      </w:r>
      <w:r>
        <w:rPr>
          <w:rFonts w:ascii="Times New Roman" w:hAnsi="Times New Roman"/>
          <w:sz w:val="20"/>
          <w:szCs w:val="20"/>
        </w:rPr>
        <w:t>B.A., Geo</w:t>
      </w:r>
      <w:r>
        <w:rPr>
          <w:rFonts w:ascii="Times New Roman" w:hAnsi="Times New Roman"/>
          <w:spacing w:val="-4"/>
          <w:sz w:val="20"/>
          <w:szCs w:val="20"/>
        </w:rPr>
        <w:t>r</w:t>
      </w:r>
      <w:r>
        <w:rPr>
          <w:rFonts w:ascii="Times New Roman" w:hAnsi="Times New Roman"/>
          <w:sz w:val="20"/>
          <w:szCs w:val="20"/>
        </w:rPr>
        <w:t>gia State University M.B.A., Columbia College</w:t>
      </w:r>
    </w:p>
    <w:p w:rsidR="00B33835" w:rsidRDefault="00B33835" w:rsidP="00B33835">
      <w:pPr>
        <w:widowControl w:val="0"/>
        <w:autoSpaceDE w:val="0"/>
        <w:autoSpaceDN w:val="0"/>
        <w:adjustRightInd w:val="0"/>
        <w:spacing w:before="13" w:after="0" w:line="250" w:lineRule="auto"/>
        <w:ind w:left="360" w:right="180" w:firstLine="0"/>
        <w:jc w:val="both"/>
        <w:rPr>
          <w:rFonts w:ascii="Times New Roman" w:hAnsi="Times New Roman"/>
          <w:color w:val="000000"/>
          <w:sz w:val="20"/>
          <w:szCs w:val="20"/>
        </w:rPr>
      </w:pPr>
    </w:p>
    <w:p w:rsidR="00B33835" w:rsidRDefault="00B33835" w:rsidP="00B33835">
      <w:pPr>
        <w:widowControl w:val="0"/>
        <w:autoSpaceDE w:val="0"/>
        <w:autoSpaceDN w:val="0"/>
        <w:adjustRightInd w:val="0"/>
        <w:spacing w:after="0"/>
        <w:ind w:left="360" w:right="180" w:firstLine="0"/>
        <w:rPr>
          <w:rFonts w:ascii="Times New Roman" w:hAnsi="Times New Roman"/>
          <w:sz w:val="20"/>
          <w:szCs w:val="20"/>
        </w:rPr>
      </w:pPr>
      <w:r>
        <w:rPr>
          <w:rFonts w:ascii="Times New Roman" w:hAnsi="Times New Roman"/>
          <w:sz w:val="20"/>
          <w:szCs w:val="20"/>
        </w:rPr>
        <w:t>Qawi</w:t>
      </w:r>
      <w:r>
        <w:rPr>
          <w:rFonts w:ascii="Times New Roman" w:hAnsi="Times New Roman"/>
          <w:spacing w:val="-13"/>
          <w:sz w:val="20"/>
          <w:szCs w:val="20"/>
        </w:rPr>
        <w:t>y</w:t>
      </w:r>
      <w:r>
        <w:rPr>
          <w:rFonts w:ascii="Times New Roman" w:hAnsi="Times New Roman"/>
          <w:sz w:val="20"/>
          <w:szCs w:val="20"/>
        </w:rPr>
        <w:t>, Qadriyyah, Director</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r>
        <w:rPr>
          <w:rFonts w:ascii="Times New Roman" w:hAnsi="Times New Roman"/>
          <w:i/>
          <w:iCs/>
          <w:sz w:val="20"/>
          <w:szCs w:val="20"/>
        </w:rPr>
        <w:t>Advisement Center</w:t>
      </w:r>
    </w:p>
    <w:p w:rsidR="00B33835" w:rsidRDefault="00B33835" w:rsidP="00B33835">
      <w:pPr>
        <w:widowControl w:val="0"/>
        <w:autoSpaceDE w:val="0"/>
        <w:autoSpaceDN w:val="0"/>
        <w:adjustRightInd w:val="0"/>
        <w:spacing w:before="10" w:after="0"/>
        <w:ind w:left="360" w:right="180" w:firstLine="0"/>
        <w:rPr>
          <w:rFonts w:ascii="Times New Roman" w:hAnsi="Times New Roman"/>
          <w:sz w:val="20"/>
          <w:szCs w:val="20"/>
        </w:rPr>
      </w:pPr>
      <w:r>
        <w:rPr>
          <w:rFonts w:ascii="Times New Roman" w:hAnsi="Times New Roman"/>
          <w:sz w:val="20"/>
          <w:szCs w:val="20"/>
        </w:rPr>
        <w:t>B.S., M.Ed.,</w:t>
      </w:r>
      <w:r>
        <w:rPr>
          <w:rFonts w:ascii="Times New Roman" w:hAnsi="Times New Roman"/>
          <w:spacing w:val="-11"/>
          <w:sz w:val="20"/>
          <w:szCs w:val="20"/>
        </w:rPr>
        <w:t xml:space="preserve"> </w:t>
      </w:r>
      <w:r>
        <w:rPr>
          <w:rFonts w:ascii="Times New Roman" w:hAnsi="Times New Roman"/>
          <w:sz w:val="20"/>
          <w:szCs w:val="20"/>
        </w:rPr>
        <w:t>Albany State University</w:t>
      </w:r>
    </w:p>
    <w:p w:rsidR="00B33835" w:rsidRDefault="00B33835" w:rsidP="00B33835">
      <w:pPr>
        <w:widowControl w:val="0"/>
        <w:autoSpaceDE w:val="0"/>
        <w:autoSpaceDN w:val="0"/>
        <w:adjustRightInd w:val="0"/>
        <w:spacing w:before="10" w:after="0" w:line="240" w:lineRule="exact"/>
        <w:ind w:left="360" w:right="180" w:firstLine="0"/>
        <w:rPr>
          <w:rFonts w:ascii="Times New Roman" w:hAnsi="Times New Roman"/>
          <w:sz w:val="24"/>
          <w:szCs w:val="24"/>
        </w:rPr>
      </w:pPr>
    </w:p>
    <w:p w:rsidR="00B33835" w:rsidRPr="002E4512" w:rsidRDefault="00B33835" w:rsidP="00B33835">
      <w:pPr>
        <w:spacing w:after="0"/>
        <w:ind w:left="360" w:right="180" w:firstLine="0"/>
        <w:rPr>
          <w:rFonts w:ascii="Times New Roman" w:hAnsi="Times New Roman"/>
          <w:color w:val="FF0000"/>
          <w:sz w:val="20"/>
          <w:szCs w:val="20"/>
        </w:rPr>
      </w:pPr>
      <w:r w:rsidRPr="002E4512">
        <w:rPr>
          <w:rFonts w:ascii="Times New Roman" w:hAnsi="Times New Roman"/>
          <w:color w:val="FF0000"/>
          <w:sz w:val="20"/>
          <w:szCs w:val="20"/>
        </w:rPr>
        <w:t>Phillips, Vicki, Director</w:t>
      </w:r>
    </w:p>
    <w:p w:rsidR="00B33835" w:rsidRPr="002E4512" w:rsidRDefault="00B33835" w:rsidP="00B33835">
      <w:pPr>
        <w:spacing w:after="0"/>
        <w:ind w:left="360" w:right="180" w:firstLine="0"/>
        <w:rPr>
          <w:rFonts w:ascii="Times New Roman" w:hAnsi="Times New Roman"/>
          <w:i/>
          <w:iCs/>
          <w:color w:val="FF0000"/>
          <w:sz w:val="20"/>
          <w:szCs w:val="20"/>
        </w:rPr>
      </w:pPr>
      <w:r>
        <w:rPr>
          <w:rFonts w:ascii="Times New Roman" w:hAnsi="Times New Roman"/>
          <w:i/>
          <w:iCs/>
          <w:color w:val="FF0000"/>
          <w:sz w:val="20"/>
          <w:szCs w:val="20"/>
        </w:rPr>
        <w:t xml:space="preserve"> </w:t>
      </w:r>
      <w:r w:rsidRPr="002E4512">
        <w:rPr>
          <w:rFonts w:ascii="Times New Roman" w:hAnsi="Times New Roman"/>
          <w:i/>
          <w:iCs/>
          <w:color w:val="FF0000"/>
          <w:sz w:val="20"/>
          <w:szCs w:val="20"/>
        </w:rPr>
        <w:t>Student Health Services</w:t>
      </w:r>
    </w:p>
    <w:p w:rsidR="00B33835" w:rsidRPr="002E4512" w:rsidRDefault="00B33835" w:rsidP="00B33835">
      <w:pPr>
        <w:spacing w:after="0"/>
        <w:ind w:left="360" w:right="180" w:firstLine="0"/>
        <w:rPr>
          <w:rFonts w:ascii="Times New Roman" w:hAnsi="Times New Roman"/>
          <w:color w:val="FF0000"/>
          <w:sz w:val="20"/>
          <w:szCs w:val="20"/>
        </w:rPr>
      </w:pPr>
      <w:r w:rsidRPr="002E4512">
        <w:rPr>
          <w:rFonts w:ascii="Times New Roman" w:hAnsi="Times New Roman"/>
          <w:color w:val="FF0000"/>
          <w:sz w:val="20"/>
          <w:szCs w:val="20"/>
        </w:rPr>
        <w:t>B.S.N.,M.S.N., Albany State University</w:t>
      </w:r>
    </w:p>
    <w:p w:rsidR="00B33835" w:rsidRPr="002E4512" w:rsidRDefault="00B33835" w:rsidP="00B33835">
      <w:pPr>
        <w:spacing w:after="0"/>
        <w:ind w:left="360" w:right="180" w:firstLine="0"/>
        <w:rPr>
          <w:rFonts w:ascii="Times New Roman" w:hAnsi="Times New Roman"/>
          <w:color w:val="FF0000"/>
          <w:sz w:val="20"/>
          <w:szCs w:val="20"/>
        </w:rPr>
      </w:pPr>
      <w:r w:rsidRPr="002E4512">
        <w:rPr>
          <w:rFonts w:ascii="Times New Roman" w:hAnsi="Times New Roman"/>
          <w:color w:val="FF0000"/>
          <w:sz w:val="20"/>
          <w:szCs w:val="20"/>
        </w:rPr>
        <w:t>D.N.P., Medical College of Georgia</w:t>
      </w:r>
    </w:p>
    <w:p w:rsidR="00B33835" w:rsidRDefault="00B33835" w:rsidP="00B33835">
      <w:pPr>
        <w:widowControl w:val="0"/>
        <w:autoSpaceDE w:val="0"/>
        <w:autoSpaceDN w:val="0"/>
        <w:adjustRightInd w:val="0"/>
        <w:spacing w:before="8" w:after="0" w:line="220" w:lineRule="exact"/>
        <w:ind w:left="360" w:right="180" w:firstLine="0"/>
        <w:rPr>
          <w:rFonts w:ascii="Times New Roman" w:hAnsi="Times New Roman"/>
        </w:rPr>
      </w:pPr>
    </w:p>
    <w:p w:rsidR="00B33835" w:rsidRDefault="00B33835" w:rsidP="00B33835">
      <w:pPr>
        <w:widowControl w:val="0"/>
        <w:autoSpaceDE w:val="0"/>
        <w:autoSpaceDN w:val="0"/>
        <w:adjustRightInd w:val="0"/>
        <w:spacing w:before="3" w:after="0" w:line="260" w:lineRule="exact"/>
        <w:ind w:left="360" w:right="180" w:firstLine="0"/>
        <w:rPr>
          <w:rFonts w:ascii="Impact" w:hAnsi="Impact" w:cs="Impact"/>
          <w:sz w:val="26"/>
          <w:szCs w:val="26"/>
        </w:rPr>
      </w:pPr>
    </w:p>
    <w:p w:rsidR="00B33835" w:rsidRDefault="00B33835" w:rsidP="00B33835">
      <w:pPr>
        <w:widowControl w:val="0"/>
        <w:autoSpaceDE w:val="0"/>
        <w:autoSpaceDN w:val="0"/>
        <w:adjustRightInd w:val="0"/>
        <w:spacing w:after="0" w:line="240" w:lineRule="exact"/>
        <w:ind w:left="360" w:right="180" w:firstLine="0"/>
        <w:rPr>
          <w:rFonts w:ascii="Times New Roman" w:hAnsi="Times New Roman"/>
          <w:color w:val="000000"/>
          <w:sz w:val="24"/>
          <w:szCs w:val="24"/>
        </w:rPr>
      </w:pPr>
    </w:p>
    <w:p w:rsidR="00BA590D" w:rsidRDefault="00BA590D" w:rsidP="00B33835">
      <w:pPr>
        <w:widowControl w:val="0"/>
        <w:autoSpaceDE w:val="0"/>
        <w:autoSpaceDN w:val="0"/>
        <w:adjustRightInd w:val="0"/>
        <w:spacing w:after="0"/>
        <w:ind w:left="360" w:right="180" w:firstLine="0"/>
        <w:rPr>
          <w:rFonts w:ascii="Times New Roman" w:hAnsi="Times New Roman"/>
          <w:color w:val="363435"/>
          <w:sz w:val="20"/>
          <w:szCs w:val="20"/>
        </w:rPr>
        <w:sectPr w:rsidR="00BA590D" w:rsidSect="00DD3D7A">
          <w:headerReference w:type="default" r:id="rId75"/>
          <w:pgSz w:w="12240" w:h="15840" w:code="1"/>
          <w:pgMar w:top="720" w:right="720" w:bottom="288" w:left="1440" w:header="720" w:footer="288" w:gutter="0"/>
          <w:cols w:num="2" w:space="720"/>
          <w:docGrid w:linePitch="360"/>
        </w:sectPr>
      </w:pPr>
    </w:p>
    <w:p w:rsidR="00BA590D" w:rsidRPr="004B400E" w:rsidRDefault="00BA590D" w:rsidP="00BA590D">
      <w:pPr>
        <w:pStyle w:val="Heading1"/>
        <w:spacing w:before="0"/>
        <w:ind w:left="360" w:right="180" w:firstLine="0"/>
        <w:rPr>
          <w:rFonts w:ascii="Impact" w:hAnsi="Impact" w:cs="Impact"/>
          <w:color w:val="808080" w:themeColor="background1" w:themeShade="80"/>
          <w:sz w:val="32"/>
          <w:szCs w:val="32"/>
        </w:rPr>
      </w:pPr>
      <w:bookmarkStart w:id="718" w:name="_Toc294969809"/>
      <w:bookmarkStart w:id="719" w:name="_Toc295508366"/>
      <w:r w:rsidRPr="004B400E">
        <w:rPr>
          <w:rFonts w:ascii="Impact" w:hAnsi="Impact" w:cs="Impact"/>
          <w:color w:val="808080" w:themeColor="background1" w:themeShade="80"/>
          <w:sz w:val="32"/>
          <w:szCs w:val="32"/>
        </w:rPr>
        <w:lastRenderedPageBreak/>
        <w:t>Personnel Emeriti</w:t>
      </w:r>
      <w:bookmarkEnd w:id="718"/>
      <w:bookmarkEnd w:id="719"/>
    </w:p>
    <w:p w:rsidR="00BA590D" w:rsidRDefault="00BA590D" w:rsidP="00BA590D">
      <w:pPr>
        <w:widowControl w:val="0"/>
        <w:autoSpaceDE w:val="0"/>
        <w:autoSpaceDN w:val="0"/>
        <w:adjustRightInd w:val="0"/>
        <w:spacing w:after="0"/>
        <w:ind w:left="360" w:firstLine="0"/>
        <w:rPr>
          <w:rFonts w:ascii="Times New Roman" w:hAnsi="Times New Roman"/>
          <w:color w:val="363435"/>
          <w:sz w:val="20"/>
          <w:szCs w:val="20"/>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Anderson,</w:t>
      </w:r>
      <w:r>
        <w:rPr>
          <w:rFonts w:ascii="Times New Roman" w:hAnsi="Times New Roman"/>
          <w:color w:val="363435"/>
          <w:spacing w:val="-4"/>
          <w:sz w:val="20"/>
          <w:szCs w:val="20"/>
        </w:rPr>
        <w:t xml:space="preserve"> </w:t>
      </w:r>
      <w:r>
        <w:rPr>
          <w:rFonts w:ascii="Times New Roman" w:hAnsi="Times New Roman"/>
          <w:color w:val="363435"/>
          <w:sz w:val="20"/>
          <w:szCs w:val="20"/>
        </w:rPr>
        <w:t>Thelma D.</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Business Education</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B.S., Oakwood College</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M.B.E., University of Oklahoma</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Ed.D., University of Oklahoma</w:t>
      </w:r>
    </w:p>
    <w:p w:rsidR="00BA590D" w:rsidRDefault="00BA590D" w:rsidP="00BA590D">
      <w:pPr>
        <w:widowControl w:val="0"/>
        <w:autoSpaceDE w:val="0"/>
        <w:autoSpaceDN w:val="0"/>
        <w:adjustRightInd w:val="0"/>
        <w:spacing w:before="10" w:after="0" w:line="240" w:lineRule="exact"/>
        <w:ind w:left="36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Bacon, Egbert</w:t>
      </w:r>
    </w:p>
    <w:p w:rsidR="00BA590D" w:rsidRDefault="00BA590D" w:rsidP="00BA590D">
      <w:pPr>
        <w:widowControl w:val="0"/>
        <w:autoSpaceDE w:val="0"/>
        <w:autoSpaceDN w:val="0"/>
        <w:adjustRightInd w:val="0"/>
        <w:spacing w:before="10" w:after="0" w:line="250" w:lineRule="auto"/>
        <w:ind w:left="36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Emeritus of Music </w:t>
      </w:r>
      <w:r>
        <w:rPr>
          <w:rFonts w:ascii="Times New Roman" w:hAnsi="Times New Roman"/>
          <w:color w:val="363435"/>
          <w:sz w:val="20"/>
          <w:szCs w:val="20"/>
        </w:rPr>
        <w:t>B.S.,</w:t>
      </w:r>
      <w:r>
        <w:rPr>
          <w:rFonts w:ascii="Times New Roman" w:hAnsi="Times New Roman"/>
          <w:color w:val="363435"/>
          <w:spacing w:val="-4"/>
          <w:sz w:val="20"/>
          <w:szCs w:val="20"/>
        </w:rPr>
        <w:t xml:space="preserve"> </w:t>
      </w:r>
      <w:r>
        <w:rPr>
          <w:rFonts w:ascii="Times New Roman" w:hAnsi="Times New Roman"/>
          <w:color w:val="363435"/>
          <w:spacing w:val="-12"/>
          <w:sz w:val="20"/>
          <w:szCs w:val="20"/>
        </w:rPr>
        <w:t>V</w:t>
      </w:r>
      <w:r>
        <w:rPr>
          <w:rFonts w:ascii="Times New Roman" w:hAnsi="Times New Roman"/>
          <w:color w:val="363435"/>
          <w:sz w:val="20"/>
          <w:szCs w:val="20"/>
        </w:rPr>
        <w:t>i</w:t>
      </w:r>
      <w:r>
        <w:rPr>
          <w:rFonts w:ascii="Times New Roman" w:hAnsi="Times New Roman"/>
          <w:color w:val="363435"/>
          <w:spacing w:val="-4"/>
          <w:sz w:val="20"/>
          <w:szCs w:val="20"/>
        </w:rPr>
        <w:t>r</w:t>
      </w:r>
      <w:r>
        <w:rPr>
          <w:rFonts w:ascii="Times New Roman" w:hAnsi="Times New Roman"/>
          <w:color w:val="363435"/>
          <w:sz w:val="20"/>
          <w:szCs w:val="20"/>
        </w:rPr>
        <w:t>ginia State College M.M., University of Michigan Ed.D., University of Oklahoma</w:t>
      </w:r>
    </w:p>
    <w:p w:rsidR="00BA590D" w:rsidRDefault="00BA590D" w:rsidP="00BA590D">
      <w:pPr>
        <w:widowControl w:val="0"/>
        <w:autoSpaceDE w:val="0"/>
        <w:autoSpaceDN w:val="0"/>
        <w:adjustRightInd w:val="0"/>
        <w:spacing w:after="0" w:line="240" w:lineRule="exact"/>
        <w:ind w:left="36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Bealing, Sara</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Education</w:t>
      </w:r>
    </w:p>
    <w:p w:rsidR="00BA590D" w:rsidRDefault="00BA590D" w:rsidP="00BA590D">
      <w:pPr>
        <w:widowControl w:val="0"/>
        <w:autoSpaceDE w:val="0"/>
        <w:autoSpaceDN w:val="0"/>
        <w:adjustRightInd w:val="0"/>
        <w:spacing w:before="10" w:after="0" w:line="250" w:lineRule="auto"/>
        <w:ind w:left="360" w:firstLine="0"/>
        <w:rPr>
          <w:rFonts w:ascii="Times New Roman" w:hAnsi="Times New Roman"/>
          <w:color w:val="363435"/>
          <w:sz w:val="20"/>
          <w:szCs w:val="20"/>
        </w:rPr>
      </w:pPr>
      <w:r>
        <w:rPr>
          <w:rFonts w:ascii="Times New Roman" w:hAnsi="Times New Roman"/>
          <w:color w:val="363435"/>
          <w:sz w:val="20"/>
          <w:szCs w:val="20"/>
        </w:rPr>
        <w:t>B.S., Fort</w:t>
      </w:r>
      <w:r>
        <w:rPr>
          <w:rFonts w:ascii="Times New Roman" w:hAnsi="Times New Roman"/>
          <w:color w:val="363435"/>
          <w:spacing w:val="-4"/>
          <w:sz w:val="20"/>
          <w:szCs w:val="20"/>
        </w:rPr>
        <w:t xml:space="preserve"> </w:t>
      </w:r>
      <w:r>
        <w:rPr>
          <w:rFonts w:ascii="Times New Roman" w:hAnsi="Times New Roman"/>
          <w:color w:val="363435"/>
          <w:spacing w:val="-22"/>
          <w:sz w:val="20"/>
          <w:szCs w:val="20"/>
        </w:rPr>
        <w:t>V</w:t>
      </w:r>
      <w:r>
        <w:rPr>
          <w:rFonts w:ascii="Times New Roman" w:hAnsi="Times New Roman"/>
          <w:color w:val="363435"/>
          <w:sz w:val="20"/>
          <w:szCs w:val="20"/>
        </w:rPr>
        <w:t>alley State College M.Ed.,</w:t>
      </w:r>
      <w:r>
        <w:rPr>
          <w:rFonts w:ascii="Times New Roman" w:hAnsi="Times New Roman"/>
          <w:color w:val="363435"/>
          <w:spacing w:val="-4"/>
          <w:sz w:val="20"/>
          <w:szCs w:val="20"/>
        </w:rPr>
        <w:t xml:space="preserve"> </w:t>
      </w:r>
      <w:r>
        <w:rPr>
          <w:rFonts w:ascii="Times New Roman" w:hAnsi="Times New Roman"/>
          <w:color w:val="363435"/>
          <w:spacing w:val="-14"/>
          <w:sz w:val="20"/>
          <w:szCs w:val="20"/>
        </w:rPr>
        <w:t>T</w:t>
      </w:r>
      <w:r>
        <w:rPr>
          <w:rFonts w:ascii="Times New Roman" w:hAnsi="Times New Roman"/>
          <w:color w:val="363435"/>
          <w:sz w:val="20"/>
          <w:szCs w:val="20"/>
        </w:rPr>
        <w:t>ennessee State University Ph.D., Florida State University</w:t>
      </w:r>
    </w:p>
    <w:p w:rsidR="00BA590D" w:rsidRDefault="00BA590D" w:rsidP="00BA590D">
      <w:pPr>
        <w:widowControl w:val="0"/>
        <w:autoSpaceDE w:val="0"/>
        <w:autoSpaceDN w:val="0"/>
        <w:adjustRightInd w:val="0"/>
        <w:spacing w:before="10" w:after="0" w:line="250" w:lineRule="auto"/>
        <w:ind w:left="360" w:firstLine="0"/>
        <w:rPr>
          <w:rFonts w:ascii="Times New Roman" w:hAnsi="Times New Roman"/>
          <w:color w:val="363435"/>
          <w:sz w:val="20"/>
          <w:szCs w:val="20"/>
        </w:rPr>
      </w:pPr>
    </w:p>
    <w:p w:rsidR="00BA590D" w:rsidRDefault="00BA590D" w:rsidP="00BA590D">
      <w:pPr>
        <w:widowControl w:val="0"/>
        <w:autoSpaceDE w:val="0"/>
        <w:autoSpaceDN w:val="0"/>
        <w:adjustRightInd w:val="0"/>
        <w:spacing w:before="26" w:after="0"/>
        <w:ind w:left="360" w:firstLine="0"/>
        <w:rPr>
          <w:rFonts w:ascii="Times New Roman" w:hAnsi="Times New Roman"/>
          <w:color w:val="000000"/>
          <w:sz w:val="20"/>
          <w:szCs w:val="20"/>
        </w:rPr>
      </w:pPr>
      <w:r w:rsidRPr="0012240A">
        <w:rPr>
          <w:rFonts w:ascii="Times New Roman" w:hAnsi="Times New Roman"/>
          <w:color w:val="FF0000"/>
          <w:sz w:val="20"/>
          <w:szCs w:val="20"/>
        </w:rPr>
        <w:t>*</w:t>
      </w:r>
      <w:r>
        <w:rPr>
          <w:rFonts w:ascii="Times New Roman" w:hAnsi="Times New Roman"/>
          <w:color w:val="363435"/>
          <w:sz w:val="20"/>
          <w:szCs w:val="20"/>
        </w:rPr>
        <w:t>Benson, Ernest</w:t>
      </w:r>
      <w:r>
        <w:rPr>
          <w:rFonts w:ascii="Times New Roman" w:hAnsi="Times New Roman"/>
          <w:color w:val="363435"/>
          <w:spacing w:val="-4"/>
          <w:sz w:val="20"/>
          <w:szCs w:val="20"/>
        </w:rPr>
        <w:t xml:space="preserve"> </w:t>
      </w:r>
      <w:r>
        <w:rPr>
          <w:rFonts w:ascii="Times New Roman" w:hAnsi="Times New Roman"/>
          <w:color w:val="363435"/>
          <w:spacing w:val="-18"/>
          <w:sz w:val="20"/>
          <w:szCs w:val="20"/>
        </w:rPr>
        <w:t>W</w:t>
      </w:r>
      <w:r>
        <w:rPr>
          <w:rFonts w:ascii="Times New Roman" w:hAnsi="Times New Roman"/>
          <w:color w:val="363435"/>
          <w:sz w:val="20"/>
          <w:szCs w:val="20"/>
        </w:rPr>
        <w:t>.</w:t>
      </w:r>
    </w:p>
    <w:p w:rsidR="00BA590D" w:rsidRDefault="00B67D28" w:rsidP="00BA590D">
      <w:pPr>
        <w:widowControl w:val="0"/>
        <w:autoSpaceDE w:val="0"/>
        <w:autoSpaceDN w:val="0"/>
        <w:adjustRightInd w:val="0"/>
        <w:spacing w:before="10" w:after="0"/>
        <w:ind w:left="360" w:firstLine="0"/>
        <w:rPr>
          <w:rFonts w:ascii="Times New Roman" w:hAnsi="Times New Roman"/>
          <w:color w:val="000000"/>
          <w:sz w:val="20"/>
          <w:szCs w:val="20"/>
        </w:rPr>
      </w:pPr>
      <w:r w:rsidRPr="00B67D28">
        <w:rPr>
          <w:noProof/>
        </w:rPr>
        <w:pict>
          <v:rect id="_x0000_s1819" style="position:absolute;left:0;text-align:left;margin-left:317.3pt;margin-top:-66.7pt;width:31pt;height:31pt;z-index:-251451392;mso-position-horizontal-relative:page" o:allowincell="f" filled="f" stroked="f">
            <v:textbox style="mso-next-textbox:#_x0000_s1819" inset="0,0,0,0">
              <w:txbxContent>
                <w:p w:rsidR="00572BC6" w:rsidRDefault="00572BC6" w:rsidP="00BA590D">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407670" cy="393700"/>
                        <wp:effectExtent l="19050" t="0" r="0" b="0"/>
                        <wp:docPr id="18731"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2"/>
                                <a:srcRect/>
                                <a:stretch>
                                  <a:fillRect/>
                                </a:stretch>
                              </pic:blipFill>
                              <pic:spPr bwMode="auto">
                                <a:xfrm>
                                  <a:off x="0" y="0"/>
                                  <a:ext cx="407670" cy="393700"/>
                                </a:xfrm>
                                <a:prstGeom prst="rect">
                                  <a:avLst/>
                                </a:prstGeom>
                                <a:noFill/>
                                <a:ln w="9525">
                                  <a:noFill/>
                                  <a:miter lim="800000"/>
                                  <a:headEnd/>
                                  <a:tailEnd/>
                                </a:ln>
                              </pic:spPr>
                            </pic:pic>
                          </a:graphicData>
                        </a:graphic>
                      </wp:inline>
                    </w:drawing>
                  </w:r>
                </w:p>
                <w:p w:rsidR="00572BC6" w:rsidRDefault="00572BC6" w:rsidP="00BA590D">
                  <w:pPr>
                    <w:widowControl w:val="0"/>
                    <w:autoSpaceDE w:val="0"/>
                    <w:autoSpaceDN w:val="0"/>
                    <w:adjustRightInd w:val="0"/>
                    <w:spacing w:after="0"/>
                    <w:rPr>
                      <w:rFonts w:ascii="Times New Roman" w:hAnsi="Times New Roman"/>
                      <w:sz w:val="24"/>
                      <w:szCs w:val="24"/>
                    </w:rPr>
                  </w:pPr>
                </w:p>
              </w:txbxContent>
            </v:textbox>
            <w10:wrap anchorx="page"/>
          </v:rect>
        </w:pict>
      </w:r>
      <w:r w:rsidR="00BA590D">
        <w:rPr>
          <w:rFonts w:ascii="Times New Roman" w:hAnsi="Times New Roman"/>
          <w:i/>
          <w:iCs/>
          <w:color w:val="363435"/>
          <w:spacing w:val="-15"/>
          <w:sz w:val="20"/>
          <w:szCs w:val="20"/>
        </w:rPr>
        <w:t>V</w:t>
      </w:r>
      <w:r w:rsidR="00BA590D">
        <w:rPr>
          <w:rFonts w:ascii="Times New Roman" w:hAnsi="Times New Roman"/>
          <w:i/>
          <w:iCs/>
          <w:color w:val="363435"/>
          <w:sz w:val="20"/>
          <w:szCs w:val="20"/>
        </w:rPr>
        <w:t>ice P</w:t>
      </w:r>
      <w:r w:rsidR="00BA590D">
        <w:rPr>
          <w:rFonts w:ascii="Times New Roman" w:hAnsi="Times New Roman"/>
          <w:i/>
          <w:iCs/>
          <w:color w:val="363435"/>
          <w:spacing w:val="-7"/>
          <w:sz w:val="20"/>
          <w:szCs w:val="20"/>
        </w:rPr>
        <w:t>r</w:t>
      </w:r>
      <w:r w:rsidR="00BA590D">
        <w:rPr>
          <w:rFonts w:ascii="Times New Roman" w:hAnsi="Times New Roman"/>
          <w:i/>
          <w:iCs/>
          <w:color w:val="363435"/>
          <w:sz w:val="20"/>
          <w:szCs w:val="20"/>
        </w:rPr>
        <w:t>esident Emeritus of</w:t>
      </w:r>
      <w:r w:rsidR="00BA590D">
        <w:rPr>
          <w:rFonts w:ascii="Times New Roman" w:hAnsi="Times New Roman"/>
          <w:i/>
          <w:iCs/>
          <w:color w:val="363435"/>
          <w:spacing w:val="-4"/>
          <w:sz w:val="20"/>
          <w:szCs w:val="20"/>
        </w:rPr>
        <w:t xml:space="preserve"> </w:t>
      </w:r>
      <w:r w:rsidR="00BA590D">
        <w:rPr>
          <w:rFonts w:ascii="Times New Roman" w:hAnsi="Times New Roman"/>
          <w:i/>
          <w:iCs/>
          <w:color w:val="363435"/>
          <w:sz w:val="20"/>
          <w:szCs w:val="20"/>
        </w:rPr>
        <w:t>Academic</w:t>
      </w:r>
      <w:r w:rsidR="00BA590D">
        <w:rPr>
          <w:rFonts w:ascii="Times New Roman" w:hAnsi="Times New Roman"/>
          <w:i/>
          <w:iCs/>
          <w:color w:val="363435"/>
          <w:spacing w:val="-4"/>
          <w:sz w:val="20"/>
          <w:szCs w:val="20"/>
        </w:rPr>
        <w:t xml:space="preserve"> </w:t>
      </w:r>
      <w:r w:rsidR="00BA590D">
        <w:rPr>
          <w:rFonts w:ascii="Times New Roman" w:hAnsi="Times New Roman"/>
          <w:i/>
          <w:iCs/>
          <w:color w:val="363435"/>
          <w:sz w:val="20"/>
          <w:szCs w:val="20"/>
        </w:rPr>
        <w:t>Affairs</w:t>
      </w:r>
    </w:p>
    <w:p w:rsidR="00BA590D" w:rsidRDefault="00BA590D" w:rsidP="00BA590D">
      <w:pPr>
        <w:widowControl w:val="0"/>
        <w:autoSpaceDE w:val="0"/>
        <w:autoSpaceDN w:val="0"/>
        <w:adjustRightInd w:val="0"/>
        <w:spacing w:before="10" w:after="0" w:line="250" w:lineRule="auto"/>
        <w:ind w:left="360" w:firstLine="0"/>
        <w:rPr>
          <w:rFonts w:ascii="Times New Roman" w:hAnsi="Times New Roman"/>
          <w:color w:val="000000"/>
          <w:sz w:val="20"/>
          <w:szCs w:val="20"/>
        </w:rPr>
      </w:pPr>
      <w:r>
        <w:rPr>
          <w:rFonts w:ascii="Times New Roman" w:hAnsi="Times New Roman"/>
          <w:color w:val="363435"/>
          <w:sz w:val="20"/>
          <w:szCs w:val="20"/>
        </w:rPr>
        <w:t>B.S., University of Evansville M.A., Indiana University Ph.D., University of Geo</w:t>
      </w:r>
      <w:r>
        <w:rPr>
          <w:rFonts w:ascii="Times New Roman" w:hAnsi="Times New Roman"/>
          <w:color w:val="363435"/>
          <w:spacing w:val="-4"/>
          <w:sz w:val="20"/>
          <w:szCs w:val="20"/>
        </w:rPr>
        <w:t>r</w:t>
      </w:r>
      <w:r>
        <w:rPr>
          <w:rFonts w:ascii="Times New Roman" w:hAnsi="Times New Roman"/>
          <w:color w:val="363435"/>
          <w:sz w:val="20"/>
          <w:szCs w:val="20"/>
        </w:rPr>
        <w:t>gia</w:t>
      </w:r>
    </w:p>
    <w:p w:rsidR="00BA590D" w:rsidRDefault="00BA590D" w:rsidP="00BA590D">
      <w:pPr>
        <w:widowControl w:val="0"/>
        <w:autoSpaceDE w:val="0"/>
        <w:autoSpaceDN w:val="0"/>
        <w:adjustRightInd w:val="0"/>
        <w:spacing w:after="0" w:line="240" w:lineRule="exact"/>
        <w:ind w:left="36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Benson, Sara J.</w:t>
      </w:r>
    </w:p>
    <w:p w:rsidR="00BA590D" w:rsidRDefault="00BA590D" w:rsidP="00BA590D">
      <w:pPr>
        <w:widowControl w:val="0"/>
        <w:autoSpaceDE w:val="0"/>
        <w:autoSpaceDN w:val="0"/>
        <w:adjustRightInd w:val="0"/>
        <w:spacing w:before="10" w:after="0" w:line="250" w:lineRule="auto"/>
        <w:ind w:left="36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Businnes Edu- cation</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z w:val="20"/>
          <w:szCs w:val="20"/>
        </w:rPr>
        <w:t>B.S.,</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Albany State University</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z w:val="20"/>
          <w:szCs w:val="20"/>
        </w:rPr>
        <w:t>M.B.E., Geo</w:t>
      </w:r>
      <w:r>
        <w:rPr>
          <w:rFonts w:ascii="Times New Roman" w:hAnsi="Times New Roman"/>
          <w:i/>
          <w:iCs/>
          <w:color w:val="363435"/>
          <w:spacing w:val="-7"/>
          <w:sz w:val="20"/>
          <w:szCs w:val="20"/>
        </w:rPr>
        <w:t>r</w:t>
      </w:r>
      <w:r>
        <w:rPr>
          <w:rFonts w:ascii="Times New Roman" w:hAnsi="Times New Roman"/>
          <w:i/>
          <w:iCs/>
          <w:color w:val="363435"/>
          <w:sz w:val="20"/>
          <w:szCs w:val="20"/>
        </w:rPr>
        <w:t>gia State University</w:t>
      </w:r>
    </w:p>
    <w:p w:rsidR="00BA590D" w:rsidRDefault="00BA590D" w:rsidP="00BA590D">
      <w:pPr>
        <w:widowControl w:val="0"/>
        <w:autoSpaceDE w:val="0"/>
        <w:autoSpaceDN w:val="0"/>
        <w:adjustRightInd w:val="0"/>
        <w:spacing w:before="10" w:after="0" w:line="240" w:lineRule="exact"/>
        <w:ind w:left="36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z w:val="20"/>
          <w:szCs w:val="20"/>
        </w:rPr>
        <w:t>Berr</w:t>
      </w:r>
      <w:r>
        <w:rPr>
          <w:rFonts w:ascii="Times New Roman" w:hAnsi="Times New Roman"/>
          <w:i/>
          <w:iCs/>
          <w:color w:val="363435"/>
          <w:spacing w:val="-11"/>
          <w:sz w:val="20"/>
          <w:szCs w:val="20"/>
        </w:rPr>
        <w:t>y</w:t>
      </w:r>
      <w:r>
        <w:rPr>
          <w:rFonts w:ascii="Times New Roman" w:hAnsi="Times New Roman"/>
          <w:i/>
          <w:iCs/>
          <w:color w:val="363435"/>
          <w:sz w:val="20"/>
          <w:szCs w:val="20"/>
        </w:rPr>
        <w:t>,</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Arthur R.</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Associate Professor Emeritus of</w:t>
      </w:r>
      <w:r>
        <w:rPr>
          <w:rFonts w:ascii="Times New Roman" w:hAnsi="Times New Roman"/>
          <w:color w:val="363435"/>
          <w:spacing w:val="-11"/>
          <w:sz w:val="20"/>
          <w:szCs w:val="20"/>
        </w:rPr>
        <w:t xml:space="preserve"> </w:t>
      </w:r>
      <w:r>
        <w:rPr>
          <w:rFonts w:ascii="Times New Roman" w:hAnsi="Times New Roman"/>
          <w:color w:val="363435"/>
          <w:sz w:val="20"/>
          <w:szCs w:val="20"/>
        </w:rPr>
        <w:t>Art</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B.A., Fisk University</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M.A.,</w:t>
      </w:r>
      <w:r>
        <w:rPr>
          <w:rFonts w:ascii="Times New Roman" w:hAnsi="Times New Roman"/>
          <w:color w:val="363435"/>
          <w:spacing w:val="-4"/>
          <w:sz w:val="20"/>
          <w:szCs w:val="20"/>
        </w:rPr>
        <w:t xml:space="preserve"> </w:t>
      </w:r>
      <w:r>
        <w:rPr>
          <w:rFonts w:ascii="Times New Roman" w:hAnsi="Times New Roman"/>
          <w:color w:val="363435"/>
          <w:spacing w:val="-14"/>
          <w:sz w:val="20"/>
          <w:szCs w:val="20"/>
        </w:rPr>
        <w:t>T</w:t>
      </w:r>
      <w:r>
        <w:rPr>
          <w:rFonts w:ascii="Times New Roman" w:hAnsi="Times New Roman"/>
          <w:color w:val="363435"/>
          <w:sz w:val="20"/>
          <w:szCs w:val="20"/>
        </w:rPr>
        <w:t>eachers College, Columbia University</w:t>
      </w:r>
    </w:p>
    <w:p w:rsidR="00BA590D" w:rsidRDefault="00BA590D" w:rsidP="00BA590D">
      <w:pPr>
        <w:widowControl w:val="0"/>
        <w:autoSpaceDE w:val="0"/>
        <w:autoSpaceDN w:val="0"/>
        <w:adjustRightInd w:val="0"/>
        <w:spacing w:before="10" w:after="0" w:line="240" w:lineRule="exact"/>
        <w:ind w:left="36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*Black, Billy C.</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esident Emeritus</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B.S.,</w:t>
      </w:r>
      <w:r>
        <w:rPr>
          <w:rFonts w:ascii="Times New Roman" w:hAnsi="Times New Roman"/>
          <w:color w:val="363435"/>
          <w:spacing w:val="-4"/>
          <w:sz w:val="20"/>
          <w:szCs w:val="20"/>
        </w:rPr>
        <w:t xml:space="preserve"> </w:t>
      </w:r>
      <w:r>
        <w:rPr>
          <w:rFonts w:ascii="Times New Roman" w:hAnsi="Times New Roman"/>
          <w:color w:val="363435"/>
          <w:spacing w:val="-7"/>
          <w:sz w:val="20"/>
          <w:szCs w:val="20"/>
        </w:rPr>
        <w:t>T</w:t>
      </w:r>
      <w:r>
        <w:rPr>
          <w:rFonts w:ascii="Times New Roman" w:hAnsi="Times New Roman"/>
          <w:color w:val="363435"/>
          <w:sz w:val="20"/>
          <w:szCs w:val="20"/>
        </w:rPr>
        <w:t>uskegee Institute</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M.S., Ph.D., Iowa State University</w:t>
      </w:r>
    </w:p>
    <w:p w:rsidR="00BA590D" w:rsidRDefault="00BA590D" w:rsidP="00BA590D">
      <w:pPr>
        <w:widowControl w:val="0"/>
        <w:autoSpaceDE w:val="0"/>
        <w:autoSpaceDN w:val="0"/>
        <w:adjustRightInd w:val="0"/>
        <w:spacing w:before="10" w:after="0" w:line="240" w:lineRule="exact"/>
        <w:ind w:left="36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*Blaylock, Christine D.</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Education</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B.S.,</w:t>
      </w:r>
      <w:r>
        <w:rPr>
          <w:rFonts w:ascii="Times New Roman" w:hAnsi="Times New Roman"/>
          <w:color w:val="363435"/>
          <w:spacing w:val="-11"/>
          <w:sz w:val="20"/>
          <w:szCs w:val="20"/>
        </w:rPr>
        <w:t xml:space="preserve"> </w:t>
      </w:r>
      <w:r>
        <w:rPr>
          <w:rFonts w:ascii="Times New Roman" w:hAnsi="Times New Roman"/>
          <w:color w:val="363435"/>
          <w:sz w:val="20"/>
          <w:szCs w:val="20"/>
        </w:rPr>
        <w:t>Albany State College</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M.A., Indiana University</w:t>
      </w:r>
    </w:p>
    <w:p w:rsidR="00BA590D" w:rsidRDefault="00BA590D" w:rsidP="00BA590D">
      <w:pPr>
        <w:widowControl w:val="0"/>
        <w:autoSpaceDE w:val="0"/>
        <w:autoSpaceDN w:val="0"/>
        <w:adjustRightInd w:val="0"/>
        <w:spacing w:before="26" w:after="0"/>
        <w:ind w:left="360" w:firstLine="0"/>
        <w:rPr>
          <w:rFonts w:ascii="Times New Roman" w:hAnsi="Times New Roman"/>
          <w:color w:val="000000"/>
          <w:sz w:val="20"/>
          <w:szCs w:val="20"/>
        </w:rPr>
      </w:pPr>
      <w:r>
        <w:rPr>
          <w:rFonts w:ascii="Times New Roman" w:hAnsi="Times New Roman"/>
          <w:color w:val="000000"/>
          <w:sz w:val="20"/>
          <w:szCs w:val="20"/>
        </w:rPr>
        <w:t>*</w:t>
      </w:r>
      <w:r>
        <w:rPr>
          <w:rFonts w:ascii="Times New Roman" w:hAnsi="Times New Roman"/>
          <w:color w:val="363435"/>
          <w:sz w:val="20"/>
          <w:szCs w:val="20"/>
        </w:rPr>
        <w:t>Bronson, Clement</w:t>
      </w:r>
      <w:r>
        <w:rPr>
          <w:rFonts w:ascii="Times New Roman" w:hAnsi="Times New Roman"/>
          <w:color w:val="363435"/>
          <w:spacing w:val="-11"/>
          <w:sz w:val="20"/>
          <w:szCs w:val="20"/>
        </w:rPr>
        <w:t xml:space="preserve"> </w:t>
      </w:r>
      <w:r>
        <w:rPr>
          <w:rFonts w:ascii="Times New Roman" w:hAnsi="Times New Roman"/>
          <w:color w:val="363435"/>
          <w:sz w:val="20"/>
          <w:szCs w:val="20"/>
        </w:rPr>
        <w:t>A.</w:t>
      </w:r>
    </w:p>
    <w:p w:rsidR="00BA590D" w:rsidRDefault="00BA590D" w:rsidP="00BA590D">
      <w:pPr>
        <w:widowControl w:val="0"/>
        <w:autoSpaceDE w:val="0"/>
        <w:autoSpaceDN w:val="0"/>
        <w:adjustRightInd w:val="0"/>
        <w:spacing w:before="10" w:after="0" w:line="250" w:lineRule="auto"/>
        <w:ind w:left="36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Emeritus of Education </w:t>
      </w:r>
      <w:r>
        <w:rPr>
          <w:rFonts w:ascii="Times New Roman" w:hAnsi="Times New Roman"/>
          <w:color w:val="363435"/>
          <w:sz w:val="20"/>
          <w:szCs w:val="20"/>
        </w:rPr>
        <w:t>B.S., M.S.,</w:t>
      </w:r>
      <w:r>
        <w:rPr>
          <w:rFonts w:ascii="Times New Roman" w:hAnsi="Times New Roman"/>
          <w:color w:val="363435"/>
          <w:spacing w:val="-4"/>
          <w:sz w:val="20"/>
          <w:szCs w:val="20"/>
        </w:rPr>
        <w:t xml:space="preserve"> </w:t>
      </w:r>
      <w:r>
        <w:rPr>
          <w:rFonts w:ascii="Times New Roman" w:hAnsi="Times New Roman"/>
          <w:color w:val="363435"/>
          <w:spacing w:val="-7"/>
          <w:sz w:val="20"/>
          <w:szCs w:val="20"/>
        </w:rPr>
        <w:t>T</w:t>
      </w:r>
      <w:r>
        <w:rPr>
          <w:rFonts w:ascii="Times New Roman" w:hAnsi="Times New Roman"/>
          <w:color w:val="363435"/>
          <w:sz w:val="20"/>
          <w:szCs w:val="20"/>
        </w:rPr>
        <w:t>uskegee Institute Ph.D., Penn State University</w:t>
      </w:r>
    </w:p>
    <w:p w:rsidR="00BA590D" w:rsidRDefault="00BA590D" w:rsidP="00BA590D">
      <w:pPr>
        <w:widowControl w:val="0"/>
        <w:autoSpaceDE w:val="0"/>
        <w:autoSpaceDN w:val="0"/>
        <w:adjustRightInd w:val="0"/>
        <w:spacing w:after="0" w:line="240" w:lineRule="exact"/>
        <w:ind w:left="360"/>
        <w:rPr>
          <w:rFonts w:ascii="Times New Roman" w:hAnsi="Times New Roman"/>
          <w:color w:val="000000"/>
          <w:sz w:val="24"/>
          <w:szCs w:val="24"/>
        </w:rPr>
      </w:pPr>
    </w:p>
    <w:p w:rsidR="00BA590D" w:rsidRDefault="00BA590D" w:rsidP="00BA590D">
      <w:pPr>
        <w:widowControl w:val="0"/>
        <w:autoSpaceDE w:val="0"/>
        <w:autoSpaceDN w:val="0"/>
        <w:adjustRightInd w:val="0"/>
        <w:spacing w:after="0" w:line="250" w:lineRule="auto"/>
        <w:ind w:left="360" w:firstLine="0"/>
        <w:rPr>
          <w:rFonts w:ascii="Times New Roman" w:hAnsi="Times New Roman"/>
          <w:color w:val="000000"/>
          <w:sz w:val="20"/>
          <w:szCs w:val="20"/>
        </w:rPr>
      </w:pPr>
      <w:r>
        <w:rPr>
          <w:rFonts w:ascii="Times New Roman" w:hAnsi="Times New Roman"/>
          <w:color w:val="363435"/>
          <w:sz w:val="20"/>
          <w:szCs w:val="20"/>
        </w:rPr>
        <w:t>*Brown,</w:t>
      </w:r>
      <w:r>
        <w:rPr>
          <w:rFonts w:ascii="Times New Roman" w:hAnsi="Times New Roman"/>
          <w:color w:val="363435"/>
          <w:spacing w:val="-11"/>
          <w:sz w:val="20"/>
          <w:szCs w:val="20"/>
        </w:rPr>
        <w:t xml:space="preserve"> </w:t>
      </w:r>
      <w:r>
        <w:rPr>
          <w:rFonts w:ascii="Times New Roman" w:hAnsi="Times New Roman"/>
          <w:color w:val="363435"/>
          <w:sz w:val="20"/>
          <w:szCs w:val="20"/>
        </w:rPr>
        <w:t xml:space="preserve">Aaron </w:t>
      </w: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esident Emeritus </w:t>
      </w:r>
      <w:r>
        <w:rPr>
          <w:rFonts w:ascii="Times New Roman" w:hAnsi="Times New Roman"/>
          <w:color w:val="363435"/>
          <w:sz w:val="20"/>
          <w:szCs w:val="20"/>
        </w:rPr>
        <w:t>B.A.,</w:t>
      </w:r>
      <w:r>
        <w:rPr>
          <w:rFonts w:ascii="Times New Roman" w:hAnsi="Times New Roman"/>
          <w:color w:val="363435"/>
          <w:spacing w:val="-4"/>
          <w:sz w:val="20"/>
          <w:szCs w:val="20"/>
        </w:rPr>
        <w:t xml:space="preserve"> </w:t>
      </w:r>
      <w:r>
        <w:rPr>
          <w:rFonts w:ascii="Times New Roman" w:hAnsi="Times New Roman"/>
          <w:color w:val="363435"/>
          <w:spacing w:val="-14"/>
          <w:sz w:val="20"/>
          <w:szCs w:val="20"/>
        </w:rPr>
        <w:t>T</w:t>
      </w:r>
      <w:r>
        <w:rPr>
          <w:rFonts w:ascii="Times New Roman" w:hAnsi="Times New Roman"/>
          <w:color w:val="363435"/>
          <w:sz w:val="20"/>
          <w:szCs w:val="20"/>
        </w:rPr>
        <w:t>alladega College</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M.A.,</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Ph.D., University of Chicago</w:t>
      </w:r>
    </w:p>
    <w:p w:rsidR="00BA590D" w:rsidRDefault="00BA590D" w:rsidP="00BA590D">
      <w:pPr>
        <w:widowControl w:val="0"/>
        <w:autoSpaceDE w:val="0"/>
        <w:autoSpaceDN w:val="0"/>
        <w:adjustRightInd w:val="0"/>
        <w:spacing w:before="10" w:after="0" w:line="240" w:lineRule="exact"/>
        <w:ind w:left="36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*Cederbe</w:t>
      </w:r>
      <w:r>
        <w:rPr>
          <w:rFonts w:ascii="Times New Roman" w:hAnsi="Times New Roman"/>
          <w:color w:val="363435"/>
          <w:spacing w:val="-4"/>
          <w:sz w:val="20"/>
          <w:szCs w:val="20"/>
        </w:rPr>
        <w:t>r</w:t>
      </w:r>
      <w:r>
        <w:rPr>
          <w:rFonts w:ascii="Times New Roman" w:hAnsi="Times New Roman"/>
          <w:color w:val="363435"/>
          <w:sz w:val="20"/>
          <w:szCs w:val="20"/>
        </w:rPr>
        <w:t>g, Joo-</w:t>
      </w:r>
      <w:r>
        <w:rPr>
          <w:rFonts w:ascii="Times New Roman" w:hAnsi="Times New Roman"/>
          <w:color w:val="363435"/>
          <w:spacing w:val="-20"/>
          <w:sz w:val="20"/>
          <w:szCs w:val="20"/>
        </w:rPr>
        <w:t>Y</w:t>
      </w:r>
      <w:r>
        <w:rPr>
          <w:rFonts w:ascii="Times New Roman" w:hAnsi="Times New Roman"/>
          <w:color w:val="363435"/>
          <w:sz w:val="20"/>
          <w:szCs w:val="20"/>
        </w:rPr>
        <w:t>on Ohm</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Art</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B.</w:t>
      </w:r>
      <w:r>
        <w:rPr>
          <w:rFonts w:ascii="Times New Roman" w:hAnsi="Times New Roman"/>
          <w:color w:val="363435"/>
          <w:spacing w:val="-16"/>
          <w:sz w:val="20"/>
          <w:szCs w:val="20"/>
        </w:rPr>
        <w:t>F</w:t>
      </w:r>
      <w:r>
        <w:rPr>
          <w:rFonts w:ascii="Times New Roman" w:hAnsi="Times New Roman"/>
          <w:color w:val="363435"/>
          <w:sz w:val="20"/>
          <w:szCs w:val="20"/>
        </w:rPr>
        <w:t>.A., Minneapolis College of</w:t>
      </w:r>
      <w:r>
        <w:rPr>
          <w:rFonts w:ascii="Times New Roman" w:hAnsi="Times New Roman"/>
          <w:color w:val="363435"/>
          <w:spacing w:val="-11"/>
          <w:sz w:val="20"/>
          <w:szCs w:val="20"/>
        </w:rPr>
        <w:t xml:space="preserve"> </w:t>
      </w:r>
      <w:r>
        <w:rPr>
          <w:rFonts w:ascii="Times New Roman" w:hAnsi="Times New Roman"/>
          <w:color w:val="363435"/>
          <w:sz w:val="20"/>
          <w:szCs w:val="20"/>
        </w:rPr>
        <w:t>Art and Design</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M.</w:t>
      </w:r>
      <w:r>
        <w:rPr>
          <w:rFonts w:ascii="Times New Roman" w:hAnsi="Times New Roman"/>
          <w:color w:val="363435"/>
          <w:spacing w:val="-16"/>
          <w:sz w:val="20"/>
          <w:szCs w:val="20"/>
        </w:rPr>
        <w:t>F</w:t>
      </w:r>
      <w:r>
        <w:rPr>
          <w:rFonts w:ascii="Times New Roman" w:hAnsi="Times New Roman"/>
          <w:color w:val="363435"/>
          <w:sz w:val="20"/>
          <w:szCs w:val="20"/>
        </w:rPr>
        <w:t>.A., Cranbrook</w:t>
      </w:r>
      <w:r>
        <w:rPr>
          <w:rFonts w:ascii="Times New Roman" w:hAnsi="Times New Roman"/>
          <w:color w:val="363435"/>
          <w:spacing w:val="-11"/>
          <w:sz w:val="20"/>
          <w:szCs w:val="20"/>
        </w:rPr>
        <w:t xml:space="preserve"> </w:t>
      </w:r>
      <w:r>
        <w:rPr>
          <w:rFonts w:ascii="Times New Roman" w:hAnsi="Times New Roman"/>
          <w:color w:val="363435"/>
          <w:sz w:val="20"/>
          <w:szCs w:val="20"/>
        </w:rPr>
        <w:t>Academy</w:t>
      </w:r>
    </w:p>
    <w:p w:rsidR="00BA590D" w:rsidRDefault="00BA590D" w:rsidP="00BA590D">
      <w:pPr>
        <w:widowControl w:val="0"/>
        <w:autoSpaceDE w:val="0"/>
        <w:autoSpaceDN w:val="0"/>
        <w:adjustRightInd w:val="0"/>
        <w:spacing w:before="10" w:after="0" w:line="240" w:lineRule="exact"/>
        <w:ind w:left="36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Cochraine,</w:t>
      </w:r>
      <w:r>
        <w:rPr>
          <w:rFonts w:ascii="Times New Roman" w:hAnsi="Times New Roman"/>
          <w:color w:val="363435"/>
          <w:spacing w:val="-4"/>
          <w:sz w:val="20"/>
          <w:szCs w:val="20"/>
        </w:rPr>
        <w:t xml:space="preserve"> </w:t>
      </w:r>
      <w:r>
        <w:rPr>
          <w:rFonts w:ascii="Times New Roman" w:hAnsi="Times New Roman"/>
          <w:color w:val="363435"/>
          <w:spacing w:val="-18"/>
          <w:sz w:val="20"/>
          <w:szCs w:val="20"/>
        </w:rPr>
        <w:t>W</w:t>
      </w:r>
      <w:r>
        <w:rPr>
          <w:rFonts w:ascii="Times New Roman" w:hAnsi="Times New Roman"/>
          <w:color w:val="363435"/>
          <w:sz w:val="20"/>
          <w:szCs w:val="20"/>
        </w:rPr>
        <w:t>.A.R.</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Education</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lastRenderedPageBreak/>
        <w:t>B.S.,</w:t>
      </w:r>
      <w:r>
        <w:rPr>
          <w:rFonts w:ascii="Times New Roman" w:hAnsi="Times New Roman"/>
          <w:color w:val="363435"/>
          <w:spacing w:val="-11"/>
          <w:sz w:val="20"/>
          <w:szCs w:val="20"/>
        </w:rPr>
        <w:t xml:space="preserve"> </w:t>
      </w:r>
      <w:r>
        <w:rPr>
          <w:rFonts w:ascii="Times New Roman" w:hAnsi="Times New Roman"/>
          <w:color w:val="363435"/>
          <w:sz w:val="20"/>
          <w:szCs w:val="20"/>
        </w:rPr>
        <w:t>Albany State University</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M.A., New</w:t>
      </w:r>
      <w:r>
        <w:rPr>
          <w:rFonts w:ascii="Times New Roman" w:hAnsi="Times New Roman"/>
          <w:color w:val="363435"/>
          <w:spacing w:val="-7"/>
          <w:sz w:val="20"/>
          <w:szCs w:val="20"/>
        </w:rPr>
        <w:t xml:space="preserve"> </w:t>
      </w:r>
      <w:r>
        <w:rPr>
          <w:rFonts w:ascii="Times New Roman" w:hAnsi="Times New Roman"/>
          <w:color w:val="363435"/>
          <w:spacing w:val="-20"/>
          <w:sz w:val="20"/>
          <w:szCs w:val="20"/>
        </w:rPr>
        <w:t>Y</w:t>
      </w:r>
      <w:r>
        <w:rPr>
          <w:rFonts w:ascii="Times New Roman" w:hAnsi="Times New Roman"/>
          <w:color w:val="363435"/>
          <w:sz w:val="20"/>
          <w:szCs w:val="20"/>
        </w:rPr>
        <w:t>ork University</w:t>
      </w:r>
    </w:p>
    <w:p w:rsidR="00BA590D" w:rsidRDefault="00BA590D" w:rsidP="00BA590D">
      <w:pPr>
        <w:widowControl w:val="0"/>
        <w:autoSpaceDE w:val="0"/>
        <w:autoSpaceDN w:val="0"/>
        <w:adjustRightInd w:val="0"/>
        <w:spacing w:before="10" w:after="0" w:line="240" w:lineRule="exact"/>
        <w:ind w:left="36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*Cross, Robert</w:t>
      </w:r>
      <w:r>
        <w:rPr>
          <w:rFonts w:ascii="Times New Roman" w:hAnsi="Times New Roman"/>
          <w:color w:val="363435"/>
          <w:spacing w:val="-11"/>
          <w:sz w:val="20"/>
          <w:szCs w:val="20"/>
        </w:rPr>
        <w:t xml:space="preserve"> </w:t>
      </w:r>
      <w:r>
        <w:rPr>
          <w:rFonts w:ascii="Times New Roman" w:hAnsi="Times New Roman"/>
          <w:color w:val="363435"/>
          <w:sz w:val="20"/>
          <w:szCs w:val="20"/>
        </w:rPr>
        <w:t>A.</w:t>
      </w:r>
    </w:p>
    <w:p w:rsidR="00BA590D" w:rsidRDefault="00B67D28" w:rsidP="00BA590D">
      <w:pPr>
        <w:widowControl w:val="0"/>
        <w:autoSpaceDE w:val="0"/>
        <w:autoSpaceDN w:val="0"/>
        <w:adjustRightInd w:val="0"/>
        <w:spacing w:before="10" w:after="0"/>
        <w:ind w:left="360" w:firstLine="0"/>
        <w:rPr>
          <w:rFonts w:ascii="Times New Roman" w:hAnsi="Times New Roman"/>
          <w:color w:val="000000"/>
          <w:sz w:val="20"/>
          <w:szCs w:val="20"/>
        </w:rPr>
      </w:pPr>
      <w:r w:rsidRPr="00B67D28">
        <w:rPr>
          <w:noProof/>
        </w:rPr>
        <w:pict>
          <v:shape id="_x0000_s1820" style="position:absolute;left:0;text-align:left;margin-left:542pt;margin-top:731.8pt;width:0;height:36.15pt;z-index:-251449344;mso-position-horizontal-relative:page;mso-position-vertical-relative:page" coordsize="0,724" o:allowincell="f" path="m,l,724e" filled="f" strokecolor="#363435" strokeweight="4pt">
            <v:path arrowok="t"/>
            <w10:wrap anchorx="page" anchory="page"/>
          </v:shape>
        </w:pict>
      </w:r>
      <w:r w:rsidR="00BA590D">
        <w:rPr>
          <w:rFonts w:ascii="Times New Roman" w:hAnsi="Times New Roman"/>
          <w:i/>
          <w:iCs/>
          <w:color w:val="363435"/>
          <w:sz w:val="20"/>
          <w:szCs w:val="20"/>
        </w:rPr>
        <w:t>Assistant P</w:t>
      </w:r>
      <w:r w:rsidR="00BA590D">
        <w:rPr>
          <w:rFonts w:ascii="Times New Roman" w:hAnsi="Times New Roman"/>
          <w:i/>
          <w:iCs/>
          <w:color w:val="363435"/>
          <w:spacing w:val="-7"/>
          <w:sz w:val="20"/>
          <w:szCs w:val="20"/>
        </w:rPr>
        <w:t>r</w:t>
      </w:r>
      <w:r w:rsidR="00BA590D">
        <w:rPr>
          <w:rFonts w:ascii="Times New Roman" w:hAnsi="Times New Roman"/>
          <w:i/>
          <w:iCs/>
          <w:color w:val="363435"/>
          <w:sz w:val="20"/>
          <w:szCs w:val="20"/>
        </w:rPr>
        <w:t>ofessor Emeritus of Education</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B.S.,</w:t>
      </w:r>
      <w:r>
        <w:rPr>
          <w:rFonts w:ascii="Times New Roman" w:hAnsi="Times New Roman"/>
          <w:color w:val="363435"/>
          <w:spacing w:val="-11"/>
          <w:sz w:val="20"/>
          <w:szCs w:val="20"/>
        </w:rPr>
        <w:t xml:space="preserve"> </w:t>
      </w:r>
      <w:r>
        <w:rPr>
          <w:rFonts w:ascii="Times New Roman" w:hAnsi="Times New Roman"/>
          <w:color w:val="363435"/>
          <w:sz w:val="20"/>
          <w:szCs w:val="20"/>
        </w:rPr>
        <w:t>Albany State College</w:t>
      </w:r>
    </w:p>
    <w:p w:rsidR="00BA590D" w:rsidRDefault="00BA590D" w:rsidP="00BA590D">
      <w:pPr>
        <w:widowControl w:val="0"/>
        <w:autoSpaceDE w:val="0"/>
        <w:autoSpaceDN w:val="0"/>
        <w:adjustRightInd w:val="0"/>
        <w:spacing w:before="10" w:after="0"/>
        <w:ind w:left="360" w:firstLine="0"/>
        <w:rPr>
          <w:rFonts w:ascii="Times New Roman" w:hAnsi="Times New Roman"/>
          <w:color w:val="363435"/>
          <w:sz w:val="20"/>
          <w:szCs w:val="20"/>
        </w:rPr>
      </w:pPr>
      <w:r>
        <w:rPr>
          <w:rFonts w:ascii="Times New Roman" w:hAnsi="Times New Roman"/>
          <w:color w:val="363435"/>
          <w:sz w:val="20"/>
          <w:szCs w:val="20"/>
        </w:rPr>
        <w:t>M.S., Indiana University</w:t>
      </w:r>
    </w:p>
    <w:p w:rsidR="00BA590D" w:rsidRDefault="00BA590D" w:rsidP="00BA590D">
      <w:pPr>
        <w:widowControl w:val="0"/>
        <w:autoSpaceDE w:val="0"/>
        <w:autoSpaceDN w:val="0"/>
        <w:adjustRightInd w:val="0"/>
        <w:spacing w:before="10" w:after="0"/>
        <w:ind w:left="360" w:firstLine="0"/>
        <w:rPr>
          <w:rFonts w:ascii="Times New Roman" w:hAnsi="Times New Roman"/>
          <w:color w:val="363435"/>
          <w:sz w:val="20"/>
          <w:szCs w:val="20"/>
        </w:rPr>
      </w:pPr>
    </w:p>
    <w:p w:rsidR="00BA590D" w:rsidRDefault="00BA590D" w:rsidP="00BA590D">
      <w:pPr>
        <w:widowControl w:val="0"/>
        <w:autoSpaceDE w:val="0"/>
        <w:autoSpaceDN w:val="0"/>
        <w:adjustRightInd w:val="0"/>
        <w:spacing w:before="26" w:after="0"/>
        <w:ind w:left="360" w:firstLine="0"/>
        <w:rPr>
          <w:rFonts w:ascii="Times New Roman" w:hAnsi="Times New Roman"/>
          <w:color w:val="000000"/>
          <w:sz w:val="20"/>
          <w:szCs w:val="20"/>
        </w:rPr>
      </w:pPr>
      <w:r>
        <w:rPr>
          <w:rFonts w:ascii="Times New Roman" w:hAnsi="Times New Roman"/>
          <w:color w:val="363435"/>
          <w:sz w:val="20"/>
          <w:szCs w:val="20"/>
        </w:rPr>
        <w:t>*Dunson, Charles K.</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Education</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B.A., Morehouse College</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M.A., New</w:t>
      </w:r>
      <w:r>
        <w:rPr>
          <w:rFonts w:ascii="Times New Roman" w:hAnsi="Times New Roman"/>
          <w:color w:val="363435"/>
          <w:spacing w:val="-7"/>
          <w:sz w:val="20"/>
          <w:szCs w:val="20"/>
        </w:rPr>
        <w:t xml:space="preserve"> </w:t>
      </w:r>
      <w:r>
        <w:rPr>
          <w:rFonts w:ascii="Times New Roman" w:hAnsi="Times New Roman"/>
          <w:color w:val="363435"/>
          <w:spacing w:val="-20"/>
          <w:sz w:val="20"/>
          <w:szCs w:val="20"/>
        </w:rPr>
        <w:t>Y</w:t>
      </w:r>
      <w:r>
        <w:rPr>
          <w:rFonts w:ascii="Times New Roman" w:hAnsi="Times New Roman"/>
          <w:color w:val="363435"/>
          <w:sz w:val="20"/>
          <w:szCs w:val="20"/>
        </w:rPr>
        <w:t>ork University</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Ed.D., University of Northern Colorado</w:t>
      </w:r>
    </w:p>
    <w:p w:rsidR="00BA590D" w:rsidRDefault="00BA590D" w:rsidP="00BA590D">
      <w:pPr>
        <w:widowControl w:val="0"/>
        <w:autoSpaceDE w:val="0"/>
        <w:autoSpaceDN w:val="0"/>
        <w:adjustRightInd w:val="0"/>
        <w:spacing w:before="10" w:after="0" w:line="240" w:lineRule="exact"/>
        <w:ind w:left="36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Fort, Bruce H.</w:t>
      </w:r>
    </w:p>
    <w:p w:rsidR="00BA590D" w:rsidRDefault="00BA590D" w:rsidP="00BA590D">
      <w:pPr>
        <w:widowControl w:val="0"/>
        <w:autoSpaceDE w:val="0"/>
        <w:autoSpaceDN w:val="0"/>
        <w:adjustRightInd w:val="0"/>
        <w:spacing w:before="10" w:after="0" w:line="250" w:lineRule="auto"/>
        <w:ind w:left="360" w:right="1234" w:firstLine="0"/>
        <w:rPr>
          <w:rFonts w:ascii="Times New Roman" w:hAnsi="Times New Roman"/>
          <w:color w:val="363435"/>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Emeritus of Biology </w:t>
      </w:r>
      <w:r>
        <w:rPr>
          <w:rFonts w:ascii="Times New Roman" w:hAnsi="Times New Roman"/>
          <w:color w:val="363435"/>
          <w:sz w:val="20"/>
          <w:szCs w:val="20"/>
        </w:rPr>
        <w:t>B.S., Fort</w:t>
      </w:r>
      <w:r>
        <w:rPr>
          <w:rFonts w:ascii="Times New Roman" w:hAnsi="Times New Roman"/>
          <w:color w:val="363435"/>
          <w:spacing w:val="-4"/>
          <w:sz w:val="20"/>
          <w:szCs w:val="20"/>
        </w:rPr>
        <w:t xml:space="preserve"> </w:t>
      </w:r>
      <w:r>
        <w:rPr>
          <w:rFonts w:ascii="Times New Roman" w:hAnsi="Times New Roman"/>
          <w:color w:val="363435"/>
          <w:spacing w:val="-22"/>
          <w:sz w:val="20"/>
          <w:szCs w:val="20"/>
        </w:rPr>
        <w:t>V</w:t>
      </w:r>
      <w:r>
        <w:rPr>
          <w:rFonts w:ascii="Times New Roman" w:hAnsi="Times New Roman"/>
          <w:color w:val="363435"/>
          <w:sz w:val="20"/>
          <w:szCs w:val="20"/>
        </w:rPr>
        <w:t>alley State College M.S.,</w:t>
      </w:r>
      <w:r>
        <w:rPr>
          <w:rFonts w:ascii="Times New Roman" w:hAnsi="Times New Roman"/>
          <w:color w:val="363435"/>
          <w:spacing w:val="-11"/>
          <w:sz w:val="20"/>
          <w:szCs w:val="20"/>
        </w:rPr>
        <w:t xml:space="preserve"> </w:t>
      </w:r>
      <w:r>
        <w:rPr>
          <w:rFonts w:ascii="Times New Roman" w:hAnsi="Times New Roman"/>
          <w:color w:val="363435"/>
          <w:sz w:val="20"/>
          <w:szCs w:val="20"/>
        </w:rPr>
        <w:t xml:space="preserve">Atlanta University </w:t>
      </w:r>
    </w:p>
    <w:p w:rsidR="00BA590D" w:rsidRDefault="00BA590D" w:rsidP="00BA590D">
      <w:pPr>
        <w:widowControl w:val="0"/>
        <w:autoSpaceDE w:val="0"/>
        <w:autoSpaceDN w:val="0"/>
        <w:adjustRightInd w:val="0"/>
        <w:spacing w:before="10" w:after="0" w:line="250" w:lineRule="auto"/>
        <w:ind w:left="360" w:right="1234" w:firstLine="0"/>
        <w:rPr>
          <w:rFonts w:ascii="Times New Roman" w:hAnsi="Times New Roman"/>
          <w:color w:val="000000"/>
          <w:sz w:val="20"/>
          <w:szCs w:val="20"/>
        </w:rPr>
      </w:pPr>
      <w:r>
        <w:rPr>
          <w:rFonts w:ascii="Times New Roman" w:hAnsi="Times New Roman"/>
          <w:color w:val="363435"/>
          <w:sz w:val="20"/>
          <w:szCs w:val="20"/>
        </w:rPr>
        <w:t>M.A.</w:t>
      </w:r>
      <w:r>
        <w:rPr>
          <w:rFonts w:ascii="Times New Roman" w:hAnsi="Times New Roman"/>
          <w:color w:val="363435"/>
          <w:spacing w:val="-15"/>
          <w:sz w:val="20"/>
          <w:szCs w:val="20"/>
        </w:rPr>
        <w:t>T</w:t>
      </w:r>
      <w:r>
        <w:rPr>
          <w:rFonts w:ascii="Times New Roman" w:hAnsi="Times New Roman"/>
          <w:color w:val="363435"/>
          <w:sz w:val="20"/>
          <w:szCs w:val="20"/>
        </w:rPr>
        <w:t>., Brown University</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Ph.D., Medical College of Geo</w:t>
      </w:r>
      <w:r>
        <w:rPr>
          <w:rFonts w:ascii="Times New Roman" w:hAnsi="Times New Roman"/>
          <w:color w:val="363435"/>
          <w:spacing w:val="-4"/>
          <w:sz w:val="20"/>
          <w:szCs w:val="20"/>
        </w:rPr>
        <w:t>r</w:t>
      </w:r>
      <w:r>
        <w:rPr>
          <w:rFonts w:ascii="Times New Roman" w:hAnsi="Times New Roman"/>
          <w:color w:val="363435"/>
          <w:sz w:val="20"/>
          <w:szCs w:val="20"/>
        </w:rPr>
        <w:t>gia</w:t>
      </w:r>
    </w:p>
    <w:p w:rsidR="00BA590D" w:rsidRDefault="00BA590D" w:rsidP="00BA590D">
      <w:pPr>
        <w:widowControl w:val="0"/>
        <w:autoSpaceDE w:val="0"/>
        <w:autoSpaceDN w:val="0"/>
        <w:adjustRightInd w:val="0"/>
        <w:spacing w:before="10" w:after="0" w:line="240" w:lineRule="exact"/>
        <w:ind w:left="36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Foste</w:t>
      </w:r>
      <w:r>
        <w:rPr>
          <w:rFonts w:ascii="Times New Roman" w:hAnsi="Times New Roman"/>
          <w:color w:val="363435"/>
          <w:spacing w:val="-8"/>
          <w:sz w:val="20"/>
          <w:szCs w:val="20"/>
        </w:rPr>
        <w:t>r</w:t>
      </w:r>
      <w:r>
        <w:rPr>
          <w:rFonts w:ascii="Times New Roman" w:hAnsi="Times New Roman"/>
          <w:color w:val="363435"/>
          <w:sz w:val="20"/>
          <w:szCs w:val="20"/>
        </w:rPr>
        <w:t>, Helen E.</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Business Education</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B.A., Clark College</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M.S., University 9of</w:t>
      </w:r>
      <w:r>
        <w:rPr>
          <w:rFonts w:ascii="Times New Roman" w:hAnsi="Times New Roman"/>
          <w:color w:val="363435"/>
          <w:spacing w:val="-4"/>
          <w:sz w:val="20"/>
          <w:szCs w:val="20"/>
        </w:rPr>
        <w:t xml:space="preserve"> </w:t>
      </w:r>
      <w:r>
        <w:rPr>
          <w:rFonts w:ascii="Times New Roman" w:hAnsi="Times New Roman"/>
          <w:color w:val="363435"/>
          <w:spacing w:val="-8"/>
          <w:sz w:val="20"/>
          <w:szCs w:val="20"/>
        </w:rPr>
        <w:t>W</w:t>
      </w:r>
      <w:r>
        <w:rPr>
          <w:rFonts w:ascii="Times New Roman" w:hAnsi="Times New Roman"/>
          <w:color w:val="363435"/>
          <w:sz w:val="20"/>
          <w:szCs w:val="20"/>
        </w:rPr>
        <w:t>isconsin</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Ed.D., University of Northern Illinois</w:t>
      </w:r>
    </w:p>
    <w:p w:rsidR="00BA590D" w:rsidRDefault="00BA590D" w:rsidP="00BA590D">
      <w:pPr>
        <w:widowControl w:val="0"/>
        <w:autoSpaceDE w:val="0"/>
        <w:autoSpaceDN w:val="0"/>
        <w:adjustRightInd w:val="0"/>
        <w:spacing w:before="10" w:after="0" w:line="240" w:lineRule="exact"/>
        <w:ind w:left="36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Grant, C.</w:t>
      </w:r>
      <w:r>
        <w:rPr>
          <w:rFonts w:ascii="Times New Roman" w:hAnsi="Times New Roman"/>
          <w:color w:val="363435"/>
          <w:spacing w:val="-18"/>
          <w:sz w:val="20"/>
          <w:szCs w:val="20"/>
        </w:rPr>
        <w:t>W</w:t>
      </w:r>
      <w:r>
        <w:rPr>
          <w:rFonts w:ascii="Times New Roman" w:hAnsi="Times New Roman"/>
          <w:color w:val="363435"/>
          <w:sz w:val="20"/>
          <w:szCs w:val="20"/>
        </w:rPr>
        <w:t>.</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pacing w:val="-15"/>
          <w:sz w:val="20"/>
          <w:szCs w:val="20"/>
        </w:rPr>
        <w:t>V</w:t>
      </w:r>
      <w:r>
        <w:rPr>
          <w:rFonts w:ascii="Times New Roman" w:hAnsi="Times New Roman"/>
          <w:i/>
          <w:iCs/>
          <w:color w:val="363435"/>
          <w:sz w:val="20"/>
          <w:szCs w:val="20"/>
        </w:rPr>
        <w:t>ice P</w:t>
      </w:r>
      <w:r>
        <w:rPr>
          <w:rFonts w:ascii="Times New Roman" w:hAnsi="Times New Roman"/>
          <w:i/>
          <w:iCs/>
          <w:color w:val="363435"/>
          <w:spacing w:val="-7"/>
          <w:sz w:val="20"/>
          <w:szCs w:val="20"/>
        </w:rPr>
        <w:t>r</w:t>
      </w:r>
      <w:r>
        <w:rPr>
          <w:rFonts w:ascii="Times New Roman" w:hAnsi="Times New Roman"/>
          <w:i/>
          <w:iCs/>
          <w:color w:val="363435"/>
          <w:sz w:val="20"/>
          <w:szCs w:val="20"/>
        </w:rPr>
        <w:t>esident Emeritus for Student</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Affairs</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J.D., Florida</w:t>
      </w:r>
      <w:r>
        <w:rPr>
          <w:rFonts w:ascii="Times New Roman" w:hAnsi="Times New Roman"/>
          <w:color w:val="363435"/>
          <w:spacing w:val="-11"/>
          <w:sz w:val="20"/>
          <w:szCs w:val="20"/>
        </w:rPr>
        <w:t xml:space="preserve"> </w:t>
      </w:r>
      <w:r>
        <w:rPr>
          <w:rFonts w:ascii="Times New Roman" w:hAnsi="Times New Roman"/>
          <w:color w:val="363435"/>
          <w:sz w:val="20"/>
          <w:szCs w:val="20"/>
        </w:rPr>
        <w:t>A&amp;M University</w:t>
      </w:r>
    </w:p>
    <w:p w:rsidR="00BA590D" w:rsidRDefault="00BA590D" w:rsidP="00BA590D">
      <w:pPr>
        <w:widowControl w:val="0"/>
        <w:autoSpaceDE w:val="0"/>
        <w:autoSpaceDN w:val="0"/>
        <w:adjustRightInd w:val="0"/>
        <w:spacing w:after="0"/>
        <w:ind w:left="360" w:firstLine="0"/>
        <w:jc w:val="both"/>
        <w:rPr>
          <w:rFonts w:ascii="Times New Roman" w:hAnsi="Times New Roman"/>
          <w:color w:val="000000"/>
          <w:sz w:val="20"/>
          <w:szCs w:val="20"/>
        </w:rPr>
      </w:pPr>
      <w:r>
        <w:rPr>
          <w:rFonts w:ascii="Times New Roman" w:hAnsi="Times New Roman"/>
          <w:color w:val="363435"/>
          <w:sz w:val="20"/>
          <w:szCs w:val="20"/>
        </w:rPr>
        <w:t>*Grant,</w:t>
      </w:r>
      <w:r>
        <w:rPr>
          <w:rFonts w:ascii="Times New Roman" w:hAnsi="Times New Roman"/>
          <w:color w:val="363435"/>
          <w:spacing w:val="-4"/>
          <w:sz w:val="20"/>
          <w:szCs w:val="20"/>
        </w:rPr>
        <w:t xml:space="preserve"> </w:t>
      </w:r>
      <w:r>
        <w:rPr>
          <w:rFonts w:ascii="Times New Roman" w:hAnsi="Times New Roman"/>
          <w:color w:val="363435"/>
          <w:spacing w:val="-22"/>
          <w:sz w:val="20"/>
          <w:szCs w:val="20"/>
        </w:rPr>
        <w:t>V</w:t>
      </w:r>
      <w:r>
        <w:rPr>
          <w:rFonts w:ascii="Times New Roman" w:hAnsi="Times New Roman"/>
          <w:color w:val="363435"/>
          <w:sz w:val="20"/>
          <w:szCs w:val="20"/>
        </w:rPr>
        <w:t xml:space="preserve">elma </w:t>
      </w:r>
      <w:r>
        <w:rPr>
          <w:rFonts w:ascii="Times New Roman" w:hAnsi="Times New Roman"/>
          <w:color w:val="363435"/>
          <w:spacing w:val="-16"/>
          <w:sz w:val="20"/>
          <w:szCs w:val="20"/>
        </w:rPr>
        <w:t>F</w:t>
      </w:r>
      <w:r>
        <w:rPr>
          <w:rFonts w:ascii="Times New Roman" w:hAnsi="Times New Roman"/>
          <w:color w:val="363435"/>
          <w:sz w:val="20"/>
          <w:szCs w:val="20"/>
        </w:rPr>
        <w:t>.</w:t>
      </w:r>
    </w:p>
    <w:p w:rsidR="00BA590D" w:rsidRDefault="00BA590D" w:rsidP="00BA590D">
      <w:pPr>
        <w:widowControl w:val="0"/>
        <w:autoSpaceDE w:val="0"/>
        <w:autoSpaceDN w:val="0"/>
        <w:adjustRightInd w:val="0"/>
        <w:spacing w:before="10" w:after="0"/>
        <w:ind w:left="360" w:firstLine="0"/>
        <w:jc w:val="both"/>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English</w:t>
      </w:r>
    </w:p>
    <w:p w:rsidR="00BA590D" w:rsidRDefault="00BA590D" w:rsidP="00BA590D">
      <w:pPr>
        <w:widowControl w:val="0"/>
        <w:autoSpaceDE w:val="0"/>
        <w:autoSpaceDN w:val="0"/>
        <w:adjustRightInd w:val="0"/>
        <w:spacing w:before="10" w:after="0" w:line="250" w:lineRule="auto"/>
        <w:ind w:left="360" w:firstLine="0"/>
        <w:jc w:val="both"/>
        <w:rPr>
          <w:rFonts w:ascii="Times New Roman" w:hAnsi="Times New Roman"/>
          <w:color w:val="000000"/>
          <w:sz w:val="20"/>
          <w:szCs w:val="20"/>
        </w:rPr>
      </w:pPr>
      <w:r>
        <w:rPr>
          <w:rFonts w:ascii="Times New Roman" w:hAnsi="Times New Roman"/>
          <w:color w:val="363435"/>
          <w:sz w:val="20"/>
          <w:szCs w:val="20"/>
        </w:rPr>
        <w:t>B.A., Clark College M.A.,</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 Ed.D., Rutgers University</w:t>
      </w:r>
    </w:p>
    <w:p w:rsidR="00BA590D" w:rsidRDefault="00BA590D" w:rsidP="00BA590D">
      <w:pPr>
        <w:widowControl w:val="0"/>
        <w:autoSpaceDE w:val="0"/>
        <w:autoSpaceDN w:val="0"/>
        <w:adjustRightInd w:val="0"/>
        <w:spacing w:after="0" w:line="240" w:lineRule="exact"/>
        <w:ind w:left="360" w:firstLine="0"/>
        <w:jc w:val="both"/>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jc w:val="both"/>
        <w:rPr>
          <w:rFonts w:ascii="Times New Roman" w:hAnsi="Times New Roman"/>
          <w:color w:val="000000"/>
          <w:sz w:val="20"/>
          <w:szCs w:val="20"/>
        </w:rPr>
      </w:pPr>
      <w:r>
        <w:rPr>
          <w:rFonts w:ascii="Times New Roman" w:hAnsi="Times New Roman"/>
          <w:color w:val="363435"/>
          <w:sz w:val="20"/>
          <w:szCs w:val="20"/>
        </w:rPr>
        <w:t>*Hayes, Charles Leonard</w:t>
      </w:r>
    </w:p>
    <w:p w:rsidR="00BA590D" w:rsidRDefault="00BA590D" w:rsidP="00BA590D">
      <w:pPr>
        <w:widowControl w:val="0"/>
        <w:autoSpaceDE w:val="0"/>
        <w:autoSpaceDN w:val="0"/>
        <w:adjustRightInd w:val="0"/>
        <w:spacing w:before="10" w:after="0" w:line="250" w:lineRule="auto"/>
        <w:ind w:left="360" w:firstLine="0"/>
        <w:jc w:val="both"/>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esident Emeritus </w:t>
      </w:r>
      <w:r>
        <w:rPr>
          <w:rFonts w:ascii="Times New Roman" w:hAnsi="Times New Roman"/>
          <w:color w:val="363435"/>
          <w:sz w:val="20"/>
          <w:szCs w:val="20"/>
        </w:rPr>
        <w:t>A.B., Leland College Ed.M., Loyola University</w:t>
      </w:r>
    </w:p>
    <w:p w:rsidR="00BA590D" w:rsidRDefault="00BA590D" w:rsidP="00BA590D">
      <w:pPr>
        <w:widowControl w:val="0"/>
        <w:autoSpaceDE w:val="0"/>
        <w:autoSpaceDN w:val="0"/>
        <w:adjustRightInd w:val="0"/>
        <w:spacing w:after="0"/>
        <w:ind w:left="360" w:firstLine="0"/>
        <w:jc w:val="both"/>
        <w:rPr>
          <w:rFonts w:ascii="Times New Roman" w:hAnsi="Times New Roman"/>
          <w:color w:val="000000"/>
          <w:sz w:val="20"/>
          <w:szCs w:val="20"/>
        </w:rPr>
      </w:pPr>
      <w:r>
        <w:rPr>
          <w:rFonts w:ascii="Times New Roman" w:hAnsi="Times New Roman"/>
          <w:color w:val="363435"/>
          <w:sz w:val="20"/>
          <w:szCs w:val="20"/>
        </w:rPr>
        <w:t>Ed.D., University of Northern Colorado</w:t>
      </w:r>
    </w:p>
    <w:p w:rsidR="00BA590D" w:rsidRDefault="00BA590D" w:rsidP="00BA590D">
      <w:pPr>
        <w:widowControl w:val="0"/>
        <w:autoSpaceDE w:val="0"/>
        <w:autoSpaceDN w:val="0"/>
        <w:adjustRightInd w:val="0"/>
        <w:spacing w:before="10" w:after="0" w:line="240" w:lineRule="exact"/>
        <w:ind w:left="360" w:firstLine="0"/>
        <w:jc w:val="both"/>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jc w:val="both"/>
        <w:rPr>
          <w:rFonts w:ascii="Times New Roman" w:hAnsi="Times New Roman"/>
          <w:color w:val="000000"/>
          <w:sz w:val="20"/>
          <w:szCs w:val="20"/>
        </w:rPr>
      </w:pPr>
      <w:r>
        <w:rPr>
          <w:rFonts w:ascii="Times New Roman" w:hAnsi="Times New Roman"/>
          <w:color w:val="363435"/>
          <w:sz w:val="20"/>
          <w:szCs w:val="20"/>
        </w:rPr>
        <w:t>Hill, Fera K.</w:t>
      </w:r>
    </w:p>
    <w:p w:rsidR="00BA590D" w:rsidRDefault="00BA590D" w:rsidP="00BA590D">
      <w:pPr>
        <w:widowControl w:val="0"/>
        <w:autoSpaceDE w:val="0"/>
        <w:autoSpaceDN w:val="0"/>
        <w:adjustRightInd w:val="0"/>
        <w:spacing w:before="10" w:after="0"/>
        <w:ind w:left="360" w:firstLine="0"/>
        <w:jc w:val="both"/>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English</w:t>
      </w:r>
    </w:p>
    <w:p w:rsidR="00BA590D" w:rsidRDefault="00BA590D" w:rsidP="00BA590D">
      <w:pPr>
        <w:widowControl w:val="0"/>
        <w:autoSpaceDE w:val="0"/>
        <w:autoSpaceDN w:val="0"/>
        <w:adjustRightInd w:val="0"/>
        <w:spacing w:before="10" w:after="0"/>
        <w:ind w:left="360" w:firstLine="0"/>
        <w:jc w:val="both"/>
        <w:rPr>
          <w:rFonts w:ascii="Times New Roman" w:hAnsi="Times New Roman"/>
          <w:color w:val="000000"/>
          <w:sz w:val="20"/>
          <w:szCs w:val="20"/>
        </w:rPr>
      </w:pPr>
      <w:r>
        <w:rPr>
          <w:rFonts w:ascii="Times New Roman" w:hAnsi="Times New Roman"/>
          <w:color w:val="363435"/>
          <w:sz w:val="20"/>
          <w:szCs w:val="20"/>
        </w:rPr>
        <w:t>A.B., Clark College</w:t>
      </w:r>
    </w:p>
    <w:p w:rsidR="00BA590D" w:rsidRDefault="00BA590D" w:rsidP="00BA590D">
      <w:pPr>
        <w:widowControl w:val="0"/>
        <w:autoSpaceDE w:val="0"/>
        <w:autoSpaceDN w:val="0"/>
        <w:adjustRightInd w:val="0"/>
        <w:spacing w:before="10" w:after="0"/>
        <w:ind w:left="360" w:firstLine="0"/>
        <w:jc w:val="both"/>
        <w:rPr>
          <w:rFonts w:ascii="Times New Roman" w:hAnsi="Times New Roman"/>
          <w:color w:val="000000"/>
          <w:sz w:val="20"/>
          <w:szCs w:val="20"/>
        </w:rPr>
      </w:pPr>
      <w:r>
        <w:rPr>
          <w:rFonts w:ascii="Times New Roman" w:hAnsi="Times New Roman"/>
          <w:color w:val="363435"/>
          <w:sz w:val="20"/>
          <w:szCs w:val="20"/>
        </w:rPr>
        <w:t>M.A.,</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BA590D" w:rsidRDefault="00BA590D" w:rsidP="00BA590D">
      <w:pPr>
        <w:widowControl w:val="0"/>
        <w:autoSpaceDE w:val="0"/>
        <w:autoSpaceDN w:val="0"/>
        <w:adjustRightInd w:val="0"/>
        <w:spacing w:before="10" w:after="0" w:line="240" w:lineRule="exact"/>
        <w:ind w:left="360" w:firstLine="0"/>
        <w:jc w:val="both"/>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jc w:val="both"/>
        <w:rPr>
          <w:rFonts w:ascii="Times New Roman" w:hAnsi="Times New Roman"/>
          <w:color w:val="000000"/>
          <w:sz w:val="20"/>
          <w:szCs w:val="20"/>
        </w:rPr>
      </w:pPr>
      <w:r>
        <w:rPr>
          <w:rFonts w:ascii="Times New Roman" w:hAnsi="Times New Roman"/>
          <w:color w:val="363435"/>
          <w:sz w:val="20"/>
          <w:szCs w:val="20"/>
        </w:rPr>
        <w:t>*Hollis, Lois</w:t>
      </w:r>
    </w:p>
    <w:p w:rsidR="00BA590D" w:rsidRDefault="00BA590D" w:rsidP="00BA590D">
      <w:pPr>
        <w:widowControl w:val="0"/>
        <w:autoSpaceDE w:val="0"/>
        <w:autoSpaceDN w:val="0"/>
        <w:adjustRightInd w:val="0"/>
        <w:spacing w:before="10" w:after="0" w:line="250" w:lineRule="auto"/>
        <w:ind w:left="360" w:firstLine="0"/>
        <w:jc w:val="both"/>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Political Sci- ence</w:t>
      </w:r>
    </w:p>
    <w:p w:rsidR="00BA590D" w:rsidRDefault="00BA590D" w:rsidP="00BA590D">
      <w:pPr>
        <w:widowControl w:val="0"/>
        <w:autoSpaceDE w:val="0"/>
        <w:autoSpaceDN w:val="0"/>
        <w:adjustRightInd w:val="0"/>
        <w:spacing w:after="0" w:line="250" w:lineRule="auto"/>
        <w:ind w:left="360" w:firstLine="0"/>
        <w:jc w:val="both"/>
        <w:rPr>
          <w:rFonts w:ascii="Times New Roman" w:hAnsi="Times New Roman"/>
          <w:color w:val="000000"/>
          <w:sz w:val="20"/>
          <w:szCs w:val="20"/>
        </w:rPr>
      </w:pPr>
      <w:r>
        <w:rPr>
          <w:rFonts w:ascii="Times New Roman" w:hAnsi="Times New Roman"/>
          <w:color w:val="363435"/>
          <w:sz w:val="20"/>
          <w:szCs w:val="20"/>
        </w:rPr>
        <w:t>A.B., Clark College M.A.,</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 Ph.D.,</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BA590D" w:rsidRDefault="00BA590D" w:rsidP="00BA590D">
      <w:pPr>
        <w:widowControl w:val="0"/>
        <w:autoSpaceDE w:val="0"/>
        <w:autoSpaceDN w:val="0"/>
        <w:adjustRightInd w:val="0"/>
        <w:spacing w:after="0" w:line="240" w:lineRule="exact"/>
        <w:ind w:left="360" w:firstLine="0"/>
        <w:jc w:val="both"/>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jc w:val="both"/>
        <w:rPr>
          <w:rFonts w:ascii="Times New Roman" w:hAnsi="Times New Roman"/>
          <w:color w:val="000000"/>
          <w:sz w:val="20"/>
          <w:szCs w:val="20"/>
        </w:rPr>
      </w:pPr>
      <w:r>
        <w:rPr>
          <w:rFonts w:ascii="Times New Roman" w:hAnsi="Times New Roman"/>
          <w:color w:val="363435"/>
          <w:sz w:val="20"/>
          <w:szCs w:val="20"/>
        </w:rPr>
        <w:t>Jackson, Prather S.</w:t>
      </w:r>
    </w:p>
    <w:p w:rsidR="00BA590D" w:rsidRDefault="00BA590D" w:rsidP="00BA590D">
      <w:pPr>
        <w:widowControl w:val="0"/>
        <w:autoSpaceDE w:val="0"/>
        <w:autoSpaceDN w:val="0"/>
        <w:adjustRightInd w:val="0"/>
        <w:spacing w:before="10" w:after="0" w:line="250" w:lineRule="auto"/>
        <w:ind w:left="360" w:firstLine="0"/>
        <w:jc w:val="both"/>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Health, Physi- cal Education and Rec</w:t>
      </w:r>
      <w:r>
        <w:rPr>
          <w:rFonts w:ascii="Times New Roman" w:hAnsi="Times New Roman"/>
          <w:i/>
          <w:iCs/>
          <w:color w:val="363435"/>
          <w:spacing w:val="-7"/>
          <w:sz w:val="20"/>
          <w:szCs w:val="20"/>
        </w:rPr>
        <w:t>r</w:t>
      </w:r>
      <w:r>
        <w:rPr>
          <w:rFonts w:ascii="Times New Roman" w:hAnsi="Times New Roman"/>
          <w:i/>
          <w:iCs/>
          <w:color w:val="363435"/>
          <w:sz w:val="20"/>
          <w:szCs w:val="20"/>
        </w:rPr>
        <w:t>eation</w:t>
      </w:r>
    </w:p>
    <w:p w:rsidR="00BA590D" w:rsidRDefault="00BA590D" w:rsidP="00BA590D">
      <w:pPr>
        <w:widowControl w:val="0"/>
        <w:autoSpaceDE w:val="0"/>
        <w:autoSpaceDN w:val="0"/>
        <w:adjustRightInd w:val="0"/>
        <w:spacing w:after="0"/>
        <w:ind w:left="360" w:firstLine="0"/>
        <w:jc w:val="both"/>
        <w:rPr>
          <w:rFonts w:ascii="Times New Roman" w:hAnsi="Times New Roman"/>
          <w:color w:val="000000"/>
          <w:sz w:val="20"/>
          <w:szCs w:val="20"/>
        </w:rPr>
      </w:pPr>
      <w:r>
        <w:rPr>
          <w:rFonts w:ascii="Times New Roman" w:hAnsi="Times New Roman"/>
          <w:color w:val="363435"/>
          <w:sz w:val="20"/>
          <w:szCs w:val="20"/>
        </w:rPr>
        <w:t>B.A.,</w:t>
      </w:r>
      <w:r>
        <w:rPr>
          <w:rFonts w:ascii="Times New Roman" w:hAnsi="Times New Roman"/>
          <w:color w:val="363435"/>
          <w:spacing w:val="-11"/>
          <w:sz w:val="20"/>
          <w:szCs w:val="20"/>
        </w:rPr>
        <w:t xml:space="preserve"> </w:t>
      </w:r>
      <w:r>
        <w:rPr>
          <w:rFonts w:ascii="Times New Roman" w:hAnsi="Times New Roman"/>
          <w:color w:val="363435"/>
          <w:sz w:val="20"/>
          <w:szCs w:val="20"/>
        </w:rPr>
        <w:t>Albany State University</w:t>
      </w:r>
    </w:p>
    <w:p w:rsidR="00BA590D" w:rsidRDefault="00BA590D" w:rsidP="00BA590D">
      <w:pPr>
        <w:widowControl w:val="0"/>
        <w:autoSpaceDE w:val="0"/>
        <w:autoSpaceDN w:val="0"/>
        <w:adjustRightInd w:val="0"/>
        <w:spacing w:before="10" w:after="0"/>
        <w:ind w:left="360" w:firstLine="0"/>
        <w:jc w:val="both"/>
        <w:rPr>
          <w:rFonts w:ascii="Times New Roman" w:hAnsi="Times New Roman"/>
          <w:color w:val="363435"/>
          <w:sz w:val="20"/>
          <w:szCs w:val="20"/>
        </w:rPr>
      </w:pPr>
      <w:r>
        <w:rPr>
          <w:rFonts w:ascii="Times New Roman" w:hAnsi="Times New Roman"/>
          <w:color w:val="363435"/>
          <w:sz w:val="20"/>
          <w:szCs w:val="20"/>
        </w:rPr>
        <w:t>M.A.,</w:t>
      </w:r>
      <w:r>
        <w:rPr>
          <w:rFonts w:ascii="Times New Roman" w:hAnsi="Times New Roman"/>
          <w:color w:val="363435"/>
          <w:spacing w:val="-4"/>
          <w:sz w:val="20"/>
          <w:szCs w:val="20"/>
        </w:rPr>
        <w:t xml:space="preserve"> </w:t>
      </w:r>
      <w:r>
        <w:rPr>
          <w:rFonts w:ascii="Times New Roman" w:hAnsi="Times New Roman"/>
          <w:color w:val="363435"/>
          <w:spacing w:val="-16"/>
          <w:sz w:val="20"/>
          <w:szCs w:val="20"/>
        </w:rPr>
        <w:t>W</w:t>
      </w:r>
      <w:r>
        <w:rPr>
          <w:rFonts w:ascii="Times New Roman" w:hAnsi="Times New Roman"/>
          <w:color w:val="363435"/>
          <w:sz w:val="20"/>
          <w:szCs w:val="20"/>
        </w:rPr>
        <w:t>estern Reserve University</w:t>
      </w:r>
    </w:p>
    <w:p w:rsidR="00BA590D" w:rsidRDefault="00BA590D" w:rsidP="00BA590D">
      <w:pPr>
        <w:widowControl w:val="0"/>
        <w:autoSpaceDE w:val="0"/>
        <w:autoSpaceDN w:val="0"/>
        <w:adjustRightInd w:val="0"/>
        <w:spacing w:before="10" w:after="0"/>
        <w:ind w:left="360" w:firstLine="0"/>
        <w:jc w:val="both"/>
        <w:rPr>
          <w:rFonts w:ascii="Times New Roman" w:hAnsi="Times New Roman"/>
          <w:color w:val="363435"/>
          <w:sz w:val="20"/>
          <w:szCs w:val="20"/>
        </w:rPr>
      </w:pPr>
    </w:p>
    <w:p w:rsidR="00BA590D" w:rsidRDefault="00BA590D" w:rsidP="00BA590D">
      <w:pPr>
        <w:widowControl w:val="0"/>
        <w:autoSpaceDE w:val="0"/>
        <w:autoSpaceDN w:val="0"/>
        <w:adjustRightInd w:val="0"/>
        <w:spacing w:before="26" w:after="0"/>
        <w:ind w:left="360" w:firstLine="0"/>
        <w:rPr>
          <w:rFonts w:ascii="Times New Roman" w:hAnsi="Times New Roman"/>
          <w:color w:val="000000"/>
          <w:sz w:val="20"/>
          <w:szCs w:val="20"/>
        </w:rPr>
      </w:pPr>
      <w:r>
        <w:rPr>
          <w:rFonts w:ascii="Times New Roman" w:hAnsi="Times New Roman"/>
          <w:color w:val="363435"/>
          <w:sz w:val="20"/>
          <w:szCs w:val="20"/>
        </w:rPr>
        <w:t>*Johnson, Leroy</w:t>
      </w:r>
    </w:p>
    <w:p w:rsidR="00DD3D7A" w:rsidRDefault="00BA590D" w:rsidP="00BA590D">
      <w:pPr>
        <w:widowControl w:val="0"/>
        <w:autoSpaceDE w:val="0"/>
        <w:autoSpaceDN w:val="0"/>
        <w:adjustRightInd w:val="0"/>
        <w:spacing w:before="10" w:after="0" w:line="250" w:lineRule="auto"/>
        <w:ind w:left="360" w:firstLine="0"/>
        <w:rPr>
          <w:rFonts w:ascii="Times New Roman" w:hAnsi="Times New Roman"/>
          <w:i/>
          <w:iCs/>
          <w:color w:val="363435"/>
          <w:spacing w:val="-4"/>
          <w:sz w:val="20"/>
          <w:szCs w:val="20"/>
        </w:rPr>
        <w:sectPr w:rsidR="00DD3D7A" w:rsidSect="00DD3D7A">
          <w:headerReference w:type="even" r:id="rId76"/>
          <w:headerReference w:type="default" r:id="rId77"/>
          <w:pgSz w:w="12240" w:h="15840" w:code="1"/>
          <w:pgMar w:top="720" w:right="720" w:bottom="288" w:left="1440" w:header="720" w:footer="288" w:gutter="0"/>
          <w:cols w:num="2" w:space="720"/>
          <w:docGrid w:linePitch="360"/>
        </w:sect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Business</w:t>
      </w:r>
      <w:r>
        <w:rPr>
          <w:rFonts w:ascii="Times New Roman" w:hAnsi="Times New Roman"/>
          <w:i/>
          <w:iCs/>
          <w:color w:val="363435"/>
          <w:spacing w:val="-4"/>
          <w:sz w:val="20"/>
          <w:szCs w:val="20"/>
        </w:rPr>
        <w:t xml:space="preserve"> </w:t>
      </w:r>
    </w:p>
    <w:p w:rsidR="00BA590D" w:rsidRDefault="00BA590D" w:rsidP="00BA590D">
      <w:pPr>
        <w:widowControl w:val="0"/>
        <w:autoSpaceDE w:val="0"/>
        <w:autoSpaceDN w:val="0"/>
        <w:adjustRightInd w:val="0"/>
        <w:spacing w:before="10" w:after="0" w:line="250" w:lineRule="auto"/>
        <w:ind w:left="360" w:firstLine="0"/>
        <w:rPr>
          <w:rFonts w:ascii="Times New Roman" w:hAnsi="Times New Roman"/>
          <w:color w:val="000000"/>
          <w:sz w:val="20"/>
          <w:szCs w:val="20"/>
        </w:rPr>
      </w:pPr>
      <w:r>
        <w:rPr>
          <w:rFonts w:ascii="Times New Roman" w:hAnsi="Times New Roman"/>
          <w:i/>
          <w:iCs/>
          <w:color w:val="363435"/>
          <w:sz w:val="20"/>
          <w:szCs w:val="20"/>
        </w:rPr>
        <w:lastRenderedPageBreak/>
        <w:t>Administration</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B.S., Bluefield State College</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M.Litt., M.Ed., University of Pittsbu</w:t>
      </w:r>
      <w:r>
        <w:rPr>
          <w:rFonts w:ascii="Times New Roman" w:hAnsi="Times New Roman"/>
          <w:color w:val="363435"/>
          <w:spacing w:val="-4"/>
          <w:sz w:val="20"/>
          <w:szCs w:val="20"/>
        </w:rPr>
        <w:t>r</w:t>
      </w:r>
      <w:r>
        <w:rPr>
          <w:rFonts w:ascii="Times New Roman" w:hAnsi="Times New Roman"/>
          <w:color w:val="363435"/>
          <w:sz w:val="20"/>
          <w:szCs w:val="20"/>
        </w:rPr>
        <w:t>gh</w:t>
      </w:r>
    </w:p>
    <w:p w:rsidR="00BA590D" w:rsidRDefault="00BA590D" w:rsidP="00BA590D">
      <w:pPr>
        <w:widowControl w:val="0"/>
        <w:autoSpaceDE w:val="0"/>
        <w:autoSpaceDN w:val="0"/>
        <w:adjustRightInd w:val="0"/>
        <w:spacing w:before="10" w:after="0" w:line="240" w:lineRule="exact"/>
        <w:ind w:left="36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Jones,</w:t>
      </w:r>
      <w:r>
        <w:rPr>
          <w:rFonts w:ascii="Times New Roman" w:hAnsi="Times New Roman"/>
          <w:color w:val="363435"/>
          <w:spacing w:val="-4"/>
          <w:sz w:val="20"/>
          <w:szCs w:val="20"/>
        </w:rPr>
        <w:t xml:space="preserve"> </w:t>
      </w:r>
      <w:r>
        <w:rPr>
          <w:rFonts w:ascii="Times New Roman" w:hAnsi="Times New Roman"/>
          <w:color w:val="363435"/>
          <w:spacing w:val="-15"/>
          <w:sz w:val="20"/>
          <w:szCs w:val="20"/>
        </w:rPr>
        <w:t>T</w:t>
      </w:r>
      <w:r>
        <w:rPr>
          <w:rFonts w:ascii="Times New Roman" w:hAnsi="Times New Roman"/>
          <w:color w:val="363435"/>
          <w:sz w:val="20"/>
          <w:szCs w:val="20"/>
        </w:rPr>
        <w:t>. Marshall</w:t>
      </w:r>
    </w:p>
    <w:p w:rsidR="00BA590D" w:rsidRDefault="00BA590D" w:rsidP="00BA590D">
      <w:pPr>
        <w:widowControl w:val="0"/>
        <w:autoSpaceDE w:val="0"/>
        <w:autoSpaceDN w:val="0"/>
        <w:adjustRightInd w:val="0"/>
        <w:spacing w:before="10" w:after="0" w:line="250" w:lineRule="auto"/>
        <w:ind w:left="36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Emeritus of Music </w:t>
      </w:r>
      <w:r>
        <w:rPr>
          <w:rFonts w:ascii="Times New Roman" w:hAnsi="Times New Roman"/>
          <w:color w:val="363435"/>
          <w:sz w:val="20"/>
          <w:szCs w:val="20"/>
        </w:rPr>
        <w:t>B.S.,</w:t>
      </w:r>
      <w:r>
        <w:rPr>
          <w:rFonts w:ascii="Times New Roman" w:hAnsi="Times New Roman"/>
          <w:color w:val="363435"/>
          <w:spacing w:val="-4"/>
          <w:sz w:val="20"/>
          <w:szCs w:val="20"/>
        </w:rPr>
        <w:t xml:space="preserve"> </w:t>
      </w:r>
      <w:r>
        <w:rPr>
          <w:rFonts w:ascii="Times New Roman" w:hAnsi="Times New Roman"/>
          <w:color w:val="363435"/>
          <w:spacing w:val="-12"/>
          <w:sz w:val="20"/>
          <w:szCs w:val="20"/>
        </w:rPr>
        <w:t>V</w:t>
      </w:r>
      <w:r>
        <w:rPr>
          <w:rFonts w:ascii="Times New Roman" w:hAnsi="Times New Roman"/>
          <w:color w:val="363435"/>
          <w:sz w:val="20"/>
          <w:szCs w:val="20"/>
        </w:rPr>
        <w:t>i</w:t>
      </w:r>
      <w:r>
        <w:rPr>
          <w:rFonts w:ascii="Times New Roman" w:hAnsi="Times New Roman"/>
          <w:color w:val="363435"/>
          <w:spacing w:val="-4"/>
          <w:sz w:val="20"/>
          <w:szCs w:val="20"/>
        </w:rPr>
        <w:t>r</w:t>
      </w:r>
      <w:r>
        <w:rPr>
          <w:rFonts w:ascii="Times New Roman" w:hAnsi="Times New Roman"/>
          <w:color w:val="363435"/>
          <w:sz w:val="20"/>
          <w:szCs w:val="20"/>
        </w:rPr>
        <w:t>ginia State University M.M., University of Michigan D.M.E., University of Oklahoma</w:t>
      </w:r>
    </w:p>
    <w:p w:rsidR="00BA590D" w:rsidRDefault="00BA590D" w:rsidP="00BA590D">
      <w:pPr>
        <w:widowControl w:val="0"/>
        <w:autoSpaceDE w:val="0"/>
        <w:autoSpaceDN w:val="0"/>
        <w:adjustRightInd w:val="0"/>
        <w:spacing w:after="0" w:line="240" w:lineRule="exact"/>
        <w:ind w:left="36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*Kirkpatrick, Forrest L.</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z w:val="20"/>
          <w:szCs w:val="20"/>
        </w:rPr>
        <w:t>Associate 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Health and</w:t>
      </w:r>
    </w:p>
    <w:p w:rsidR="00BA590D" w:rsidRDefault="00BA590D" w:rsidP="00BA590D">
      <w:pPr>
        <w:widowControl w:val="0"/>
        <w:autoSpaceDE w:val="0"/>
        <w:autoSpaceDN w:val="0"/>
        <w:adjustRightInd w:val="0"/>
        <w:spacing w:before="10" w:after="0" w:line="250" w:lineRule="auto"/>
        <w:ind w:left="360" w:firstLine="0"/>
        <w:rPr>
          <w:rFonts w:ascii="Times New Roman" w:hAnsi="Times New Roman"/>
          <w:color w:val="000000"/>
          <w:sz w:val="20"/>
          <w:szCs w:val="20"/>
        </w:rPr>
      </w:pPr>
      <w:r>
        <w:rPr>
          <w:rFonts w:ascii="Times New Roman" w:hAnsi="Times New Roman"/>
          <w:i/>
          <w:iCs/>
          <w:color w:val="363435"/>
          <w:sz w:val="20"/>
          <w:szCs w:val="20"/>
        </w:rPr>
        <w:t xml:space="preserve">Physical Education </w:t>
      </w:r>
      <w:r>
        <w:rPr>
          <w:rFonts w:ascii="Times New Roman" w:hAnsi="Times New Roman"/>
          <w:color w:val="363435"/>
          <w:sz w:val="20"/>
          <w:szCs w:val="20"/>
        </w:rPr>
        <w:t>A.B.,</w:t>
      </w:r>
      <w:r>
        <w:rPr>
          <w:rFonts w:ascii="Times New Roman" w:hAnsi="Times New Roman"/>
          <w:color w:val="363435"/>
          <w:spacing w:val="-4"/>
          <w:sz w:val="20"/>
          <w:szCs w:val="20"/>
        </w:rPr>
        <w:t xml:space="preserve"> </w:t>
      </w:r>
      <w:r>
        <w:rPr>
          <w:rFonts w:ascii="Times New Roman" w:hAnsi="Times New Roman"/>
          <w:color w:val="363435"/>
          <w:spacing w:val="-14"/>
          <w:sz w:val="20"/>
          <w:szCs w:val="20"/>
        </w:rPr>
        <w:t>T</w:t>
      </w:r>
      <w:r>
        <w:rPr>
          <w:rFonts w:ascii="Times New Roman" w:hAnsi="Times New Roman"/>
          <w:color w:val="363435"/>
          <w:sz w:val="20"/>
          <w:szCs w:val="20"/>
        </w:rPr>
        <w:t>alladega College M.A., New</w:t>
      </w:r>
      <w:r>
        <w:rPr>
          <w:rFonts w:ascii="Times New Roman" w:hAnsi="Times New Roman"/>
          <w:color w:val="363435"/>
          <w:spacing w:val="-7"/>
          <w:sz w:val="20"/>
          <w:szCs w:val="20"/>
        </w:rPr>
        <w:t xml:space="preserve"> </w:t>
      </w:r>
      <w:r>
        <w:rPr>
          <w:rFonts w:ascii="Times New Roman" w:hAnsi="Times New Roman"/>
          <w:color w:val="363435"/>
          <w:spacing w:val="-20"/>
          <w:sz w:val="20"/>
          <w:szCs w:val="20"/>
        </w:rPr>
        <w:t>Y</w:t>
      </w:r>
      <w:r>
        <w:rPr>
          <w:rFonts w:ascii="Times New Roman" w:hAnsi="Times New Roman"/>
          <w:color w:val="363435"/>
          <w:sz w:val="20"/>
          <w:szCs w:val="20"/>
        </w:rPr>
        <w:t>ork University</w:t>
      </w:r>
    </w:p>
    <w:p w:rsidR="00BA590D" w:rsidRDefault="00BA590D" w:rsidP="00BA590D">
      <w:pPr>
        <w:widowControl w:val="0"/>
        <w:autoSpaceDE w:val="0"/>
        <w:autoSpaceDN w:val="0"/>
        <w:adjustRightInd w:val="0"/>
        <w:spacing w:after="0" w:line="240" w:lineRule="exact"/>
        <w:ind w:left="36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*Latime</w:t>
      </w:r>
      <w:r>
        <w:rPr>
          <w:rFonts w:ascii="Times New Roman" w:hAnsi="Times New Roman"/>
          <w:color w:val="363435"/>
          <w:spacing w:val="-8"/>
          <w:sz w:val="20"/>
          <w:szCs w:val="20"/>
        </w:rPr>
        <w:t>r</w:t>
      </w:r>
      <w:r>
        <w:rPr>
          <w:rFonts w:ascii="Times New Roman" w:hAnsi="Times New Roman"/>
          <w:color w:val="363435"/>
          <w:sz w:val="20"/>
          <w:szCs w:val="20"/>
        </w:rPr>
        <w:t>,</w:t>
      </w:r>
      <w:r>
        <w:rPr>
          <w:rFonts w:ascii="Times New Roman" w:hAnsi="Times New Roman"/>
          <w:color w:val="363435"/>
          <w:spacing w:val="-4"/>
          <w:sz w:val="20"/>
          <w:szCs w:val="20"/>
        </w:rPr>
        <w:t xml:space="preserve"> </w:t>
      </w:r>
      <w:r>
        <w:rPr>
          <w:rFonts w:ascii="Times New Roman" w:hAnsi="Times New Roman"/>
          <w:color w:val="363435"/>
          <w:spacing w:val="-7"/>
          <w:sz w:val="20"/>
          <w:szCs w:val="20"/>
        </w:rPr>
        <w:t>T</w:t>
      </w:r>
      <w:r>
        <w:rPr>
          <w:rFonts w:ascii="Times New Roman" w:hAnsi="Times New Roman"/>
          <w:color w:val="363435"/>
          <w:sz w:val="20"/>
          <w:szCs w:val="20"/>
        </w:rPr>
        <w:t>roas Lewis</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i/>
          <w:iCs/>
          <w:color w:val="363435"/>
          <w:sz w:val="20"/>
          <w:szCs w:val="20"/>
        </w:rPr>
        <w:t>Associate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Social Sciences</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A.B., Spelman College</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M.A.,</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BA590D" w:rsidRDefault="00BA590D" w:rsidP="00BA590D">
      <w:pPr>
        <w:widowControl w:val="0"/>
        <w:autoSpaceDE w:val="0"/>
        <w:autoSpaceDN w:val="0"/>
        <w:adjustRightInd w:val="0"/>
        <w:spacing w:before="10" w:after="0"/>
        <w:ind w:left="360" w:firstLine="0"/>
        <w:jc w:val="both"/>
        <w:rPr>
          <w:rFonts w:ascii="Times New Roman" w:hAnsi="Times New Roman"/>
          <w:color w:val="000000"/>
          <w:sz w:val="20"/>
          <w:szCs w:val="20"/>
        </w:rPr>
      </w:pPr>
    </w:p>
    <w:p w:rsidR="00BA590D" w:rsidRDefault="00BA590D" w:rsidP="00BA590D">
      <w:pPr>
        <w:widowControl w:val="0"/>
        <w:autoSpaceDE w:val="0"/>
        <w:autoSpaceDN w:val="0"/>
        <w:adjustRightInd w:val="0"/>
        <w:spacing w:after="0" w:line="250" w:lineRule="auto"/>
        <w:ind w:left="360" w:right="1961" w:firstLine="0"/>
        <w:rPr>
          <w:rFonts w:ascii="Times New Roman" w:hAnsi="Times New Roman"/>
          <w:color w:val="000000"/>
          <w:sz w:val="20"/>
          <w:szCs w:val="20"/>
        </w:rPr>
      </w:pPr>
      <w:r>
        <w:rPr>
          <w:rFonts w:ascii="Times New Roman" w:hAnsi="Times New Roman"/>
          <w:color w:val="363435"/>
          <w:sz w:val="20"/>
          <w:szCs w:val="20"/>
        </w:rPr>
        <w:t>*Lightfoote,</w:t>
      </w:r>
      <w:r>
        <w:rPr>
          <w:rFonts w:ascii="Times New Roman" w:hAnsi="Times New Roman"/>
          <w:color w:val="363435"/>
          <w:spacing w:val="-4"/>
          <w:sz w:val="20"/>
          <w:szCs w:val="20"/>
        </w:rPr>
        <w:t xml:space="preserve"> </w:t>
      </w:r>
      <w:r>
        <w:rPr>
          <w:rFonts w:ascii="Times New Roman" w:hAnsi="Times New Roman"/>
          <w:color w:val="363435"/>
          <w:spacing w:val="-8"/>
          <w:sz w:val="20"/>
          <w:szCs w:val="20"/>
        </w:rPr>
        <w:t>W</w:t>
      </w:r>
      <w:r>
        <w:rPr>
          <w:rFonts w:ascii="Times New Roman" w:hAnsi="Times New Roman"/>
          <w:color w:val="363435"/>
          <w:sz w:val="20"/>
          <w:szCs w:val="20"/>
        </w:rPr>
        <w:t xml:space="preserve">illiam E. </w:t>
      </w: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Emeritus of Education </w:t>
      </w:r>
      <w:r>
        <w:rPr>
          <w:rFonts w:ascii="Times New Roman" w:hAnsi="Times New Roman"/>
          <w:color w:val="363435"/>
          <w:sz w:val="20"/>
          <w:szCs w:val="20"/>
        </w:rPr>
        <w:t>B.S.,</w:t>
      </w:r>
      <w:r>
        <w:rPr>
          <w:rFonts w:ascii="Times New Roman" w:hAnsi="Times New Roman"/>
          <w:color w:val="363435"/>
          <w:spacing w:val="-4"/>
          <w:sz w:val="20"/>
          <w:szCs w:val="20"/>
        </w:rPr>
        <w:t xml:space="preserve"> </w:t>
      </w:r>
      <w:r>
        <w:rPr>
          <w:rFonts w:ascii="Times New Roman" w:hAnsi="Times New Roman"/>
          <w:color w:val="363435"/>
          <w:spacing w:val="-7"/>
          <w:sz w:val="20"/>
          <w:szCs w:val="20"/>
        </w:rPr>
        <w:t>T</w:t>
      </w:r>
      <w:r>
        <w:rPr>
          <w:rFonts w:ascii="Times New Roman" w:hAnsi="Times New Roman"/>
          <w:color w:val="363435"/>
          <w:sz w:val="20"/>
          <w:szCs w:val="20"/>
        </w:rPr>
        <w:t>uskegee Institute</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M.A.,</w:t>
      </w:r>
      <w:r>
        <w:rPr>
          <w:rFonts w:ascii="Times New Roman" w:hAnsi="Times New Roman"/>
          <w:color w:val="363435"/>
          <w:spacing w:val="-4"/>
          <w:sz w:val="20"/>
          <w:szCs w:val="20"/>
        </w:rPr>
        <w:t xml:space="preserve"> </w:t>
      </w:r>
      <w:r>
        <w:rPr>
          <w:rFonts w:ascii="Times New Roman" w:hAnsi="Times New Roman"/>
          <w:color w:val="363435"/>
          <w:spacing w:val="-14"/>
          <w:sz w:val="20"/>
          <w:szCs w:val="20"/>
        </w:rPr>
        <w:t>T</w:t>
      </w:r>
      <w:r>
        <w:rPr>
          <w:rFonts w:ascii="Times New Roman" w:hAnsi="Times New Roman"/>
          <w:color w:val="363435"/>
          <w:sz w:val="20"/>
          <w:szCs w:val="20"/>
        </w:rPr>
        <w:t>eachers College, Columbia University</w:t>
      </w:r>
    </w:p>
    <w:p w:rsidR="00BA590D" w:rsidRDefault="00BA590D" w:rsidP="00BA590D">
      <w:pPr>
        <w:widowControl w:val="0"/>
        <w:autoSpaceDE w:val="0"/>
        <w:autoSpaceDN w:val="0"/>
        <w:adjustRightInd w:val="0"/>
        <w:spacing w:before="10" w:after="0"/>
        <w:ind w:left="360" w:firstLine="0"/>
        <w:rPr>
          <w:rFonts w:ascii="Times New Roman" w:hAnsi="Times New Roman"/>
          <w:color w:val="000000"/>
          <w:sz w:val="20"/>
          <w:szCs w:val="20"/>
        </w:rPr>
      </w:pPr>
      <w:r>
        <w:rPr>
          <w:rFonts w:ascii="Times New Roman" w:hAnsi="Times New Roman"/>
          <w:color w:val="363435"/>
          <w:sz w:val="20"/>
          <w:szCs w:val="20"/>
        </w:rPr>
        <w:t>Ed.D., Indiana University</w:t>
      </w:r>
    </w:p>
    <w:p w:rsidR="00BA590D" w:rsidRDefault="00BA590D" w:rsidP="00BA590D">
      <w:pPr>
        <w:widowControl w:val="0"/>
        <w:autoSpaceDE w:val="0"/>
        <w:autoSpaceDN w:val="0"/>
        <w:adjustRightInd w:val="0"/>
        <w:spacing w:before="26" w:after="0"/>
        <w:ind w:left="360" w:right="280" w:firstLine="0"/>
        <w:rPr>
          <w:rFonts w:ascii="Times New Roman" w:hAnsi="Times New Roman"/>
          <w:color w:val="000000"/>
          <w:sz w:val="20"/>
          <w:szCs w:val="20"/>
        </w:rPr>
      </w:pPr>
      <w:r>
        <w:rPr>
          <w:rFonts w:ascii="Times New Roman" w:hAnsi="Times New Roman"/>
          <w:color w:val="363435"/>
          <w:sz w:val="20"/>
          <w:szCs w:val="20"/>
        </w:rPr>
        <w:t>Marquis, James H.</w:t>
      </w:r>
    </w:p>
    <w:p w:rsidR="00BA590D" w:rsidRDefault="00BA590D" w:rsidP="00BA590D">
      <w:pPr>
        <w:widowControl w:val="0"/>
        <w:autoSpaceDE w:val="0"/>
        <w:autoSpaceDN w:val="0"/>
        <w:adjustRightInd w:val="0"/>
        <w:spacing w:before="10" w:after="0" w:line="250" w:lineRule="auto"/>
        <w:ind w:left="360" w:right="28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Emeritus of Music </w:t>
      </w:r>
      <w:r>
        <w:rPr>
          <w:rFonts w:ascii="Times New Roman" w:hAnsi="Times New Roman"/>
          <w:color w:val="363435"/>
          <w:sz w:val="20"/>
          <w:szCs w:val="20"/>
        </w:rPr>
        <w:t>B.M., University of Detroit M.M., Boston University Ph.D., University of Iowa</w:t>
      </w:r>
    </w:p>
    <w:p w:rsidR="00BA590D" w:rsidRDefault="00BA590D" w:rsidP="00BA590D">
      <w:pPr>
        <w:widowControl w:val="0"/>
        <w:autoSpaceDE w:val="0"/>
        <w:autoSpaceDN w:val="0"/>
        <w:adjustRightInd w:val="0"/>
        <w:spacing w:after="0" w:line="240" w:lineRule="exact"/>
        <w:ind w:left="360" w:right="28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Marshall, Robert</w:t>
      </w:r>
    </w:p>
    <w:p w:rsidR="00BA590D" w:rsidRDefault="00BA590D" w:rsidP="00BA590D">
      <w:pPr>
        <w:widowControl w:val="0"/>
        <w:autoSpaceDE w:val="0"/>
        <w:autoSpaceDN w:val="0"/>
        <w:adjustRightInd w:val="0"/>
        <w:spacing w:before="10" w:after="0"/>
        <w:ind w:left="360" w:right="280" w:firstLine="0"/>
        <w:rPr>
          <w:rFonts w:ascii="Times New Roman" w:hAnsi="Times New Roman"/>
          <w:color w:val="000000"/>
          <w:sz w:val="20"/>
          <w:szCs w:val="20"/>
        </w:rPr>
      </w:pPr>
      <w:r>
        <w:rPr>
          <w:rFonts w:ascii="Times New Roman" w:hAnsi="Times New Roman"/>
          <w:i/>
          <w:iCs/>
          <w:color w:val="363435"/>
          <w:sz w:val="20"/>
          <w:szCs w:val="20"/>
        </w:rPr>
        <w:t>Associate 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Mathematics</w:t>
      </w:r>
    </w:p>
    <w:p w:rsidR="00BA590D" w:rsidRDefault="00BA590D" w:rsidP="00BA590D">
      <w:pPr>
        <w:widowControl w:val="0"/>
        <w:autoSpaceDE w:val="0"/>
        <w:autoSpaceDN w:val="0"/>
        <w:adjustRightInd w:val="0"/>
        <w:spacing w:before="10" w:after="0"/>
        <w:ind w:left="360" w:right="280" w:firstLine="0"/>
        <w:rPr>
          <w:rFonts w:ascii="Times New Roman" w:hAnsi="Times New Roman"/>
          <w:color w:val="000000"/>
          <w:sz w:val="20"/>
          <w:szCs w:val="20"/>
        </w:rPr>
      </w:pPr>
      <w:r>
        <w:rPr>
          <w:rFonts w:ascii="Times New Roman" w:hAnsi="Times New Roman"/>
          <w:color w:val="363435"/>
          <w:sz w:val="20"/>
          <w:szCs w:val="20"/>
        </w:rPr>
        <w:t>B.S., Fort</w:t>
      </w:r>
      <w:r>
        <w:rPr>
          <w:rFonts w:ascii="Times New Roman" w:hAnsi="Times New Roman"/>
          <w:color w:val="363435"/>
          <w:spacing w:val="-4"/>
          <w:sz w:val="20"/>
          <w:szCs w:val="20"/>
        </w:rPr>
        <w:t xml:space="preserve"> </w:t>
      </w:r>
      <w:r>
        <w:rPr>
          <w:rFonts w:ascii="Times New Roman" w:hAnsi="Times New Roman"/>
          <w:color w:val="363435"/>
          <w:spacing w:val="-22"/>
          <w:sz w:val="20"/>
          <w:szCs w:val="20"/>
        </w:rPr>
        <w:t>V</w:t>
      </w:r>
      <w:r>
        <w:rPr>
          <w:rFonts w:ascii="Times New Roman" w:hAnsi="Times New Roman"/>
          <w:color w:val="363435"/>
          <w:sz w:val="20"/>
          <w:szCs w:val="20"/>
        </w:rPr>
        <w:t>alley State College</w:t>
      </w:r>
    </w:p>
    <w:p w:rsidR="00BA590D" w:rsidRDefault="00BA590D" w:rsidP="00BA590D">
      <w:pPr>
        <w:widowControl w:val="0"/>
        <w:autoSpaceDE w:val="0"/>
        <w:autoSpaceDN w:val="0"/>
        <w:adjustRightInd w:val="0"/>
        <w:spacing w:before="10" w:after="0"/>
        <w:ind w:left="360" w:right="280" w:firstLine="0"/>
        <w:rPr>
          <w:rFonts w:ascii="Times New Roman" w:hAnsi="Times New Roman"/>
          <w:color w:val="000000"/>
          <w:sz w:val="20"/>
          <w:szCs w:val="20"/>
        </w:rPr>
      </w:pPr>
      <w:r>
        <w:rPr>
          <w:rFonts w:ascii="Times New Roman" w:hAnsi="Times New Roman"/>
          <w:color w:val="363435"/>
          <w:sz w:val="20"/>
          <w:szCs w:val="20"/>
        </w:rPr>
        <w:t>M.S.,</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BA590D" w:rsidRDefault="00BA590D" w:rsidP="00BA590D">
      <w:pPr>
        <w:widowControl w:val="0"/>
        <w:autoSpaceDE w:val="0"/>
        <w:autoSpaceDN w:val="0"/>
        <w:adjustRightInd w:val="0"/>
        <w:spacing w:before="10" w:after="0"/>
        <w:ind w:left="360" w:right="280" w:firstLine="0"/>
        <w:rPr>
          <w:rFonts w:ascii="Times New Roman" w:hAnsi="Times New Roman"/>
          <w:color w:val="000000"/>
          <w:sz w:val="20"/>
          <w:szCs w:val="20"/>
        </w:rPr>
      </w:pPr>
      <w:r>
        <w:rPr>
          <w:rFonts w:ascii="Times New Roman" w:hAnsi="Times New Roman"/>
          <w:color w:val="363435"/>
          <w:sz w:val="20"/>
          <w:szCs w:val="20"/>
        </w:rPr>
        <w:t>Ph.D., Southern Illinois University</w:t>
      </w:r>
    </w:p>
    <w:p w:rsidR="00BA590D" w:rsidRDefault="00BA590D" w:rsidP="00BA590D">
      <w:pPr>
        <w:widowControl w:val="0"/>
        <w:autoSpaceDE w:val="0"/>
        <w:autoSpaceDN w:val="0"/>
        <w:adjustRightInd w:val="0"/>
        <w:spacing w:before="10" w:after="0" w:line="240" w:lineRule="exact"/>
        <w:ind w:left="360" w:right="28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Mayes, Helen M.</w:t>
      </w:r>
    </w:p>
    <w:p w:rsidR="00BA590D" w:rsidRDefault="00BA590D" w:rsidP="00BA590D">
      <w:pPr>
        <w:widowControl w:val="0"/>
        <w:autoSpaceDE w:val="0"/>
        <w:autoSpaceDN w:val="0"/>
        <w:adjustRightInd w:val="0"/>
        <w:spacing w:before="10" w:after="0"/>
        <w:ind w:left="360" w:right="280" w:firstLine="0"/>
        <w:rPr>
          <w:rFonts w:ascii="Times New Roman" w:hAnsi="Times New Roman"/>
          <w:color w:val="000000"/>
          <w:sz w:val="20"/>
          <w:szCs w:val="20"/>
        </w:rPr>
      </w:pPr>
      <w:r>
        <w:rPr>
          <w:rFonts w:ascii="Times New Roman" w:hAnsi="Times New Roman"/>
          <w:i/>
          <w:iCs/>
          <w:color w:val="363435"/>
          <w:sz w:val="20"/>
          <w:szCs w:val="20"/>
        </w:rPr>
        <w:t>Di</w:t>
      </w:r>
      <w:r>
        <w:rPr>
          <w:rFonts w:ascii="Times New Roman" w:hAnsi="Times New Roman"/>
          <w:i/>
          <w:iCs/>
          <w:color w:val="363435"/>
          <w:spacing w:val="-7"/>
          <w:sz w:val="20"/>
          <w:szCs w:val="20"/>
        </w:rPr>
        <w:t>r</w:t>
      </w:r>
      <w:r>
        <w:rPr>
          <w:rFonts w:ascii="Times New Roman" w:hAnsi="Times New Roman"/>
          <w:i/>
          <w:iCs/>
          <w:color w:val="363435"/>
          <w:sz w:val="20"/>
          <w:szCs w:val="20"/>
        </w:rPr>
        <w:t>ector Emerita of</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Admissions and Reco</w:t>
      </w:r>
      <w:r>
        <w:rPr>
          <w:rFonts w:ascii="Times New Roman" w:hAnsi="Times New Roman"/>
          <w:i/>
          <w:iCs/>
          <w:color w:val="363435"/>
          <w:spacing w:val="-7"/>
          <w:sz w:val="20"/>
          <w:szCs w:val="20"/>
        </w:rPr>
        <w:t>r</w:t>
      </w:r>
      <w:r>
        <w:rPr>
          <w:rFonts w:ascii="Times New Roman" w:hAnsi="Times New Roman"/>
          <w:i/>
          <w:iCs/>
          <w:color w:val="363435"/>
          <w:sz w:val="20"/>
          <w:szCs w:val="20"/>
        </w:rPr>
        <w:t>ds</w:t>
      </w:r>
    </w:p>
    <w:p w:rsidR="00BA590D" w:rsidRDefault="00BA590D" w:rsidP="00BA590D">
      <w:pPr>
        <w:widowControl w:val="0"/>
        <w:autoSpaceDE w:val="0"/>
        <w:autoSpaceDN w:val="0"/>
        <w:adjustRightInd w:val="0"/>
        <w:spacing w:before="10" w:after="0"/>
        <w:ind w:left="360" w:right="280" w:firstLine="0"/>
        <w:rPr>
          <w:rFonts w:ascii="Times New Roman" w:hAnsi="Times New Roman"/>
          <w:color w:val="000000"/>
          <w:sz w:val="20"/>
          <w:szCs w:val="20"/>
        </w:rPr>
      </w:pPr>
      <w:r>
        <w:rPr>
          <w:rFonts w:ascii="Times New Roman" w:hAnsi="Times New Roman"/>
          <w:color w:val="363435"/>
          <w:sz w:val="20"/>
          <w:szCs w:val="20"/>
        </w:rPr>
        <w:t>B.S., Savannah State College</w:t>
      </w:r>
    </w:p>
    <w:p w:rsidR="00BA590D" w:rsidRDefault="00BA590D" w:rsidP="00BA590D">
      <w:pPr>
        <w:widowControl w:val="0"/>
        <w:autoSpaceDE w:val="0"/>
        <w:autoSpaceDN w:val="0"/>
        <w:adjustRightInd w:val="0"/>
        <w:spacing w:before="10" w:after="0"/>
        <w:ind w:left="360" w:right="280" w:firstLine="0"/>
        <w:rPr>
          <w:rFonts w:ascii="Times New Roman" w:hAnsi="Times New Roman"/>
          <w:color w:val="000000"/>
          <w:sz w:val="20"/>
          <w:szCs w:val="20"/>
        </w:rPr>
      </w:pPr>
      <w:r>
        <w:rPr>
          <w:rFonts w:ascii="Times New Roman" w:hAnsi="Times New Roman"/>
          <w:color w:val="363435"/>
          <w:sz w:val="20"/>
          <w:szCs w:val="20"/>
        </w:rPr>
        <w:t>M.A., New</w:t>
      </w:r>
      <w:r>
        <w:rPr>
          <w:rFonts w:ascii="Times New Roman" w:hAnsi="Times New Roman"/>
          <w:color w:val="363435"/>
          <w:spacing w:val="-7"/>
          <w:sz w:val="20"/>
          <w:szCs w:val="20"/>
        </w:rPr>
        <w:t xml:space="preserve"> </w:t>
      </w:r>
      <w:r>
        <w:rPr>
          <w:rFonts w:ascii="Times New Roman" w:hAnsi="Times New Roman"/>
          <w:color w:val="363435"/>
          <w:spacing w:val="-20"/>
          <w:sz w:val="20"/>
          <w:szCs w:val="20"/>
        </w:rPr>
        <w:t>Y</w:t>
      </w:r>
      <w:r>
        <w:rPr>
          <w:rFonts w:ascii="Times New Roman" w:hAnsi="Times New Roman"/>
          <w:color w:val="363435"/>
          <w:sz w:val="20"/>
          <w:szCs w:val="20"/>
        </w:rPr>
        <w:t>ork University</w:t>
      </w:r>
    </w:p>
    <w:p w:rsidR="00BA590D" w:rsidRDefault="00BA590D" w:rsidP="00BA590D">
      <w:pPr>
        <w:widowControl w:val="0"/>
        <w:autoSpaceDE w:val="0"/>
        <w:autoSpaceDN w:val="0"/>
        <w:adjustRightInd w:val="0"/>
        <w:spacing w:before="10" w:after="0" w:line="240" w:lineRule="exact"/>
        <w:ind w:left="360" w:right="28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Mille</w:t>
      </w:r>
      <w:r>
        <w:rPr>
          <w:rFonts w:ascii="Times New Roman" w:hAnsi="Times New Roman"/>
          <w:color w:val="363435"/>
          <w:spacing w:val="-8"/>
          <w:sz w:val="20"/>
          <w:szCs w:val="20"/>
        </w:rPr>
        <w:t>r</w:t>
      </w:r>
      <w:r>
        <w:rPr>
          <w:rFonts w:ascii="Times New Roman" w:hAnsi="Times New Roman"/>
          <w:color w:val="363435"/>
          <w:sz w:val="20"/>
          <w:szCs w:val="20"/>
        </w:rPr>
        <w:t>, Juanita</w:t>
      </w:r>
    </w:p>
    <w:p w:rsidR="00BA590D" w:rsidRDefault="00BA590D" w:rsidP="00BA590D">
      <w:pPr>
        <w:widowControl w:val="0"/>
        <w:autoSpaceDE w:val="0"/>
        <w:autoSpaceDN w:val="0"/>
        <w:adjustRightInd w:val="0"/>
        <w:spacing w:before="10" w:after="0"/>
        <w:ind w:left="360" w:right="28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Education</w:t>
      </w:r>
    </w:p>
    <w:p w:rsidR="00BA590D" w:rsidRDefault="00BA590D" w:rsidP="00BA590D">
      <w:pPr>
        <w:widowControl w:val="0"/>
        <w:autoSpaceDE w:val="0"/>
        <w:autoSpaceDN w:val="0"/>
        <w:adjustRightInd w:val="0"/>
        <w:spacing w:before="10" w:after="0"/>
        <w:ind w:left="360" w:right="280" w:firstLine="0"/>
        <w:rPr>
          <w:rFonts w:ascii="Times New Roman" w:hAnsi="Times New Roman"/>
          <w:color w:val="000000"/>
          <w:sz w:val="20"/>
          <w:szCs w:val="20"/>
        </w:rPr>
      </w:pPr>
      <w:r>
        <w:rPr>
          <w:rFonts w:ascii="Times New Roman" w:hAnsi="Times New Roman"/>
          <w:color w:val="363435"/>
          <w:sz w:val="20"/>
          <w:szCs w:val="20"/>
        </w:rPr>
        <w:t>A.B., Clark College</w:t>
      </w:r>
    </w:p>
    <w:p w:rsidR="00BA590D" w:rsidRDefault="00BA590D" w:rsidP="00BA590D">
      <w:pPr>
        <w:widowControl w:val="0"/>
        <w:autoSpaceDE w:val="0"/>
        <w:autoSpaceDN w:val="0"/>
        <w:adjustRightInd w:val="0"/>
        <w:spacing w:before="10" w:after="0"/>
        <w:ind w:left="360" w:right="280" w:firstLine="0"/>
        <w:rPr>
          <w:rFonts w:ascii="Times New Roman" w:hAnsi="Times New Roman"/>
          <w:color w:val="000000"/>
          <w:sz w:val="20"/>
          <w:szCs w:val="20"/>
        </w:rPr>
      </w:pPr>
      <w:r>
        <w:rPr>
          <w:rFonts w:ascii="Times New Roman" w:hAnsi="Times New Roman"/>
          <w:color w:val="363435"/>
          <w:sz w:val="20"/>
          <w:szCs w:val="20"/>
        </w:rPr>
        <w:t>M.S.L.S.,</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BA590D" w:rsidRDefault="00BA590D" w:rsidP="00BA590D">
      <w:pPr>
        <w:widowControl w:val="0"/>
        <w:autoSpaceDE w:val="0"/>
        <w:autoSpaceDN w:val="0"/>
        <w:adjustRightInd w:val="0"/>
        <w:spacing w:before="10" w:after="0" w:line="240" w:lineRule="exact"/>
        <w:ind w:left="360" w:right="280" w:firstLine="0"/>
        <w:rPr>
          <w:rFonts w:ascii="Times New Roman" w:hAnsi="Times New Roman"/>
          <w:color w:val="000000"/>
          <w:sz w:val="24"/>
          <w:szCs w:val="24"/>
        </w:rPr>
      </w:pP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Moble</w:t>
      </w:r>
      <w:r>
        <w:rPr>
          <w:rFonts w:ascii="Times New Roman" w:hAnsi="Times New Roman"/>
          <w:color w:val="363435"/>
          <w:spacing w:val="-13"/>
          <w:sz w:val="20"/>
          <w:szCs w:val="20"/>
        </w:rPr>
        <w:t>y</w:t>
      </w:r>
      <w:r>
        <w:rPr>
          <w:rFonts w:ascii="Times New Roman" w:hAnsi="Times New Roman"/>
          <w:color w:val="363435"/>
          <w:sz w:val="20"/>
          <w:szCs w:val="20"/>
        </w:rPr>
        <w:t xml:space="preserve">, Charles </w:t>
      </w:r>
      <w:r>
        <w:rPr>
          <w:rFonts w:ascii="Times New Roman" w:hAnsi="Times New Roman"/>
          <w:color w:val="363435"/>
          <w:spacing w:val="-22"/>
          <w:sz w:val="20"/>
          <w:szCs w:val="20"/>
        </w:rPr>
        <w:t>P</w:t>
      </w:r>
      <w:r>
        <w:rPr>
          <w:rFonts w:ascii="Times New Roman" w:hAnsi="Times New Roman"/>
          <w:color w:val="363435"/>
          <w:sz w:val="20"/>
          <w:szCs w:val="20"/>
        </w:rPr>
        <w:t>.</w:t>
      </w:r>
    </w:p>
    <w:p w:rsidR="00BA590D" w:rsidRDefault="00BA590D" w:rsidP="00BA590D">
      <w:pPr>
        <w:widowControl w:val="0"/>
        <w:autoSpaceDE w:val="0"/>
        <w:autoSpaceDN w:val="0"/>
        <w:adjustRightInd w:val="0"/>
        <w:spacing w:before="10" w:after="0" w:line="250" w:lineRule="auto"/>
        <w:ind w:left="360" w:right="280" w:firstLine="0"/>
        <w:rPr>
          <w:rFonts w:ascii="Times New Roman" w:hAnsi="Times New Roman"/>
          <w:color w:val="000000"/>
          <w:sz w:val="20"/>
          <w:szCs w:val="20"/>
        </w:rPr>
      </w:pPr>
      <w:r>
        <w:rPr>
          <w:rFonts w:ascii="Times New Roman" w:hAnsi="Times New Roman"/>
          <w:i/>
          <w:iCs/>
          <w:color w:val="363435"/>
          <w:sz w:val="20"/>
          <w:szCs w:val="20"/>
        </w:rPr>
        <w:t>Associate 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Political Sci- ence</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B.S., Florida Memorial College</w:t>
      </w:r>
    </w:p>
    <w:p w:rsidR="00BA590D" w:rsidRDefault="00BA590D" w:rsidP="00BA590D">
      <w:pPr>
        <w:widowControl w:val="0"/>
        <w:autoSpaceDE w:val="0"/>
        <w:autoSpaceDN w:val="0"/>
        <w:adjustRightInd w:val="0"/>
        <w:spacing w:after="0"/>
        <w:ind w:left="360"/>
        <w:rPr>
          <w:rFonts w:ascii="Times New Roman" w:hAnsi="Times New Roman"/>
          <w:color w:val="000000"/>
          <w:sz w:val="20"/>
          <w:szCs w:val="20"/>
        </w:rPr>
      </w:pPr>
    </w:p>
    <w:p w:rsidR="00BA590D" w:rsidRDefault="00BA590D" w:rsidP="00BA590D">
      <w:pPr>
        <w:widowControl w:val="0"/>
        <w:autoSpaceDE w:val="0"/>
        <w:autoSpaceDN w:val="0"/>
        <w:adjustRightInd w:val="0"/>
        <w:spacing w:before="26" w:after="0"/>
        <w:ind w:left="360" w:right="280" w:firstLine="0"/>
        <w:rPr>
          <w:rFonts w:ascii="Times New Roman" w:hAnsi="Times New Roman"/>
          <w:color w:val="000000"/>
          <w:sz w:val="20"/>
          <w:szCs w:val="20"/>
        </w:rPr>
      </w:pPr>
      <w:r>
        <w:rPr>
          <w:rFonts w:ascii="Times New Roman" w:hAnsi="Times New Roman"/>
          <w:color w:val="363435"/>
          <w:sz w:val="20"/>
          <w:szCs w:val="20"/>
        </w:rPr>
        <w:t>*Newsome,</w:t>
      </w:r>
      <w:r>
        <w:rPr>
          <w:rFonts w:ascii="Times New Roman" w:hAnsi="Times New Roman"/>
          <w:color w:val="363435"/>
          <w:spacing w:val="-4"/>
          <w:sz w:val="20"/>
          <w:szCs w:val="20"/>
        </w:rPr>
        <w:t xml:space="preserve"> </w:t>
      </w:r>
      <w:r>
        <w:rPr>
          <w:rFonts w:ascii="Times New Roman" w:hAnsi="Times New Roman"/>
          <w:color w:val="363435"/>
          <w:spacing w:val="-8"/>
          <w:sz w:val="20"/>
          <w:szCs w:val="20"/>
        </w:rPr>
        <w:t>W</w:t>
      </w:r>
      <w:r>
        <w:rPr>
          <w:rFonts w:ascii="Times New Roman" w:hAnsi="Times New Roman"/>
          <w:color w:val="363435"/>
          <w:sz w:val="20"/>
          <w:szCs w:val="20"/>
        </w:rPr>
        <w:t>illiam E.</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Education</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B.S.,</w:t>
      </w:r>
      <w:r>
        <w:rPr>
          <w:rFonts w:ascii="Times New Roman" w:hAnsi="Times New Roman"/>
          <w:color w:val="363435"/>
          <w:spacing w:val="-11"/>
          <w:sz w:val="20"/>
          <w:szCs w:val="20"/>
        </w:rPr>
        <w:t xml:space="preserve"> </w:t>
      </w:r>
      <w:r>
        <w:rPr>
          <w:rFonts w:ascii="Times New Roman" w:hAnsi="Times New Roman"/>
          <w:color w:val="363435"/>
          <w:sz w:val="20"/>
          <w:szCs w:val="20"/>
        </w:rPr>
        <w:t>Albany State College</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M.S., Fort</w:t>
      </w:r>
      <w:r>
        <w:rPr>
          <w:rFonts w:ascii="Times New Roman" w:hAnsi="Times New Roman"/>
          <w:color w:val="363435"/>
          <w:spacing w:val="-4"/>
          <w:sz w:val="20"/>
          <w:szCs w:val="20"/>
        </w:rPr>
        <w:t xml:space="preserve"> </w:t>
      </w:r>
      <w:r>
        <w:rPr>
          <w:rFonts w:ascii="Times New Roman" w:hAnsi="Times New Roman"/>
          <w:color w:val="363435"/>
          <w:spacing w:val="-22"/>
          <w:sz w:val="20"/>
          <w:szCs w:val="20"/>
        </w:rPr>
        <w:t>V</w:t>
      </w:r>
      <w:r>
        <w:rPr>
          <w:rFonts w:ascii="Times New Roman" w:hAnsi="Times New Roman"/>
          <w:color w:val="363435"/>
          <w:sz w:val="20"/>
          <w:szCs w:val="20"/>
        </w:rPr>
        <w:t>alley State College</w:t>
      </w:r>
    </w:p>
    <w:p w:rsidR="00BA590D" w:rsidRDefault="00BA590D" w:rsidP="00BA590D">
      <w:pPr>
        <w:widowControl w:val="0"/>
        <w:autoSpaceDE w:val="0"/>
        <w:autoSpaceDN w:val="0"/>
        <w:adjustRightInd w:val="0"/>
        <w:spacing w:before="10" w:after="0" w:line="220" w:lineRule="exact"/>
        <w:ind w:left="360" w:right="280" w:firstLine="0"/>
        <w:rPr>
          <w:rFonts w:ascii="Times New Roman" w:hAnsi="Times New Roman"/>
          <w:color w:val="000000"/>
        </w:rPr>
      </w:pP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*O’Neal, Obie</w:t>
      </w:r>
      <w:r>
        <w:rPr>
          <w:rFonts w:ascii="Times New Roman" w:hAnsi="Times New Roman"/>
          <w:color w:val="363435"/>
          <w:spacing w:val="-4"/>
          <w:sz w:val="20"/>
          <w:szCs w:val="20"/>
        </w:rPr>
        <w:t xml:space="preserve"> </w:t>
      </w:r>
      <w:r>
        <w:rPr>
          <w:rFonts w:ascii="Times New Roman" w:hAnsi="Times New Roman"/>
          <w:color w:val="363435"/>
          <w:spacing w:val="-18"/>
          <w:sz w:val="20"/>
          <w:szCs w:val="20"/>
        </w:rPr>
        <w:t>W</w:t>
      </w:r>
      <w:r>
        <w:rPr>
          <w:rFonts w:ascii="Times New Roman" w:hAnsi="Times New Roman"/>
          <w:color w:val="363435"/>
          <w:sz w:val="20"/>
          <w:szCs w:val="20"/>
        </w:rPr>
        <w:t>.</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Health and Physical Education</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lastRenderedPageBreak/>
        <w:t>B.S., Bluefield State College</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M.S.,</w:t>
      </w:r>
      <w:r>
        <w:rPr>
          <w:rFonts w:ascii="Times New Roman" w:hAnsi="Times New Roman"/>
          <w:color w:val="363435"/>
          <w:spacing w:val="-4"/>
          <w:sz w:val="20"/>
          <w:szCs w:val="20"/>
        </w:rPr>
        <w:t xml:space="preserve"> </w:t>
      </w:r>
      <w:r>
        <w:rPr>
          <w:rFonts w:ascii="Times New Roman" w:hAnsi="Times New Roman"/>
          <w:color w:val="363435"/>
          <w:spacing w:val="-16"/>
          <w:sz w:val="20"/>
          <w:szCs w:val="20"/>
        </w:rPr>
        <w:t>W</w:t>
      </w:r>
      <w:r>
        <w:rPr>
          <w:rFonts w:ascii="Times New Roman" w:hAnsi="Times New Roman"/>
          <w:color w:val="363435"/>
          <w:sz w:val="20"/>
          <w:szCs w:val="20"/>
        </w:rPr>
        <w:t>est</w:t>
      </w:r>
      <w:r>
        <w:rPr>
          <w:rFonts w:ascii="Times New Roman" w:hAnsi="Times New Roman"/>
          <w:color w:val="363435"/>
          <w:spacing w:val="-4"/>
          <w:sz w:val="20"/>
          <w:szCs w:val="20"/>
        </w:rPr>
        <w:t xml:space="preserve"> </w:t>
      </w:r>
      <w:r>
        <w:rPr>
          <w:rFonts w:ascii="Times New Roman" w:hAnsi="Times New Roman"/>
          <w:color w:val="363435"/>
          <w:spacing w:val="-12"/>
          <w:sz w:val="20"/>
          <w:szCs w:val="20"/>
        </w:rPr>
        <w:t>V</w:t>
      </w:r>
      <w:r>
        <w:rPr>
          <w:rFonts w:ascii="Times New Roman" w:hAnsi="Times New Roman"/>
          <w:color w:val="363435"/>
          <w:sz w:val="20"/>
          <w:szCs w:val="20"/>
        </w:rPr>
        <w:t>i</w:t>
      </w:r>
      <w:r>
        <w:rPr>
          <w:rFonts w:ascii="Times New Roman" w:hAnsi="Times New Roman"/>
          <w:color w:val="363435"/>
          <w:spacing w:val="-4"/>
          <w:sz w:val="20"/>
          <w:szCs w:val="20"/>
        </w:rPr>
        <w:t>r</w:t>
      </w:r>
      <w:r>
        <w:rPr>
          <w:rFonts w:ascii="Times New Roman" w:hAnsi="Times New Roman"/>
          <w:color w:val="363435"/>
          <w:sz w:val="20"/>
          <w:szCs w:val="20"/>
        </w:rPr>
        <w:t>ginia University</w:t>
      </w:r>
    </w:p>
    <w:p w:rsidR="00BA590D" w:rsidRDefault="00BA590D" w:rsidP="00BA590D">
      <w:pPr>
        <w:widowControl w:val="0"/>
        <w:autoSpaceDE w:val="0"/>
        <w:autoSpaceDN w:val="0"/>
        <w:adjustRightInd w:val="0"/>
        <w:spacing w:before="10" w:after="0" w:line="220" w:lineRule="exact"/>
        <w:ind w:left="360" w:right="280" w:firstLine="0"/>
        <w:rPr>
          <w:rFonts w:ascii="Times New Roman" w:hAnsi="Times New Roman"/>
          <w:color w:val="000000"/>
        </w:rPr>
      </w:pP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*Pende</w:t>
      </w:r>
      <w:r>
        <w:rPr>
          <w:rFonts w:ascii="Times New Roman" w:hAnsi="Times New Roman"/>
          <w:color w:val="363435"/>
          <w:spacing w:val="-4"/>
          <w:sz w:val="20"/>
          <w:szCs w:val="20"/>
        </w:rPr>
        <w:t>r</w:t>
      </w:r>
      <w:r>
        <w:rPr>
          <w:rFonts w:ascii="Times New Roman" w:hAnsi="Times New Roman"/>
          <w:color w:val="363435"/>
          <w:sz w:val="20"/>
          <w:szCs w:val="20"/>
        </w:rPr>
        <w:t>grast, James</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i/>
          <w:iCs/>
          <w:color w:val="363435"/>
          <w:sz w:val="20"/>
          <w:szCs w:val="20"/>
        </w:rPr>
        <w:t>Dean Emeritus for</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Academic</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Affairs</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B.S., North Carolina</w:t>
      </w:r>
      <w:r>
        <w:rPr>
          <w:rFonts w:ascii="Times New Roman" w:hAnsi="Times New Roman"/>
          <w:color w:val="363435"/>
          <w:spacing w:val="-11"/>
          <w:sz w:val="20"/>
          <w:szCs w:val="20"/>
        </w:rPr>
        <w:t xml:space="preserve"> </w:t>
      </w:r>
      <w:r>
        <w:rPr>
          <w:rFonts w:ascii="Times New Roman" w:hAnsi="Times New Roman"/>
          <w:color w:val="363435"/>
          <w:sz w:val="20"/>
          <w:szCs w:val="20"/>
        </w:rPr>
        <w:t>A&amp;T</w:t>
      </w:r>
      <w:r>
        <w:rPr>
          <w:rFonts w:ascii="Times New Roman" w:hAnsi="Times New Roman"/>
          <w:color w:val="363435"/>
          <w:spacing w:val="-4"/>
          <w:sz w:val="20"/>
          <w:szCs w:val="20"/>
        </w:rPr>
        <w:t xml:space="preserve"> </w:t>
      </w:r>
      <w:r>
        <w:rPr>
          <w:rFonts w:ascii="Times New Roman" w:hAnsi="Times New Roman"/>
          <w:color w:val="363435"/>
          <w:sz w:val="20"/>
          <w:szCs w:val="20"/>
        </w:rPr>
        <w:t>State University</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M.S., Howard University</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Ph.D., Penn State</w:t>
      </w:r>
    </w:p>
    <w:p w:rsidR="00BA590D" w:rsidRDefault="00BA590D" w:rsidP="00BA590D">
      <w:pPr>
        <w:widowControl w:val="0"/>
        <w:autoSpaceDE w:val="0"/>
        <w:autoSpaceDN w:val="0"/>
        <w:adjustRightInd w:val="0"/>
        <w:spacing w:before="10" w:after="0" w:line="220" w:lineRule="exact"/>
        <w:ind w:left="360" w:right="280" w:firstLine="0"/>
        <w:rPr>
          <w:rFonts w:ascii="Times New Roman" w:hAnsi="Times New Roman"/>
          <w:color w:val="000000"/>
        </w:rPr>
      </w:pPr>
    </w:p>
    <w:p w:rsidR="00BA590D" w:rsidRDefault="00BA590D" w:rsidP="00BA590D">
      <w:pPr>
        <w:widowControl w:val="0"/>
        <w:autoSpaceDE w:val="0"/>
        <w:autoSpaceDN w:val="0"/>
        <w:adjustRightInd w:val="0"/>
        <w:spacing w:after="0"/>
        <w:ind w:left="360" w:right="180" w:firstLine="0"/>
        <w:rPr>
          <w:rFonts w:ascii="Times New Roman" w:hAnsi="Times New Roman"/>
          <w:color w:val="000000"/>
          <w:sz w:val="20"/>
          <w:szCs w:val="20"/>
        </w:rPr>
      </w:pPr>
      <w:r>
        <w:rPr>
          <w:rFonts w:ascii="Times New Roman" w:hAnsi="Times New Roman"/>
          <w:color w:val="363435"/>
          <w:sz w:val="20"/>
          <w:szCs w:val="20"/>
        </w:rPr>
        <w:t>*Pete, J.</w:t>
      </w:r>
      <w:r>
        <w:rPr>
          <w:rFonts w:ascii="Times New Roman" w:hAnsi="Times New Roman"/>
          <w:color w:val="363435"/>
          <w:spacing w:val="-11"/>
          <w:sz w:val="20"/>
          <w:szCs w:val="20"/>
        </w:rPr>
        <w:t xml:space="preserve"> </w:t>
      </w:r>
      <w:r>
        <w:rPr>
          <w:rFonts w:ascii="Times New Roman" w:hAnsi="Times New Roman"/>
          <w:color w:val="363435"/>
          <w:sz w:val="20"/>
          <w:szCs w:val="20"/>
        </w:rPr>
        <w:t>Allen</w:t>
      </w:r>
    </w:p>
    <w:p w:rsidR="00BA590D" w:rsidRDefault="00BA590D" w:rsidP="00BA590D">
      <w:pPr>
        <w:widowControl w:val="0"/>
        <w:autoSpaceDE w:val="0"/>
        <w:autoSpaceDN w:val="0"/>
        <w:adjustRightInd w:val="0"/>
        <w:spacing w:after="0"/>
        <w:ind w:left="360" w:right="280" w:firstLine="0"/>
        <w:jc w:val="both"/>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Emeritus of Education </w:t>
      </w:r>
      <w:r>
        <w:rPr>
          <w:rFonts w:ascii="Times New Roman" w:hAnsi="Times New Roman"/>
          <w:color w:val="363435"/>
          <w:sz w:val="20"/>
          <w:szCs w:val="20"/>
        </w:rPr>
        <w:t>B.S., M.A., Southern University Ed.D., University of Kansas</w:t>
      </w:r>
    </w:p>
    <w:p w:rsidR="00BA590D" w:rsidRDefault="00BA590D" w:rsidP="00BA590D">
      <w:pPr>
        <w:widowControl w:val="0"/>
        <w:autoSpaceDE w:val="0"/>
        <w:autoSpaceDN w:val="0"/>
        <w:adjustRightInd w:val="0"/>
        <w:spacing w:before="10" w:after="0" w:line="220" w:lineRule="exact"/>
        <w:ind w:left="360" w:right="280" w:firstLine="0"/>
        <w:rPr>
          <w:rFonts w:ascii="Times New Roman" w:hAnsi="Times New Roman"/>
          <w:color w:val="000000"/>
        </w:rPr>
      </w:pP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Reese,</w:t>
      </w:r>
      <w:r>
        <w:rPr>
          <w:rFonts w:ascii="Times New Roman" w:hAnsi="Times New Roman"/>
          <w:color w:val="363435"/>
          <w:spacing w:val="-11"/>
          <w:sz w:val="20"/>
          <w:szCs w:val="20"/>
        </w:rPr>
        <w:t xml:space="preserve"> </w:t>
      </w:r>
      <w:r>
        <w:rPr>
          <w:rFonts w:ascii="Times New Roman" w:hAnsi="Times New Roman"/>
          <w:color w:val="363435"/>
          <w:sz w:val="20"/>
          <w:szCs w:val="20"/>
        </w:rPr>
        <w:t>Alma</w:t>
      </w:r>
      <w:r>
        <w:rPr>
          <w:rFonts w:ascii="Times New Roman" w:hAnsi="Times New Roman"/>
          <w:color w:val="363435"/>
          <w:spacing w:val="-4"/>
          <w:sz w:val="20"/>
          <w:szCs w:val="20"/>
        </w:rPr>
        <w:t xml:space="preserve"> </w:t>
      </w:r>
      <w:r>
        <w:rPr>
          <w:rFonts w:ascii="Times New Roman" w:hAnsi="Times New Roman"/>
          <w:color w:val="363435"/>
          <w:spacing w:val="-26"/>
          <w:sz w:val="20"/>
          <w:szCs w:val="20"/>
        </w:rPr>
        <w:t>V</w:t>
      </w:r>
      <w:r>
        <w:rPr>
          <w:rFonts w:ascii="Times New Roman" w:hAnsi="Times New Roman"/>
          <w:color w:val="363435"/>
          <w:sz w:val="20"/>
          <w:szCs w:val="20"/>
        </w:rPr>
        <w:t>.</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English</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B.S., Fort</w:t>
      </w:r>
      <w:r>
        <w:rPr>
          <w:rFonts w:ascii="Times New Roman" w:hAnsi="Times New Roman"/>
          <w:color w:val="363435"/>
          <w:spacing w:val="-4"/>
          <w:sz w:val="20"/>
          <w:szCs w:val="20"/>
        </w:rPr>
        <w:t xml:space="preserve"> </w:t>
      </w:r>
      <w:r>
        <w:rPr>
          <w:rFonts w:ascii="Times New Roman" w:hAnsi="Times New Roman"/>
          <w:color w:val="363435"/>
          <w:spacing w:val="-22"/>
          <w:sz w:val="20"/>
          <w:szCs w:val="20"/>
        </w:rPr>
        <w:t>V</w:t>
      </w:r>
      <w:r>
        <w:rPr>
          <w:rFonts w:ascii="Times New Roman" w:hAnsi="Times New Roman"/>
          <w:color w:val="363435"/>
          <w:sz w:val="20"/>
          <w:szCs w:val="20"/>
        </w:rPr>
        <w:t>alley State College</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M.S., University of Geo</w:t>
      </w:r>
      <w:r>
        <w:rPr>
          <w:rFonts w:ascii="Times New Roman" w:hAnsi="Times New Roman"/>
          <w:color w:val="363435"/>
          <w:spacing w:val="-4"/>
          <w:sz w:val="20"/>
          <w:szCs w:val="20"/>
        </w:rPr>
        <w:t>r</w:t>
      </w:r>
      <w:r>
        <w:rPr>
          <w:rFonts w:ascii="Times New Roman" w:hAnsi="Times New Roman"/>
          <w:color w:val="363435"/>
          <w:sz w:val="20"/>
          <w:szCs w:val="20"/>
        </w:rPr>
        <w:t>gia</w:t>
      </w:r>
    </w:p>
    <w:p w:rsidR="00BA590D" w:rsidRDefault="00BA590D" w:rsidP="00BA590D">
      <w:pPr>
        <w:widowControl w:val="0"/>
        <w:autoSpaceDE w:val="0"/>
        <w:autoSpaceDN w:val="0"/>
        <w:adjustRightInd w:val="0"/>
        <w:spacing w:before="10" w:after="0" w:line="220" w:lineRule="exact"/>
        <w:ind w:left="360" w:right="280" w:firstLine="0"/>
        <w:rPr>
          <w:rFonts w:ascii="Times New Roman" w:hAnsi="Times New Roman"/>
          <w:color w:val="000000"/>
        </w:rPr>
      </w:pP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color w:val="363435"/>
          <w:sz w:val="20"/>
          <w:szCs w:val="20"/>
        </w:rPr>
        <w:t>*Reese, James C.</w:t>
      </w:r>
    </w:p>
    <w:p w:rsidR="00BA590D" w:rsidRDefault="00BA590D" w:rsidP="00BA590D">
      <w:pPr>
        <w:widowControl w:val="0"/>
        <w:autoSpaceDE w:val="0"/>
        <w:autoSpaceDN w:val="0"/>
        <w:adjustRightInd w:val="0"/>
        <w:spacing w:after="0"/>
        <w:ind w:left="360" w:right="280" w:firstLine="0"/>
        <w:rPr>
          <w:rFonts w:ascii="Times New Roman" w:hAnsi="Times New Roman"/>
          <w:color w:val="000000"/>
          <w:sz w:val="20"/>
          <w:szCs w:val="20"/>
        </w:rPr>
      </w:pPr>
      <w:r>
        <w:rPr>
          <w:rFonts w:ascii="Times New Roman" w:hAnsi="Times New Roman"/>
          <w:i/>
          <w:iCs/>
          <w:color w:val="363435"/>
          <w:sz w:val="20"/>
          <w:szCs w:val="20"/>
        </w:rPr>
        <w:t>Associate 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Education</w:t>
      </w:r>
    </w:p>
    <w:p w:rsidR="00A3250A" w:rsidRDefault="00BA590D" w:rsidP="00BA590D">
      <w:pPr>
        <w:widowControl w:val="0"/>
        <w:tabs>
          <w:tab w:val="right" w:pos="9360"/>
        </w:tabs>
        <w:autoSpaceDE w:val="0"/>
        <w:autoSpaceDN w:val="0"/>
        <w:adjustRightInd w:val="0"/>
        <w:spacing w:after="0"/>
        <w:ind w:left="360" w:right="180" w:firstLine="0"/>
        <w:jc w:val="both"/>
        <w:rPr>
          <w:rFonts w:ascii="Times New Roman" w:hAnsi="Times New Roman"/>
          <w:color w:val="363435"/>
          <w:sz w:val="20"/>
          <w:szCs w:val="20"/>
        </w:rPr>
      </w:pPr>
      <w:r>
        <w:rPr>
          <w:rFonts w:ascii="Times New Roman" w:hAnsi="Times New Roman"/>
          <w:color w:val="363435"/>
          <w:sz w:val="20"/>
          <w:szCs w:val="20"/>
        </w:rPr>
        <w:t>A.B., Morris Brown College M.Ed.,</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 LLD., Union Baptist Seminary</w:t>
      </w:r>
    </w:p>
    <w:p w:rsidR="00BA590D" w:rsidRDefault="00BA590D" w:rsidP="00BA590D">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*Reese, Mamie B.</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z w:val="20"/>
          <w:szCs w:val="20"/>
        </w:rPr>
        <w:t>Associate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Education</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B.S., Spelman College</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M.S., Drake University</w:t>
      </w:r>
    </w:p>
    <w:p w:rsidR="00BA590D" w:rsidRDefault="00BA590D" w:rsidP="00BA590D">
      <w:pPr>
        <w:widowControl w:val="0"/>
        <w:autoSpaceDE w:val="0"/>
        <w:autoSpaceDN w:val="0"/>
        <w:adjustRightInd w:val="0"/>
        <w:spacing w:before="10" w:after="0" w:line="220" w:lineRule="exact"/>
        <w:ind w:left="360" w:firstLine="0"/>
        <w:rPr>
          <w:rFonts w:ascii="Times New Roman" w:hAnsi="Times New Roman"/>
          <w:color w:val="000000"/>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Rice,</w:t>
      </w:r>
      <w:r>
        <w:rPr>
          <w:rFonts w:ascii="Times New Roman" w:hAnsi="Times New Roman"/>
          <w:color w:val="363435"/>
          <w:spacing w:val="-4"/>
          <w:sz w:val="20"/>
          <w:szCs w:val="20"/>
        </w:rPr>
        <w:t xml:space="preserve"> </w:t>
      </w:r>
      <w:r>
        <w:rPr>
          <w:rFonts w:ascii="Times New Roman" w:hAnsi="Times New Roman"/>
          <w:color w:val="363435"/>
          <w:spacing w:val="-8"/>
          <w:sz w:val="20"/>
          <w:szCs w:val="20"/>
        </w:rPr>
        <w:t>W</w:t>
      </w:r>
      <w:r>
        <w:rPr>
          <w:rFonts w:ascii="Times New Roman" w:hAnsi="Times New Roman"/>
          <w:color w:val="363435"/>
          <w:sz w:val="20"/>
          <w:szCs w:val="20"/>
        </w:rPr>
        <w:t>illiam R.</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Modern Languages</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B.A., University of</w:t>
      </w:r>
      <w:r>
        <w:rPr>
          <w:rFonts w:ascii="Times New Roman" w:hAnsi="Times New Roman"/>
          <w:color w:val="363435"/>
          <w:spacing w:val="-11"/>
          <w:sz w:val="20"/>
          <w:szCs w:val="20"/>
        </w:rPr>
        <w:t xml:space="preserve"> </w:t>
      </w:r>
      <w:r>
        <w:rPr>
          <w:rFonts w:ascii="Times New Roman" w:hAnsi="Times New Roman"/>
          <w:color w:val="363435"/>
          <w:sz w:val="20"/>
          <w:szCs w:val="20"/>
        </w:rPr>
        <w:t>Akron</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M.Ed., Kent State University</w:t>
      </w:r>
    </w:p>
    <w:p w:rsidR="00BA590D" w:rsidRDefault="00BA590D" w:rsidP="00BA590D">
      <w:pPr>
        <w:widowControl w:val="0"/>
        <w:autoSpaceDE w:val="0"/>
        <w:autoSpaceDN w:val="0"/>
        <w:adjustRightInd w:val="0"/>
        <w:spacing w:before="10" w:after="0" w:line="220" w:lineRule="exact"/>
        <w:ind w:left="360" w:firstLine="0"/>
        <w:rPr>
          <w:rFonts w:ascii="Times New Roman" w:hAnsi="Times New Roman"/>
          <w:color w:val="000000"/>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*Rivers, Birnell D.</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z w:val="20"/>
          <w:szCs w:val="20"/>
        </w:rPr>
        <w:t>Associate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Business</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Administration</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B.S., Savannah State</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M.B.A.,</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BA590D" w:rsidRDefault="00BA590D" w:rsidP="00BA590D">
      <w:pPr>
        <w:widowControl w:val="0"/>
        <w:autoSpaceDE w:val="0"/>
        <w:autoSpaceDN w:val="0"/>
        <w:adjustRightInd w:val="0"/>
        <w:spacing w:before="10" w:after="0" w:line="220" w:lineRule="exact"/>
        <w:ind w:left="360" w:firstLine="0"/>
        <w:rPr>
          <w:rFonts w:ascii="Times New Roman" w:hAnsi="Times New Roman"/>
          <w:color w:val="000000"/>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*She</w:t>
      </w:r>
      <w:r>
        <w:rPr>
          <w:rFonts w:ascii="Times New Roman" w:hAnsi="Times New Roman"/>
          <w:color w:val="363435"/>
          <w:spacing w:val="-4"/>
          <w:sz w:val="20"/>
          <w:szCs w:val="20"/>
        </w:rPr>
        <w:t>f</w:t>
      </w:r>
      <w:r>
        <w:rPr>
          <w:rFonts w:ascii="Times New Roman" w:hAnsi="Times New Roman"/>
          <w:color w:val="363435"/>
          <w:sz w:val="20"/>
          <w:szCs w:val="20"/>
        </w:rPr>
        <w:t>field,</w:t>
      </w:r>
      <w:r>
        <w:rPr>
          <w:rFonts w:ascii="Times New Roman" w:hAnsi="Times New Roman"/>
          <w:color w:val="363435"/>
          <w:spacing w:val="-11"/>
          <w:sz w:val="20"/>
          <w:szCs w:val="20"/>
        </w:rPr>
        <w:t xml:space="preserve"> </w:t>
      </w:r>
      <w:r>
        <w:rPr>
          <w:rFonts w:ascii="Times New Roman" w:hAnsi="Times New Roman"/>
          <w:color w:val="363435"/>
          <w:sz w:val="20"/>
          <w:szCs w:val="20"/>
        </w:rPr>
        <w:t>Annie L.</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z w:val="20"/>
          <w:szCs w:val="20"/>
        </w:rPr>
        <w:t>Associate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Education</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A.B.,</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M.A., Columbia University</w:t>
      </w:r>
    </w:p>
    <w:p w:rsidR="00BA590D" w:rsidRDefault="00BA590D" w:rsidP="00BA590D">
      <w:pPr>
        <w:widowControl w:val="0"/>
        <w:autoSpaceDE w:val="0"/>
        <w:autoSpaceDN w:val="0"/>
        <w:adjustRightInd w:val="0"/>
        <w:spacing w:before="10" w:after="0" w:line="220" w:lineRule="exact"/>
        <w:ind w:left="360" w:firstLine="0"/>
        <w:rPr>
          <w:rFonts w:ascii="Times New Roman" w:hAnsi="Times New Roman"/>
          <w:color w:val="000000"/>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Sherman, Eugene</w:t>
      </w:r>
    </w:p>
    <w:p w:rsidR="00BA590D" w:rsidRDefault="00BA590D" w:rsidP="00BA590D">
      <w:pPr>
        <w:widowControl w:val="0"/>
        <w:autoSpaceDE w:val="0"/>
        <w:autoSpaceDN w:val="0"/>
        <w:adjustRightInd w:val="0"/>
        <w:spacing w:after="0"/>
        <w:ind w:left="360" w:firstLine="0"/>
        <w:rPr>
          <w:rFonts w:ascii="Times New Roman" w:hAnsi="Times New Roman"/>
          <w:i/>
          <w:iCs/>
          <w:color w:val="363435"/>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Emeritus of Sociology </w:t>
      </w:r>
    </w:p>
    <w:p w:rsidR="00BA590D" w:rsidRDefault="00BA590D" w:rsidP="00BA590D">
      <w:pPr>
        <w:widowControl w:val="0"/>
        <w:autoSpaceDE w:val="0"/>
        <w:autoSpaceDN w:val="0"/>
        <w:adjustRightInd w:val="0"/>
        <w:spacing w:after="0"/>
        <w:ind w:left="360" w:firstLine="0"/>
        <w:rPr>
          <w:rFonts w:ascii="Times New Roman" w:hAnsi="Times New Roman"/>
          <w:color w:val="363435"/>
          <w:sz w:val="20"/>
          <w:szCs w:val="20"/>
        </w:rPr>
      </w:pPr>
      <w:r>
        <w:rPr>
          <w:rFonts w:ascii="Times New Roman" w:hAnsi="Times New Roman"/>
          <w:color w:val="363435"/>
          <w:sz w:val="20"/>
          <w:szCs w:val="20"/>
        </w:rPr>
        <w:t>B.A., Fort</w:t>
      </w:r>
      <w:r>
        <w:rPr>
          <w:rFonts w:ascii="Times New Roman" w:hAnsi="Times New Roman"/>
          <w:color w:val="363435"/>
          <w:spacing w:val="-4"/>
          <w:sz w:val="20"/>
          <w:szCs w:val="20"/>
        </w:rPr>
        <w:t xml:space="preserve"> </w:t>
      </w:r>
      <w:r>
        <w:rPr>
          <w:rFonts w:ascii="Times New Roman" w:hAnsi="Times New Roman"/>
          <w:color w:val="363435"/>
          <w:spacing w:val="-22"/>
          <w:sz w:val="20"/>
          <w:szCs w:val="20"/>
        </w:rPr>
        <w:t>V</w:t>
      </w:r>
      <w:r>
        <w:rPr>
          <w:rFonts w:ascii="Times New Roman" w:hAnsi="Times New Roman"/>
          <w:color w:val="363435"/>
          <w:sz w:val="20"/>
          <w:szCs w:val="20"/>
        </w:rPr>
        <w:t xml:space="preserve">alley State College </w:t>
      </w:r>
    </w:p>
    <w:p w:rsidR="00BA590D" w:rsidRDefault="00BA590D" w:rsidP="00BA590D">
      <w:pPr>
        <w:widowControl w:val="0"/>
        <w:autoSpaceDE w:val="0"/>
        <w:autoSpaceDN w:val="0"/>
        <w:adjustRightInd w:val="0"/>
        <w:spacing w:after="0"/>
        <w:ind w:left="360" w:firstLine="0"/>
        <w:rPr>
          <w:rFonts w:ascii="Times New Roman" w:hAnsi="Times New Roman"/>
          <w:color w:val="363435"/>
          <w:sz w:val="20"/>
          <w:szCs w:val="20"/>
        </w:rPr>
      </w:pPr>
      <w:r>
        <w:rPr>
          <w:rFonts w:ascii="Times New Roman" w:hAnsi="Times New Roman"/>
          <w:color w:val="363435"/>
          <w:sz w:val="20"/>
          <w:szCs w:val="20"/>
        </w:rPr>
        <w:t xml:space="preserve">M.A., Southern Illinois University </w:t>
      </w:r>
    </w:p>
    <w:p w:rsidR="00BA590D" w:rsidRDefault="00BA590D" w:rsidP="00BA590D">
      <w:pPr>
        <w:widowControl w:val="0"/>
        <w:autoSpaceDE w:val="0"/>
        <w:autoSpaceDN w:val="0"/>
        <w:adjustRightInd w:val="0"/>
        <w:spacing w:after="0"/>
        <w:ind w:left="360" w:firstLine="0"/>
        <w:rPr>
          <w:rFonts w:ascii="Times New Roman" w:hAnsi="Times New Roman"/>
          <w:color w:val="363435"/>
          <w:sz w:val="20"/>
          <w:szCs w:val="20"/>
        </w:rPr>
      </w:pPr>
      <w:r>
        <w:rPr>
          <w:rFonts w:ascii="Times New Roman" w:hAnsi="Times New Roman"/>
          <w:color w:val="363435"/>
          <w:sz w:val="20"/>
          <w:szCs w:val="20"/>
        </w:rPr>
        <w:t>Ph.D., Purdue University</w:t>
      </w:r>
    </w:p>
    <w:p w:rsidR="00BA590D" w:rsidRDefault="00BA590D" w:rsidP="00BA590D">
      <w:pPr>
        <w:widowControl w:val="0"/>
        <w:autoSpaceDE w:val="0"/>
        <w:autoSpaceDN w:val="0"/>
        <w:adjustRightInd w:val="0"/>
        <w:spacing w:after="0"/>
        <w:ind w:left="360" w:firstLine="0"/>
        <w:rPr>
          <w:rFonts w:ascii="Times New Roman" w:hAnsi="Times New Roman"/>
          <w:color w:val="363435"/>
          <w:sz w:val="20"/>
          <w:szCs w:val="20"/>
        </w:rPr>
      </w:pPr>
    </w:p>
    <w:p w:rsidR="00BA590D" w:rsidRDefault="00BA590D" w:rsidP="00BA590D">
      <w:pPr>
        <w:widowControl w:val="0"/>
        <w:autoSpaceDE w:val="0"/>
        <w:autoSpaceDN w:val="0"/>
        <w:adjustRightInd w:val="0"/>
        <w:spacing w:before="26" w:after="0"/>
        <w:ind w:left="360" w:firstLine="0"/>
        <w:rPr>
          <w:rFonts w:ascii="Times New Roman" w:hAnsi="Times New Roman"/>
          <w:color w:val="000000"/>
          <w:sz w:val="20"/>
          <w:szCs w:val="20"/>
        </w:rPr>
      </w:pPr>
      <w:r>
        <w:rPr>
          <w:rFonts w:ascii="Times New Roman" w:hAnsi="Times New Roman"/>
          <w:color w:val="363435"/>
          <w:sz w:val="20"/>
          <w:szCs w:val="20"/>
        </w:rPr>
        <w:t>Shields, Portia H.</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esident Emerita</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B.S., District of Columbia</w:t>
      </w:r>
      <w:r>
        <w:rPr>
          <w:rFonts w:ascii="Times New Roman" w:hAnsi="Times New Roman"/>
          <w:color w:val="363435"/>
          <w:spacing w:val="-4"/>
          <w:sz w:val="20"/>
          <w:szCs w:val="20"/>
        </w:rPr>
        <w:t xml:space="preserve"> </w:t>
      </w:r>
      <w:r>
        <w:rPr>
          <w:rFonts w:ascii="Times New Roman" w:hAnsi="Times New Roman"/>
          <w:color w:val="363435"/>
          <w:spacing w:val="-14"/>
          <w:sz w:val="20"/>
          <w:szCs w:val="20"/>
        </w:rPr>
        <w:t>T</w:t>
      </w:r>
      <w:r>
        <w:rPr>
          <w:rFonts w:ascii="Times New Roman" w:hAnsi="Times New Roman"/>
          <w:color w:val="363435"/>
          <w:sz w:val="20"/>
          <w:szCs w:val="20"/>
        </w:rPr>
        <w:t>eachers College</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M.A., Geo</w:t>
      </w:r>
      <w:r>
        <w:rPr>
          <w:rFonts w:ascii="Times New Roman" w:hAnsi="Times New Roman"/>
          <w:color w:val="363435"/>
          <w:spacing w:val="-4"/>
          <w:sz w:val="20"/>
          <w:szCs w:val="20"/>
        </w:rPr>
        <w:t>r</w:t>
      </w:r>
      <w:r>
        <w:rPr>
          <w:rFonts w:ascii="Times New Roman" w:hAnsi="Times New Roman"/>
          <w:color w:val="363435"/>
          <w:sz w:val="20"/>
          <w:szCs w:val="20"/>
        </w:rPr>
        <w:t>ge</w:t>
      </w:r>
      <w:r>
        <w:rPr>
          <w:rFonts w:ascii="Times New Roman" w:hAnsi="Times New Roman"/>
          <w:color w:val="363435"/>
          <w:spacing w:val="-4"/>
          <w:sz w:val="20"/>
          <w:szCs w:val="20"/>
        </w:rPr>
        <w:t xml:space="preserve"> </w:t>
      </w:r>
      <w:r>
        <w:rPr>
          <w:rFonts w:ascii="Times New Roman" w:hAnsi="Times New Roman"/>
          <w:color w:val="363435"/>
          <w:spacing w:val="-16"/>
          <w:sz w:val="20"/>
          <w:szCs w:val="20"/>
        </w:rPr>
        <w:t>W</w:t>
      </w:r>
      <w:r>
        <w:rPr>
          <w:rFonts w:ascii="Times New Roman" w:hAnsi="Times New Roman"/>
          <w:color w:val="363435"/>
          <w:sz w:val="20"/>
          <w:szCs w:val="20"/>
        </w:rPr>
        <w:t>ashington University</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Ph.D., University of Maryland</w:t>
      </w:r>
    </w:p>
    <w:p w:rsidR="00BA590D" w:rsidRDefault="00BA590D" w:rsidP="00BA590D">
      <w:pPr>
        <w:widowControl w:val="0"/>
        <w:autoSpaceDE w:val="0"/>
        <w:autoSpaceDN w:val="0"/>
        <w:adjustRightInd w:val="0"/>
        <w:spacing w:before="10" w:after="0" w:line="220" w:lineRule="exact"/>
        <w:ind w:left="360" w:firstLine="0"/>
        <w:rPr>
          <w:rFonts w:ascii="Times New Roman" w:hAnsi="Times New Roman"/>
          <w:color w:val="000000"/>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Simmons, Daisy</w:t>
      </w:r>
      <w:r>
        <w:rPr>
          <w:rFonts w:ascii="Times New Roman" w:hAnsi="Times New Roman"/>
          <w:color w:val="363435"/>
          <w:spacing w:val="-4"/>
          <w:sz w:val="20"/>
          <w:szCs w:val="20"/>
        </w:rPr>
        <w:t xml:space="preserve"> </w:t>
      </w:r>
      <w:r>
        <w:rPr>
          <w:rFonts w:ascii="Times New Roman" w:hAnsi="Times New Roman"/>
          <w:color w:val="363435"/>
          <w:spacing w:val="-18"/>
          <w:sz w:val="20"/>
          <w:szCs w:val="20"/>
        </w:rPr>
        <w:t>W</w:t>
      </w:r>
      <w:r>
        <w:rPr>
          <w:rFonts w:ascii="Times New Roman" w:hAnsi="Times New Roman"/>
          <w:color w:val="363435"/>
          <w:sz w:val="20"/>
          <w:szCs w:val="20"/>
        </w:rPr>
        <w:t>.</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z w:val="20"/>
          <w:szCs w:val="20"/>
        </w:rPr>
        <w:t>Assistant P</w:t>
      </w:r>
      <w:r>
        <w:rPr>
          <w:rFonts w:ascii="Times New Roman" w:hAnsi="Times New Roman"/>
          <w:i/>
          <w:iCs/>
          <w:color w:val="363435"/>
          <w:spacing w:val="-7"/>
          <w:sz w:val="20"/>
          <w:szCs w:val="20"/>
        </w:rPr>
        <w:t>r</w:t>
      </w:r>
      <w:r>
        <w:rPr>
          <w:rFonts w:ascii="Times New Roman" w:hAnsi="Times New Roman"/>
          <w:i/>
          <w:iCs/>
          <w:color w:val="363435"/>
          <w:sz w:val="20"/>
          <w:szCs w:val="20"/>
        </w:rPr>
        <w:t>ofessor Emerita of English</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B.A., Bennett College</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M.Ed., Florida</w:t>
      </w:r>
      <w:r>
        <w:rPr>
          <w:rFonts w:ascii="Times New Roman" w:hAnsi="Times New Roman"/>
          <w:color w:val="363435"/>
          <w:spacing w:val="-11"/>
          <w:sz w:val="20"/>
          <w:szCs w:val="20"/>
        </w:rPr>
        <w:t xml:space="preserve"> </w:t>
      </w:r>
      <w:r>
        <w:rPr>
          <w:rFonts w:ascii="Times New Roman" w:hAnsi="Times New Roman"/>
          <w:color w:val="363435"/>
          <w:sz w:val="20"/>
          <w:szCs w:val="20"/>
        </w:rPr>
        <w:t>A&amp;M University</w:t>
      </w:r>
    </w:p>
    <w:p w:rsidR="00BA590D" w:rsidRDefault="00BA590D" w:rsidP="00BA590D">
      <w:pPr>
        <w:widowControl w:val="0"/>
        <w:autoSpaceDE w:val="0"/>
        <w:autoSpaceDN w:val="0"/>
        <w:adjustRightInd w:val="0"/>
        <w:spacing w:before="10" w:after="0" w:line="220" w:lineRule="exact"/>
        <w:ind w:left="360" w:firstLine="0"/>
        <w:rPr>
          <w:rFonts w:ascii="Times New Roman" w:hAnsi="Times New Roman"/>
          <w:color w:val="000000"/>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lastRenderedPageBreak/>
        <w:t>*Smith, Cli</w:t>
      </w:r>
      <w:r>
        <w:rPr>
          <w:rFonts w:ascii="Times New Roman" w:hAnsi="Times New Roman"/>
          <w:color w:val="363435"/>
          <w:spacing w:val="-4"/>
          <w:sz w:val="20"/>
          <w:szCs w:val="20"/>
        </w:rPr>
        <w:t>f</w:t>
      </w:r>
      <w:r>
        <w:rPr>
          <w:rFonts w:ascii="Times New Roman" w:hAnsi="Times New Roman"/>
          <w:color w:val="363435"/>
          <w:sz w:val="20"/>
          <w:szCs w:val="20"/>
        </w:rPr>
        <w:t>ford L.</w:t>
      </w:r>
    </w:p>
    <w:p w:rsidR="00BA590D" w:rsidRDefault="00BA590D" w:rsidP="00BA590D">
      <w:pPr>
        <w:widowControl w:val="0"/>
        <w:autoSpaceDE w:val="0"/>
        <w:autoSpaceDN w:val="0"/>
        <w:adjustRightInd w:val="0"/>
        <w:spacing w:after="0"/>
        <w:ind w:left="360" w:firstLine="0"/>
        <w:rPr>
          <w:rFonts w:ascii="Times New Roman" w:hAnsi="Times New Roman"/>
          <w:i/>
          <w:iCs/>
          <w:color w:val="363435"/>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Emeritus of Chemistry </w:t>
      </w:r>
    </w:p>
    <w:p w:rsidR="00BA590D" w:rsidRDefault="00BA590D" w:rsidP="00BA590D">
      <w:pPr>
        <w:widowControl w:val="0"/>
        <w:autoSpaceDE w:val="0"/>
        <w:autoSpaceDN w:val="0"/>
        <w:adjustRightInd w:val="0"/>
        <w:spacing w:after="0"/>
        <w:ind w:left="360" w:firstLine="0"/>
        <w:rPr>
          <w:rFonts w:ascii="Times New Roman" w:hAnsi="Times New Roman"/>
          <w:color w:val="363435"/>
          <w:sz w:val="20"/>
          <w:szCs w:val="20"/>
        </w:rPr>
      </w:pPr>
      <w:r>
        <w:rPr>
          <w:rFonts w:ascii="Times New Roman" w:hAnsi="Times New Roman"/>
          <w:color w:val="363435"/>
          <w:sz w:val="20"/>
          <w:szCs w:val="20"/>
        </w:rPr>
        <w:t>B.S.,</w:t>
      </w:r>
      <w:r>
        <w:rPr>
          <w:rFonts w:ascii="Times New Roman" w:hAnsi="Times New Roman"/>
          <w:color w:val="363435"/>
          <w:spacing w:val="-4"/>
          <w:sz w:val="20"/>
          <w:szCs w:val="20"/>
        </w:rPr>
        <w:t xml:space="preserve"> </w:t>
      </w:r>
      <w:r>
        <w:rPr>
          <w:rFonts w:ascii="Times New Roman" w:hAnsi="Times New Roman"/>
          <w:color w:val="363435"/>
          <w:spacing w:val="-12"/>
          <w:sz w:val="20"/>
          <w:szCs w:val="20"/>
        </w:rPr>
        <w:t>V</w:t>
      </w:r>
      <w:r>
        <w:rPr>
          <w:rFonts w:ascii="Times New Roman" w:hAnsi="Times New Roman"/>
          <w:color w:val="363435"/>
          <w:sz w:val="20"/>
          <w:szCs w:val="20"/>
        </w:rPr>
        <w:t>i</w:t>
      </w:r>
      <w:r>
        <w:rPr>
          <w:rFonts w:ascii="Times New Roman" w:hAnsi="Times New Roman"/>
          <w:color w:val="363435"/>
          <w:spacing w:val="-4"/>
          <w:sz w:val="20"/>
          <w:szCs w:val="20"/>
        </w:rPr>
        <w:t>r</w:t>
      </w:r>
      <w:r>
        <w:rPr>
          <w:rFonts w:ascii="Times New Roman" w:hAnsi="Times New Roman"/>
          <w:color w:val="363435"/>
          <w:sz w:val="20"/>
          <w:szCs w:val="20"/>
        </w:rPr>
        <w:t xml:space="preserve">ginia Union University </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Ph.D., Iowa State University</w:t>
      </w:r>
    </w:p>
    <w:p w:rsidR="00BA590D" w:rsidRDefault="00BA590D" w:rsidP="00BA590D">
      <w:pPr>
        <w:widowControl w:val="0"/>
        <w:autoSpaceDE w:val="0"/>
        <w:autoSpaceDN w:val="0"/>
        <w:adjustRightInd w:val="0"/>
        <w:spacing w:before="10" w:after="0" w:line="220" w:lineRule="exact"/>
        <w:ind w:left="360"/>
        <w:rPr>
          <w:rFonts w:ascii="Times New Roman" w:hAnsi="Times New Roman"/>
          <w:color w:val="000000"/>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Steele, Jack</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Chemistry</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B.A., De Pauw University</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Ph.D., University of Kentucky</w:t>
      </w:r>
    </w:p>
    <w:p w:rsidR="00BA590D" w:rsidRDefault="00BA590D" w:rsidP="00BA590D">
      <w:pPr>
        <w:widowControl w:val="0"/>
        <w:autoSpaceDE w:val="0"/>
        <w:autoSpaceDN w:val="0"/>
        <w:adjustRightInd w:val="0"/>
        <w:spacing w:before="10" w:after="0" w:line="220" w:lineRule="exact"/>
        <w:ind w:left="360" w:firstLine="0"/>
        <w:rPr>
          <w:rFonts w:ascii="Times New Roman" w:hAnsi="Times New Roman"/>
          <w:color w:val="000000"/>
        </w:rPr>
      </w:pP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color w:val="363435"/>
          <w:sz w:val="20"/>
          <w:szCs w:val="20"/>
        </w:rPr>
        <w:t>Sykes, Ellis</w:t>
      </w:r>
    </w:p>
    <w:p w:rsidR="00BA590D" w:rsidRDefault="00BA590D" w:rsidP="00BA590D">
      <w:pPr>
        <w:widowControl w:val="0"/>
        <w:autoSpaceDE w:val="0"/>
        <w:autoSpaceDN w:val="0"/>
        <w:adjustRightInd w:val="0"/>
        <w:spacing w:after="0"/>
        <w:ind w:left="360" w:firstLine="0"/>
        <w:rPr>
          <w:rFonts w:ascii="Times New Roman" w:hAnsi="Times New Roman"/>
          <w:color w:val="000000"/>
          <w:sz w:val="20"/>
          <w:szCs w:val="20"/>
        </w:rPr>
      </w:pPr>
      <w:r>
        <w:rPr>
          <w:rFonts w:ascii="Times New Roman" w:hAnsi="Times New Roman"/>
          <w:i/>
          <w:iCs/>
          <w:color w:val="363435"/>
          <w:spacing w:val="-15"/>
          <w:sz w:val="20"/>
          <w:szCs w:val="20"/>
        </w:rPr>
        <w:t>V</w:t>
      </w:r>
      <w:r>
        <w:rPr>
          <w:rFonts w:ascii="Times New Roman" w:hAnsi="Times New Roman"/>
          <w:i/>
          <w:iCs/>
          <w:color w:val="363435"/>
          <w:sz w:val="20"/>
          <w:szCs w:val="20"/>
        </w:rPr>
        <w:t>ice P</w:t>
      </w:r>
      <w:r>
        <w:rPr>
          <w:rFonts w:ascii="Times New Roman" w:hAnsi="Times New Roman"/>
          <w:i/>
          <w:iCs/>
          <w:color w:val="363435"/>
          <w:spacing w:val="-7"/>
          <w:sz w:val="20"/>
          <w:szCs w:val="20"/>
        </w:rPr>
        <w:t>r</w:t>
      </w:r>
      <w:r>
        <w:rPr>
          <w:rFonts w:ascii="Times New Roman" w:hAnsi="Times New Roman"/>
          <w:i/>
          <w:iCs/>
          <w:color w:val="363435"/>
          <w:sz w:val="20"/>
          <w:szCs w:val="20"/>
        </w:rPr>
        <w:t>esident Emeritus of</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Academic</w:t>
      </w:r>
      <w:r>
        <w:rPr>
          <w:rFonts w:ascii="Times New Roman" w:hAnsi="Times New Roman"/>
          <w:i/>
          <w:iCs/>
          <w:color w:val="363435"/>
          <w:spacing w:val="-4"/>
          <w:sz w:val="20"/>
          <w:szCs w:val="20"/>
        </w:rPr>
        <w:t xml:space="preserve"> </w:t>
      </w:r>
      <w:r>
        <w:rPr>
          <w:rFonts w:ascii="Times New Roman" w:hAnsi="Times New Roman"/>
          <w:i/>
          <w:iCs/>
          <w:color w:val="363435"/>
          <w:sz w:val="20"/>
          <w:szCs w:val="20"/>
        </w:rPr>
        <w:t>Affairs</w:t>
      </w:r>
    </w:p>
    <w:p w:rsidR="00BA590D" w:rsidRDefault="00BA590D" w:rsidP="00BA590D">
      <w:pPr>
        <w:widowControl w:val="0"/>
        <w:autoSpaceDE w:val="0"/>
        <w:autoSpaceDN w:val="0"/>
        <w:adjustRightInd w:val="0"/>
        <w:spacing w:after="0"/>
        <w:ind w:left="360" w:right="457" w:firstLine="0"/>
        <w:rPr>
          <w:rFonts w:ascii="Times New Roman" w:hAnsi="Times New Roman"/>
          <w:color w:val="363435"/>
          <w:sz w:val="20"/>
          <w:szCs w:val="20"/>
        </w:rPr>
      </w:pPr>
      <w:r>
        <w:rPr>
          <w:rFonts w:ascii="Times New Roman" w:hAnsi="Times New Roman"/>
          <w:color w:val="363435"/>
          <w:sz w:val="20"/>
          <w:szCs w:val="20"/>
        </w:rPr>
        <w:t xml:space="preserve">B.S., Morehouse College </w:t>
      </w:r>
    </w:p>
    <w:p w:rsidR="00BA590D" w:rsidRDefault="00BA590D" w:rsidP="00BA590D">
      <w:pPr>
        <w:widowControl w:val="0"/>
        <w:autoSpaceDE w:val="0"/>
        <w:autoSpaceDN w:val="0"/>
        <w:adjustRightInd w:val="0"/>
        <w:spacing w:after="0"/>
        <w:ind w:left="360" w:right="457" w:firstLine="0"/>
        <w:rPr>
          <w:rFonts w:ascii="Times New Roman" w:hAnsi="Times New Roman"/>
          <w:color w:val="363435"/>
          <w:sz w:val="20"/>
          <w:szCs w:val="20"/>
        </w:rPr>
      </w:pPr>
      <w:r>
        <w:rPr>
          <w:rFonts w:ascii="Times New Roman" w:hAnsi="Times New Roman"/>
          <w:color w:val="363435"/>
          <w:sz w:val="20"/>
          <w:szCs w:val="20"/>
        </w:rPr>
        <w:t>M.S., University of Geo</w:t>
      </w:r>
      <w:r>
        <w:rPr>
          <w:rFonts w:ascii="Times New Roman" w:hAnsi="Times New Roman"/>
          <w:color w:val="363435"/>
          <w:spacing w:val="-4"/>
          <w:sz w:val="20"/>
          <w:szCs w:val="20"/>
        </w:rPr>
        <w:t>r</w:t>
      </w:r>
      <w:r>
        <w:rPr>
          <w:rFonts w:ascii="Times New Roman" w:hAnsi="Times New Roman"/>
          <w:color w:val="363435"/>
          <w:sz w:val="20"/>
          <w:szCs w:val="20"/>
        </w:rPr>
        <w:t xml:space="preserve">gia </w:t>
      </w:r>
    </w:p>
    <w:p w:rsidR="00BA590D" w:rsidRDefault="00BA590D" w:rsidP="00BA590D">
      <w:pPr>
        <w:widowControl w:val="0"/>
        <w:autoSpaceDE w:val="0"/>
        <w:autoSpaceDN w:val="0"/>
        <w:adjustRightInd w:val="0"/>
        <w:spacing w:after="0"/>
        <w:ind w:left="360" w:right="457" w:firstLine="0"/>
        <w:rPr>
          <w:rFonts w:ascii="Times New Roman" w:hAnsi="Times New Roman"/>
          <w:color w:val="000000"/>
          <w:sz w:val="20"/>
          <w:szCs w:val="20"/>
        </w:rPr>
      </w:pPr>
      <w:r>
        <w:rPr>
          <w:rFonts w:ascii="Times New Roman" w:hAnsi="Times New Roman"/>
          <w:color w:val="363435"/>
          <w:sz w:val="20"/>
          <w:szCs w:val="20"/>
        </w:rPr>
        <w:t>Ph.D., University of Geo</w:t>
      </w:r>
      <w:r>
        <w:rPr>
          <w:rFonts w:ascii="Times New Roman" w:hAnsi="Times New Roman"/>
          <w:color w:val="363435"/>
          <w:spacing w:val="-4"/>
          <w:sz w:val="20"/>
          <w:szCs w:val="20"/>
        </w:rPr>
        <w:t>r</w:t>
      </w:r>
      <w:r>
        <w:rPr>
          <w:rFonts w:ascii="Times New Roman" w:hAnsi="Times New Roman"/>
          <w:color w:val="363435"/>
          <w:sz w:val="20"/>
          <w:szCs w:val="20"/>
        </w:rPr>
        <w:t>gia</w:t>
      </w:r>
    </w:p>
    <w:p w:rsidR="00BA590D" w:rsidRDefault="00BA590D" w:rsidP="00BA590D">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color w:val="363435"/>
          <w:sz w:val="20"/>
          <w:szCs w:val="20"/>
        </w:rPr>
        <w:t>*</w:t>
      </w:r>
      <w:r>
        <w:rPr>
          <w:rFonts w:ascii="Times New Roman" w:hAnsi="Times New Roman"/>
          <w:color w:val="363435"/>
          <w:spacing w:val="-7"/>
          <w:sz w:val="20"/>
          <w:szCs w:val="20"/>
        </w:rPr>
        <w:t>T</w:t>
      </w:r>
      <w:r>
        <w:rPr>
          <w:rFonts w:ascii="Times New Roman" w:hAnsi="Times New Roman"/>
          <w:color w:val="363435"/>
          <w:sz w:val="20"/>
          <w:szCs w:val="20"/>
        </w:rPr>
        <w:t>ift, Rosa B.</w:t>
      </w:r>
    </w:p>
    <w:p w:rsidR="00BA590D" w:rsidRDefault="00BA590D" w:rsidP="00BA590D">
      <w:pPr>
        <w:widowControl w:val="0"/>
        <w:autoSpaceDE w:val="0"/>
        <w:autoSpaceDN w:val="0"/>
        <w:adjustRightInd w:val="0"/>
        <w:spacing w:after="0"/>
        <w:ind w:left="360" w:right="7" w:firstLine="0"/>
        <w:rPr>
          <w:rFonts w:ascii="Times New Roman" w:hAnsi="Times New Roman"/>
          <w:i/>
          <w:iCs/>
          <w:color w:val="363435"/>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Emerita of Reading </w:t>
      </w:r>
    </w:p>
    <w:p w:rsidR="00BA590D" w:rsidRDefault="00BA590D" w:rsidP="00BA590D">
      <w:pPr>
        <w:widowControl w:val="0"/>
        <w:autoSpaceDE w:val="0"/>
        <w:autoSpaceDN w:val="0"/>
        <w:adjustRightInd w:val="0"/>
        <w:spacing w:after="0"/>
        <w:ind w:left="360" w:right="7" w:firstLine="0"/>
        <w:rPr>
          <w:rFonts w:ascii="Times New Roman" w:hAnsi="Times New Roman"/>
          <w:color w:val="363435"/>
          <w:sz w:val="20"/>
          <w:szCs w:val="20"/>
        </w:rPr>
      </w:pPr>
      <w:r>
        <w:rPr>
          <w:rFonts w:ascii="Times New Roman" w:hAnsi="Times New Roman"/>
          <w:color w:val="363435"/>
          <w:sz w:val="20"/>
          <w:szCs w:val="20"/>
        </w:rPr>
        <w:t>B.S.,</w:t>
      </w:r>
      <w:r>
        <w:rPr>
          <w:rFonts w:ascii="Times New Roman" w:hAnsi="Times New Roman"/>
          <w:color w:val="363435"/>
          <w:spacing w:val="-11"/>
          <w:sz w:val="20"/>
          <w:szCs w:val="20"/>
        </w:rPr>
        <w:t xml:space="preserve"> </w:t>
      </w:r>
      <w:r>
        <w:rPr>
          <w:rFonts w:ascii="Times New Roman" w:hAnsi="Times New Roman"/>
          <w:color w:val="363435"/>
          <w:sz w:val="20"/>
          <w:szCs w:val="20"/>
        </w:rPr>
        <w:t>Albany State University M.A., Florida</w:t>
      </w:r>
      <w:r>
        <w:rPr>
          <w:rFonts w:ascii="Times New Roman" w:hAnsi="Times New Roman"/>
          <w:color w:val="363435"/>
          <w:spacing w:val="-11"/>
          <w:sz w:val="20"/>
          <w:szCs w:val="20"/>
        </w:rPr>
        <w:t xml:space="preserve"> </w:t>
      </w:r>
      <w:r>
        <w:rPr>
          <w:rFonts w:ascii="Times New Roman" w:hAnsi="Times New Roman"/>
          <w:color w:val="363435"/>
          <w:sz w:val="20"/>
          <w:szCs w:val="20"/>
        </w:rPr>
        <w:t xml:space="preserve">A&amp;M University </w:t>
      </w: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color w:val="363435"/>
          <w:sz w:val="20"/>
          <w:szCs w:val="20"/>
        </w:rPr>
        <w:t>Ph.D., Florida State University</w:t>
      </w:r>
    </w:p>
    <w:p w:rsidR="00BA590D" w:rsidRDefault="00BA590D" w:rsidP="00BA590D">
      <w:pPr>
        <w:widowControl w:val="0"/>
        <w:autoSpaceDE w:val="0"/>
        <w:autoSpaceDN w:val="0"/>
        <w:adjustRightInd w:val="0"/>
        <w:spacing w:after="0" w:line="200" w:lineRule="exact"/>
        <w:ind w:left="360" w:right="7" w:firstLine="0"/>
        <w:rPr>
          <w:rFonts w:ascii="Times New Roman" w:hAnsi="Times New Roman"/>
          <w:color w:val="000000"/>
          <w:sz w:val="20"/>
          <w:szCs w:val="20"/>
        </w:rPr>
      </w:pPr>
    </w:p>
    <w:p w:rsidR="00BA590D" w:rsidRDefault="00BA590D" w:rsidP="00BA590D">
      <w:pPr>
        <w:widowControl w:val="0"/>
        <w:autoSpaceDE w:val="0"/>
        <w:autoSpaceDN w:val="0"/>
        <w:adjustRightInd w:val="0"/>
        <w:spacing w:after="0" w:line="260" w:lineRule="exact"/>
        <w:ind w:left="360" w:right="7" w:firstLine="0"/>
        <w:rPr>
          <w:rFonts w:ascii="Times New Roman" w:hAnsi="Times New Roman"/>
          <w:color w:val="000000"/>
          <w:sz w:val="26"/>
          <w:szCs w:val="26"/>
        </w:rPr>
      </w:pPr>
    </w:p>
    <w:p w:rsidR="00BA590D" w:rsidRDefault="00BA590D" w:rsidP="00BA590D">
      <w:pPr>
        <w:widowControl w:val="0"/>
        <w:autoSpaceDE w:val="0"/>
        <w:autoSpaceDN w:val="0"/>
        <w:adjustRightInd w:val="0"/>
        <w:spacing w:after="0"/>
        <w:ind w:left="360" w:right="7" w:firstLine="0"/>
        <w:rPr>
          <w:rFonts w:ascii="Times New Roman" w:hAnsi="Times New Roman"/>
          <w:i/>
          <w:iCs/>
          <w:color w:val="363435"/>
          <w:sz w:val="20"/>
          <w:szCs w:val="20"/>
        </w:rPr>
      </w:pPr>
      <w:r>
        <w:rPr>
          <w:rFonts w:ascii="Times New Roman" w:hAnsi="Times New Roman"/>
          <w:color w:val="363435"/>
          <w:spacing w:val="-16"/>
          <w:sz w:val="20"/>
          <w:szCs w:val="20"/>
        </w:rPr>
        <w:t>W</w:t>
      </w:r>
      <w:r>
        <w:rPr>
          <w:rFonts w:ascii="Times New Roman" w:hAnsi="Times New Roman"/>
          <w:color w:val="363435"/>
          <w:sz w:val="20"/>
          <w:szCs w:val="20"/>
        </w:rPr>
        <w:t xml:space="preserve">ashington, Betty J. </w:t>
      </w: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Emerita of Biology </w:t>
      </w:r>
    </w:p>
    <w:p w:rsidR="00BA590D" w:rsidRDefault="00BA590D" w:rsidP="00BA590D">
      <w:pPr>
        <w:widowControl w:val="0"/>
        <w:autoSpaceDE w:val="0"/>
        <w:autoSpaceDN w:val="0"/>
        <w:adjustRightInd w:val="0"/>
        <w:spacing w:after="0"/>
        <w:ind w:left="360" w:right="7" w:firstLine="0"/>
        <w:rPr>
          <w:rFonts w:ascii="Times New Roman" w:hAnsi="Times New Roman"/>
          <w:color w:val="363435"/>
          <w:sz w:val="20"/>
          <w:szCs w:val="20"/>
        </w:rPr>
      </w:pPr>
      <w:r>
        <w:rPr>
          <w:rFonts w:ascii="Times New Roman" w:hAnsi="Times New Roman"/>
          <w:color w:val="363435"/>
          <w:sz w:val="20"/>
          <w:szCs w:val="20"/>
        </w:rPr>
        <w:lastRenderedPageBreak/>
        <w:t xml:space="preserve">B.S., Grambling College </w:t>
      </w:r>
    </w:p>
    <w:p w:rsidR="00BA590D" w:rsidRDefault="00BA590D" w:rsidP="00BA590D">
      <w:pPr>
        <w:widowControl w:val="0"/>
        <w:autoSpaceDE w:val="0"/>
        <w:autoSpaceDN w:val="0"/>
        <w:adjustRightInd w:val="0"/>
        <w:spacing w:after="0"/>
        <w:ind w:left="360" w:right="7" w:firstLine="0"/>
        <w:rPr>
          <w:rFonts w:ascii="Times New Roman" w:hAnsi="Times New Roman"/>
          <w:color w:val="363435"/>
          <w:sz w:val="20"/>
          <w:szCs w:val="20"/>
        </w:rPr>
      </w:pPr>
      <w:r>
        <w:rPr>
          <w:rFonts w:ascii="Times New Roman" w:hAnsi="Times New Roman"/>
          <w:color w:val="363435"/>
          <w:sz w:val="20"/>
          <w:szCs w:val="20"/>
        </w:rPr>
        <w:t>M.A.,</w:t>
      </w:r>
      <w:r>
        <w:rPr>
          <w:rFonts w:ascii="Times New Roman" w:hAnsi="Times New Roman"/>
          <w:color w:val="363435"/>
          <w:spacing w:val="-11"/>
          <w:sz w:val="20"/>
          <w:szCs w:val="20"/>
        </w:rPr>
        <w:t xml:space="preserve"> </w:t>
      </w:r>
      <w:r>
        <w:rPr>
          <w:rFonts w:ascii="Times New Roman" w:hAnsi="Times New Roman"/>
          <w:color w:val="363435"/>
          <w:sz w:val="20"/>
          <w:szCs w:val="20"/>
        </w:rPr>
        <w:t xml:space="preserve">Atlanta University </w:t>
      </w: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color w:val="363435"/>
          <w:sz w:val="20"/>
          <w:szCs w:val="20"/>
        </w:rPr>
        <w:t>Ph.D.,</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BA590D" w:rsidRDefault="00BA590D" w:rsidP="00BA590D">
      <w:pPr>
        <w:widowControl w:val="0"/>
        <w:autoSpaceDE w:val="0"/>
        <w:autoSpaceDN w:val="0"/>
        <w:adjustRightInd w:val="0"/>
        <w:spacing w:before="10" w:after="0" w:line="220" w:lineRule="exact"/>
        <w:ind w:left="360" w:right="7" w:firstLine="0"/>
        <w:rPr>
          <w:rFonts w:ascii="Times New Roman" w:hAnsi="Times New Roman"/>
          <w:color w:val="000000"/>
        </w:rPr>
      </w:pP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color w:val="363435"/>
          <w:spacing w:val="-8"/>
          <w:sz w:val="20"/>
          <w:szCs w:val="20"/>
        </w:rPr>
        <w:t>W</w:t>
      </w:r>
      <w:r>
        <w:rPr>
          <w:rFonts w:ascii="Times New Roman" w:hAnsi="Times New Roman"/>
          <w:color w:val="363435"/>
          <w:sz w:val="20"/>
          <w:szCs w:val="20"/>
        </w:rPr>
        <w:t>illiams, Curtis L.</w:t>
      </w: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ofessor Emeritus of Speech and Theat</w:t>
      </w:r>
      <w:r>
        <w:rPr>
          <w:rFonts w:ascii="Times New Roman" w:hAnsi="Times New Roman"/>
          <w:i/>
          <w:iCs/>
          <w:color w:val="363435"/>
          <w:spacing w:val="-7"/>
          <w:sz w:val="20"/>
          <w:szCs w:val="20"/>
        </w:rPr>
        <w:t>r</w:t>
      </w:r>
      <w:r>
        <w:rPr>
          <w:rFonts w:ascii="Times New Roman" w:hAnsi="Times New Roman"/>
          <w:i/>
          <w:iCs/>
          <w:color w:val="363435"/>
          <w:sz w:val="20"/>
          <w:szCs w:val="20"/>
        </w:rPr>
        <w:t>e</w:t>
      </w: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color w:val="363435"/>
          <w:sz w:val="20"/>
          <w:szCs w:val="20"/>
        </w:rPr>
        <w:t>A.A., Friendship Junior College</w:t>
      </w: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color w:val="363435"/>
          <w:sz w:val="20"/>
          <w:szCs w:val="20"/>
        </w:rPr>
        <w:t>B.A., Morehouse College</w:t>
      </w: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color w:val="363435"/>
          <w:sz w:val="20"/>
          <w:szCs w:val="20"/>
        </w:rPr>
        <w:t>M.A.,</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color w:val="363435"/>
          <w:sz w:val="20"/>
          <w:szCs w:val="20"/>
        </w:rPr>
        <w:t>Ph.D., University of</w:t>
      </w:r>
      <w:r>
        <w:rPr>
          <w:rFonts w:ascii="Times New Roman" w:hAnsi="Times New Roman"/>
          <w:color w:val="363435"/>
          <w:spacing w:val="-4"/>
          <w:sz w:val="20"/>
          <w:szCs w:val="20"/>
        </w:rPr>
        <w:t xml:space="preserve"> </w:t>
      </w:r>
      <w:r>
        <w:rPr>
          <w:rFonts w:ascii="Times New Roman" w:hAnsi="Times New Roman"/>
          <w:color w:val="363435"/>
          <w:spacing w:val="-14"/>
          <w:sz w:val="20"/>
          <w:szCs w:val="20"/>
        </w:rPr>
        <w:t>T</w:t>
      </w:r>
      <w:r>
        <w:rPr>
          <w:rFonts w:ascii="Times New Roman" w:hAnsi="Times New Roman"/>
          <w:color w:val="363435"/>
          <w:sz w:val="20"/>
          <w:szCs w:val="20"/>
        </w:rPr>
        <w:t>exas at</w:t>
      </w:r>
      <w:r>
        <w:rPr>
          <w:rFonts w:ascii="Times New Roman" w:hAnsi="Times New Roman"/>
          <w:color w:val="363435"/>
          <w:spacing w:val="-11"/>
          <w:sz w:val="20"/>
          <w:szCs w:val="20"/>
        </w:rPr>
        <w:t xml:space="preserve"> </w:t>
      </w:r>
      <w:r>
        <w:rPr>
          <w:rFonts w:ascii="Times New Roman" w:hAnsi="Times New Roman"/>
          <w:color w:val="363435"/>
          <w:sz w:val="20"/>
          <w:szCs w:val="20"/>
        </w:rPr>
        <w:t>Austin</w:t>
      </w:r>
    </w:p>
    <w:p w:rsidR="00BA590D" w:rsidRDefault="00BA590D" w:rsidP="00BA590D">
      <w:pPr>
        <w:widowControl w:val="0"/>
        <w:autoSpaceDE w:val="0"/>
        <w:autoSpaceDN w:val="0"/>
        <w:adjustRightInd w:val="0"/>
        <w:spacing w:before="10" w:after="0" w:line="220" w:lineRule="exact"/>
        <w:ind w:left="360" w:right="7" w:firstLine="0"/>
        <w:rPr>
          <w:rFonts w:ascii="Times New Roman" w:hAnsi="Times New Roman"/>
          <w:color w:val="000000"/>
        </w:rPr>
      </w:pP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color w:val="363435"/>
          <w:spacing w:val="-8"/>
          <w:sz w:val="20"/>
          <w:szCs w:val="20"/>
        </w:rPr>
        <w:t>W</w:t>
      </w:r>
      <w:r>
        <w:rPr>
          <w:rFonts w:ascii="Times New Roman" w:hAnsi="Times New Roman"/>
          <w:color w:val="363435"/>
          <w:sz w:val="20"/>
          <w:szCs w:val="20"/>
        </w:rPr>
        <w:t>ilson, Maudecca L.</w:t>
      </w:r>
    </w:p>
    <w:p w:rsidR="00BA590D" w:rsidRDefault="00BA590D" w:rsidP="00BA590D">
      <w:pPr>
        <w:widowControl w:val="0"/>
        <w:autoSpaceDE w:val="0"/>
        <w:autoSpaceDN w:val="0"/>
        <w:adjustRightInd w:val="0"/>
        <w:spacing w:after="0"/>
        <w:ind w:left="360" w:right="7" w:firstLine="0"/>
        <w:rPr>
          <w:rFonts w:ascii="Times New Roman" w:hAnsi="Times New Roman"/>
          <w:i/>
          <w:iCs/>
          <w:color w:val="363435"/>
          <w:sz w:val="20"/>
          <w:szCs w:val="20"/>
        </w:rPr>
      </w:pPr>
      <w:r>
        <w:rPr>
          <w:rFonts w:ascii="Times New Roman" w:hAnsi="Times New Roman"/>
          <w:i/>
          <w:iCs/>
          <w:color w:val="363435"/>
          <w:sz w:val="20"/>
          <w:szCs w:val="20"/>
        </w:rPr>
        <w:t>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Emerita of Education </w:t>
      </w:r>
    </w:p>
    <w:p w:rsidR="00BA590D" w:rsidRDefault="00BA590D" w:rsidP="00BA590D">
      <w:pPr>
        <w:widowControl w:val="0"/>
        <w:autoSpaceDE w:val="0"/>
        <w:autoSpaceDN w:val="0"/>
        <w:adjustRightInd w:val="0"/>
        <w:spacing w:after="0"/>
        <w:ind w:left="360" w:right="7" w:firstLine="0"/>
        <w:rPr>
          <w:rFonts w:ascii="Times New Roman" w:hAnsi="Times New Roman"/>
          <w:color w:val="363435"/>
          <w:sz w:val="20"/>
          <w:szCs w:val="20"/>
        </w:rPr>
      </w:pPr>
      <w:r>
        <w:rPr>
          <w:rFonts w:ascii="Times New Roman" w:hAnsi="Times New Roman"/>
          <w:color w:val="363435"/>
          <w:sz w:val="20"/>
          <w:szCs w:val="20"/>
        </w:rPr>
        <w:t>B.S.,</w:t>
      </w:r>
      <w:r>
        <w:rPr>
          <w:rFonts w:ascii="Times New Roman" w:hAnsi="Times New Roman"/>
          <w:color w:val="363435"/>
          <w:spacing w:val="-11"/>
          <w:sz w:val="20"/>
          <w:szCs w:val="20"/>
        </w:rPr>
        <w:t xml:space="preserve"> </w:t>
      </w:r>
      <w:r>
        <w:rPr>
          <w:rFonts w:ascii="Times New Roman" w:hAnsi="Times New Roman"/>
          <w:color w:val="363435"/>
          <w:sz w:val="20"/>
          <w:szCs w:val="20"/>
        </w:rPr>
        <w:t xml:space="preserve">Albany State University </w:t>
      </w: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color w:val="363435"/>
          <w:sz w:val="20"/>
          <w:szCs w:val="20"/>
        </w:rPr>
        <w:t>M.A.,</w:t>
      </w:r>
      <w:r>
        <w:rPr>
          <w:rFonts w:ascii="Times New Roman" w:hAnsi="Times New Roman"/>
          <w:color w:val="363435"/>
          <w:spacing w:val="-11"/>
          <w:sz w:val="20"/>
          <w:szCs w:val="20"/>
        </w:rPr>
        <w:t xml:space="preserve"> </w:t>
      </w:r>
      <w:r>
        <w:rPr>
          <w:rFonts w:ascii="Times New Roman" w:hAnsi="Times New Roman"/>
          <w:color w:val="363435"/>
          <w:sz w:val="20"/>
          <w:szCs w:val="20"/>
        </w:rPr>
        <w:t>Atlanta University</w:t>
      </w: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color w:val="363435"/>
          <w:sz w:val="20"/>
          <w:szCs w:val="20"/>
        </w:rPr>
        <w:t>Ph.D., University of Oklahoma</w:t>
      </w:r>
    </w:p>
    <w:p w:rsidR="00BA590D" w:rsidRDefault="00BA590D" w:rsidP="00BA590D">
      <w:pPr>
        <w:widowControl w:val="0"/>
        <w:autoSpaceDE w:val="0"/>
        <w:autoSpaceDN w:val="0"/>
        <w:adjustRightInd w:val="0"/>
        <w:spacing w:before="10" w:after="0" w:line="220" w:lineRule="exact"/>
        <w:ind w:left="360" w:right="7" w:firstLine="0"/>
        <w:rPr>
          <w:rFonts w:ascii="Times New Roman" w:hAnsi="Times New Roman"/>
          <w:color w:val="000000"/>
        </w:rPr>
      </w:pP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color w:val="363435"/>
          <w:sz w:val="20"/>
          <w:szCs w:val="20"/>
        </w:rPr>
        <w:t>*</w:t>
      </w:r>
      <w:r>
        <w:rPr>
          <w:rFonts w:ascii="Times New Roman" w:hAnsi="Times New Roman"/>
          <w:color w:val="363435"/>
          <w:spacing w:val="-8"/>
          <w:sz w:val="20"/>
          <w:szCs w:val="20"/>
        </w:rPr>
        <w:t>W</w:t>
      </w:r>
      <w:r>
        <w:rPr>
          <w:rFonts w:ascii="Times New Roman" w:hAnsi="Times New Roman"/>
          <w:color w:val="363435"/>
          <w:sz w:val="20"/>
          <w:szCs w:val="20"/>
        </w:rPr>
        <w:t>inde</w:t>
      </w:r>
      <w:r>
        <w:rPr>
          <w:rFonts w:ascii="Times New Roman" w:hAnsi="Times New Roman"/>
          <w:color w:val="363435"/>
          <w:spacing w:val="-8"/>
          <w:sz w:val="20"/>
          <w:szCs w:val="20"/>
        </w:rPr>
        <w:t>r</w:t>
      </w:r>
      <w:r>
        <w:rPr>
          <w:rFonts w:ascii="Times New Roman" w:hAnsi="Times New Roman"/>
          <w:color w:val="363435"/>
          <w:sz w:val="20"/>
          <w:szCs w:val="20"/>
        </w:rPr>
        <w:t>, Eleanor</w:t>
      </w: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i/>
          <w:iCs/>
          <w:color w:val="363435"/>
          <w:sz w:val="20"/>
          <w:szCs w:val="20"/>
        </w:rPr>
        <w:t>Associate P</w:t>
      </w:r>
      <w:r>
        <w:rPr>
          <w:rFonts w:ascii="Times New Roman" w:hAnsi="Times New Roman"/>
          <w:i/>
          <w:iCs/>
          <w:color w:val="363435"/>
          <w:spacing w:val="-7"/>
          <w:sz w:val="20"/>
          <w:szCs w:val="20"/>
        </w:rPr>
        <w:t>r</w:t>
      </w:r>
      <w:r>
        <w:rPr>
          <w:rFonts w:ascii="Times New Roman" w:hAnsi="Times New Roman"/>
          <w:i/>
          <w:iCs/>
          <w:color w:val="363435"/>
          <w:sz w:val="20"/>
          <w:szCs w:val="20"/>
        </w:rPr>
        <w:t xml:space="preserve">ofessor Emerita of </w:t>
      </w:r>
      <w:r>
        <w:rPr>
          <w:rFonts w:ascii="Times New Roman" w:hAnsi="Times New Roman"/>
          <w:i/>
          <w:iCs/>
          <w:color w:val="363435"/>
          <w:w w:val="133"/>
          <w:sz w:val="20"/>
          <w:szCs w:val="20"/>
        </w:rPr>
        <w:t>o</w:t>
      </w:r>
      <w:r>
        <w:rPr>
          <w:rFonts w:ascii="Times New Roman" w:hAnsi="Times New Roman"/>
          <w:i/>
          <w:iCs/>
          <w:color w:val="363435"/>
          <w:sz w:val="20"/>
          <w:szCs w:val="20"/>
        </w:rPr>
        <w:t>ursing</w:t>
      </w:r>
    </w:p>
    <w:p w:rsidR="00BA590D" w:rsidRDefault="00BA590D" w:rsidP="00BA590D">
      <w:pPr>
        <w:widowControl w:val="0"/>
        <w:autoSpaceDE w:val="0"/>
        <w:autoSpaceDN w:val="0"/>
        <w:adjustRightInd w:val="0"/>
        <w:spacing w:after="0"/>
        <w:ind w:left="360" w:right="7" w:firstLine="0"/>
        <w:rPr>
          <w:rFonts w:ascii="Times New Roman" w:hAnsi="Times New Roman"/>
          <w:color w:val="000000"/>
          <w:sz w:val="20"/>
          <w:szCs w:val="20"/>
        </w:rPr>
      </w:pPr>
      <w:r>
        <w:rPr>
          <w:rFonts w:ascii="Times New Roman" w:hAnsi="Times New Roman"/>
          <w:color w:val="363435"/>
          <w:sz w:val="20"/>
          <w:szCs w:val="20"/>
        </w:rPr>
        <w:t>B.S., New</w:t>
      </w:r>
      <w:r>
        <w:rPr>
          <w:rFonts w:ascii="Times New Roman" w:hAnsi="Times New Roman"/>
          <w:color w:val="363435"/>
          <w:spacing w:val="-7"/>
          <w:sz w:val="20"/>
          <w:szCs w:val="20"/>
        </w:rPr>
        <w:t xml:space="preserve"> </w:t>
      </w:r>
      <w:r>
        <w:rPr>
          <w:rFonts w:ascii="Times New Roman" w:hAnsi="Times New Roman"/>
          <w:color w:val="363435"/>
          <w:spacing w:val="-20"/>
          <w:sz w:val="20"/>
          <w:szCs w:val="20"/>
        </w:rPr>
        <w:t>Y</w:t>
      </w:r>
      <w:r>
        <w:rPr>
          <w:rFonts w:ascii="Times New Roman" w:hAnsi="Times New Roman"/>
          <w:color w:val="363435"/>
          <w:sz w:val="20"/>
          <w:szCs w:val="20"/>
        </w:rPr>
        <w:t>ork University</w:t>
      </w:r>
    </w:p>
    <w:p w:rsidR="00BA590D" w:rsidRDefault="00BA590D" w:rsidP="00BA590D">
      <w:pPr>
        <w:widowControl w:val="0"/>
        <w:autoSpaceDE w:val="0"/>
        <w:autoSpaceDN w:val="0"/>
        <w:adjustRightInd w:val="0"/>
        <w:spacing w:after="0"/>
        <w:ind w:left="360" w:right="7" w:firstLine="0"/>
        <w:rPr>
          <w:rFonts w:ascii="Times New Roman" w:hAnsi="Times New Roman"/>
          <w:color w:val="363435"/>
          <w:sz w:val="20"/>
          <w:szCs w:val="20"/>
        </w:rPr>
      </w:pPr>
      <w:r>
        <w:rPr>
          <w:rFonts w:ascii="Times New Roman" w:hAnsi="Times New Roman"/>
          <w:color w:val="363435"/>
          <w:sz w:val="20"/>
          <w:szCs w:val="20"/>
        </w:rPr>
        <w:t>M.A., Fisk University</w:t>
      </w:r>
    </w:p>
    <w:p w:rsidR="00BA590D" w:rsidRDefault="00BA590D" w:rsidP="00BA590D">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rPr>
          <w:rFonts w:ascii="Times New Roman" w:hAnsi="Times New Roman"/>
          <w:sz w:val="20"/>
          <w:szCs w:val="20"/>
        </w:rPr>
      </w:pPr>
      <w:r>
        <w:rPr>
          <w:rFonts w:ascii="Times New Roman" w:hAnsi="Times New Roman"/>
          <w:sz w:val="20"/>
          <w:szCs w:val="20"/>
        </w:rPr>
        <w:br w:type="page"/>
      </w: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sectPr w:rsidR="00B33835" w:rsidSect="00DD3D7A">
          <w:headerReference w:type="default" r:id="rId78"/>
          <w:pgSz w:w="12240" w:h="15840" w:code="1"/>
          <w:pgMar w:top="720" w:right="720" w:bottom="288" w:left="1440" w:header="720" w:footer="288" w:gutter="0"/>
          <w:cols w:num="2" w:space="720"/>
          <w:docGrid w:linePitch="360"/>
        </w:sect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Pr="004B400E" w:rsidRDefault="00B67D28" w:rsidP="00B33835">
      <w:pPr>
        <w:pStyle w:val="Heading1"/>
        <w:spacing w:before="0"/>
        <w:ind w:left="360" w:firstLine="0"/>
        <w:rPr>
          <w:rFonts w:ascii="Impact" w:hAnsi="Impact" w:cs="Impact"/>
          <w:color w:val="808080" w:themeColor="background1" w:themeShade="80"/>
          <w:sz w:val="32"/>
          <w:szCs w:val="32"/>
        </w:rPr>
      </w:pPr>
      <w:r w:rsidRPr="00B67D28">
        <w:rPr>
          <w:noProof/>
          <w:color w:val="808080" w:themeColor="background1" w:themeShade="80"/>
        </w:rPr>
        <w:pict>
          <v:rect id="_x0000_s1471" style="position:absolute;left:0;text-align:left;margin-left:265.85pt;margin-top:-74.2pt;width:31pt;height:31pt;z-index:-251457536;mso-position-horizontal-relative:page" o:allowincell="f" filled="f" stroked="f">
            <v:textbox style="mso-next-textbox:#_x0000_s1471" inset="0,0,0,0">
              <w:txbxContent>
                <w:p w:rsidR="00572BC6" w:rsidRDefault="00572BC6" w:rsidP="00B33835">
                  <w:pPr>
                    <w:spacing w:after="0" w:line="620" w:lineRule="atLeast"/>
                    <w:rPr>
                      <w:rFonts w:ascii="Times New Roman" w:hAnsi="Times New Roman"/>
                      <w:sz w:val="24"/>
                      <w:szCs w:val="24"/>
                    </w:rPr>
                  </w:pPr>
                  <w:r>
                    <w:rPr>
                      <w:rFonts w:ascii="Times New Roman" w:hAnsi="Times New Roman"/>
                      <w:noProof/>
                      <w:sz w:val="24"/>
                      <w:szCs w:val="24"/>
                    </w:rPr>
                    <w:drawing>
                      <wp:inline distT="0" distB="0" distL="0" distR="0">
                        <wp:extent cx="407670" cy="393700"/>
                        <wp:effectExtent l="19050" t="0" r="0" b="0"/>
                        <wp:docPr id="16800"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2"/>
                                <a:srcRect/>
                                <a:stretch>
                                  <a:fillRect/>
                                </a:stretch>
                              </pic:blipFill>
                              <pic:spPr bwMode="auto">
                                <a:xfrm>
                                  <a:off x="0" y="0"/>
                                  <a:ext cx="407670" cy="393700"/>
                                </a:xfrm>
                                <a:prstGeom prst="rect">
                                  <a:avLst/>
                                </a:prstGeom>
                                <a:noFill/>
                                <a:ln w="9525">
                                  <a:noFill/>
                                  <a:miter lim="800000"/>
                                  <a:headEnd/>
                                  <a:tailEnd/>
                                </a:ln>
                              </pic:spPr>
                            </pic:pic>
                          </a:graphicData>
                        </a:graphic>
                      </wp:inline>
                    </w:drawing>
                  </w:r>
                </w:p>
                <w:p w:rsidR="00572BC6" w:rsidRDefault="00572BC6" w:rsidP="00B33835">
                  <w:pPr>
                    <w:widowControl w:val="0"/>
                    <w:autoSpaceDE w:val="0"/>
                    <w:autoSpaceDN w:val="0"/>
                    <w:adjustRightInd w:val="0"/>
                    <w:spacing w:after="0"/>
                    <w:rPr>
                      <w:rFonts w:ascii="Times New Roman" w:hAnsi="Times New Roman"/>
                      <w:sz w:val="24"/>
                      <w:szCs w:val="24"/>
                    </w:rPr>
                  </w:pPr>
                </w:p>
              </w:txbxContent>
            </v:textbox>
            <w10:wrap anchorx="page"/>
          </v:rect>
        </w:pict>
      </w:r>
      <w:bookmarkStart w:id="720" w:name="_Toc294969810"/>
      <w:bookmarkStart w:id="721" w:name="_Toc295508367"/>
      <w:r w:rsidR="00B33835" w:rsidRPr="004B400E">
        <w:rPr>
          <w:rFonts w:ascii="Impact" w:hAnsi="Impact" w:cs="Impact"/>
          <w:color w:val="808080" w:themeColor="background1" w:themeShade="80"/>
          <w:spacing w:val="-13"/>
          <w:position w:val="-1"/>
          <w:sz w:val="32"/>
          <w:szCs w:val="32"/>
        </w:rPr>
        <w:t>T</w:t>
      </w:r>
      <w:r w:rsidR="00B33835" w:rsidRPr="004B400E">
        <w:rPr>
          <w:rFonts w:ascii="Impact" w:hAnsi="Impact" w:cs="Impact"/>
          <w:color w:val="808080" w:themeColor="background1" w:themeShade="80"/>
          <w:position w:val="-1"/>
          <w:sz w:val="32"/>
          <w:szCs w:val="32"/>
        </w:rPr>
        <w:t>elephone Directo</w:t>
      </w:r>
      <w:r w:rsidR="00B33835" w:rsidRPr="004B400E">
        <w:rPr>
          <w:rFonts w:ascii="Impact" w:hAnsi="Impact" w:cs="Impact"/>
          <w:color w:val="808080" w:themeColor="background1" w:themeShade="80"/>
          <w:spacing w:val="6"/>
          <w:position w:val="-1"/>
          <w:sz w:val="32"/>
          <w:szCs w:val="32"/>
        </w:rPr>
        <w:t>r</w:t>
      </w:r>
      <w:r w:rsidR="00B33835" w:rsidRPr="004B400E">
        <w:rPr>
          <w:rFonts w:ascii="Impact" w:hAnsi="Impact" w:cs="Impact"/>
          <w:color w:val="808080" w:themeColor="background1" w:themeShade="80"/>
          <w:position w:val="-1"/>
          <w:sz w:val="32"/>
          <w:szCs w:val="32"/>
        </w:rPr>
        <w:t>y</w:t>
      </w:r>
      <w:bookmarkEnd w:id="720"/>
      <w:bookmarkEnd w:id="721"/>
    </w:p>
    <w:p w:rsidR="00B33835" w:rsidRDefault="00B33835" w:rsidP="00B33835">
      <w:pPr>
        <w:widowControl w:val="0"/>
        <w:autoSpaceDE w:val="0"/>
        <w:autoSpaceDN w:val="0"/>
        <w:adjustRightInd w:val="0"/>
        <w:spacing w:after="0" w:line="200" w:lineRule="exact"/>
        <w:ind w:left="360" w:firstLine="0"/>
        <w:rPr>
          <w:rFonts w:ascii="Impact" w:hAnsi="Impact" w:cs="Impact"/>
          <w:sz w:val="20"/>
          <w:szCs w:val="20"/>
        </w:rPr>
      </w:pPr>
    </w:p>
    <w:p w:rsidR="00B33835" w:rsidRDefault="00B33835" w:rsidP="00B33835">
      <w:pPr>
        <w:widowControl w:val="0"/>
        <w:autoSpaceDE w:val="0"/>
        <w:autoSpaceDN w:val="0"/>
        <w:adjustRightInd w:val="0"/>
        <w:spacing w:before="16" w:after="0" w:line="200" w:lineRule="exact"/>
        <w:ind w:left="360" w:firstLine="0"/>
        <w:rPr>
          <w:rFonts w:ascii="Impact" w:hAnsi="Impact" w:cs="Impact"/>
          <w:sz w:val="20"/>
          <w:szCs w:val="20"/>
        </w:rPr>
      </w:pPr>
    </w:p>
    <w:p w:rsidR="00B33835" w:rsidRDefault="00B33835" w:rsidP="00B33835">
      <w:pPr>
        <w:widowControl w:val="0"/>
        <w:autoSpaceDE w:val="0"/>
        <w:autoSpaceDN w:val="0"/>
        <w:adjustRightInd w:val="0"/>
        <w:spacing w:before="26" w:after="0"/>
        <w:ind w:left="360" w:firstLine="0"/>
        <w:rPr>
          <w:rFonts w:ascii="Times New Roman" w:hAnsi="Times New Roman"/>
          <w:sz w:val="20"/>
          <w:szCs w:val="20"/>
        </w:rPr>
      </w:pPr>
      <w:r>
        <w:rPr>
          <w:rFonts w:ascii="Times New Roman" w:hAnsi="Times New Roman"/>
          <w:sz w:val="20"/>
          <w:szCs w:val="20"/>
        </w:rPr>
        <w:t>Academic</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4"/>
          <w:sz w:val="20"/>
          <w:szCs w:val="20"/>
        </w:rPr>
        <w:t>f</w:t>
      </w:r>
      <w:r>
        <w:rPr>
          <w:rFonts w:ascii="Times New Roman" w:hAnsi="Times New Roman"/>
          <w:sz w:val="20"/>
          <w:szCs w:val="20"/>
        </w:rPr>
        <w:t>fairs</w:t>
      </w:r>
      <w:r>
        <w:rPr>
          <w:rFonts w:ascii="Times New Roman" w:hAnsi="Times New Roman"/>
          <w:spacing w:val="-33"/>
          <w:sz w:val="20"/>
          <w:szCs w:val="20"/>
        </w:rPr>
        <w:t xml:space="preserve"> </w:t>
      </w:r>
      <w:r>
        <w:rPr>
          <w:rFonts w:ascii="Times New Roman" w:hAnsi="Times New Roman"/>
          <w:sz w:val="20"/>
          <w:szCs w:val="20"/>
        </w:rPr>
        <w:t>......................................................................................................(229) 430-4635</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Admissions</w:t>
      </w:r>
      <w:r>
        <w:rPr>
          <w:rFonts w:ascii="Times New Roman" w:hAnsi="Times New Roman"/>
          <w:spacing w:val="-15"/>
          <w:sz w:val="20"/>
          <w:szCs w:val="20"/>
        </w:rPr>
        <w:t xml:space="preserve"> </w:t>
      </w:r>
      <w:r>
        <w:rPr>
          <w:rFonts w:ascii="Times New Roman" w:hAnsi="Times New Roman"/>
          <w:sz w:val="20"/>
          <w:szCs w:val="20"/>
        </w:rPr>
        <w:t>...............................................................................................................(229) 430-4646</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line="438" w:lineRule="auto"/>
        <w:ind w:left="360" w:right="706" w:firstLine="0"/>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oll Free Inside Geo</w:t>
      </w:r>
      <w:r>
        <w:rPr>
          <w:rFonts w:ascii="Times New Roman" w:hAnsi="Times New Roman"/>
          <w:spacing w:val="-4"/>
          <w:sz w:val="20"/>
          <w:szCs w:val="20"/>
        </w:rPr>
        <w:t>r</w:t>
      </w:r>
      <w:r>
        <w:rPr>
          <w:rFonts w:ascii="Times New Roman" w:hAnsi="Times New Roman"/>
          <w:sz w:val="20"/>
          <w:szCs w:val="20"/>
        </w:rPr>
        <w:t>gia</w:t>
      </w:r>
      <w:r>
        <w:rPr>
          <w:rFonts w:ascii="Times New Roman" w:hAnsi="Times New Roman"/>
          <w:spacing w:val="-24"/>
          <w:sz w:val="20"/>
          <w:szCs w:val="20"/>
        </w:rPr>
        <w:t xml:space="preserve"> </w:t>
      </w:r>
      <w:r>
        <w:rPr>
          <w:rFonts w:ascii="Times New Roman" w:hAnsi="Times New Roman"/>
          <w:sz w:val="20"/>
          <w:szCs w:val="20"/>
        </w:rPr>
        <w:t>............................................................................</w:t>
      </w:r>
      <w:r>
        <w:rPr>
          <w:rFonts w:ascii="Times New Roman" w:hAnsi="Times New Roman"/>
          <w:sz w:val="20"/>
          <w:szCs w:val="20"/>
        </w:rPr>
        <w:tab/>
        <w:t xml:space="preserve">…....800-822-RAMS </w:t>
      </w:r>
    </w:p>
    <w:p w:rsidR="00B33835" w:rsidRDefault="00B33835" w:rsidP="00B33835">
      <w:pPr>
        <w:widowControl w:val="0"/>
        <w:autoSpaceDE w:val="0"/>
        <w:autoSpaceDN w:val="0"/>
        <w:adjustRightInd w:val="0"/>
        <w:spacing w:after="0" w:line="438" w:lineRule="auto"/>
        <w:ind w:left="360" w:right="706" w:firstLine="0"/>
        <w:rPr>
          <w:rFonts w:ascii="Times New Roman" w:hAnsi="Times New Roman"/>
          <w:sz w:val="20"/>
          <w:szCs w:val="20"/>
        </w:rPr>
      </w:pPr>
      <w:r>
        <w:rPr>
          <w:rFonts w:ascii="Times New Roman" w:hAnsi="Times New Roman"/>
          <w:sz w:val="20"/>
          <w:szCs w:val="20"/>
        </w:rPr>
        <w:t>A</w:t>
      </w:r>
      <w:r>
        <w:rPr>
          <w:rFonts w:ascii="Times New Roman" w:hAnsi="Times New Roman"/>
          <w:spacing w:val="-4"/>
          <w:sz w:val="20"/>
          <w:szCs w:val="20"/>
        </w:rPr>
        <w:t>f</w:t>
      </w:r>
      <w:r>
        <w:rPr>
          <w:rFonts w:ascii="Times New Roman" w:hAnsi="Times New Roman"/>
          <w:sz w:val="20"/>
          <w:szCs w:val="20"/>
        </w:rPr>
        <w:t>firmative</w:t>
      </w:r>
      <w:r>
        <w:rPr>
          <w:rFonts w:ascii="Times New Roman" w:hAnsi="Times New Roman"/>
          <w:spacing w:val="-11"/>
          <w:sz w:val="20"/>
          <w:szCs w:val="20"/>
        </w:rPr>
        <w:t xml:space="preserve"> </w:t>
      </w:r>
      <w:r>
        <w:rPr>
          <w:rFonts w:ascii="Times New Roman" w:hAnsi="Times New Roman"/>
          <w:sz w:val="20"/>
          <w:szCs w:val="20"/>
        </w:rPr>
        <w:t>Actio</w:t>
      </w:r>
      <w:r>
        <w:rPr>
          <w:rFonts w:ascii="Times New Roman" w:hAnsi="Times New Roman"/>
          <w:spacing w:val="6"/>
          <w:sz w:val="20"/>
          <w:szCs w:val="20"/>
        </w:rPr>
        <w:t>n</w:t>
      </w:r>
      <w:r>
        <w:rPr>
          <w:rFonts w:ascii="Times New Roman" w:hAnsi="Times New Roman"/>
          <w:sz w:val="20"/>
          <w:szCs w:val="20"/>
        </w:rPr>
        <w:t>....................................................................................................(229) 430-4603</w:t>
      </w:r>
    </w:p>
    <w:p w:rsidR="00B33835" w:rsidRDefault="00B33835" w:rsidP="00B33835">
      <w:pPr>
        <w:widowControl w:val="0"/>
        <w:autoSpaceDE w:val="0"/>
        <w:autoSpaceDN w:val="0"/>
        <w:adjustRightInd w:val="0"/>
        <w:spacing w:before="7" w:after="0"/>
        <w:ind w:left="360" w:firstLine="0"/>
        <w:rPr>
          <w:rFonts w:ascii="Times New Roman" w:hAnsi="Times New Roman"/>
          <w:sz w:val="20"/>
          <w:szCs w:val="20"/>
        </w:rPr>
      </w:pPr>
      <w:r>
        <w:rPr>
          <w:rFonts w:ascii="Times New Roman" w:hAnsi="Times New Roman"/>
          <w:sz w:val="20"/>
          <w:szCs w:val="20"/>
        </w:rPr>
        <w:t>ASU Foundation, Inc.</w:t>
      </w:r>
      <w:r>
        <w:rPr>
          <w:rFonts w:ascii="Times New Roman" w:hAnsi="Times New Roman"/>
          <w:spacing w:val="13"/>
          <w:sz w:val="20"/>
          <w:szCs w:val="20"/>
        </w:rPr>
        <w:t xml:space="preserve"> </w:t>
      </w:r>
      <w:r>
        <w:rPr>
          <w:rFonts w:ascii="Times New Roman" w:hAnsi="Times New Roman"/>
          <w:sz w:val="20"/>
          <w:szCs w:val="20"/>
        </w:rPr>
        <w:t>..............................................................................................(229) 430-4663</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Athletic</w:t>
      </w:r>
      <w:r>
        <w:rPr>
          <w:rFonts w:ascii="Times New Roman" w:hAnsi="Times New Roman"/>
          <w:spacing w:val="7"/>
          <w:sz w:val="20"/>
          <w:szCs w:val="20"/>
        </w:rPr>
        <w:t>s</w:t>
      </w:r>
      <w:r>
        <w:rPr>
          <w:rFonts w:ascii="Times New Roman" w:hAnsi="Times New Roman"/>
          <w:sz w:val="20"/>
          <w:szCs w:val="20"/>
        </w:rPr>
        <w:t>....................................................................................................................(229) 430-4654</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Bookstor</w:t>
      </w:r>
      <w:r>
        <w:rPr>
          <w:rFonts w:ascii="Times New Roman" w:hAnsi="Times New Roman"/>
          <w:spacing w:val="7"/>
          <w:sz w:val="20"/>
          <w:szCs w:val="20"/>
        </w:rPr>
        <w:t>e</w:t>
      </w:r>
      <w:r>
        <w:rPr>
          <w:rFonts w:ascii="Times New Roman" w:hAnsi="Times New Roman"/>
          <w:sz w:val="20"/>
          <w:szCs w:val="20"/>
        </w:rPr>
        <w:t>..................................................................................................................(229) 430-4746</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Center for Student Development, Counseling and</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esting</w:t>
      </w:r>
      <w:r>
        <w:rPr>
          <w:rFonts w:ascii="Times New Roman" w:hAnsi="Times New Roman"/>
          <w:spacing w:val="-8"/>
          <w:sz w:val="20"/>
          <w:szCs w:val="20"/>
        </w:rPr>
        <w:t xml:space="preserve"> </w:t>
      </w:r>
      <w:r>
        <w:rPr>
          <w:rFonts w:ascii="Times New Roman" w:hAnsi="Times New Roman"/>
          <w:sz w:val="20"/>
          <w:szCs w:val="20"/>
        </w:rPr>
        <w:t>......................................(229) 430-4667</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Financial</w:t>
      </w:r>
      <w:r>
        <w:rPr>
          <w:rFonts w:ascii="Times New Roman" w:hAnsi="Times New Roman"/>
          <w:spacing w:val="-11"/>
          <w:sz w:val="20"/>
          <w:szCs w:val="20"/>
        </w:rPr>
        <w:t xml:space="preserve"> </w:t>
      </w:r>
      <w:r>
        <w:rPr>
          <w:rFonts w:ascii="Times New Roman" w:hAnsi="Times New Roman"/>
          <w:sz w:val="20"/>
          <w:szCs w:val="20"/>
        </w:rPr>
        <w:t>Aid</w:t>
      </w:r>
      <w:r>
        <w:rPr>
          <w:rFonts w:ascii="Times New Roman" w:hAnsi="Times New Roman"/>
          <w:spacing w:val="-4"/>
          <w:sz w:val="20"/>
          <w:szCs w:val="20"/>
        </w:rPr>
        <w:t xml:space="preserve"> </w:t>
      </w:r>
      <w:r>
        <w:rPr>
          <w:rFonts w:ascii="Times New Roman" w:hAnsi="Times New Roman"/>
          <w:sz w:val="20"/>
          <w:szCs w:val="20"/>
        </w:rPr>
        <w:t>............................................................................................................(229) 430-4650</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Fiscal</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4"/>
          <w:sz w:val="20"/>
          <w:szCs w:val="20"/>
        </w:rPr>
        <w:t>f</w:t>
      </w:r>
      <w:r>
        <w:rPr>
          <w:rFonts w:ascii="Times New Roman" w:hAnsi="Times New Roman"/>
          <w:sz w:val="20"/>
          <w:szCs w:val="20"/>
        </w:rPr>
        <w:t>fairs ............................................................................................................(229) 430-4609</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General Information</w:t>
      </w:r>
      <w:r>
        <w:rPr>
          <w:rFonts w:ascii="Times New Roman" w:hAnsi="Times New Roman"/>
          <w:spacing w:val="-9"/>
          <w:sz w:val="20"/>
          <w:szCs w:val="20"/>
        </w:rPr>
        <w:t xml:space="preserve"> </w:t>
      </w:r>
      <w:r>
        <w:rPr>
          <w:rFonts w:ascii="Times New Roman" w:hAnsi="Times New Roman"/>
          <w:sz w:val="20"/>
          <w:szCs w:val="20"/>
        </w:rPr>
        <w:t>.................................................................................................(229) 430-4600</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Librar</w:t>
      </w:r>
      <w:r>
        <w:rPr>
          <w:rFonts w:ascii="Times New Roman" w:hAnsi="Times New Roman"/>
          <w:spacing w:val="-13"/>
          <w:sz w:val="20"/>
          <w:szCs w:val="20"/>
        </w:rPr>
        <w:t>y</w:t>
      </w:r>
      <w:r>
        <w:rPr>
          <w:rFonts w:ascii="Times New Roman" w:hAnsi="Times New Roman"/>
          <w:sz w:val="20"/>
          <w:szCs w:val="20"/>
        </w:rPr>
        <w:t>.</w:t>
      </w:r>
      <w:r>
        <w:rPr>
          <w:rFonts w:ascii="Times New Roman" w:hAnsi="Times New Roman"/>
          <w:spacing w:val="-7"/>
          <w:sz w:val="20"/>
          <w:szCs w:val="20"/>
        </w:rPr>
        <w:t xml:space="preserve"> </w:t>
      </w:r>
      <w:r>
        <w:rPr>
          <w:rFonts w:ascii="Times New Roman" w:hAnsi="Times New Roman"/>
          <w:sz w:val="20"/>
          <w:szCs w:val="20"/>
        </w:rPr>
        <w:t>.....................................................................................................................(229) 430-4799</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Public Safet</w:t>
      </w:r>
      <w:r>
        <w:rPr>
          <w:rFonts w:ascii="Times New Roman" w:hAnsi="Times New Roman"/>
          <w:spacing w:val="7"/>
          <w:sz w:val="20"/>
          <w:szCs w:val="20"/>
        </w:rPr>
        <w:t>y</w:t>
      </w:r>
      <w:r>
        <w:rPr>
          <w:rFonts w:ascii="Times New Roman" w:hAnsi="Times New Roman"/>
          <w:sz w:val="20"/>
          <w:szCs w:val="20"/>
        </w:rPr>
        <w:t>.............................................................................................................(229) 430-47</w:t>
      </w:r>
      <w:r>
        <w:rPr>
          <w:rFonts w:ascii="Times New Roman" w:hAnsi="Times New Roman"/>
          <w:spacing w:val="-7"/>
          <w:sz w:val="20"/>
          <w:szCs w:val="20"/>
        </w:rPr>
        <w:t>1</w:t>
      </w:r>
      <w:r>
        <w:rPr>
          <w:rFonts w:ascii="Times New Roman" w:hAnsi="Times New Roman"/>
          <w:sz w:val="20"/>
          <w:szCs w:val="20"/>
        </w:rPr>
        <w:t>1</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Registra</w:t>
      </w:r>
      <w:r>
        <w:rPr>
          <w:rFonts w:ascii="Times New Roman" w:hAnsi="Times New Roman"/>
          <w:spacing w:val="-4"/>
          <w:sz w:val="20"/>
          <w:szCs w:val="20"/>
        </w:rPr>
        <w:t>r</w:t>
      </w:r>
      <w:r>
        <w:rPr>
          <w:rFonts w:ascii="Times New Roman" w:hAnsi="Times New Roman"/>
          <w:sz w:val="20"/>
          <w:szCs w:val="20"/>
        </w:rPr>
        <w:t>-</w:t>
      </w:r>
      <w:r>
        <w:rPr>
          <w:rFonts w:ascii="Times New Roman" w:hAnsi="Times New Roman"/>
          <w:spacing w:val="-7"/>
          <w:sz w:val="20"/>
          <w:szCs w:val="20"/>
        </w:rPr>
        <w:t>T</w:t>
      </w:r>
      <w:r>
        <w:rPr>
          <w:rFonts w:ascii="Times New Roman" w:hAnsi="Times New Roman"/>
          <w:sz w:val="20"/>
          <w:szCs w:val="20"/>
        </w:rPr>
        <w:t>ranscripts, Readmission, Enrollment</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erification</w:t>
      </w:r>
      <w:r>
        <w:rPr>
          <w:rFonts w:ascii="Times New Roman" w:hAnsi="Times New Roman"/>
          <w:spacing w:val="-33"/>
          <w:sz w:val="20"/>
          <w:szCs w:val="20"/>
        </w:rPr>
        <w:t xml:space="preserve"> </w:t>
      </w:r>
      <w:r>
        <w:rPr>
          <w:rFonts w:ascii="Times New Roman" w:hAnsi="Times New Roman"/>
          <w:sz w:val="20"/>
          <w:szCs w:val="20"/>
        </w:rPr>
        <w:t>..................................(229) 430-4638</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College of</w:t>
      </w:r>
      <w:r>
        <w:rPr>
          <w:rFonts w:ascii="Times New Roman" w:hAnsi="Times New Roman"/>
          <w:spacing w:val="-11"/>
          <w:sz w:val="20"/>
          <w:szCs w:val="20"/>
        </w:rPr>
        <w:t xml:space="preserve"> </w:t>
      </w:r>
      <w:r>
        <w:rPr>
          <w:rFonts w:ascii="Times New Roman" w:hAnsi="Times New Roman"/>
          <w:sz w:val="20"/>
          <w:szCs w:val="20"/>
        </w:rPr>
        <w:t>Arts and Humanities</w:t>
      </w:r>
      <w:r>
        <w:rPr>
          <w:rFonts w:ascii="Times New Roman" w:hAnsi="Times New Roman"/>
          <w:spacing w:val="-4"/>
          <w:sz w:val="20"/>
          <w:szCs w:val="20"/>
        </w:rPr>
        <w:t xml:space="preserve"> </w:t>
      </w:r>
      <w:r>
        <w:rPr>
          <w:rFonts w:ascii="Times New Roman" w:hAnsi="Times New Roman"/>
          <w:sz w:val="20"/>
          <w:szCs w:val="20"/>
        </w:rPr>
        <w:t>...............................................................................(229) 430-4832</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College of Business</w:t>
      </w:r>
      <w:r>
        <w:rPr>
          <w:rFonts w:ascii="Times New Roman" w:hAnsi="Times New Roman"/>
          <w:spacing w:val="-21"/>
          <w:sz w:val="20"/>
          <w:szCs w:val="20"/>
        </w:rPr>
        <w:t xml:space="preserve"> </w:t>
      </w:r>
      <w:r>
        <w:rPr>
          <w:rFonts w:ascii="Times New Roman" w:hAnsi="Times New Roman"/>
          <w:sz w:val="20"/>
          <w:szCs w:val="20"/>
        </w:rPr>
        <w:t>..................................................................................................(229) 430-2749</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College of Education</w:t>
      </w:r>
      <w:r>
        <w:rPr>
          <w:rFonts w:ascii="Times New Roman" w:hAnsi="Times New Roman"/>
          <w:spacing w:val="-20"/>
          <w:sz w:val="20"/>
          <w:szCs w:val="20"/>
        </w:rPr>
        <w:t xml:space="preserve"> </w:t>
      </w:r>
      <w:r>
        <w:rPr>
          <w:rFonts w:ascii="Times New Roman" w:hAnsi="Times New Roman"/>
          <w:sz w:val="20"/>
          <w:szCs w:val="20"/>
        </w:rPr>
        <w:t>................................................................................................(229) 430-4715</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College of Sciences and Health Professions</w:t>
      </w:r>
      <w:r>
        <w:rPr>
          <w:rFonts w:ascii="Times New Roman" w:hAnsi="Times New Roman"/>
          <w:spacing w:val="-3"/>
          <w:sz w:val="20"/>
          <w:szCs w:val="20"/>
        </w:rPr>
        <w:t xml:space="preserve"> </w:t>
      </w:r>
      <w:r>
        <w:rPr>
          <w:rFonts w:ascii="Times New Roman" w:hAnsi="Times New Roman"/>
          <w:sz w:val="20"/>
          <w:szCs w:val="20"/>
        </w:rPr>
        <w:t>............................................................(229) 430-4724</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Graduate School</w:t>
      </w:r>
      <w:r>
        <w:rPr>
          <w:rFonts w:ascii="Times New Roman" w:hAnsi="Times New Roman"/>
          <w:spacing w:val="-9"/>
          <w:sz w:val="20"/>
          <w:szCs w:val="20"/>
        </w:rPr>
        <w:t xml:space="preserve"> </w:t>
      </w:r>
      <w:r>
        <w:rPr>
          <w:rFonts w:ascii="Times New Roman" w:hAnsi="Times New Roman"/>
          <w:sz w:val="20"/>
          <w:szCs w:val="20"/>
        </w:rPr>
        <w:t>.......................................................................................................(229) 430-4862</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Housing O</w:t>
      </w:r>
      <w:r>
        <w:rPr>
          <w:rFonts w:ascii="Times New Roman" w:hAnsi="Times New Roman"/>
          <w:spacing w:val="-4"/>
          <w:sz w:val="20"/>
          <w:szCs w:val="20"/>
        </w:rPr>
        <w:t>f</w:t>
      </w:r>
      <w:r>
        <w:rPr>
          <w:rFonts w:ascii="Times New Roman" w:hAnsi="Times New Roman"/>
          <w:sz w:val="20"/>
          <w:szCs w:val="20"/>
        </w:rPr>
        <w:t>fice</w:t>
      </w:r>
      <w:r>
        <w:rPr>
          <w:rFonts w:ascii="Times New Roman" w:hAnsi="Times New Roman"/>
          <w:spacing w:val="-6"/>
          <w:sz w:val="20"/>
          <w:szCs w:val="20"/>
        </w:rPr>
        <w:t xml:space="preserve"> </w:t>
      </w:r>
      <w:r>
        <w:rPr>
          <w:rFonts w:ascii="Times New Roman" w:hAnsi="Times New Roman"/>
          <w:sz w:val="20"/>
          <w:szCs w:val="20"/>
        </w:rPr>
        <w:t>.........................................................................................................(229) 430-4741</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Student</w:t>
      </w:r>
      <w:r>
        <w:rPr>
          <w:rFonts w:ascii="Times New Roman" w:hAnsi="Times New Roman"/>
          <w:spacing w:val="-11"/>
          <w:sz w:val="20"/>
          <w:szCs w:val="20"/>
        </w:rPr>
        <w:t xml:space="preserve"> </w:t>
      </w:r>
      <w:r>
        <w:rPr>
          <w:rFonts w:ascii="Times New Roman" w:hAnsi="Times New Roman"/>
          <w:sz w:val="20"/>
          <w:szCs w:val="20"/>
        </w:rPr>
        <w:t>Activitie</w:t>
      </w:r>
      <w:r>
        <w:rPr>
          <w:rFonts w:ascii="Times New Roman" w:hAnsi="Times New Roman"/>
          <w:spacing w:val="2"/>
          <w:sz w:val="20"/>
          <w:szCs w:val="20"/>
        </w:rPr>
        <w:t>s</w:t>
      </w:r>
      <w:r>
        <w:rPr>
          <w:rFonts w:ascii="Times New Roman" w:hAnsi="Times New Roman"/>
          <w:sz w:val="20"/>
          <w:szCs w:val="20"/>
        </w:rPr>
        <w:t>......................................................................................................(229) 430-4739</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Student Government</w:t>
      </w:r>
      <w:r>
        <w:rPr>
          <w:rFonts w:ascii="Times New Roman" w:hAnsi="Times New Roman"/>
          <w:spacing w:val="-11"/>
          <w:sz w:val="20"/>
          <w:szCs w:val="20"/>
        </w:rPr>
        <w:t xml:space="preserve"> </w:t>
      </w:r>
      <w:r>
        <w:rPr>
          <w:rFonts w:ascii="Times New Roman" w:hAnsi="Times New Roman"/>
          <w:sz w:val="20"/>
          <w:szCs w:val="20"/>
        </w:rPr>
        <w:t>Association</w:t>
      </w:r>
      <w:r>
        <w:rPr>
          <w:rFonts w:ascii="Times New Roman" w:hAnsi="Times New Roman"/>
          <w:spacing w:val="-15"/>
          <w:sz w:val="20"/>
          <w:szCs w:val="20"/>
        </w:rPr>
        <w:t xml:space="preserve"> </w:t>
      </w:r>
      <w:r>
        <w:rPr>
          <w:rFonts w:ascii="Times New Roman" w:hAnsi="Times New Roman"/>
          <w:sz w:val="20"/>
          <w:szCs w:val="20"/>
        </w:rPr>
        <w:t>.............................................................................(229) 430-4738</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autoSpaceDE w:val="0"/>
        <w:autoSpaceDN w:val="0"/>
        <w:adjustRightInd w:val="0"/>
        <w:spacing w:after="0"/>
        <w:ind w:left="360" w:firstLine="0"/>
        <w:rPr>
          <w:rFonts w:ascii="Times New Roman" w:hAnsi="Times New Roman"/>
          <w:sz w:val="20"/>
          <w:szCs w:val="20"/>
        </w:rPr>
      </w:pPr>
      <w:r>
        <w:rPr>
          <w:rFonts w:ascii="Times New Roman" w:hAnsi="Times New Roman"/>
          <w:sz w:val="20"/>
          <w:szCs w:val="20"/>
        </w:rPr>
        <w:t>University Communications</w:t>
      </w:r>
      <w:r>
        <w:rPr>
          <w:rFonts w:ascii="Times New Roman" w:hAnsi="Times New Roman"/>
          <w:spacing w:val="-32"/>
          <w:sz w:val="20"/>
          <w:szCs w:val="20"/>
        </w:rPr>
        <w:t xml:space="preserve"> </w:t>
      </w:r>
      <w:r>
        <w:rPr>
          <w:rFonts w:ascii="Times New Roman" w:hAnsi="Times New Roman"/>
          <w:sz w:val="20"/>
          <w:szCs w:val="20"/>
        </w:rPr>
        <w:t>.....................................................................................(229) 430-4671</w:t>
      </w:r>
    </w:p>
    <w:p w:rsidR="00B33835" w:rsidRDefault="00B33835" w:rsidP="00B33835">
      <w:pPr>
        <w:widowControl w:val="0"/>
        <w:autoSpaceDE w:val="0"/>
        <w:autoSpaceDN w:val="0"/>
        <w:adjustRightInd w:val="0"/>
        <w:spacing w:after="0" w:line="190" w:lineRule="exact"/>
        <w:ind w:left="360" w:firstLine="0"/>
        <w:rPr>
          <w:rFonts w:ascii="Times New Roman" w:hAnsi="Times New Roman"/>
          <w:sz w:val="19"/>
          <w:szCs w:val="19"/>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r>
        <w:rPr>
          <w:rFonts w:ascii="Times New Roman" w:hAnsi="Times New Roman"/>
          <w:spacing w:val="-22"/>
          <w:sz w:val="20"/>
          <w:szCs w:val="20"/>
        </w:rPr>
        <w:t>V</w:t>
      </w:r>
      <w:r>
        <w:rPr>
          <w:rFonts w:ascii="Times New Roman" w:hAnsi="Times New Roman"/>
          <w:sz w:val="20"/>
          <w:szCs w:val="20"/>
        </w:rPr>
        <w:t>eterans</w:t>
      </w:r>
      <w:r>
        <w:rPr>
          <w:rFonts w:ascii="Times New Roman" w:hAnsi="Times New Roman"/>
          <w:spacing w:val="-11"/>
          <w:sz w:val="20"/>
          <w:szCs w:val="20"/>
        </w:rPr>
        <w:t xml:space="preserve"> </w:t>
      </w:r>
      <w:r>
        <w:rPr>
          <w:rFonts w:ascii="Times New Roman" w:hAnsi="Times New Roman"/>
          <w:sz w:val="20"/>
          <w:szCs w:val="20"/>
        </w:rPr>
        <w:t>A</w:t>
      </w:r>
      <w:r>
        <w:rPr>
          <w:rFonts w:ascii="Times New Roman" w:hAnsi="Times New Roman"/>
          <w:spacing w:val="-4"/>
          <w:sz w:val="20"/>
          <w:szCs w:val="20"/>
        </w:rPr>
        <w:t>f</w:t>
      </w:r>
      <w:r>
        <w:rPr>
          <w:rFonts w:ascii="Times New Roman" w:hAnsi="Times New Roman"/>
          <w:sz w:val="20"/>
          <w:szCs w:val="20"/>
        </w:rPr>
        <w:t>fairs</w:t>
      </w:r>
      <w:r>
        <w:rPr>
          <w:rFonts w:ascii="Times New Roman" w:hAnsi="Times New Roman"/>
          <w:spacing w:val="-11"/>
          <w:sz w:val="20"/>
          <w:szCs w:val="20"/>
        </w:rPr>
        <w:t xml:space="preserve"> </w:t>
      </w:r>
      <w:r>
        <w:rPr>
          <w:rFonts w:ascii="Times New Roman" w:hAnsi="Times New Roman"/>
          <w:sz w:val="20"/>
          <w:szCs w:val="20"/>
        </w:rPr>
        <w:t>........................................................................................................(229) 430-2715</w:t>
      </w: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sectPr w:rsidR="00B33835" w:rsidSect="00DD3D7A">
          <w:headerReference w:type="even" r:id="rId79"/>
          <w:headerReference w:type="default" r:id="rId80"/>
          <w:type w:val="continuous"/>
          <w:pgSz w:w="12240" w:h="15840" w:code="1"/>
          <w:pgMar w:top="720" w:right="720" w:bottom="288" w:left="1440" w:header="720" w:footer="288" w:gutter="0"/>
          <w:cols w:space="720"/>
          <w:docGrid w:linePitch="360"/>
        </w:sectPr>
      </w:pPr>
    </w:p>
    <w:p w:rsidR="00B33835" w:rsidRPr="004B400E" w:rsidRDefault="00B33835" w:rsidP="00B33835">
      <w:pPr>
        <w:pStyle w:val="Heading1"/>
        <w:spacing w:before="0"/>
        <w:ind w:left="360" w:right="180" w:firstLine="0"/>
        <w:rPr>
          <w:rFonts w:ascii="Impact" w:hAnsi="Impact" w:cs="Impact"/>
          <w:color w:val="808080" w:themeColor="background1" w:themeShade="80"/>
          <w:sz w:val="32"/>
          <w:szCs w:val="32"/>
        </w:rPr>
      </w:pPr>
      <w:bookmarkStart w:id="722" w:name="_Toc294969811"/>
      <w:bookmarkStart w:id="723" w:name="_Toc295508368"/>
      <w:r w:rsidRPr="004B400E">
        <w:rPr>
          <w:rFonts w:ascii="Impact" w:hAnsi="Impact" w:cs="Impact"/>
          <w:color w:val="808080" w:themeColor="background1" w:themeShade="80"/>
          <w:position w:val="-1"/>
          <w:sz w:val="32"/>
          <w:szCs w:val="32"/>
        </w:rPr>
        <w:lastRenderedPageBreak/>
        <w:t>Universi</w:t>
      </w:r>
      <w:r w:rsidRPr="004B400E">
        <w:rPr>
          <w:rFonts w:ascii="Impact" w:hAnsi="Impact" w:cs="Impact"/>
          <w:color w:val="808080" w:themeColor="background1" w:themeShade="80"/>
          <w:spacing w:val="6"/>
          <w:position w:val="-1"/>
          <w:sz w:val="32"/>
          <w:szCs w:val="32"/>
        </w:rPr>
        <w:t>t</w:t>
      </w:r>
      <w:r w:rsidRPr="004B400E">
        <w:rPr>
          <w:rFonts w:ascii="Impact" w:hAnsi="Impact" w:cs="Impact"/>
          <w:color w:val="808080" w:themeColor="background1" w:themeShade="80"/>
          <w:position w:val="-1"/>
          <w:sz w:val="32"/>
          <w:szCs w:val="32"/>
        </w:rPr>
        <w:t>y System of Georgia</w:t>
      </w:r>
      <w:bookmarkEnd w:id="722"/>
      <w:bookmarkEnd w:id="723"/>
    </w:p>
    <w:p w:rsidR="00B33835" w:rsidRDefault="00B33835" w:rsidP="00B33835">
      <w:pPr>
        <w:widowControl w:val="0"/>
        <w:autoSpaceDE w:val="0"/>
        <w:autoSpaceDN w:val="0"/>
        <w:adjustRightInd w:val="0"/>
        <w:spacing w:before="12" w:after="0" w:line="220" w:lineRule="exact"/>
        <w:ind w:left="360" w:right="180" w:firstLine="0"/>
        <w:rPr>
          <w:rFonts w:ascii="Impact" w:hAnsi="Impact" w:cs="Impact"/>
        </w:rPr>
      </w:pPr>
    </w:p>
    <w:p w:rsid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sz w:val="20"/>
          <w:szCs w:val="20"/>
        </w:rPr>
      </w:pPr>
      <w:r>
        <w:rPr>
          <w:rFonts w:ascii="Times New Roman" w:hAnsi="Times New Roman"/>
          <w:b/>
          <w:bCs/>
          <w:sz w:val="20"/>
          <w:szCs w:val="20"/>
          <w:u w:val="single"/>
        </w:rPr>
        <w:t>Regent</w:t>
      </w:r>
      <w:r>
        <w:rPr>
          <w:rFonts w:ascii="Times New Roman" w:hAnsi="Times New Roman"/>
          <w:b/>
          <w:bCs/>
          <w:sz w:val="20"/>
          <w:szCs w:val="20"/>
        </w:rPr>
        <w:tab/>
      </w:r>
      <w:r>
        <w:rPr>
          <w:rFonts w:ascii="Times New Roman" w:hAnsi="Times New Roman"/>
          <w:b/>
          <w:bCs/>
          <w:sz w:val="20"/>
          <w:szCs w:val="20"/>
          <w:u w:val="single"/>
        </w:rPr>
        <w:t>District</w:t>
      </w:r>
      <w:r>
        <w:rPr>
          <w:rFonts w:ascii="Times New Roman" w:hAnsi="Times New Roman"/>
          <w:b/>
          <w:bCs/>
          <w:spacing w:val="-94"/>
          <w:sz w:val="20"/>
          <w:szCs w:val="20"/>
          <w:u w:val="single"/>
        </w:rPr>
        <w:t xml:space="preserve"> </w:t>
      </w:r>
      <w:r>
        <w:rPr>
          <w:rFonts w:ascii="Times New Roman" w:hAnsi="Times New Roman"/>
          <w:b/>
          <w:bCs/>
          <w:sz w:val="20"/>
          <w:szCs w:val="20"/>
          <w:u w:val="single"/>
        </w:rPr>
        <w:t>&amp;</w:t>
      </w:r>
      <w:r>
        <w:rPr>
          <w:rFonts w:ascii="Times New Roman" w:hAnsi="Times New Roman"/>
          <w:b/>
          <w:bCs/>
          <w:spacing w:val="-98"/>
          <w:sz w:val="20"/>
          <w:szCs w:val="20"/>
          <w:u w:val="single"/>
        </w:rPr>
        <w:t xml:space="preserve"> </w:t>
      </w:r>
      <w:r>
        <w:rPr>
          <w:rFonts w:ascii="Times New Roman" w:hAnsi="Times New Roman"/>
          <w:b/>
          <w:bCs/>
          <w:spacing w:val="-18"/>
          <w:sz w:val="20"/>
          <w:szCs w:val="20"/>
          <w:u w:val="single"/>
        </w:rPr>
        <w:t>T</w:t>
      </w:r>
      <w:r>
        <w:rPr>
          <w:rFonts w:ascii="Times New Roman" w:hAnsi="Times New Roman"/>
          <w:b/>
          <w:bCs/>
          <w:sz w:val="20"/>
          <w:szCs w:val="20"/>
          <w:u w:val="single"/>
        </w:rPr>
        <w:t>erm</w:t>
      </w:r>
    </w:p>
    <w:p w:rsidR="00B33835" w:rsidRDefault="00B33835" w:rsidP="00B33835">
      <w:pPr>
        <w:widowControl w:val="0"/>
        <w:autoSpaceDE w:val="0"/>
        <w:autoSpaceDN w:val="0"/>
        <w:adjustRightInd w:val="0"/>
        <w:spacing w:before="15" w:after="0" w:line="200" w:lineRule="exact"/>
        <w:ind w:left="360" w:right="180" w:firstLine="0"/>
        <w:rPr>
          <w:rFonts w:ascii="Times New Roman" w:hAnsi="Times New Roman"/>
          <w:sz w:val="20"/>
          <w:szCs w:val="20"/>
        </w:rPr>
      </w:pP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Kenneth R. Bernard, Jr.</w:t>
      </w:r>
      <w:r w:rsidRPr="00B33835">
        <w:rPr>
          <w:rFonts w:ascii="Times New Roman" w:hAnsi="Times New Roman"/>
          <w:b/>
          <w:bCs/>
          <w:sz w:val="20"/>
          <w:szCs w:val="20"/>
        </w:rPr>
        <w:tab/>
        <w:t>Thirteenth</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(01/01/07 - 01/01/14)</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James A. Bishop</w:t>
      </w:r>
      <w:r w:rsidRPr="00B33835">
        <w:rPr>
          <w:rFonts w:ascii="Times New Roman" w:hAnsi="Times New Roman"/>
          <w:b/>
          <w:bCs/>
          <w:sz w:val="20"/>
          <w:szCs w:val="20"/>
        </w:rPr>
        <w:tab/>
        <w:t>First</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(1/01/07 - 1/01/11)</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Hugh A. Carter, Jr.</w:t>
      </w:r>
      <w:r w:rsidRPr="00B33835">
        <w:rPr>
          <w:rFonts w:ascii="Times New Roman" w:hAnsi="Times New Roman"/>
          <w:b/>
          <w:bCs/>
          <w:sz w:val="20"/>
          <w:szCs w:val="20"/>
        </w:rPr>
        <w:tab/>
        <w:t>At-Large</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(8/08/00 - 1/01/09)</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William H. Cleveland</w:t>
      </w:r>
      <w:r w:rsidRPr="00B33835">
        <w:rPr>
          <w:rFonts w:ascii="Times New Roman" w:hAnsi="Times New Roman"/>
          <w:b/>
          <w:bCs/>
          <w:sz w:val="20"/>
          <w:szCs w:val="20"/>
        </w:rPr>
        <w:tab/>
        <w:t>At-Large</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(10/04/01 - 1/01/09)</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Robert F. Hatcher</w:t>
      </w:r>
      <w:r w:rsidRPr="00B33835">
        <w:rPr>
          <w:rFonts w:ascii="Times New Roman" w:hAnsi="Times New Roman"/>
          <w:b/>
          <w:bCs/>
          <w:sz w:val="20"/>
          <w:szCs w:val="20"/>
        </w:rPr>
        <w:tab/>
        <w:t>At-Large</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(Vice Chair)</w:t>
      </w:r>
      <w:r w:rsidRPr="00B33835">
        <w:rPr>
          <w:rFonts w:ascii="Times New Roman" w:hAnsi="Times New Roman"/>
          <w:b/>
          <w:bCs/>
          <w:sz w:val="20"/>
          <w:szCs w:val="20"/>
        </w:rPr>
        <w:tab/>
        <w:t>(1/06/06 - 1/01/13)</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Felton Jenkins</w:t>
      </w:r>
      <w:r w:rsidRPr="00B33835">
        <w:rPr>
          <w:rFonts w:ascii="Times New Roman" w:hAnsi="Times New Roman"/>
          <w:b/>
          <w:bCs/>
          <w:sz w:val="20"/>
          <w:szCs w:val="20"/>
        </w:rPr>
        <w:tab/>
        <w:t>At-Large</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(1/06/06 - 1/01/13)</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W. Mansfield Jennings, Jr.</w:t>
      </w:r>
      <w:r w:rsidRPr="00B33835">
        <w:rPr>
          <w:rFonts w:ascii="Times New Roman" w:hAnsi="Times New Roman"/>
          <w:b/>
          <w:bCs/>
          <w:sz w:val="20"/>
          <w:szCs w:val="20"/>
        </w:rPr>
        <w:tab/>
        <w:t>Eighth</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(1/06/06 - 1/01/13)</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James R. Jolly</w:t>
      </w:r>
      <w:r w:rsidRPr="00B33835">
        <w:rPr>
          <w:rFonts w:ascii="Times New Roman" w:hAnsi="Times New Roman"/>
          <w:b/>
          <w:bCs/>
          <w:sz w:val="20"/>
          <w:szCs w:val="20"/>
        </w:rPr>
        <w:tab/>
        <w:t>Ninth</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(1/01/08 - 1/01/15)</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Donald M. Leebern, Jr.</w:t>
      </w:r>
      <w:r w:rsidRPr="00B33835">
        <w:rPr>
          <w:rFonts w:ascii="Times New Roman" w:hAnsi="Times New Roman"/>
          <w:b/>
          <w:bCs/>
          <w:sz w:val="20"/>
          <w:szCs w:val="20"/>
        </w:rPr>
        <w:tab/>
        <w:t>At-Large</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(1/01/05 - 1/01/12)</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Elridge McMillan</w:t>
      </w:r>
      <w:r w:rsidRPr="00B33835">
        <w:rPr>
          <w:rFonts w:ascii="Times New Roman" w:hAnsi="Times New Roman"/>
          <w:b/>
          <w:bCs/>
          <w:sz w:val="20"/>
          <w:szCs w:val="20"/>
        </w:rPr>
        <w:tab/>
        <w:t>Fifth</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(1/01/03 - 1/01/10)</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William NeSmith, Jr.</w:t>
      </w:r>
      <w:r w:rsidRPr="00B33835">
        <w:rPr>
          <w:rFonts w:ascii="Times New Roman" w:hAnsi="Times New Roman"/>
          <w:b/>
          <w:bCs/>
          <w:sz w:val="20"/>
          <w:szCs w:val="20"/>
        </w:rPr>
        <w:tab/>
        <w:t>Tenth</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(03/13/08 - 01/01/15)</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Doreen Stiles Poitevint</w:t>
      </w:r>
      <w:r w:rsidRPr="00B33835">
        <w:rPr>
          <w:rFonts w:ascii="Times New Roman" w:hAnsi="Times New Roman"/>
          <w:b/>
          <w:bCs/>
          <w:sz w:val="20"/>
          <w:szCs w:val="20"/>
        </w:rPr>
        <w:tab/>
        <w:t>Second</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(1/13/04 - 1/01/11)</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Willis J. Potts</w:t>
      </w:r>
      <w:r w:rsidRPr="00B33835">
        <w:rPr>
          <w:rFonts w:ascii="Times New Roman" w:hAnsi="Times New Roman"/>
          <w:b/>
          <w:bCs/>
          <w:sz w:val="20"/>
          <w:szCs w:val="20"/>
        </w:rPr>
        <w:tab/>
        <w:t>Eleventh</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(3/07/06 - 1/01/13)</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Wanda Yancey Rodwell</w:t>
      </w:r>
      <w:r w:rsidRPr="00B33835">
        <w:rPr>
          <w:rFonts w:ascii="Times New Roman" w:hAnsi="Times New Roman"/>
          <w:b/>
          <w:bCs/>
          <w:sz w:val="20"/>
          <w:szCs w:val="20"/>
        </w:rPr>
        <w:tab/>
        <w:t>Fourth</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(1/1/05 - 1/01/12)</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Kessel Stelling, Jr.</w:t>
      </w:r>
      <w:r w:rsidRPr="00B33835">
        <w:rPr>
          <w:rFonts w:ascii="Times New Roman" w:hAnsi="Times New Roman"/>
          <w:b/>
          <w:bCs/>
          <w:sz w:val="20"/>
          <w:szCs w:val="20"/>
        </w:rPr>
        <w:tab/>
        <w:t>Sixth</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(01/01/08 - 01/01/15)</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Benjamin J. Tarbutton, III</w:t>
      </w:r>
      <w:r w:rsidRPr="00B33835">
        <w:rPr>
          <w:rFonts w:ascii="Times New Roman" w:hAnsi="Times New Roman"/>
          <w:b/>
          <w:bCs/>
          <w:sz w:val="20"/>
          <w:szCs w:val="20"/>
        </w:rPr>
        <w:tab/>
        <w:t>Twelfth</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Pr>
          <w:rFonts w:ascii="Times New Roman" w:hAnsi="Times New Roman"/>
          <w:b/>
          <w:bCs/>
          <w:sz w:val="20"/>
          <w:szCs w:val="20"/>
        </w:rPr>
        <w:tab/>
      </w:r>
      <w:r w:rsidRPr="00B33835">
        <w:rPr>
          <w:rFonts w:ascii="Times New Roman" w:hAnsi="Times New Roman"/>
          <w:b/>
          <w:bCs/>
          <w:sz w:val="20"/>
          <w:szCs w:val="20"/>
        </w:rPr>
        <w:t>(1/06/06 - 1/01/13)</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Richard L. Tucker</w:t>
      </w:r>
      <w:r w:rsidRPr="00B33835">
        <w:rPr>
          <w:rFonts w:ascii="Times New Roman" w:hAnsi="Times New Roman"/>
          <w:b/>
          <w:bCs/>
          <w:sz w:val="20"/>
          <w:szCs w:val="20"/>
        </w:rPr>
        <w:tab/>
        <w:t>Seventh</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(Chair)</w:t>
      </w:r>
      <w:r w:rsidRPr="00B33835">
        <w:rPr>
          <w:rFonts w:ascii="Times New Roman" w:hAnsi="Times New Roman"/>
          <w:b/>
          <w:bCs/>
          <w:sz w:val="20"/>
          <w:szCs w:val="20"/>
        </w:rPr>
        <w:tab/>
        <w:t>(1/28/05 - 1/01/12)</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Allan Vigil</w:t>
      </w:r>
      <w:r w:rsidRPr="00B33835">
        <w:rPr>
          <w:rFonts w:ascii="Times New Roman" w:hAnsi="Times New Roman"/>
          <w:b/>
          <w:bCs/>
          <w:sz w:val="20"/>
          <w:szCs w:val="20"/>
        </w:rPr>
        <w:tab/>
        <w:t>Third</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(8/06/03 - 1/01/10)</w:t>
      </w:r>
    </w:p>
    <w:p w:rsidR="00B33835" w:rsidRPr="00B33835" w:rsidRDefault="00B33835" w:rsidP="00B33835">
      <w:pPr>
        <w:widowControl w:val="0"/>
        <w:tabs>
          <w:tab w:val="right" w:pos="9360"/>
        </w:tabs>
        <w:autoSpaceDE w:val="0"/>
        <w:autoSpaceDN w:val="0"/>
        <w:adjustRightInd w:val="0"/>
        <w:spacing w:before="27" w:after="0"/>
        <w:ind w:left="360" w:right="180" w:firstLine="0"/>
        <w:rPr>
          <w:rFonts w:ascii="Times New Roman" w:hAnsi="Times New Roman"/>
          <w:b/>
          <w:bCs/>
          <w:sz w:val="20"/>
          <w:szCs w:val="20"/>
        </w:rPr>
      </w:pPr>
      <w:r w:rsidRPr="00B33835">
        <w:rPr>
          <w:rFonts w:ascii="Times New Roman" w:hAnsi="Times New Roman"/>
          <w:b/>
          <w:bCs/>
          <w:sz w:val="20"/>
          <w:szCs w:val="20"/>
        </w:rPr>
        <w:t>Chancellor:</w:t>
      </w:r>
      <w:r>
        <w:rPr>
          <w:rFonts w:ascii="Times New Roman" w:hAnsi="Times New Roman"/>
          <w:b/>
          <w:bCs/>
          <w:sz w:val="20"/>
          <w:szCs w:val="20"/>
        </w:rPr>
        <w:tab/>
      </w:r>
      <w:r w:rsidRPr="00B33835">
        <w:rPr>
          <w:rFonts w:ascii="Times New Roman" w:hAnsi="Times New Roman"/>
          <w:b/>
          <w:bCs/>
          <w:sz w:val="20"/>
          <w:szCs w:val="20"/>
        </w:rPr>
        <w:t xml:space="preserve"> Davis, Erroll B., Jr.</w:t>
      </w: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6E5472" w:rsidRDefault="006E5472">
      <w:pPr>
        <w:rPr>
          <w:rFonts w:ascii="Times New Roman" w:hAnsi="Times New Roman"/>
          <w:sz w:val="20"/>
          <w:szCs w:val="20"/>
        </w:rPr>
      </w:pPr>
      <w:r>
        <w:rPr>
          <w:rFonts w:ascii="Times New Roman" w:hAnsi="Times New Roman"/>
          <w:sz w:val="20"/>
          <w:szCs w:val="20"/>
        </w:rPr>
        <w:br w:type="page"/>
      </w:r>
    </w:p>
    <w:p w:rsidR="006E5472" w:rsidRDefault="006E5472" w:rsidP="006E5472">
      <w:pPr>
        <w:widowControl w:val="0"/>
        <w:tabs>
          <w:tab w:val="right" w:pos="9360"/>
        </w:tabs>
        <w:autoSpaceDE w:val="0"/>
        <w:autoSpaceDN w:val="0"/>
        <w:adjustRightInd w:val="0"/>
        <w:spacing w:after="0"/>
        <w:ind w:left="360" w:right="180" w:firstLine="0"/>
        <w:jc w:val="center"/>
        <w:rPr>
          <w:rFonts w:ascii="Impact" w:hAnsi="Impact" w:cs="Impact"/>
          <w:color w:val="808080" w:themeColor="background1" w:themeShade="80"/>
          <w:position w:val="-1"/>
          <w:sz w:val="44"/>
          <w:szCs w:val="44"/>
        </w:rPr>
        <w:sectPr w:rsidR="006E5472" w:rsidSect="00DD3D7A">
          <w:headerReference w:type="even" r:id="rId81"/>
          <w:headerReference w:type="default" r:id="rId82"/>
          <w:pgSz w:w="12240" w:h="15840" w:code="1"/>
          <w:pgMar w:top="720" w:right="720" w:bottom="288" w:left="1440" w:header="720" w:footer="288" w:gutter="0"/>
          <w:cols w:space="720"/>
          <w:docGrid w:linePitch="360"/>
        </w:sectPr>
      </w:pPr>
      <w:bookmarkStart w:id="724" w:name="_Toc294969812"/>
    </w:p>
    <w:p w:rsidR="006E5472" w:rsidRDefault="006E5472" w:rsidP="006E5472">
      <w:pPr>
        <w:widowControl w:val="0"/>
        <w:tabs>
          <w:tab w:val="right" w:pos="9360"/>
        </w:tabs>
        <w:autoSpaceDE w:val="0"/>
        <w:autoSpaceDN w:val="0"/>
        <w:adjustRightInd w:val="0"/>
        <w:spacing w:after="0"/>
        <w:ind w:left="360" w:right="180" w:firstLine="0"/>
        <w:jc w:val="center"/>
        <w:rPr>
          <w:rFonts w:ascii="Impact" w:hAnsi="Impact" w:cs="Impact"/>
          <w:color w:val="808080" w:themeColor="background1" w:themeShade="80"/>
          <w:position w:val="-1"/>
          <w:sz w:val="44"/>
          <w:szCs w:val="44"/>
        </w:rPr>
      </w:pPr>
      <w:r w:rsidRPr="004B400E">
        <w:rPr>
          <w:rFonts w:ascii="Impact" w:hAnsi="Impact" w:cs="Impact"/>
          <w:color w:val="808080" w:themeColor="background1" w:themeShade="80"/>
          <w:position w:val="-1"/>
          <w:sz w:val="44"/>
          <w:szCs w:val="44"/>
        </w:rPr>
        <w:lastRenderedPageBreak/>
        <w:t>The Universi</w:t>
      </w:r>
      <w:r w:rsidRPr="004B400E">
        <w:rPr>
          <w:rFonts w:ascii="Impact" w:hAnsi="Impact" w:cs="Impact"/>
          <w:color w:val="808080" w:themeColor="background1" w:themeShade="80"/>
          <w:spacing w:val="9"/>
          <w:position w:val="-1"/>
          <w:sz w:val="44"/>
          <w:szCs w:val="44"/>
        </w:rPr>
        <w:t>t</w:t>
      </w:r>
      <w:r w:rsidRPr="004B400E">
        <w:rPr>
          <w:rFonts w:ascii="Impact" w:hAnsi="Impact" w:cs="Impact"/>
          <w:color w:val="808080" w:themeColor="background1" w:themeShade="80"/>
          <w:position w:val="-1"/>
          <w:sz w:val="44"/>
          <w:szCs w:val="44"/>
        </w:rPr>
        <w:t>y System of Georgia</w:t>
      </w:r>
      <w:bookmarkEnd w:id="724"/>
    </w:p>
    <w:p w:rsidR="006E5472" w:rsidRDefault="006E5472" w:rsidP="006E5472">
      <w:pPr>
        <w:widowControl w:val="0"/>
        <w:tabs>
          <w:tab w:val="right" w:pos="9360"/>
        </w:tabs>
        <w:autoSpaceDE w:val="0"/>
        <w:autoSpaceDN w:val="0"/>
        <w:adjustRightInd w:val="0"/>
        <w:spacing w:after="0"/>
        <w:ind w:left="360" w:right="180" w:firstLine="0"/>
        <w:jc w:val="center"/>
        <w:rPr>
          <w:rFonts w:ascii="Impact" w:hAnsi="Impact" w:cs="Impact"/>
          <w:color w:val="808080" w:themeColor="background1" w:themeShade="80"/>
          <w:position w:val="-1"/>
          <w:sz w:val="44"/>
          <w:szCs w:val="44"/>
        </w:rPr>
      </w:pPr>
    </w:p>
    <w:p w:rsidR="006E5472" w:rsidRDefault="006E5472" w:rsidP="006E5472">
      <w:pPr>
        <w:widowControl w:val="0"/>
        <w:tabs>
          <w:tab w:val="right" w:pos="9360"/>
        </w:tabs>
        <w:autoSpaceDE w:val="0"/>
        <w:autoSpaceDN w:val="0"/>
        <w:adjustRightInd w:val="0"/>
        <w:spacing w:after="0"/>
        <w:ind w:right="180"/>
        <w:rPr>
          <w:rFonts w:ascii="Impact" w:hAnsi="Impact" w:cs="Impact"/>
          <w:color w:val="808080" w:themeColor="background1" w:themeShade="80"/>
          <w:position w:val="-1"/>
          <w:sz w:val="44"/>
          <w:szCs w:val="44"/>
        </w:rPr>
        <w:sectPr w:rsidR="006E5472" w:rsidSect="00DD3D7A">
          <w:headerReference w:type="even" r:id="rId83"/>
          <w:headerReference w:type="default" r:id="rId84"/>
          <w:pgSz w:w="12240" w:h="15840" w:code="1"/>
          <w:pgMar w:top="720" w:right="720" w:bottom="288" w:left="1440" w:header="720" w:footer="288" w:gutter="0"/>
          <w:cols w:space="720"/>
          <w:docGrid w:linePitch="360"/>
        </w:sectPr>
      </w:pPr>
    </w:p>
    <w:p w:rsidR="00B33835" w:rsidRDefault="00B33835" w:rsidP="006E5472">
      <w:pPr>
        <w:widowControl w:val="0"/>
        <w:tabs>
          <w:tab w:val="right" w:pos="9360"/>
        </w:tabs>
        <w:autoSpaceDE w:val="0"/>
        <w:autoSpaceDN w:val="0"/>
        <w:adjustRightInd w:val="0"/>
        <w:spacing w:after="0"/>
        <w:ind w:left="360" w:right="180" w:firstLine="0"/>
        <w:jc w:val="center"/>
        <w:rPr>
          <w:rFonts w:ascii="Times New Roman" w:hAnsi="Times New Roman"/>
          <w:sz w:val="20"/>
          <w:szCs w:val="20"/>
        </w:rPr>
      </w:pPr>
    </w:p>
    <w:p w:rsidR="006E5472" w:rsidRDefault="006E5472" w:rsidP="006E5472">
      <w:pPr>
        <w:widowControl w:val="0"/>
        <w:autoSpaceDE w:val="0"/>
        <w:autoSpaceDN w:val="0"/>
        <w:adjustRightInd w:val="0"/>
        <w:spacing w:before="49" w:after="0" w:line="250" w:lineRule="auto"/>
        <w:ind w:left="180" w:right="-25" w:firstLine="360"/>
        <w:jc w:val="both"/>
        <w:rPr>
          <w:rFonts w:ascii="Times New Roman" w:hAnsi="Times New Roman"/>
          <w:sz w:val="20"/>
          <w:szCs w:val="20"/>
        </w:rPr>
      </w:pPr>
      <w:r>
        <w:rPr>
          <w:rFonts w:ascii="Times New Roman" w:hAnsi="Times New Roman"/>
          <w:sz w:val="20"/>
          <w:szCs w:val="20"/>
        </w:rPr>
        <w:t>The University System of Geo</w:t>
      </w:r>
      <w:r>
        <w:rPr>
          <w:rFonts w:ascii="Times New Roman" w:hAnsi="Times New Roman"/>
          <w:spacing w:val="-4"/>
          <w:sz w:val="20"/>
          <w:szCs w:val="20"/>
        </w:rPr>
        <w:t>r</w:t>
      </w:r>
      <w:r>
        <w:rPr>
          <w:rFonts w:ascii="Times New Roman" w:hAnsi="Times New Roman"/>
          <w:sz w:val="20"/>
          <w:szCs w:val="20"/>
        </w:rPr>
        <w:t>gia in- cludes all state-operated institutions of higher education in Geo</w:t>
      </w:r>
      <w:r>
        <w:rPr>
          <w:rFonts w:ascii="Times New Roman" w:hAnsi="Times New Roman"/>
          <w:spacing w:val="-4"/>
          <w:sz w:val="20"/>
          <w:szCs w:val="20"/>
        </w:rPr>
        <w:t>r</w:t>
      </w:r>
      <w:r>
        <w:rPr>
          <w:rFonts w:ascii="Times New Roman" w:hAnsi="Times New Roman"/>
          <w:sz w:val="20"/>
          <w:szCs w:val="20"/>
        </w:rPr>
        <w:t>gia-four research universities, two regional universities, 13 state universities and 15 colleges.</w:t>
      </w:r>
      <w:r>
        <w:rPr>
          <w:rFonts w:ascii="Times New Roman" w:hAnsi="Times New Roman"/>
          <w:spacing w:val="-4"/>
          <w:sz w:val="20"/>
          <w:szCs w:val="20"/>
        </w:rPr>
        <w:t xml:space="preserve"> </w:t>
      </w:r>
      <w:r>
        <w:rPr>
          <w:rFonts w:ascii="Times New Roman" w:hAnsi="Times New Roman"/>
          <w:sz w:val="20"/>
          <w:szCs w:val="20"/>
        </w:rPr>
        <w:t>These 34 public institutions are located throughout the state.</w:t>
      </w:r>
    </w:p>
    <w:p w:rsidR="006E5472" w:rsidRDefault="006E5472" w:rsidP="006E5472">
      <w:pPr>
        <w:widowControl w:val="0"/>
        <w:autoSpaceDE w:val="0"/>
        <w:autoSpaceDN w:val="0"/>
        <w:adjustRightInd w:val="0"/>
        <w:spacing w:before="10" w:after="0" w:line="250" w:lineRule="auto"/>
        <w:ind w:left="180" w:right="38" w:firstLine="360"/>
        <w:jc w:val="both"/>
        <w:rPr>
          <w:rFonts w:ascii="Times New Roman" w:hAnsi="Times New Roman"/>
          <w:sz w:val="20"/>
          <w:szCs w:val="20"/>
        </w:rPr>
      </w:pPr>
      <w:r>
        <w:rPr>
          <w:rFonts w:ascii="Times New Roman" w:hAnsi="Times New Roman"/>
          <w:sz w:val="20"/>
          <w:szCs w:val="20"/>
        </w:rPr>
        <w:t>A</w:t>
      </w:r>
      <w:r>
        <w:rPr>
          <w:rFonts w:ascii="Times New Roman" w:hAnsi="Times New Roman"/>
          <w:spacing w:val="-11"/>
          <w:sz w:val="20"/>
          <w:szCs w:val="20"/>
        </w:rPr>
        <w:t xml:space="preserve"> </w:t>
      </w:r>
      <w:r>
        <w:rPr>
          <w:rFonts w:ascii="Times New Roman" w:hAnsi="Times New Roman"/>
          <w:sz w:val="20"/>
          <w:szCs w:val="20"/>
        </w:rPr>
        <w:t>1 5-member constitutional Board of Re- gents governs the University System, which has been in operation since 1932.</w:t>
      </w:r>
      <w:r>
        <w:rPr>
          <w:rFonts w:ascii="Times New Roman" w:hAnsi="Times New Roman"/>
          <w:spacing w:val="-11"/>
          <w:sz w:val="20"/>
          <w:szCs w:val="20"/>
        </w:rPr>
        <w:t xml:space="preserve"> </w:t>
      </w:r>
      <w:r>
        <w:rPr>
          <w:rFonts w:ascii="Times New Roman" w:hAnsi="Times New Roman"/>
          <w:sz w:val="20"/>
          <w:szCs w:val="20"/>
        </w:rPr>
        <w:t>Appointments of Board members are made by the Gov- erno</w:t>
      </w:r>
      <w:r>
        <w:rPr>
          <w:rFonts w:ascii="Times New Roman" w:hAnsi="Times New Roman"/>
          <w:spacing w:val="-8"/>
          <w:sz w:val="20"/>
          <w:szCs w:val="20"/>
        </w:rPr>
        <w:t>r</w:t>
      </w:r>
      <w:r>
        <w:rPr>
          <w:rFonts w:ascii="Times New Roman" w:hAnsi="Times New Roman"/>
          <w:sz w:val="20"/>
          <w:szCs w:val="20"/>
        </w:rPr>
        <w:t>, subject to confirmation by the State Senate.</w:t>
      </w:r>
      <w:r>
        <w:rPr>
          <w:rFonts w:ascii="Times New Roman" w:hAnsi="Times New Roman"/>
          <w:spacing w:val="-4"/>
          <w:sz w:val="20"/>
          <w:szCs w:val="20"/>
        </w:rPr>
        <w:t xml:space="preserve"> </w:t>
      </w:r>
      <w:r>
        <w:rPr>
          <w:rFonts w:ascii="Times New Roman" w:hAnsi="Times New Roman"/>
          <w:sz w:val="20"/>
          <w:szCs w:val="20"/>
        </w:rPr>
        <w:t>The regular term of Board members is seven years.</w:t>
      </w:r>
    </w:p>
    <w:p w:rsidR="006E5472" w:rsidRDefault="006E5472" w:rsidP="006E5472">
      <w:pPr>
        <w:widowControl w:val="0"/>
        <w:autoSpaceDE w:val="0"/>
        <w:autoSpaceDN w:val="0"/>
        <w:adjustRightInd w:val="0"/>
        <w:spacing w:after="0" w:line="250" w:lineRule="auto"/>
        <w:ind w:left="180" w:right="-34" w:firstLine="360"/>
        <w:jc w:val="both"/>
        <w:rPr>
          <w:rFonts w:ascii="Times New Roman" w:hAnsi="Times New Roman"/>
          <w:sz w:val="20"/>
          <w:szCs w:val="20"/>
        </w:rPr>
      </w:pPr>
      <w:r>
        <w:rPr>
          <w:rFonts w:ascii="Times New Roman" w:hAnsi="Times New Roman"/>
          <w:sz w:val="20"/>
          <w:szCs w:val="20"/>
        </w:rPr>
        <w:t>The Chairperson, the</w:t>
      </w:r>
      <w:r>
        <w:rPr>
          <w:rFonts w:ascii="Times New Roman" w:hAnsi="Times New Roman"/>
          <w:spacing w:val="-4"/>
          <w:sz w:val="20"/>
          <w:szCs w:val="20"/>
        </w:rPr>
        <w:t xml:space="preserve"> </w:t>
      </w:r>
      <w:r>
        <w:rPr>
          <w:rFonts w:ascii="Times New Roman" w:hAnsi="Times New Roman"/>
          <w:spacing w:val="-12"/>
          <w:sz w:val="20"/>
          <w:szCs w:val="20"/>
        </w:rPr>
        <w:t>V</w:t>
      </w:r>
      <w:r>
        <w:rPr>
          <w:rFonts w:ascii="Times New Roman" w:hAnsi="Times New Roman"/>
          <w:sz w:val="20"/>
          <w:szCs w:val="20"/>
        </w:rPr>
        <w:t>ice Chairperson and other o</w:t>
      </w:r>
      <w:r>
        <w:rPr>
          <w:rFonts w:ascii="Times New Roman" w:hAnsi="Times New Roman"/>
          <w:spacing w:val="-4"/>
          <w:sz w:val="20"/>
          <w:szCs w:val="20"/>
        </w:rPr>
        <w:t>f</w:t>
      </w:r>
      <w:r>
        <w:rPr>
          <w:rFonts w:ascii="Times New Roman" w:hAnsi="Times New Roman"/>
          <w:sz w:val="20"/>
          <w:szCs w:val="20"/>
        </w:rPr>
        <w:t>ficers of the Board are elected by the members of the Board.</w:t>
      </w:r>
      <w:r>
        <w:rPr>
          <w:rFonts w:ascii="Times New Roman" w:hAnsi="Times New Roman"/>
          <w:spacing w:val="-4"/>
          <w:sz w:val="20"/>
          <w:szCs w:val="20"/>
        </w:rPr>
        <w:t xml:space="preserve"> </w:t>
      </w:r>
      <w:r>
        <w:rPr>
          <w:rFonts w:ascii="Times New Roman" w:hAnsi="Times New Roman"/>
          <w:sz w:val="20"/>
          <w:szCs w:val="20"/>
        </w:rPr>
        <w:t>The Chancello</w:t>
      </w:r>
      <w:r>
        <w:rPr>
          <w:rFonts w:ascii="Times New Roman" w:hAnsi="Times New Roman"/>
          <w:spacing w:val="-8"/>
          <w:sz w:val="20"/>
          <w:szCs w:val="20"/>
        </w:rPr>
        <w:t>r</w:t>
      </w:r>
      <w:r>
        <w:rPr>
          <w:rFonts w:ascii="Times New Roman" w:hAnsi="Times New Roman"/>
          <w:sz w:val="20"/>
          <w:szCs w:val="20"/>
        </w:rPr>
        <w:t>, who is not a member of the Board, is the chief execu- tive o</w:t>
      </w:r>
      <w:r>
        <w:rPr>
          <w:rFonts w:ascii="Times New Roman" w:hAnsi="Times New Roman"/>
          <w:spacing w:val="-4"/>
          <w:sz w:val="20"/>
          <w:szCs w:val="20"/>
        </w:rPr>
        <w:t>f</w:t>
      </w:r>
      <w:r>
        <w:rPr>
          <w:rFonts w:ascii="Times New Roman" w:hAnsi="Times New Roman"/>
          <w:sz w:val="20"/>
          <w:szCs w:val="20"/>
        </w:rPr>
        <w:t>ficer of the Board and the chief administrative o</w:t>
      </w:r>
      <w:r>
        <w:rPr>
          <w:rFonts w:ascii="Times New Roman" w:hAnsi="Times New Roman"/>
          <w:spacing w:val="-4"/>
          <w:sz w:val="20"/>
          <w:szCs w:val="20"/>
        </w:rPr>
        <w:t>f</w:t>
      </w:r>
      <w:r>
        <w:rPr>
          <w:rFonts w:ascii="Times New Roman" w:hAnsi="Times New Roman"/>
          <w:sz w:val="20"/>
          <w:szCs w:val="20"/>
        </w:rPr>
        <w:t>ficer of the University System.</w:t>
      </w:r>
    </w:p>
    <w:p w:rsidR="006E5472" w:rsidRDefault="006E5472" w:rsidP="006E5472">
      <w:pPr>
        <w:widowControl w:val="0"/>
        <w:autoSpaceDE w:val="0"/>
        <w:autoSpaceDN w:val="0"/>
        <w:adjustRightInd w:val="0"/>
        <w:spacing w:after="0" w:line="250" w:lineRule="auto"/>
        <w:ind w:left="180" w:right="161" w:firstLine="360"/>
        <w:jc w:val="both"/>
        <w:rPr>
          <w:rFonts w:ascii="Times New Roman" w:hAnsi="Times New Roman"/>
          <w:sz w:val="20"/>
          <w:szCs w:val="20"/>
        </w:rPr>
      </w:pPr>
      <w:r>
        <w:rPr>
          <w:rFonts w:ascii="Times New Roman" w:hAnsi="Times New Roman"/>
          <w:sz w:val="20"/>
          <w:szCs w:val="20"/>
        </w:rPr>
        <w:t>The overall programs and services of the University System are o</w:t>
      </w:r>
      <w:r>
        <w:rPr>
          <w:rFonts w:ascii="Times New Roman" w:hAnsi="Times New Roman"/>
          <w:spacing w:val="-4"/>
          <w:sz w:val="20"/>
          <w:szCs w:val="20"/>
        </w:rPr>
        <w:t>f</w:t>
      </w:r>
      <w:r>
        <w:rPr>
          <w:rFonts w:ascii="Times New Roman" w:hAnsi="Times New Roman"/>
          <w:sz w:val="20"/>
          <w:szCs w:val="20"/>
        </w:rPr>
        <w:t>fered through three major components: Instruction; Public Service/Continuing Education; Research.</w:t>
      </w:r>
    </w:p>
    <w:p w:rsidR="006E5472" w:rsidRDefault="006E5472" w:rsidP="006E5472">
      <w:pPr>
        <w:widowControl w:val="0"/>
        <w:autoSpaceDE w:val="0"/>
        <w:autoSpaceDN w:val="0"/>
        <w:adjustRightInd w:val="0"/>
        <w:spacing w:after="0" w:line="250" w:lineRule="auto"/>
        <w:ind w:left="180" w:right="27" w:firstLine="360"/>
        <w:jc w:val="both"/>
        <w:rPr>
          <w:rFonts w:ascii="Times New Roman" w:hAnsi="Times New Roman"/>
          <w:sz w:val="20"/>
          <w:szCs w:val="20"/>
        </w:rPr>
      </w:pPr>
      <w:r>
        <w:rPr>
          <w:rFonts w:ascii="Times New Roman" w:hAnsi="Times New Roman"/>
          <w:sz w:val="20"/>
          <w:szCs w:val="20"/>
        </w:rPr>
        <w:t>Instruction consists of programs of study leading toward degrees, ranging from the associate (two-year) level to the doctoral level, and certificates.</w:t>
      </w:r>
    </w:p>
    <w:p w:rsidR="006E5472" w:rsidRDefault="006E5472" w:rsidP="006E5472">
      <w:pPr>
        <w:widowControl w:val="0"/>
        <w:autoSpaceDE w:val="0"/>
        <w:autoSpaceDN w:val="0"/>
        <w:adjustRightInd w:val="0"/>
        <w:spacing w:after="0" w:line="250" w:lineRule="auto"/>
        <w:ind w:left="180" w:right="44" w:firstLine="360"/>
        <w:jc w:val="both"/>
        <w:rPr>
          <w:rFonts w:ascii="Times New Roman" w:hAnsi="Times New Roman"/>
          <w:sz w:val="20"/>
          <w:szCs w:val="20"/>
        </w:rPr>
      </w:pPr>
      <w:r>
        <w:rPr>
          <w:rFonts w:ascii="Times New Roman" w:hAnsi="Times New Roman"/>
          <w:sz w:val="20"/>
          <w:szCs w:val="20"/>
        </w:rPr>
        <w:t>Requirements for admission of students to instructional programs at each institution are determined, pursuant to policies of the Board of Regents, by the institution.</w:t>
      </w:r>
      <w:r>
        <w:rPr>
          <w:rFonts w:ascii="Times New Roman" w:hAnsi="Times New Roman"/>
          <w:spacing w:val="-4"/>
          <w:sz w:val="20"/>
          <w:szCs w:val="20"/>
        </w:rPr>
        <w:t xml:space="preserve"> </w:t>
      </w:r>
      <w:r>
        <w:rPr>
          <w:rFonts w:ascii="Times New Roman" w:hAnsi="Times New Roman"/>
          <w:sz w:val="20"/>
          <w:szCs w:val="20"/>
        </w:rPr>
        <w:t>The Board establishes minimum academic standards and leaves to each institution the prerogative to establish higher standards.</w:t>
      </w:r>
      <w:r>
        <w:rPr>
          <w:rFonts w:ascii="Times New Roman" w:hAnsi="Times New Roman"/>
          <w:spacing w:val="-11"/>
          <w:sz w:val="20"/>
          <w:szCs w:val="20"/>
        </w:rPr>
        <w:t xml:space="preserve"> </w:t>
      </w:r>
      <w:r>
        <w:rPr>
          <w:rFonts w:ascii="Times New Roman" w:hAnsi="Times New Roman"/>
          <w:sz w:val="20"/>
          <w:szCs w:val="20"/>
        </w:rPr>
        <w:t>Applications for admission should be addressed in all cases to the institutions.</w:t>
      </w: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6E5472" w:rsidRDefault="006E5472" w:rsidP="006E5472">
      <w:pPr>
        <w:widowControl w:val="0"/>
        <w:tabs>
          <w:tab w:val="left" w:pos="4770"/>
        </w:tabs>
        <w:autoSpaceDE w:val="0"/>
        <w:autoSpaceDN w:val="0"/>
        <w:adjustRightInd w:val="0"/>
        <w:spacing w:before="49" w:after="0" w:line="250" w:lineRule="auto"/>
        <w:ind w:right="360" w:firstLine="410"/>
        <w:jc w:val="both"/>
        <w:rPr>
          <w:rFonts w:ascii="Times New Roman" w:hAnsi="Times New Roman"/>
          <w:sz w:val="20"/>
          <w:szCs w:val="20"/>
        </w:rPr>
      </w:pPr>
      <w:r>
        <w:rPr>
          <w:rFonts w:ascii="Times New Roman" w:hAnsi="Times New Roman"/>
          <w:sz w:val="20"/>
          <w:szCs w:val="20"/>
        </w:rPr>
        <w:t>Public Service/Continuing Education consists of non-degree activities, primaril</w:t>
      </w:r>
      <w:r>
        <w:rPr>
          <w:rFonts w:ascii="Times New Roman" w:hAnsi="Times New Roman"/>
          <w:spacing w:val="-13"/>
          <w:sz w:val="20"/>
          <w:szCs w:val="20"/>
        </w:rPr>
        <w:t>y</w:t>
      </w:r>
      <w:r>
        <w:rPr>
          <w:rFonts w:ascii="Times New Roman" w:hAnsi="Times New Roman"/>
          <w:sz w:val="20"/>
          <w:szCs w:val="20"/>
        </w:rPr>
        <w:t>, and special types of college-degree-credit courses. The non-degree activities are of several types, including short courses, seminars, conferences, lectures and consultative and advisory services in a la</w:t>
      </w:r>
      <w:r>
        <w:rPr>
          <w:rFonts w:ascii="Times New Roman" w:hAnsi="Times New Roman"/>
          <w:spacing w:val="-4"/>
          <w:sz w:val="20"/>
          <w:szCs w:val="20"/>
        </w:rPr>
        <w:t>r</w:t>
      </w:r>
      <w:r>
        <w:rPr>
          <w:rFonts w:ascii="Times New Roman" w:hAnsi="Times New Roman"/>
          <w:sz w:val="20"/>
          <w:szCs w:val="20"/>
        </w:rPr>
        <w:t>ge number of areas of interest.</w:t>
      </w:r>
      <w:r>
        <w:rPr>
          <w:rFonts w:ascii="Times New Roman" w:hAnsi="Times New Roman"/>
          <w:spacing w:val="-4"/>
          <w:sz w:val="20"/>
          <w:szCs w:val="20"/>
        </w:rPr>
        <w:t xml:space="preserve"> </w:t>
      </w:r>
      <w:r>
        <w:rPr>
          <w:rFonts w:ascii="Times New Roman" w:hAnsi="Times New Roman"/>
          <w:sz w:val="20"/>
          <w:szCs w:val="20"/>
        </w:rPr>
        <w:t>These ac- tivities are designed by each institution to meet special educational, informational and cultural needs of the people of the service areas of that institution.</w:t>
      </w:r>
    </w:p>
    <w:p w:rsidR="006E5472" w:rsidRDefault="006E5472" w:rsidP="006E5472">
      <w:pPr>
        <w:widowControl w:val="0"/>
        <w:autoSpaceDE w:val="0"/>
        <w:autoSpaceDN w:val="0"/>
        <w:adjustRightInd w:val="0"/>
        <w:spacing w:after="0" w:line="250" w:lineRule="auto"/>
        <w:ind w:right="360" w:firstLine="360"/>
        <w:jc w:val="both"/>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ypical college-degree-credit public service/ continuing education courses are those o</w:t>
      </w:r>
      <w:r>
        <w:rPr>
          <w:rFonts w:ascii="Times New Roman" w:hAnsi="Times New Roman"/>
          <w:spacing w:val="-4"/>
          <w:sz w:val="20"/>
          <w:szCs w:val="20"/>
        </w:rPr>
        <w:t>f</w:t>
      </w:r>
      <w:r>
        <w:rPr>
          <w:rFonts w:ascii="Times New Roman" w:hAnsi="Times New Roman"/>
          <w:sz w:val="20"/>
          <w:szCs w:val="20"/>
        </w:rPr>
        <w:t>- fered through extension center programs and teacher education consortiums.</w:t>
      </w:r>
    </w:p>
    <w:p w:rsidR="006E5472" w:rsidRDefault="006E5472" w:rsidP="006E5472">
      <w:pPr>
        <w:widowControl w:val="0"/>
        <w:autoSpaceDE w:val="0"/>
        <w:autoSpaceDN w:val="0"/>
        <w:adjustRightInd w:val="0"/>
        <w:spacing w:after="0" w:line="250" w:lineRule="auto"/>
        <w:ind w:right="360" w:firstLine="360"/>
        <w:jc w:val="both"/>
        <w:rPr>
          <w:rFonts w:ascii="Times New Roman" w:hAnsi="Times New Roman"/>
          <w:sz w:val="20"/>
          <w:szCs w:val="20"/>
        </w:rPr>
      </w:pPr>
      <w:r>
        <w:rPr>
          <w:rFonts w:ascii="Times New Roman" w:hAnsi="Times New Roman"/>
          <w:sz w:val="20"/>
          <w:szCs w:val="20"/>
        </w:rPr>
        <w:t>Research encompasses investigations conducted primarily for discovery and application of knowledge.</w:t>
      </w:r>
      <w:r>
        <w:rPr>
          <w:rFonts w:ascii="Times New Roman" w:hAnsi="Times New Roman"/>
          <w:spacing w:val="-4"/>
          <w:sz w:val="20"/>
          <w:szCs w:val="20"/>
        </w:rPr>
        <w:t xml:space="preserve"> </w:t>
      </w:r>
      <w:r>
        <w:rPr>
          <w:rFonts w:ascii="Times New Roman" w:hAnsi="Times New Roman"/>
          <w:sz w:val="20"/>
          <w:szCs w:val="20"/>
        </w:rPr>
        <w:t>These investigations, conducted on campuses and at many o</w:t>
      </w:r>
      <w:r>
        <w:rPr>
          <w:rFonts w:ascii="Times New Roman" w:hAnsi="Times New Roman"/>
          <w:spacing w:val="-4"/>
          <w:sz w:val="20"/>
          <w:szCs w:val="20"/>
        </w:rPr>
        <w:t>f</w:t>
      </w:r>
      <w:r>
        <w:rPr>
          <w:rFonts w:ascii="Times New Roman" w:hAnsi="Times New Roman"/>
          <w:sz w:val="20"/>
          <w:szCs w:val="20"/>
        </w:rPr>
        <w:t>f-campuses and at many o</w:t>
      </w:r>
      <w:r>
        <w:rPr>
          <w:rFonts w:ascii="Times New Roman" w:hAnsi="Times New Roman"/>
          <w:spacing w:val="-4"/>
          <w:sz w:val="20"/>
          <w:szCs w:val="20"/>
        </w:rPr>
        <w:t>f</w:t>
      </w:r>
      <w:r>
        <w:rPr>
          <w:rFonts w:ascii="Times New Roman" w:hAnsi="Times New Roman"/>
          <w:sz w:val="20"/>
          <w:szCs w:val="20"/>
        </w:rPr>
        <w:t>f-campus locations, cover a la</w:t>
      </w:r>
      <w:r>
        <w:rPr>
          <w:rFonts w:ascii="Times New Roman" w:hAnsi="Times New Roman"/>
          <w:spacing w:val="-4"/>
          <w:sz w:val="20"/>
          <w:szCs w:val="20"/>
        </w:rPr>
        <w:t>r</w:t>
      </w:r>
      <w:r>
        <w:rPr>
          <w:rFonts w:ascii="Times New Roman" w:hAnsi="Times New Roman"/>
          <w:sz w:val="20"/>
          <w:szCs w:val="20"/>
        </w:rPr>
        <w:t>ge num- ber and a la</w:t>
      </w:r>
      <w:r>
        <w:rPr>
          <w:rFonts w:ascii="Times New Roman" w:hAnsi="Times New Roman"/>
          <w:spacing w:val="-4"/>
          <w:sz w:val="20"/>
          <w:szCs w:val="20"/>
        </w:rPr>
        <w:t>r</w:t>
      </w:r>
      <w:r>
        <w:rPr>
          <w:rFonts w:ascii="Times New Roman" w:hAnsi="Times New Roman"/>
          <w:sz w:val="20"/>
          <w:szCs w:val="20"/>
        </w:rPr>
        <w:t>ge variety of matters related to the educational objectives of the institutions and to general societal needs.</w:t>
      </w:r>
    </w:p>
    <w:p w:rsidR="006E5472" w:rsidRDefault="006E5472" w:rsidP="006E5472">
      <w:pPr>
        <w:widowControl w:val="0"/>
        <w:autoSpaceDE w:val="0"/>
        <w:autoSpaceDN w:val="0"/>
        <w:adjustRightInd w:val="0"/>
        <w:spacing w:after="0" w:line="250" w:lineRule="auto"/>
        <w:ind w:right="360" w:firstLine="360"/>
        <w:jc w:val="both"/>
        <w:rPr>
          <w:rFonts w:ascii="Times New Roman" w:hAnsi="Times New Roman"/>
          <w:sz w:val="20"/>
          <w:szCs w:val="20"/>
        </w:rPr>
      </w:pPr>
      <w:r>
        <w:rPr>
          <w:rFonts w:ascii="Times New Roman" w:hAnsi="Times New Roman"/>
          <w:sz w:val="20"/>
          <w:szCs w:val="20"/>
        </w:rPr>
        <w:t>Most of the research is conducted through the universities; howeve</w:t>
      </w:r>
      <w:r>
        <w:rPr>
          <w:rFonts w:ascii="Times New Roman" w:hAnsi="Times New Roman"/>
          <w:spacing w:val="-8"/>
          <w:sz w:val="20"/>
          <w:szCs w:val="20"/>
        </w:rPr>
        <w:t>r</w:t>
      </w:r>
      <w:r>
        <w:rPr>
          <w:rFonts w:ascii="Times New Roman" w:hAnsi="Times New Roman"/>
          <w:sz w:val="20"/>
          <w:szCs w:val="20"/>
        </w:rPr>
        <w:t>, some of it is conducted through several of the senior colleges.</w:t>
      </w:r>
    </w:p>
    <w:p w:rsidR="006E5472" w:rsidRDefault="006E5472" w:rsidP="006E5472">
      <w:pPr>
        <w:widowControl w:val="0"/>
        <w:autoSpaceDE w:val="0"/>
        <w:autoSpaceDN w:val="0"/>
        <w:adjustRightInd w:val="0"/>
        <w:spacing w:after="0" w:line="250" w:lineRule="auto"/>
        <w:ind w:right="360" w:firstLine="360"/>
        <w:jc w:val="both"/>
        <w:rPr>
          <w:rFonts w:ascii="Times New Roman" w:hAnsi="Times New Roman"/>
          <w:sz w:val="20"/>
          <w:szCs w:val="20"/>
        </w:rPr>
      </w:pPr>
      <w:r>
        <w:rPr>
          <w:rFonts w:ascii="Times New Roman" w:hAnsi="Times New Roman"/>
          <w:sz w:val="20"/>
          <w:szCs w:val="20"/>
        </w:rPr>
        <w:t>The policies of the Board of Regents for the government, management and control of the University System provide autonomy of high degree for each institution.</w:t>
      </w:r>
      <w:r>
        <w:rPr>
          <w:rFonts w:ascii="Times New Roman" w:hAnsi="Times New Roman"/>
          <w:spacing w:val="-4"/>
          <w:sz w:val="20"/>
          <w:szCs w:val="20"/>
        </w:rPr>
        <w:t xml:space="preserve"> </w:t>
      </w:r>
      <w:r>
        <w:rPr>
          <w:rFonts w:ascii="Times New Roman" w:hAnsi="Times New Roman"/>
          <w:sz w:val="20"/>
          <w:szCs w:val="20"/>
        </w:rPr>
        <w:t>The executive head of each institution is the President, whose election is recommended by the Chancellor and approved by the Board.State appropriations for the University System are requested b</w:t>
      </w:r>
      <w:r>
        <w:rPr>
          <w:rFonts w:ascii="Times New Roman" w:hAnsi="Times New Roman"/>
          <w:spacing w:val="-13"/>
          <w:sz w:val="20"/>
          <w:szCs w:val="20"/>
        </w:rPr>
        <w:t>y</w:t>
      </w:r>
      <w:r>
        <w:rPr>
          <w:rFonts w:ascii="Times New Roman" w:hAnsi="Times New Roman"/>
          <w:sz w:val="20"/>
          <w:szCs w:val="20"/>
        </w:rPr>
        <w:t>, made to, and allocated by the Board of Regents.</w:t>
      </w: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6E5472" w:rsidRDefault="006E5472">
      <w:pPr>
        <w:rPr>
          <w:rFonts w:ascii="Times New Roman" w:hAnsi="Times New Roman"/>
          <w:sz w:val="20"/>
          <w:szCs w:val="20"/>
        </w:rPr>
      </w:pPr>
      <w:r>
        <w:rPr>
          <w:rFonts w:ascii="Times New Roman" w:hAnsi="Times New Roman"/>
          <w:sz w:val="20"/>
          <w:szCs w:val="20"/>
        </w:rPr>
        <w:br w:type="page"/>
      </w:r>
    </w:p>
    <w:p w:rsidR="00DD3D7A" w:rsidRDefault="00DD3D7A" w:rsidP="00A411BF">
      <w:pPr>
        <w:pStyle w:val="Heading1"/>
        <w:spacing w:before="0"/>
        <w:ind w:firstLine="360"/>
        <w:rPr>
          <w:rFonts w:ascii="Impact" w:hAnsi="Impact" w:cs="Impact"/>
          <w:position w:val="-1"/>
          <w:sz w:val="44"/>
          <w:szCs w:val="44"/>
        </w:rPr>
        <w:sectPr w:rsidR="00DD3D7A" w:rsidSect="00DD3D7A">
          <w:type w:val="continuous"/>
          <w:pgSz w:w="12240" w:h="15840"/>
          <w:pgMar w:top="240" w:right="1260" w:bottom="0" w:left="1620" w:header="720" w:footer="1065" w:gutter="0"/>
          <w:cols w:num="2" w:space="720" w:equalWidth="0">
            <w:col w:w="4545" w:space="630"/>
            <w:col w:w="4185"/>
          </w:cols>
          <w:noEndnote/>
        </w:sectPr>
      </w:pPr>
      <w:bookmarkStart w:id="725" w:name="_Toc294969813"/>
      <w:bookmarkStart w:id="726" w:name="_Toc295508369"/>
    </w:p>
    <w:p w:rsidR="006E5472" w:rsidRDefault="006E5472" w:rsidP="00A411BF">
      <w:pPr>
        <w:pStyle w:val="Heading1"/>
        <w:spacing w:before="0"/>
        <w:ind w:firstLine="360"/>
        <w:rPr>
          <w:rFonts w:ascii="Impact" w:hAnsi="Impact" w:cs="Impact"/>
          <w:sz w:val="44"/>
          <w:szCs w:val="44"/>
        </w:rPr>
      </w:pPr>
      <w:r>
        <w:rPr>
          <w:rFonts w:ascii="Impact" w:hAnsi="Impact" w:cs="Impact"/>
          <w:position w:val="-1"/>
          <w:sz w:val="44"/>
          <w:szCs w:val="44"/>
        </w:rPr>
        <w:lastRenderedPageBreak/>
        <w:t>Institutions</w:t>
      </w:r>
      <w:bookmarkEnd w:id="725"/>
      <w:bookmarkEnd w:id="726"/>
    </w:p>
    <w:p w:rsidR="006E5472" w:rsidRDefault="006E5472" w:rsidP="00A411BF">
      <w:pPr>
        <w:widowControl w:val="0"/>
        <w:autoSpaceDE w:val="0"/>
        <w:autoSpaceDN w:val="0"/>
        <w:adjustRightInd w:val="0"/>
        <w:spacing w:after="0"/>
        <w:ind w:left="360" w:firstLine="0"/>
        <w:jc w:val="both"/>
        <w:rPr>
          <w:rFonts w:ascii="Impact" w:hAnsi="Impact" w:cs="Impact"/>
          <w:sz w:val="10"/>
          <w:szCs w:val="10"/>
        </w:rPr>
      </w:pPr>
    </w:p>
    <w:p w:rsidR="006E5472" w:rsidRPr="004B400E" w:rsidRDefault="006E5472" w:rsidP="00A411BF">
      <w:pPr>
        <w:widowControl w:val="0"/>
        <w:autoSpaceDE w:val="0"/>
        <w:autoSpaceDN w:val="0"/>
        <w:adjustRightInd w:val="0"/>
        <w:spacing w:after="0"/>
        <w:ind w:left="360" w:right="225" w:firstLine="0"/>
        <w:jc w:val="both"/>
        <w:rPr>
          <w:rFonts w:ascii="Impact" w:hAnsi="Impact" w:cs="Impact"/>
          <w:color w:val="808080" w:themeColor="background1" w:themeShade="80"/>
          <w:sz w:val="28"/>
          <w:szCs w:val="28"/>
        </w:rPr>
      </w:pPr>
      <w:r w:rsidRPr="004B400E">
        <w:rPr>
          <w:rFonts w:ascii="Impact" w:hAnsi="Impact" w:cs="Impact"/>
          <w:color w:val="808080" w:themeColor="background1" w:themeShade="80"/>
          <w:sz w:val="28"/>
          <w:szCs w:val="28"/>
        </w:rPr>
        <w:t>Universities</w:t>
      </w:r>
    </w:p>
    <w:p w:rsidR="006E5472" w:rsidRDefault="006E5472" w:rsidP="00A411BF">
      <w:pPr>
        <w:widowControl w:val="0"/>
        <w:autoSpaceDE w:val="0"/>
        <w:autoSpaceDN w:val="0"/>
        <w:adjustRightInd w:val="0"/>
        <w:spacing w:after="0"/>
        <w:ind w:left="360" w:right="225" w:firstLine="0"/>
        <w:jc w:val="both"/>
        <w:rPr>
          <w:rFonts w:ascii="Times New Roman" w:hAnsi="Times New Roman"/>
          <w:sz w:val="20"/>
          <w:szCs w:val="20"/>
        </w:rPr>
      </w:pPr>
      <w:r>
        <w:rPr>
          <w:rFonts w:ascii="Times New Roman" w:hAnsi="Times New Roman"/>
          <w:sz w:val="20"/>
          <w:szCs w:val="20"/>
        </w:rPr>
        <w:t>Athens 30602</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University of Geo</w:t>
      </w:r>
      <w:r>
        <w:rPr>
          <w:rFonts w:ascii="Times New Roman" w:hAnsi="Times New Roman"/>
          <w:spacing w:val="-4"/>
          <w:sz w:val="20"/>
          <w:szCs w:val="20"/>
        </w:rPr>
        <w:t>r</w:t>
      </w:r>
      <w:r>
        <w:rPr>
          <w:rFonts w:ascii="Times New Roman" w:hAnsi="Times New Roman"/>
          <w:sz w:val="20"/>
          <w:szCs w:val="20"/>
        </w:rPr>
        <w:t>gia - H;</w:t>
      </w:r>
      <w:r>
        <w:rPr>
          <w:rFonts w:ascii="Times New Roman" w:hAnsi="Times New Roman"/>
          <w:spacing w:val="-11"/>
          <w:sz w:val="20"/>
          <w:szCs w:val="20"/>
        </w:rPr>
        <w:t xml:space="preserve"> </w:t>
      </w:r>
      <w:r>
        <w:rPr>
          <w:rFonts w:ascii="Times New Roman" w:hAnsi="Times New Roman"/>
          <w:sz w:val="20"/>
          <w:szCs w:val="20"/>
        </w:rPr>
        <w:t>A, BJMS, D Atlanta 30332</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Geo</w:t>
      </w:r>
      <w:r>
        <w:rPr>
          <w:rFonts w:ascii="Times New Roman" w:hAnsi="Times New Roman"/>
          <w:spacing w:val="-4"/>
          <w:sz w:val="20"/>
          <w:szCs w:val="20"/>
        </w:rPr>
        <w:t>r</w:t>
      </w:r>
      <w:r>
        <w:rPr>
          <w:rFonts w:ascii="Times New Roman" w:hAnsi="Times New Roman"/>
          <w:sz w:val="20"/>
          <w:szCs w:val="20"/>
        </w:rPr>
        <w:t>gia Institute of</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echnology - H; B, M, D Atlanta 30303</w:t>
      </w:r>
    </w:p>
    <w:p w:rsidR="006E5472" w:rsidRDefault="006E5472" w:rsidP="00A411BF">
      <w:pPr>
        <w:widowControl w:val="0"/>
        <w:tabs>
          <w:tab w:val="left" w:pos="4410"/>
        </w:tabs>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Geo</w:t>
      </w:r>
      <w:r>
        <w:rPr>
          <w:rFonts w:ascii="Times New Roman" w:hAnsi="Times New Roman"/>
          <w:spacing w:val="-4"/>
          <w:sz w:val="20"/>
          <w:szCs w:val="20"/>
        </w:rPr>
        <w:t>r</w:t>
      </w:r>
      <w:r>
        <w:rPr>
          <w:rFonts w:ascii="Times New Roman" w:hAnsi="Times New Roman"/>
          <w:sz w:val="20"/>
          <w:szCs w:val="20"/>
        </w:rPr>
        <w:t>gia State University -</w:t>
      </w:r>
      <w:r>
        <w:rPr>
          <w:rFonts w:ascii="Times New Roman" w:hAnsi="Times New Roman"/>
          <w:spacing w:val="-11"/>
          <w:sz w:val="20"/>
          <w:szCs w:val="20"/>
        </w:rPr>
        <w:t xml:space="preserve"> </w:t>
      </w:r>
      <w:r>
        <w:rPr>
          <w:rFonts w:ascii="Times New Roman" w:hAnsi="Times New Roman"/>
          <w:sz w:val="20"/>
          <w:szCs w:val="20"/>
        </w:rPr>
        <w:t xml:space="preserve">A, B, J, M, S, D </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Augusta 30912</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Medical College of Geo</w:t>
      </w:r>
      <w:r>
        <w:rPr>
          <w:rFonts w:ascii="Times New Roman" w:hAnsi="Times New Roman"/>
          <w:spacing w:val="-4"/>
          <w:sz w:val="20"/>
          <w:szCs w:val="20"/>
        </w:rPr>
        <w:t>r</w:t>
      </w:r>
      <w:r>
        <w:rPr>
          <w:rFonts w:ascii="Times New Roman" w:hAnsi="Times New Roman"/>
          <w:sz w:val="20"/>
          <w:szCs w:val="20"/>
        </w:rPr>
        <w:t>gia - H;</w:t>
      </w:r>
      <w:r>
        <w:rPr>
          <w:rFonts w:ascii="Times New Roman" w:hAnsi="Times New Roman"/>
          <w:spacing w:val="-11"/>
          <w:sz w:val="20"/>
          <w:szCs w:val="20"/>
        </w:rPr>
        <w:t xml:space="preserve"> </w:t>
      </w:r>
      <w:r>
        <w:rPr>
          <w:rFonts w:ascii="Times New Roman" w:hAnsi="Times New Roman"/>
          <w:sz w:val="20"/>
          <w:szCs w:val="20"/>
        </w:rPr>
        <w:t>A, B, M, S, cD</w:t>
      </w:r>
    </w:p>
    <w:p w:rsidR="006E5472" w:rsidRDefault="006E5472" w:rsidP="00A411BF">
      <w:pPr>
        <w:widowControl w:val="0"/>
        <w:autoSpaceDE w:val="0"/>
        <w:autoSpaceDN w:val="0"/>
        <w:adjustRightInd w:val="0"/>
        <w:spacing w:after="0"/>
        <w:ind w:left="360" w:right="225" w:firstLine="0"/>
        <w:jc w:val="both"/>
        <w:rPr>
          <w:rFonts w:ascii="Times New Roman" w:hAnsi="Times New Roman"/>
          <w:sz w:val="13"/>
          <w:szCs w:val="13"/>
        </w:rPr>
      </w:pPr>
    </w:p>
    <w:p w:rsidR="006E5472" w:rsidRPr="004B400E" w:rsidRDefault="006E5472" w:rsidP="00A411BF">
      <w:pPr>
        <w:widowControl w:val="0"/>
        <w:autoSpaceDE w:val="0"/>
        <w:autoSpaceDN w:val="0"/>
        <w:adjustRightInd w:val="0"/>
        <w:spacing w:after="0"/>
        <w:ind w:left="360" w:right="225" w:firstLine="0"/>
        <w:jc w:val="both"/>
        <w:rPr>
          <w:rFonts w:ascii="Impact" w:hAnsi="Impact" w:cs="Impact"/>
          <w:color w:val="808080" w:themeColor="background1" w:themeShade="80"/>
          <w:sz w:val="28"/>
          <w:szCs w:val="28"/>
        </w:rPr>
      </w:pPr>
      <w:r w:rsidRPr="004B400E">
        <w:rPr>
          <w:rFonts w:ascii="Impact" w:hAnsi="Impact" w:cs="Impact"/>
          <w:color w:val="808080" w:themeColor="background1" w:themeShade="80"/>
          <w:sz w:val="28"/>
          <w:szCs w:val="28"/>
        </w:rPr>
        <w:t>Regional Universities</w:t>
      </w:r>
    </w:p>
    <w:p w:rsidR="006E5472" w:rsidRDefault="006E5472" w:rsidP="00A411BF">
      <w:pPr>
        <w:widowControl w:val="0"/>
        <w:autoSpaceDE w:val="0"/>
        <w:autoSpaceDN w:val="0"/>
        <w:adjustRightInd w:val="0"/>
        <w:spacing w:after="0"/>
        <w:ind w:left="360" w:right="225" w:firstLine="0"/>
        <w:jc w:val="both"/>
        <w:rPr>
          <w:rFonts w:ascii="Times New Roman" w:hAnsi="Times New Roman"/>
          <w:sz w:val="20"/>
          <w:szCs w:val="20"/>
        </w:rPr>
      </w:pPr>
      <w:r>
        <w:rPr>
          <w:rFonts w:ascii="Times New Roman" w:hAnsi="Times New Roman"/>
          <w:sz w:val="20"/>
          <w:szCs w:val="20"/>
        </w:rPr>
        <w:t>Statesboro 30460</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Geo</w:t>
      </w:r>
      <w:r>
        <w:rPr>
          <w:rFonts w:ascii="Times New Roman" w:hAnsi="Times New Roman"/>
          <w:spacing w:val="-4"/>
          <w:sz w:val="20"/>
          <w:szCs w:val="20"/>
        </w:rPr>
        <w:t>r</w:t>
      </w:r>
      <w:r>
        <w:rPr>
          <w:rFonts w:ascii="Times New Roman" w:hAnsi="Times New Roman"/>
          <w:sz w:val="20"/>
          <w:szCs w:val="20"/>
        </w:rPr>
        <w:t xml:space="preserve">gia Southern University - </w:t>
      </w:r>
      <w:r>
        <w:rPr>
          <w:rFonts w:ascii="Times New Roman" w:hAnsi="Times New Roman"/>
          <w:spacing w:val="34"/>
          <w:sz w:val="20"/>
          <w:szCs w:val="20"/>
        </w:rPr>
        <w:t xml:space="preserve"> </w:t>
      </w:r>
      <w:r>
        <w:rPr>
          <w:rFonts w:ascii="Times New Roman" w:hAnsi="Times New Roman"/>
          <w:sz w:val="20"/>
          <w:szCs w:val="20"/>
        </w:rPr>
        <w:t>H;</w:t>
      </w:r>
      <w:r>
        <w:rPr>
          <w:rFonts w:ascii="Times New Roman" w:hAnsi="Times New Roman"/>
          <w:spacing w:val="-11"/>
          <w:sz w:val="20"/>
          <w:szCs w:val="20"/>
        </w:rPr>
        <w:t xml:space="preserve"> </w:t>
      </w:r>
      <w:r>
        <w:rPr>
          <w:rFonts w:ascii="Times New Roman" w:hAnsi="Times New Roman"/>
          <w:sz w:val="20"/>
          <w:szCs w:val="20"/>
        </w:rPr>
        <w:t xml:space="preserve">A, B, M, S, cD </w:t>
      </w:r>
    </w:p>
    <w:p w:rsidR="006E5472" w:rsidRDefault="006E5472" w:rsidP="00A411BF">
      <w:pPr>
        <w:widowControl w:val="0"/>
        <w:autoSpaceDE w:val="0"/>
        <w:autoSpaceDN w:val="0"/>
        <w:adjustRightInd w:val="0"/>
        <w:spacing w:after="0"/>
        <w:ind w:right="225" w:firstLine="360"/>
        <w:jc w:val="both"/>
        <w:rPr>
          <w:rFonts w:ascii="Times New Roman" w:hAnsi="Times New Roman"/>
          <w:sz w:val="20"/>
          <w:szCs w:val="20"/>
        </w:rPr>
      </w:pPr>
      <w:r>
        <w:rPr>
          <w:rFonts w:ascii="Times New Roman" w:hAnsi="Times New Roman"/>
          <w:spacing w:val="-22"/>
          <w:sz w:val="20"/>
          <w:szCs w:val="20"/>
        </w:rPr>
        <w:t>V</w:t>
      </w:r>
      <w:r>
        <w:rPr>
          <w:rFonts w:ascii="Times New Roman" w:hAnsi="Times New Roman"/>
          <w:sz w:val="20"/>
          <w:szCs w:val="20"/>
        </w:rPr>
        <w:t>aldosta 31698</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pacing w:val="-22"/>
          <w:sz w:val="20"/>
          <w:szCs w:val="20"/>
        </w:rPr>
        <w:t>V</w:t>
      </w:r>
      <w:r>
        <w:rPr>
          <w:rFonts w:ascii="Times New Roman" w:hAnsi="Times New Roman"/>
          <w:sz w:val="20"/>
          <w:szCs w:val="20"/>
        </w:rPr>
        <w:t>aldosta State University - H;</w:t>
      </w:r>
      <w:r>
        <w:rPr>
          <w:rFonts w:ascii="Times New Roman" w:hAnsi="Times New Roman"/>
          <w:spacing w:val="-11"/>
          <w:sz w:val="20"/>
          <w:szCs w:val="20"/>
        </w:rPr>
        <w:t xml:space="preserve"> </w:t>
      </w:r>
      <w:r>
        <w:rPr>
          <w:rFonts w:ascii="Times New Roman" w:hAnsi="Times New Roman"/>
          <w:sz w:val="20"/>
          <w:szCs w:val="20"/>
        </w:rPr>
        <w:t>A, B, M, S, cD</w:t>
      </w:r>
    </w:p>
    <w:p w:rsidR="006E5472" w:rsidRDefault="006E5472" w:rsidP="00A411BF">
      <w:pPr>
        <w:widowControl w:val="0"/>
        <w:autoSpaceDE w:val="0"/>
        <w:autoSpaceDN w:val="0"/>
        <w:adjustRightInd w:val="0"/>
        <w:spacing w:after="0"/>
        <w:ind w:left="360" w:right="225" w:firstLine="0"/>
        <w:jc w:val="both"/>
        <w:rPr>
          <w:rFonts w:ascii="Times New Roman" w:hAnsi="Times New Roman"/>
          <w:sz w:val="13"/>
          <w:szCs w:val="13"/>
        </w:rPr>
      </w:pPr>
    </w:p>
    <w:p w:rsidR="006E5472" w:rsidRPr="004B400E" w:rsidRDefault="006E5472" w:rsidP="00A411BF">
      <w:pPr>
        <w:widowControl w:val="0"/>
        <w:autoSpaceDE w:val="0"/>
        <w:autoSpaceDN w:val="0"/>
        <w:adjustRightInd w:val="0"/>
        <w:spacing w:after="0"/>
        <w:ind w:left="360" w:right="225" w:firstLine="0"/>
        <w:jc w:val="both"/>
        <w:rPr>
          <w:rFonts w:ascii="Impact" w:hAnsi="Impact" w:cs="Impact"/>
          <w:color w:val="808080" w:themeColor="background1" w:themeShade="80"/>
          <w:sz w:val="28"/>
          <w:szCs w:val="28"/>
        </w:rPr>
      </w:pPr>
      <w:r w:rsidRPr="004B400E">
        <w:rPr>
          <w:rFonts w:ascii="Impact" w:hAnsi="Impact" w:cs="Impact"/>
          <w:color w:val="808080" w:themeColor="background1" w:themeShade="80"/>
          <w:sz w:val="28"/>
          <w:szCs w:val="28"/>
        </w:rPr>
        <w:t>Universities</w:t>
      </w:r>
    </w:p>
    <w:p w:rsidR="006E5472" w:rsidRDefault="006E5472" w:rsidP="00A411BF">
      <w:pPr>
        <w:widowControl w:val="0"/>
        <w:autoSpaceDE w:val="0"/>
        <w:autoSpaceDN w:val="0"/>
        <w:adjustRightInd w:val="0"/>
        <w:spacing w:after="0"/>
        <w:ind w:left="360" w:right="225" w:firstLine="0"/>
        <w:jc w:val="both"/>
        <w:rPr>
          <w:rFonts w:ascii="Times New Roman" w:hAnsi="Times New Roman"/>
          <w:sz w:val="20"/>
          <w:szCs w:val="20"/>
        </w:rPr>
      </w:pPr>
      <w:r>
        <w:rPr>
          <w:rFonts w:ascii="Times New Roman" w:hAnsi="Times New Roman"/>
          <w:sz w:val="20"/>
          <w:szCs w:val="20"/>
        </w:rPr>
        <w:t>Albany 31705</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Albany State University - H;</w:t>
      </w:r>
      <w:r>
        <w:rPr>
          <w:rFonts w:ascii="Times New Roman" w:hAnsi="Times New Roman"/>
          <w:spacing w:val="-11"/>
          <w:sz w:val="20"/>
          <w:szCs w:val="20"/>
        </w:rPr>
        <w:t xml:space="preserve"> </w:t>
      </w:r>
      <w:r>
        <w:rPr>
          <w:rFonts w:ascii="Times New Roman" w:hAnsi="Times New Roman"/>
          <w:sz w:val="20"/>
          <w:szCs w:val="20"/>
        </w:rPr>
        <w:t>A, B, M, S, Americus 31709</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Geo</w:t>
      </w:r>
      <w:r>
        <w:rPr>
          <w:rFonts w:ascii="Times New Roman" w:hAnsi="Times New Roman"/>
          <w:spacing w:val="-4"/>
          <w:sz w:val="20"/>
          <w:szCs w:val="20"/>
        </w:rPr>
        <w:t>r</w:t>
      </w:r>
      <w:r>
        <w:rPr>
          <w:rFonts w:ascii="Times New Roman" w:hAnsi="Times New Roman"/>
          <w:sz w:val="20"/>
          <w:szCs w:val="20"/>
        </w:rPr>
        <w:t>gia Southwestern University - H;</w:t>
      </w:r>
      <w:r>
        <w:rPr>
          <w:rFonts w:ascii="Times New Roman" w:hAnsi="Times New Roman"/>
          <w:spacing w:val="-11"/>
          <w:sz w:val="20"/>
          <w:szCs w:val="20"/>
        </w:rPr>
        <w:t xml:space="preserve"> </w:t>
      </w:r>
      <w:r>
        <w:rPr>
          <w:rFonts w:ascii="Times New Roman" w:hAnsi="Times New Roman"/>
          <w:sz w:val="20"/>
          <w:szCs w:val="20"/>
        </w:rPr>
        <w:t>A, B, M, S</w:t>
      </w:r>
    </w:p>
    <w:p w:rsidR="006E5472" w:rsidRDefault="006E5472" w:rsidP="00A411BF">
      <w:pPr>
        <w:widowControl w:val="0"/>
        <w:autoSpaceDE w:val="0"/>
        <w:autoSpaceDN w:val="0"/>
        <w:adjustRightInd w:val="0"/>
        <w:spacing w:after="0"/>
        <w:ind w:left="360" w:right="225" w:firstLine="0"/>
        <w:jc w:val="both"/>
        <w:rPr>
          <w:rFonts w:ascii="Times New Roman" w:hAnsi="Times New Roman"/>
          <w:sz w:val="20"/>
          <w:szCs w:val="20"/>
        </w:rPr>
      </w:pPr>
      <w:r>
        <w:rPr>
          <w:rFonts w:ascii="Times New Roman" w:hAnsi="Times New Roman"/>
          <w:sz w:val="20"/>
          <w:szCs w:val="20"/>
        </w:rPr>
        <w:t>Augusta 30910</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Augusta College -</w:t>
      </w:r>
      <w:r>
        <w:rPr>
          <w:rFonts w:ascii="Times New Roman" w:hAnsi="Times New Roman"/>
          <w:spacing w:val="-11"/>
          <w:sz w:val="20"/>
          <w:szCs w:val="20"/>
        </w:rPr>
        <w:t xml:space="preserve"> </w:t>
      </w:r>
      <w:r>
        <w:rPr>
          <w:rFonts w:ascii="Times New Roman" w:hAnsi="Times New Roman"/>
          <w:sz w:val="20"/>
          <w:szCs w:val="20"/>
        </w:rPr>
        <w:t>A, B, M, S, cD Carrollton 30</w:t>
      </w:r>
      <w:r>
        <w:rPr>
          <w:rFonts w:ascii="Times New Roman" w:hAnsi="Times New Roman"/>
          <w:spacing w:val="-7"/>
          <w:sz w:val="20"/>
          <w:szCs w:val="20"/>
        </w:rPr>
        <w:t>1</w:t>
      </w:r>
      <w:r>
        <w:rPr>
          <w:rFonts w:ascii="Times New Roman" w:hAnsi="Times New Roman"/>
          <w:sz w:val="20"/>
          <w:szCs w:val="20"/>
        </w:rPr>
        <w:t>18</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pacing w:val="-16"/>
          <w:sz w:val="20"/>
          <w:szCs w:val="20"/>
        </w:rPr>
        <w:t>W</w:t>
      </w:r>
      <w:r>
        <w:rPr>
          <w:rFonts w:ascii="Times New Roman" w:hAnsi="Times New Roman"/>
          <w:sz w:val="20"/>
          <w:szCs w:val="20"/>
        </w:rPr>
        <w:t>est Geo</w:t>
      </w:r>
      <w:r>
        <w:rPr>
          <w:rFonts w:ascii="Times New Roman" w:hAnsi="Times New Roman"/>
          <w:spacing w:val="-4"/>
          <w:sz w:val="20"/>
          <w:szCs w:val="20"/>
        </w:rPr>
        <w:t>r</w:t>
      </w:r>
      <w:r>
        <w:rPr>
          <w:rFonts w:ascii="Times New Roman" w:hAnsi="Times New Roman"/>
          <w:sz w:val="20"/>
          <w:szCs w:val="20"/>
        </w:rPr>
        <w:t>gia College - H;</w:t>
      </w:r>
      <w:r>
        <w:rPr>
          <w:rFonts w:ascii="Times New Roman" w:hAnsi="Times New Roman"/>
          <w:spacing w:val="-11"/>
          <w:sz w:val="20"/>
          <w:szCs w:val="20"/>
        </w:rPr>
        <w:t xml:space="preserve"> </w:t>
      </w:r>
      <w:r>
        <w:rPr>
          <w:rFonts w:ascii="Times New Roman" w:hAnsi="Times New Roman"/>
          <w:sz w:val="20"/>
          <w:szCs w:val="20"/>
        </w:rPr>
        <w:t>A, B, M, S, cD Columbus 31993</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Columbus University - H;</w:t>
      </w:r>
      <w:r>
        <w:rPr>
          <w:rFonts w:ascii="Times New Roman" w:hAnsi="Times New Roman"/>
          <w:spacing w:val="-11"/>
          <w:sz w:val="20"/>
          <w:szCs w:val="20"/>
        </w:rPr>
        <w:t xml:space="preserve"> </w:t>
      </w:r>
      <w:r>
        <w:rPr>
          <w:rFonts w:ascii="Times New Roman" w:hAnsi="Times New Roman"/>
          <w:sz w:val="20"/>
          <w:szCs w:val="20"/>
        </w:rPr>
        <w:t>A, B, M, S, cD Dahlonega 30597</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North Geo</w:t>
      </w:r>
      <w:r>
        <w:rPr>
          <w:rFonts w:ascii="Times New Roman" w:hAnsi="Times New Roman"/>
          <w:spacing w:val="-4"/>
          <w:sz w:val="20"/>
          <w:szCs w:val="20"/>
        </w:rPr>
        <w:t>r</w:t>
      </w:r>
      <w:r>
        <w:rPr>
          <w:rFonts w:ascii="Times New Roman" w:hAnsi="Times New Roman"/>
          <w:sz w:val="20"/>
          <w:szCs w:val="20"/>
        </w:rPr>
        <w:t>gia University - H;</w:t>
      </w:r>
      <w:r>
        <w:rPr>
          <w:rFonts w:ascii="Times New Roman" w:hAnsi="Times New Roman"/>
          <w:spacing w:val="-11"/>
          <w:sz w:val="20"/>
          <w:szCs w:val="20"/>
        </w:rPr>
        <w:t xml:space="preserve"> </w:t>
      </w:r>
      <w:r>
        <w:rPr>
          <w:rFonts w:ascii="Times New Roman" w:hAnsi="Times New Roman"/>
          <w:sz w:val="20"/>
          <w:szCs w:val="20"/>
        </w:rPr>
        <w:t>A, B, M Fort</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alley 31030</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Fort</w:t>
      </w:r>
      <w:r>
        <w:rPr>
          <w:rFonts w:ascii="Times New Roman" w:hAnsi="Times New Roman"/>
          <w:spacing w:val="-4"/>
          <w:sz w:val="20"/>
          <w:szCs w:val="20"/>
        </w:rPr>
        <w:t xml:space="preserve"> </w:t>
      </w:r>
      <w:r>
        <w:rPr>
          <w:rFonts w:ascii="Times New Roman" w:hAnsi="Times New Roman"/>
          <w:spacing w:val="-22"/>
          <w:sz w:val="20"/>
          <w:szCs w:val="20"/>
        </w:rPr>
        <w:t>V</w:t>
      </w:r>
      <w:r>
        <w:rPr>
          <w:rFonts w:ascii="Times New Roman" w:hAnsi="Times New Roman"/>
          <w:sz w:val="20"/>
          <w:szCs w:val="20"/>
        </w:rPr>
        <w:t>alley State University - H;</w:t>
      </w:r>
      <w:r>
        <w:rPr>
          <w:rFonts w:ascii="Times New Roman" w:hAnsi="Times New Roman"/>
          <w:spacing w:val="-11"/>
          <w:sz w:val="20"/>
          <w:szCs w:val="20"/>
        </w:rPr>
        <w:t xml:space="preserve"> </w:t>
      </w:r>
      <w:r>
        <w:rPr>
          <w:rFonts w:ascii="Times New Roman" w:hAnsi="Times New Roman"/>
          <w:sz w:val="20"/>
          <w:szCs w:val="20"/>
        </w:rPr>
        <w:t>A, B, M Marietta 30060</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Kennesaw University -</w:t>
      </w:r>
      <w:r>
        <w:rPr>
          <w:rFonts w:ascii="Times New Roman" w:hAnsi="Times New Roman"/>
          <w:spacing w:val="-11"/>
          <w:sz w:val="20"/>
          <w:szCs w:val="20"/>
        </w:rPr>
        <w:t xml:space="preserve"> </w:t>
      </w:r>
      <w:r>
        <w:rPr>
          <w:rFonts w:ascii="Times New Roman" w:hAnsi="Times New Roman"/>
          <w:sz w:val="20"/>
          <w:szCs w:val="20"/>
        </w:rPr>
        <w:t>A, B, M Marietta 30060</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Southern College of</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echnology - H;</w:t>
      </w:r>
      <w:r>
        <w:rPr>
          <w:rFonts w:ascii="Times New Roman" w:hAnsi="Times New Roman"/>
          <w:spacing w:val="-11"/>
          <w:sz w:val="20"/>
          <w:szCs w:val="20"/>
        </w:rPr>
        <w:t xml:space="preserve"> </w:t>
      </w:r>
      <w:r>
        <w:rPr>
          <w:rFonts w:ascii="Times New Roman" w:hAnsi="Times New Roman"/>
          <w:sz w:val="20"/>
          <w:szCs w:val="20"/>
        </w:rPr>
        <w:t>A, B Milledgeville 30601</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Geo</w:t>
      </w:r>
      <w:r>
        <w:rPr>
          <w:rFonts w:ascii="Times New Roman" w:hAnsi="Times New Roman"/>
          <w:spacing w:val="-4"/>
          <w:sz w:val="20"/>
          <w:szCs w:val="20"/>
        </w:rPr>
        <w:t>r</w:t>
      </w:r>
      <w:r>
        <w:rPr>
          <w:rFonts w:ascii="Times New Roman" w:hAnsi="Times New Roman"/>
          <w:sz w:val="20"/>
          <w:szCs w:val="20"/>
        </w:rPr>
        <w:t>gia College and State University - H;</w:t>
      </w:r>
      <w:r>
        <w:rPr>
          <w:rFonts w:ascii="Times New Roman" w:hAnsi="Times New Roman"/>
          <w:spacing w:val="-11"/>
          <w:sz w:val="20"/>
          <w:szCs w:val="20"/>
        </w:rPr>
        <w:t xml:space="preserve"> </w:t>
      </w:r>
      <w:r>
        <w:rPr>
          <w:rFonts w:ascii="Times New Roman" w:hAnsi="Times New Roman"/>
          <w:sz w:val="20"/>
          <w:szCs w:val="20"/>
        </w:rPr>
        <w:t>A, B, M, S</w:t>
      </w:r>
    </w:p>
    <w:p w:rsidR="006E5472" w:rsidRDefault="006E5472" w:rsidP="00A411BF">
      <w:pPr>
        <w:widowControl w:val="0"/>
        <w:autoSpaceDE w:val="0"/>
        <w:autoSpaceDN w:val="0"/>
        <w:adjustRightInd w:val="0"/>
        <w:spacing w:after="0"/>
        <w:ind w:left="360" w:right="225" w:firstLine="0"/>
        <w:jc w:val="both"/>
        <w:rPr>
          <w:rFonts w:ascii="Times New Roman" w:hAnsi="Times New Roman"/>
          <w:sz w:val="20"/>
          <w:szCs w:val="20"/>
        </w:rPr>
      </w:pPr>
      <w:r>
        <w:rPr>
          <w:rFonts w:ascii="Times New Roman" w:hAnsi="Times New Roman"/>
          <w:sz w:val="20"/>
          <w:szCs w:val="20"/>
        </w:rPr>
        <w:t>Morrow 30260</w:t>
      </w:r>
    </w:p>
    <w:p w:rsidR="006E5472" w:rsidRDefault="006E5472" w:rsidP="00A411BF">
      <w:pPr>
        <w:widowControl w:val="0"/>
        <w:autoSpaceDE w:val="0"/>
        <w:autoSpaceDN w:val="0"/>
        <w:adjustRightInd w:val="0"/>
        <w:spacing w:after="0"/>
        <w:ind w:left="360" w:right="225" w:firstLine="360"/>
        <w:jc w:val="both"/>
        <w:rPr>
          <w:rFonts w:ascii="Times New Roman" w:hAnsi="Times New Roman"/>
          <w:sz w:val="20"/>
          <w:szCs w:val="20"/>
        </w:rPr>
      </w:pPr>
      <w:r>
        <w:rPr>
          <w:rFonts w:ascii="Times New Roman" w:hAnsi="Times New Roman"/>
          <w:sz w:val="20"/>
          <w:szCs w:val="20"/>
        </w:rPr>
        <w:t>Clayton College and State University -A, B Savannah 31406</w:t>
      </w:r>
    </w:p>
    <w:p w:rsidR="006E5472" w:rsidRDefault="006E5472" w:rsidP="006E5472">
      <w:pPr>
        <w:widowControl w:val="0"/>
        <w:autoSpaceDE w:val="0"/>
        <w:autoSpaceDN w:val="0"/>
        <w:adjustRightInd w:val="0"/>
        <w:spacing w:before="2" w:after="0" w:line="292" w:lineRule="auto"/>
        <w:ind w:left="360" w:right="225" w:firstLine="360"/>
        <w:rPr>
          <w:rFonts w:ascii="Times New Roman" w:hAnsi="Times New Roman"/>
          <w:sz w:val="20"/>
          <w:szCs w:val="20"/>
        </w:rPr>
      </w:pPr>
      <w:r>
        <w:rPr>
          <w:rFonts w:ascii="Times New Roman" w:hAnsi="Times New Roman"/>
          <w:sz w:val="20"/>
          <w:szCs w:val="20"/>
        </w:rPr>
        <w:t>Armstrong State University - H;</w:t>
      </w:r>
      <w:r>
        <w:rPr>
          <w:rFonts w:ascii="Times New Roman" w:hAnsi="Times New Roman"/>
          <w:spacing w:val="-11"/>
          <w:sz w:val="20"/>
          <w:szCs w:val="20"/>
        </w:rPr>
        <w:t xml:space="preserve"> </w:t>
      </w:r>
      <w:r>
        <w:rPr>
          <w:rFonts w:ascii="Times New Roman" w:hAnsi="Times New Roman"/>
          <w:sz w:val="20"/>
          <w:szCs w:val="20"/>
        </w:rPr>
        <w:t xml:space="preserve">A, B, M, S </w:t>
      </w:r>
    </w:p>
    <w:p w:rsidR="006E5472" w:rsidRDefault="006E5472" w:rsidP="006E5472">
      <w:pPr>
        <w:widowControl w:val="0"/>
        <w:autoSpaceDE w:val="0"/>
        <w:autoSpaceDN w:val="0"/>
        <w:adjustRightInd w:val="0"/>
        <w:spacing w:before="2" w:after="0" w:line="292" w:lineRule="auto"/>
        <w:ind w:left="360" w:right="225" w:firstLine="0"/>
        <w:rPr>
          <w:rFonts w:ascii="Times New Roman" w:hAnsi="Times New Roman"/>
          <w:sz w:val="20"/>
          <w:szCs w:val="20"/>
        </w:rPr>
      </w:pPr>
      <w:r>
        <w:rPr>
          <w:rFonts w:ascii="Times New Roman" w:hAnsi="Times New Roman"/>
          <w:sz w:val="20"/>
          <w:szCs w:val="20"/>
        </w:rPr>
        <w:t>Savannah 31404</w:t>
      </w:r>
    </w:p>
    <w:p w:rsidR="00B33835" w:rsidRDefault="006E5472" w:rsidP="006E5472">
      <w:pPr>
        <w:widowControl w:val="0"/>
        <w:tabs>
          <w:tab w:val="right" w:pos="9360"/>
        </w:tabs>
        <w:autoSpaceDE w:val="0"/>
        <w:autoSpaceDN w:val="0"/>
        <w:adjustRightInd w:val="0"/>
        <w:spacing w:after="0"/>
        <w:ind w:left="720" w:right="225" w:firstLine="0"/>
        <w:jc w:val="both"/>
        <w:rPr>
          <w:rFonts w:ascii="Times New Roman" w:hAnsi="Times New Roman"/>
          <w:sz w:val="20"/>
          <w:szCs w:val="20"/>
        </w:rPr>
      </w:pPr>
      <w:r>
        <w:rPr>
          <w:rFonts w:ascii="Times New Roman" w:hAnsi="Times New Roman"/>
          <w:sz w:val="20"/>
          <w:szCs w:val="20"/>
        </w:rPr>
        <w:t>Savannah State University - H;</w:t>
      </w:r>
      <w:r>
        <w:rPr>
          <w:rFonts w:ascii="Times New Roman" w:hAnsi="Times New Roman"/>
          <w:spacing w:val="-11"/>
          <w:sz w:val="20"/>
          <w:szCs w:val="20"/>
        </w:rPr>
        <w:t xml:space="preserve"> </w:t>
      </w:r>
      <w:r>
        <w:rPr>
          <w:rFonts w:ascii="Times New Roman" w:hAnsi="Times New Roman"/>
          <w:sz w:val="20"/>
          <w:szCs w:val="20"/>
        </w:rPr>
        <w:t>A, B, M</w:t>
      </w: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6E5472" w:rsidRPr="004B400E" w:rsidRDefault="006E5472" w:rsidP="006E5472">
      <w:pPr>
        <w:widowControl w:val="0"/>
        <w:autoSpaceDE w:val="0"/>
        <w:autoSpaceDN w:val="0"/>
        <w:adjustRightInd w:val="0"/>
        <w:spacing w:after="0" w:line="337" w:lineRule="exact"/>
        <w:ind w:left="-90" w:firstLine="0"/>
        <w:rPr>
          <w:rFonts w:ascii="Impact" w:hAnsi="Impact" w:cs="Impact"/>
          <w:color w:val="808080" w:themeColor="background1" w:themeShade="80"/>
          <w:sz w:val="28"/>
          <w:szCs w:val="28"/>
        </w:rPr>
      </w:pPr>
      <w:r w:rsidRPr="004B400E">
        <w:rPr>
          <w:rFonts w:ascii="Impact" w:hAnsi="Impact" w:cs="Impact"/>
          <w:color w:val="808080" w:themeColor="background1" w:themeShade="80"/>
          <w:position w:val="-1"/>
          <w:sz w:val="28"/>
          <w:szCs w:val="28"/>
        </w:rPr>
        <w:t>Colleges</w:t>
      </w:r>
    </w:p>
    <w:p w:rsidR="006E5472" w:rsidRDefault="006E5472" w:rsidP="00A411BF">
      <w:pPr>
        <w:widowControl w:val="0"/>
        <w:autoSpaceDE w:val="0"/>
        <w:autoSpaceDN w:val="0"/>
        <w:adjustRightInd w:val="0"/>
        <w:spacing w:after="0"/>
        <w:ind w:firstLine="0"/>
        <w:rPr>
          <w:rFonts w:ascii="Times New Roman" w:hAnsi="Times New Roman"/>
          <w:sz w:val="20"/>
          <w:szCs w:val="20"/>
        </w:rPr>
      </w:pPr>
      <w:r>
        <w:rPr>
          <w:rFonts w:ascii="Times New Roman" w:hAnsi="Times New Roman"/>
          <w:sz w:val="20"/>
          <w:szCs w:val="20"/>
        </w:rPr>
        <w:t>Albany 31707</w:t>
      </w:r>
    </w:p>
    <w:p w:rsidR="006E5472" w:rsidRDefault="006E5472" w:rsidP="00A411BF">
      <w:pPr>
        <w:widowControl w:val="0"/>
        <w:autoSpaceDE w:val="0"/>
        <w:autoSpaceDN w:val="0"/>
        <w:adjustRightInd w:val="0"/>
        <w:spacing w:after="0"/>
        <w:ind w:right="45" w:firstLine="322"/>
        <w:rPr>
          <w:rFonts w:ascii="Times New Roman" w:hAnsi="Times New Roman"/>
          <w:sz w:val="20"/>
          <w:szCs w:val="20"/>
        </w:rPr>
      </w:pPr>
      <w:r>
        <w:rPr>
          <w:rFonts w:ascii="Times New Roman" w:hAnsi="Times New Roman"/>
          <w:sz w:val="20"/>
          <w:szCs w:val="20"/>
        </w:rPr>
        <w:t>Darton College -</w:t>
      </w:r>
      <w:r>
        <w:rPr>
          <w:rFonts w:ascii="Times New Roman" w:hAnsi="Times New Roman"/>
          <w:spacing w:val="-11"/>
          <w:sz w:val="20"/>
          <w:szCs w:val="20"/>
        </w:rPr>
        <w:t xml:space="preserve"> </w:t>
      </w:r>
      <w:r>
        <w:rPr>
          <w:rFonts w:ascii="Times New Roman" w:hAnsi="Times New Roman"/>
          <w:sz w:val="20"/>
          <w:szCs w:val="20"/>
        </w:rPr>
        <w:t>A Atlanta 30310</w:t>
      </w:r>
    </w:p>
    <w:p w:rsidR="006E5472" w:rsidRDefault="006E5472" w:rsidP="00A411BF">
      <w:pPr>
        <w:widowControl w:val="0"/>
        <w:autoSpaceDE w:val="0"/>
        <w:autoSpaceDN w:val="0"/>
        <w:adjustRightInd w:val="0"/>
        <w:spacing w:after="0"/>
        <w:ind w:right="45" w:firstLine="0"/>
        <w:rPr>
          <w:rFonts w:ascii="Times New Roman" w:hAnsi="Times New Roman"/>
          <w:sz w:val="20"/>
          <w:szCs w:val="20"/>
        </w:rPr>
      </w:pPr>
      <w:r>
        <w:rPr>
          <w:rFonts w:ascii="Times New Roman" w:hAnsi="Times New Roman"/>
          <w:sz w:val="20"/>
          <w:szCs w:val="20"/>
        </w:rPr>
        <w:t xml:space="preserve">Atlanta </w:t>
      </w:r>
    </w:p>
    <w:p w:rsidR="006E5472" w:rsidRDefault="006E5472" w:rsidP="00A411BF">
      <w:pPr>
        <w:widowControl w:val="0"/>
        <w:autoSpaceDE w:val="0"/>
        <w:autoSpaceDN w:val="0"/>
        <w:adjustRightInd w:val="0"/>
        <w:spacing w:after="0"/>
        <w:ind w:right="45" w:firstLine="322"/>
        <w:rPr>
          <w:rFonts w:ascii="Times New Roman" w:hAnsi="Times New Roman"/>
          <w:sz w:val="20"/>
          <w:szCs w:val="20"/>
        </w:rPr>
      </w:pPr>
      <w:r>
        <w:rPr>
          <w:rFonts w:ascii="Times New Roman" w:hAnsi="Times New Roman"/>
          <w:sz w:val="20"/>
          <w:szCs w:val="20"/>
        </w:rPr>
        <w:lastRenderedPageBreak/>
        <w:t>Metropolitan College -</w:t>
      </w:r>
      <w:r>
        <w:rPr>
          <w:rFonts w:ascii="Times New Roman" w:hAnsi="Times New Roman"/>
          <w:spacing w:val="-11"/>
          <w:sz w:val="20"/>
          <w:szCs w:val="20"/>
        </w:rPr>
        <w:t xml:space="preserve"> </w:t>
      </w:r>
      <w:r>
        <w:rPr>
          <w:rFonts w:ascii="Times New Roman" w:hAnsi="Times New Roman"/>
          <w:sz w:val="20"/>
          <w:szCs w:val="20"/>
        </w:rPr>
        <w:t xml:space="preserve">A </w:t>
      </w:r>
    </w:p>
    <w:p w:rsidR="006E5472" w:rsidRDefault="006E5472" w:rsidP="00A411BF">
      <w:pPr>
        <w:widowControl w:val="0"/>
        <w:autoSpaceDE w:val="0"/>
        <w:autoSpaceDN w:val="0"/>
        <w:adjustRightInd w:val="0"/>
        <w:spacing w:after="0"/>
        <w:ind w:right="45" w:firstLine="0"/>
        <w:rPr>
          <w:rFonts w:ascii="Times New Roman" w:hAnsi="Times New Roman"/>
          <w:sz w:val="20"/>
          <w:szCs w:val="20"/>
        </w:rPr>
      </w:pPr>
      <w:r>
        <w:rPr>
          <w:rFonts w:ascii="Times New Roman" w:hAnsi="Times New Roman"/>
          <w:sz w:val="20"/>
          <w:szCs w:val="20"/>
        </w:rPr>
        <w:t>Bainbridge 31717</w:t>
      </w:r>
    </w:p>
    <w:p w:rsidR="006E5472" w:rsidRDefault="006E5472" w:rsidP="00A411BF">
      <w:pPr>
        <w:widowControl w:val="0"/>
        <w:autoSpaceDE w:val="0"/>
        <w:autoSpaceDN w:val="0"/>
        <w:adjustRightInd w:val="0"/>
        <w:spacing w:after="0"/>
        <w:ind w:right="135" w:firstLine="322"/>
        <w:rPr>
          <w:rFonts w:ascii="Times New Roman" w:hAnsi="Times New Roman"/>
          <w:sz w:val="20"/>
          <w:szCs w:val="20"/>
        </w:rPr>
      </w:pPr>
      <w:r>
        <w:rPr>
          <w:rFonts w:ascii="Times New Roman" w:hAnsi="Times New Roman"/>
          <w:sz w:val="20"/>
          <w:szCs w:val="20"/>
        </w:rPr>
        <w:t>Bainbridge College -</w:t>
      </w:r>
      <w:r>
        <w:rPr>
          <w:rFonts w:ascii="Times New Roman" w:hAnsi="Times New Roman"/>
          <w:spacing w:val="-11"/>
          <w:sz w:val="20"/>
          <w:szCs w:val="20"/>
        </w:rPr>
        <w:t xml:space="preserve"> </w:t>
      </w:r>
      <w:r>
        <w:rPr>
          <w:rFonts w:ascii="Times New Roman" w:hAnsi="Times New Roman"/>
          <w:sz w:val="20"/>
          <w:szCs w:val="20"/>
        </w:rPr>
        <w:t xml:space="preserve">A </w:t>
      </w:r>
    </w:p>
    <w:p w:rsidR="006E5472" w:rsidRDefault="006E5472" w:rsidP="00A411BF">
      <w:pPr>
        <w:widowControl w:val="0"/>
        <w:autoSpaceDE w:val="0"/>
        <w:autoSpaceDN w:val="0"/>
        <w:adjustRightInd w:val="0"/>
        <w:spacing w:after="0"/>
        <w:ind w:right="135" w:firstLine="0"/>
        <w:rPr>
          <w:rFonts w:ascii="Times New Roman" w:hAnsi="Times New Roman"/>
          <w:sz w:val="20"/>
          <w:szCs w:val="20"/>
        </w:rPr>
      </w:pPr>
      <w:r>
        <w:rPr>
          <w:rFonts w:ascii="Times New Roman" w:hAnsi="Times New Roman"/>
          <w:sz w:val="20"/>
          <w:szCs w:val="20"/>
        </w:rPr>
        <w:t>Barnesville 30204</w:t>
      </w:r>
    </w:p>
    <w:p w:rsidR="006E5472" w:rsidRDefault="006E5472" w:rsidP="00A411BF">
      <w:pPr>
        <w:widowControl w:val="0"/>
        <w:autoSpaceDE w:val="0"/>
        <w:autoSpaceDN w:val="0"/>
        <w:adjustRightInd w:val="0"/>
        <w:spacing w:after="0"/>
        <w:ind w:right="45" w:firstLine="322"/>
        <w:rPr>
          <w:rFonts w:ascii="Times New Roman" w:hAnsi="Times New Roman"/>
          <w:sz w:val="20"/>
          <w:szCs w:val="20"/>
        </w:rPr>
      </w:pPr>
      <w:r>
        <w:rPr>
          <w:rFonts w:ascii="Times New Roman" w:hAnsi="Times New Roman"/>
          <w:sz w:val="20"/>
          <w:szCs w:val="20"/>
        </w:rPr>
        <w:t>Gordon College - H;</w:t>
      </w:r>
      <w:r>
        <w:rPr>
          <w:rFonts w:ascii="Times New Roman" w:hAnsi="Times New Roman"/>
          <w:spacing w:val="-11"/>
          <w:sz w:val="20"/>
          <w:szCs w:val="20"/>
        </w:rPr>
        <w:t xml:space="preserve"> </w:t>
      </w:r>
      <w:r>
        <w:rPr>
          <w:rFonts w:ascii="Times New Roman" w:hAnsi="Times New Roman"/>
          <w:sz w:val="20"/>
          <w:szCs w:val="20"/>
        </w:rPr>
        <w:t xml:space="preserve">A </w:t>
      </w:r>
    </w:p>
    <w:p w:rsidR="006E5472" w:rsidRDefault="006E5472" w:rsidP="00A411BF">
      <w:pPr>
        <w:widowControl w:val="0"/>
        <w:autoSpaceDE w:val="0"/>
        <w:autoSpaceDN w:val="0"/>
        <w:adjustRightInd w:val="0"/>
        <w:spacing w:after="0"/>
        <w:ind w:right="45" w:firstLine="0"/>
        <w:rPr>
          <w:rFonts w:ascii="Times New Roman" w:hAnsi="Times New Roman"/>
          <w:sz w:val="20"/>
          <w:szCs w:val="20"/>
        </w:rPr>
      </w:pPr>
      <w:r>
        <w:rPr>
          <w:rFonts w:ascii="Times New Roman" w:hAnsi="Times New Roman"/>
          <w:sz w:val="20"/>
          <w:szCs w:val="20"/>
        </w:rPr>
        <w:t>Brunswick 31523</w:t>
      </w:r>
    </w:p>
    <w:p w:rsidR="006E5472" w:rsidRDefault="006E5472" w:rsidP="00A411BF">
      <w:pPr>
        <w:widowControl w:val="0"/>
        <w:autoSpaceDE w:val="0"/>
        <w:autoSpaceDN w:val="0"/>
        <w:adjustRightInd w:val="0"/>
        <w:spacing w:after="0"/>
        <w:ind w:right="45" w:firstLine="322"/>
        <w:rPr>
          <w:rFonts w:ascii="Times New Roman" w:hAnsi="Times New Roman"/>
          <w:sz w:val="20"/>
          <w:szCs w:val="20"/>
        </w:rPr>
      </w:pPr>
      <w:r>
        <w:rPr>
          <w:rFonts w:ascii="Times New Roman" w:hAnsi="Times New Roman"/>
          <w:sz w:val="20"/>
          <w:szCs w:val="20"/>
        </w:rPr>
        <w:t>Costal Geo</w:t>
      </w:r>
      <w:r>
        <w:rPr>
          <w:rFonts w:ascii="Times New Roman" w:hAnsi="Times New Roman"/>
          <w:spacing w:val="-4"/>
          <w:sz w:val="20"/>
          <w:szCs w:val="20"/>
        </w:rPr>
        <w:t>r</w:t>
      </w:r>
      <w:r>
        <w:rPr>
          <w:rFonts w:ascii="Times New Roman" w:hAnsi="Times New Roman"/>
          <w:sz w:val="20"/>
          <w:szCs w:val="20"/>
        </w:rPr>
        <w:t>gia Community College -</w:t>
      </w:r>
      <w:r>
        <w:rPr>
          <w:rFonts w:ascii="Times New Roman" w:hAnsi="Times New Roman"/>
          <w:spacing w:val="-11"/>
          <w:sz w:val="20"/>
          <w:szCs w:val="20"/>
        </w:rPr>
        <w:t xml:space="preserve"> </w:t>
      </w:r>
      <w:r>
        <w:rPr>
          <w:rFonts w:ascii="Times New Roman" w:hAnsi="Times New Roman"/>
          <w:sz w:val="20"/>
          <w:szCs w:val="20"/>
        </w:rPr>
        <w:t>A Cochran 31014</w:t>
      </w:r>
    </w:p>
    <w:p w:rsidR="006E5472" w:rsidRDefault="006E5472" w:rsidP="00A411BF">
      <w:pPr>
        <w:widowControl w:val="0"/>
        <w:autoSpaceDE w:val="0"/>
        <w:autoSpaceDN w:val="0"/>
        <w:adjustRightInd w:val="0"/>
        <w:spacing w:after="0"/>
        <w:ind w:right="45" w:firstLine="322"/>
        <w:rPr>
          <w:rFonts w:ascii="Times New Roman" w:hAnsi="Times New Roman"/>
          <w:sz w:val="20"/>
          <w:szCs w:val="20"/>
        </w:rPr>
      </w:pPr>
      <w:r>
        <w:rPr>
          <w:rFonts w:ascii="Times New Roman" w:hAnsi="Times New Roman"/>
          <w:sz w:val="20"/>
          <w:szCs w:val="20"/>
        </w:rPr>
        <w:t>Middle Geo</w:t>
      </w:r>
      <w:r>
        <w:rPr>
          <w:rFonts w:ascii="Times New Roman" w:hAnsi="Times New Roman"/>
          <w:spacing w:val="-4"/>
          <w:sz w:val="20"/>
          <w:szCs w:val="20"/>
        </w:rPr>
        <w:t>r</w:t>
      </w:r>
      <w:r>
        <w:rPr>
          <w:rFonts w:ascii="Times New Roman" w:hAnsi="Times New Roman"/>
          <w:sz w:val="20"/>
          <w:szCs w:val="20"/>
        </w:rPr>
        <w:t>gia College - H;</w:t>
      </w:r>
      <w:r>
        <w:rPr>
          <w:rFonts w:ascii="Times New Roman" w:hAnsi="Times New Roman"/>
          <w:spacing w:val="-11"/>
          <w:sz w:val="20"/>
          <w:szCs w:val="20"/>
        </w:rPr>
        <w:t xml:space="preserve"> </w:t>
      </w:r>
      <w:r>
        <w:rPr>
          <w:rFonts w:ascii="Times New Roman" w:hAnsi="Times New Roman"/>
          <w:sz w:val="20"/>
          <w:szCs w:val="20"/>
        </w:rPr>
        <w:t xml:space="preserve">A </w:t>
      </w:r>
    </w:p>
    <w:p w:rsidR="006E5472" w:rsidRDefault="006E5472" w:rsidP="00A411BF">
      <w:pPr>
        <w:widowControl w:val="0"/>
        <w:autoSpaceDE w:val="0"/>
        <w:autoSpaceDN w:val="0"/>
        <w:adjustRightInd w:val="0"/>
        <w:spacing w:after="0"/>
        <w:ind w:right="45" w:firstLine="0"/>
        <w:rPr>
          <w:rFonts w:ascii="Times New Roman" w:hAnsi="Times New Roman"/>
          <w:sz w:val="20"/>
          <w:szCs w:val="20"/>
        </w:rPr>
      </w:pPr>
      <w:r>
        <w:rPr>
          <w:rFonts w:ascii="Times New Roman" w:hAnsi="Times New Roman"/>
          <w:sz w:val="20"/>
          <w:szCs w:val="20"/>
        </w:rPr>
        <w:t>Dalton 30720</w:t>
      </w:r>
    </w:p>
    <w:p w:rsidR="006E5472" w:rsidRDefault="006E5472" w:rsidP="00A411BF">
      <w:pPr>
        <w:widowControl w:val="0"/>
        <w:autoSpaceDE w:val="0"/>
        <w:autoSpaceDN w:val="0"/>
        <w:adjustRightInd w:val="0"/>
        <w:spacing w:after="0"/>
        <w:ind w:right="45" w:firstLine="322"/>
        <w:rPr>
          <w:rFonts w:ascii="Times New Roman" w:hAnsi="Times New Roman"/>
          <w:sz w:val="20"/>
          <w:szCs w:val="20"/>
        </w:rPr>
      </w:pPr>
      <w:r>
        <w:rPr>
          <w:rFonts w:ascii="Times New Roman" w:hAnsi="Times New Roman"/>
          <w:sz w:val="20"/>
          <w:szCs w:val="20"/>
        </w:rPr>
        <w:t>Dalton State College -</w:t>
      </w:r>
      <w:r>
        <w:rPr>
          <w:rFonts w:ascii="Times New Roman" w:hAnsi="Times New Roman"/>
          <w:spacing w:val="-11"/>
          <w:sz w:val="20"/>
          <w:szCs w:val="20"/>
        </w:rPr>
        <w:t xml:space="preserve"> </w:t>
      </w:r>
      <w:r>
        <w:rPr>
          <w:rFonts w:ascii="Times New Roman" w:hAnsi="Times New Roman"/>
          <w:sz w:val="20"/>
          <w:szCs w:val="20"/>
        </w:rPr>
        <w:t xml:space="preserve">A; B </w:t>
      </w:r>
    </w:p>
    <w:p w:rsidR="006E5472" w:rsidRDefault="006E5472" w:rsidP="00A411BF">
      <w:pPr>
        <w:widowControl w:val="0"/>
        <w:autoSpaceDE w:val="0"/>
        <w:autoSpaceDN w:val="0"/>
        <w:adjustRightInd w:val="0"/>
        <w:spacing w:after="0"/>
        <w:ind w:right="45" w:firstLine="0"/>
        <w:rPr>
          <w:rFonts w:ascii="Times New Roman" w:hAnsi="Times New Roman"/>
          <w:sz w:val="20"/>
          <w:szCs w:val="20"/>
        </w:rPr>
      </w:pPr>
      <w:r>
        <w:rPr>
          <w:rFonts w:ascii="Times New Roman" w:hAnsi="Times New Roman"/>
          <w:sz w:val="20"/>
          <w:szCs w:val="20"/>
        </w:rPr>
        <w:t>Decatur 30089-0601</w:t>
      </w:r>
    </w:p>
    <w:p w:rsidR="006E5472" w:rsidRDefault="006E5472" w:rsidP="00A411BF">
      <w:pPr>
        <w:widowControl w:val="0"/>
        <w:autoSpaceDE w:val="0"/>
        <w:autoSpaceDN w:val="0"/>
        <w:adjustRightInd w:val="0"/>
        <w:spacing w:after="0"/>
        <w:ind w:right="45" w:firstLine="322"/>
        <w:rPr>
          <w:rFonts w:ascii="Times New Roman" w:hAnsi="Times New Roman"/>
          <w:sz w:val="20"/>
          <w:szCs w:val="20"/>
        </w:rPr>
      </w:pPr>
      <w:r>
        <w:rPr>
          <w:rFonts w:ascii="Times New Roman" w:hAnsi="Times New Roman"/>
          <w:sz w:val="20"/>
          <w:szCs w:val="20"/>
        </w:rPr>
        <w:t>Geo</w:t>
      </w:r>
      <w:r>
        <w:rPr>
          <w:rFonts w:ascii="Times New Roman" w:hAnsi="Times New Roman"/>
          <w:spacing w:val="-4"/>
          <w:sz w:val="20"/>
          <w:szCs w:val="20"/>
        </w:rPr>
        <w:t>r</w:t>
      </w:r>
      <w:r>
        <w:rPr>
          <w:rFonts w:ascii="Times New Roman" w:hAnsi="Times New Roman"/>
          <w:sz w:val="20"/>
          <w:szCs w:val="20"/>
        </w:rPr>
        <w:t>gia Perimeter College -</w:t>
      </w:r>
      <w:r>
        <w:rPr>
          <w:rFonts w:ascii="Times New Roman" w:hAnsi="Times New Roman"/>
          <w:spacing w:val="-11"/>
          <w:sz w:val="20"/>
          <w:szCs w:val="20"/>
        </w:rPr>
        <w:t xml:space="preserve"> </w:t>
      </w:r>
      <w:r>
        <w:rPr>
          <w:rFonts w:ascii="Times New Roman" w:hAnsi="Times New Roman"/>
          <w:sz w:val="20"/>
          <w:szCs w:val="20"/>
        </w:rPr>
        <w:t xml:space="preserve">A </w:t>
      </w:r>
    </w:p>
    <w:p w:rsidR="006E5472" w:rsidRDefault="006E5472" w:rsidP="00A411BF">
      <w:pPr>
        <w:widowControl w:val="0"/>
        <w:autoSpaceDE w:val="0"/>
        <w:autoSpaceDN w:val="0"/>
        <w:adjustRightInd w:val="0"/>
        <w:spacing w:after="0"/>
        <w:ind w:right="45" w:firstLine="0"/>
        <w:rPr>
          <w:rFonts w:ascii="Times New Roman" w:hAnsi="Times New Roman"/>
          <w:sz w:val="20"/>
          <w:szCs w:val="20"/>
        </w:rPr>
      </w:pPr>
      <w:r>
        <w:rPr>
          <w:rFonts w:ascii="Times New Roman" w:hAnsi="Times New Roman"/>
          <w:sz w:val="20"/>
          <w:szCs w:val="20"/>
        </w:rPr>
        <w:t>Douglas 31533</w:t>
      </w:r>
    </w:p>
    <w:p w:rsidR="006E5472" w:rsidRDefault="006E5472" w:rsidP="00A411BF">
      <w:pPr>
        <w:widowControl w:val="0"/>
        <w:autoSpaceDE w:val="0"/>
        <w:autoSpaceDN w:val="0"/>
        <w:adjustRightInd w:val="0"/>
        <w:spacing w:after="0"/>
        <w:ind w:right="45" w:firstLine="322"/>
        <w:rPr>
          <w:rFonts w:ascii="Times New Roman" w:hAnsi="Times New Roman"/>
          <w:sz w:val="20"/>
          <w:szCs w:val="20"/>
        </w:rPr>
      </w:pPr>
      <w:r>
        <w:rPr>
          <w:rFonts w:ascii="Times New Roman" w:hAnsi="Times New Roman"/>
          <w:sz w:val="20"/>
          <w:szCs w:val="20"/>
        </w:rPr>
        <w:t>South Geo</w:t>
      </w:r>
      <w:r>
        <w:rPr>
          <w:rFonts w:ascii="Times New Roman" w:hAnsi="Times New Roman"/>
          <w:spacing w:val="-4"/>
          <w:sz w:val="20"/>
          <w:szCs w:val="20"/>
        </w:rPr>
        <w:t>r</w:t>
      </w:r>
      <w:r>
        <w:rPr>
          <w:rFonts w:ascii="Times New Roman" w:hAnsi="Times New Roman"/>
          <w:sz w:val="20"/>
          <w:szCs w:val="20"/>
        </w:rPr>
        <w:t>gia College - H;</w:t>
      </w:r>
      <w:r>
        <w:rPr>
          <w:rFonts w:ascii="Times New Roman" w:hAnsi="Times New Roman"/>
          <w:spacing w:val="-11"/>
          <w:sz w:val="20"/>
          <w:szCs w:val="20"/>
        </w:rPr>
        <w:t xml:space="preserve"> </w:t>
      </w:r>
      <w:r>
        <w:rPr>
          <w:rFonts w:ascii="Times New Roman" w:hAnsi="Times New Roman"/>
          <w:sz w:val="20"/>
          <w:szCs w:val="20"/>
        </w:rPr>
        <w:t>A Gainesville 30503</w:t>
      </w:r>
    </w:p>
    <w:p w:rsidR="006E5472" w:rsidRDefault="006E5472" w:rsidP="00A411BF">
      <w:pPr>
        <w:widowControl w:val="0"/>
        <w:autoSpaceDE w:val="0"/>
        <w:autoSpaceDN w:val="0"/>
        <w:adjustRightInd w:val="0"/>
        <w:spacing w:after="0"/>
        <w:ind w:right="45" w:firstLine="322"/>
        <w:rPr>
          <w:rFonts w:ascii="Times New Roman" w:hAnsi="Times New Roman"/>
          <w:sz w:val="20"/>
          <w:szCs w:val="20"/>
        </w:rPr>
      </w:pPr>
      <w:r>
        <w:rPr>
          <w:rFonts w:ascii="Times New Roman" w:hAnsi="Times New Roman"/>
          <w:sz w:val="20"/>
          <w:szCs w:val="20"/>
        </w:rPr>
        <w:t>Gainesville College -</w:t>
      </w:r>
      <w:r>
        <w:rPr>
          <w:rFonts w:ascii="Times New Roman" w:hAnsi="Times New Roman"/>
          <w:spacing w:val="-11"/>
          <w:sz w:val="20"/>
          <w:szCs w:val="20"/>
        </w:rPr>
        <w:t xml:space="preserve"> </w:t>
      </w:r>
      <w:r>
        <w:rPr>
          <w:rFonts w:ascii="Times New Roman" w:hAnsi="Times New Roman"/>
          <w:sz w:val="20"/>
          <w:szCs w:val="20"/>
        </w:rPr>
        <w:t xml:space="preserve">A </w:t>
      </w:r>
    </w:p>
    <w:p w:rsidR="006E5472" w:rsidRDefault="006E5472" w:rsidP="00A411BF">
      <w:pPr>
        <w:widowControl w:val="0"/>
        <w:autoSpaceDE w:val="0"/>
        <w:autoSpaceDN w:val="0"/>
        <w:adjustRightInd w:val="0"/>
        <w:spacing w:after="0"/>
        <w:ind w:right="45" w:firstLine="0"/>
        <w:rPr>
          <w:rFonts w:ascii="Times New Roman" w:hAnsi="Times New Roman"/>
          <w:sz w:val="20"/>
          <w:szCs w:val="20"/>
        </w:rPr>
      </w:pPr>
      <w:r>
        <w:rPr>
          <w:rFonts w:ascii="Times New Roman" w:hAnsi="Times New Roman"/>
          <w:sz w:val="20"/>
          <w:szCs w:val="20"/>
        </w:rPr>
        <w:t>Macon 31297</w:t>
      </w:r>
    </w:p>
    <w:p w:rsidR="006E5472" w:rsidRDefault="006E5472" w:rsidP="00A411BF">
      <w:pPr>
        <w:widowControl w:val="0"/>
        <w:autoSpaceDE w:val="0"/>
        <w:autoSpaceDN w:val="0"/>
        <w:adjustRightInd w:val="0"/>
        <w:spacing w:after="0"/>
        <w:ind w:right="45" w:firstLine="322"/>
        <w:rPr>
          <w:rFonts w:ascii="Times New Roman" w:hAnsi="Times New Roman"/>
          <w:sz w:val="20"/>
          <w:szCs w:val="20"/>
        </w:rPr>
      </w:pPr>
      <w:r>
        <w:rPr>
          <w:rFonts w:ascii="Times New Roman" w:hAnsi="Times New Roman"/>
          <w:sz w:val="20"/>
          <w:szCs w:val="20"/>
        </w:rPr>
        <w:t>Macon State College -</w:t>
      </w:r>
      <w:r>
        <w:rPr>
          <w:rFonts w:ascii="Times New Roman" w:hAnsi="Times New Roman"/>
          <w:spacing w:val="-11"/>
          <w:sz w:val="20"/>
          <w:szCs w:val="20"/>
        </w:rPr>
        <w:t xml:space="preserve"> </w:t>
      </w:r>
      <w:r>
        <w:rPr>
          <w:rFonts w:ascii="Times New Roman" w:hAnsi="Times New Roman"/>
          <w:sz w:val="20"/>
          <w:szCs w:val="20"/>
        </w:rPr>
        <w:t xml:space="preserve">A; B </w:t>
      </w:r>
    </w:p>
    <w:p w:rsidR="006E5472" w:rsidRDefault="006E5472" w:rsidP="00A411BF">
      <w:pPr>
        <w:widowControl w:val="0"/>
        <w:autoSpaceDE w:val="0"/>
        <w:autoSpaceDN w:val="0"/>
        <w:adjustRightInd w:val="0"/>
        <w:spacing w:after="0"/>
        <w:ind w:right="45" w:firstLine="0"/>
        <w:rPr>
          <w:rFonts w:ascii="Times New Roman" w:hAnsi="Times New Roman"/>
          <w:sz w:val="20"/>
          <w:szCs w:val="20"/>
        </w:rPr>
      </w:pPr>
      <w:r>
        <w:rPr>
          <w:rFonts w:ascii="Times New Roman" w:hAnsi="Times New Roman"/>
          <w:sz w:val="20"/>
          <w:szCs w:val="20"/>
        </w:rPr>
        <w:t>Rome 30163</w:t>
      </w:r>
    </w:p>
    <w:p w:rsidR="006E5472" w:rsidRDefault="006E5472" w:rsidP="00A411BF">
      <w:pPr>
        <w:widowControl w:val="0"/>
        <w:autoSpaceDE w:val="0"/>
        <w:autoSpaceDN w:val="0"/>
        <w:adjustRightInd w:val="0"/>
        <w:spacing w:after="0"/>
        <w:ind w:right="45" w:firstLine="322"/>
        <w:rPr>
          <w:rFonts w:ascii="Times New Roman" w:hAnsi="Times New Roman"/>
          <w:sz w:val="20"/>
          <w:szCs w:val="20"/>
        </w:rPr>
      </w:pPr>
      <w:r>
        <w:rPr>
          <w:rFonts w:ascii="Times New Roman" w:hAnsi="Times New Roman"/>
          <w:sz w:val="20"/>
          <w:szCs w:val="20"/>
        </w:rPr>
        <w:t>Floyd College -</w:t>
      </w:r>
      <w:r>
        <w:rPr>
          <w:rFonts w:ascii="Times New Roman" w:hAnsi="Times New Roman"/>
          <w:spacing w:val="-11"/>
          <w:sz w:val="20"/>
          <w:szCs w:val="20"/>
        </w:rPr>
        <w:t xml:space="preserve"> </w:t>
      </w:r>
      <w:r>
        <w:rPr>
          <w:rFonts w:ascii="Times New Roman" w:hAnsi="Times New Roman"/>
          <w:sz w:val="20"/>
          <w:szCs w:val="20"/>
        </w:rPr>
        <w:t xml:space="preserve">A </w:t>
      </w:r>
    </w:p>
    <w:p w:rsidR="006E5472" w:rsidRDefault="006E5472" w:rsidP="00A411BF">
      <w:pPr>
        <w:widowControl w:val="0"/>
        <w:autoSpaceDE w:val="0"/>
        <w:autoSpaceDN w:val="0"/>
        <w:adjustRightInd w:val="0"/>
        <w:spacing w:after="0"/>
        <w:ind w:right="45" w:firstLine="0"/>
        <w:rPr>
          <w:rFonts w:ascii="Times New Roman" w:hAnsi="Times New Roman"/>
          <w:sz w:val="20"/>
          <w:szCs w:val="20"/>
        </w:rPr>
      </w:pPr>
      <w:r>
        <w:rPr>
          <w:rFonts w:ascii="Times New Roman" w:hAnsi="Times New Roman"/>
          <w:sz w:val="20"/>
          <w:szCs w:val="20"/>
        </w:rPr>
        <w:t>Swainsboro</w:t>
      </w:r>
    </w:p>
    <w:p w:rsidR="006E5472" w:rsidRDefault="006E5472" w:rsidP="00A411BF">
      <w:pPr>
        <w:widowControl w:val="0"/>
        <w:autoSpaceDE w:val="0"/>
        <w:autoSpaceDN w:val="0"/>
        <w:adjustRightInd w:val="0"/>
        <w:spacing w:after="0"/>
        <w:ind w:right="45" w:firstLine="322"/>
        <w:rPr>
          <w:rFonts w:ascii="Times New Roman" w:hAnsi="Times New Roman"/>
          <w:sz w:val="20"/>
          <w:szCs w:val="20"/>
        </w:rPr>
      </w:pPr>
      <w:r>
        <w:rPr>
          <w:rFonts w:ascii="Times New Roman" w:hAnsi="Times New Roman"/>
          <w:sz w:val="20"/>
          <w:szCs w:val="20"/>
        </w:rPr>
        <w:t>East Geo</w:t>
      </w:r>
      <w:r>
        <w:rPr>
          <w:rFonts w:ascii="Times New Roman" w:hAnsi="Times New Roman"/>
          <w:spacing w:val="-4"/>
          <w:sz w:val="20"/>
          <w:szCs w:val="20"/>
        </w:rPr>
        <w:t>r</w:t>
      </w:r>
      <w:r>
        <w:rPr>
          <w:rFonts w:ascii="Times New Roman" w:hAnsi="Times New Roman"/>
          <w:sz w:val="20"/>
          <w:szCs w:val="20"/>
        </w:rPr>
        <w:t>gia College -</w:t>
      </w:r>
      <w:r>
        <w:rPr>
          <w:rFonts w:ascii="Times New Roman" w:hAnsi="Times New Roman"/>
          <w:spacing w:val="-11"/>
          <w:sz w:val="20"/>
          <w:szCs w:val="20"/>
        </w:rPr>
        <w:t xml:space="preserve"> </w:t>
      </w:r>
      <w:r>
        <w:rPr>
          <w:rFonts w:ascii="Times New Roman" w:hAnsi="Times New Roman"/>
          <w:sz w:val="20"/>
          <w:szCs w:val="20"/>
        </w:rPr>
        <w:t xml:space="preserve">A </w:t>
      </w:r>
    </w:p>
    <w:p w:rsidR="006E5472" w:rsidRDefault="006E5472" w:rsidP="00A411BF">
      <w:pPr>
        <w:widowControl w:val="0"/>
        <w:autoSpaceDE w:val="0"/>
        <w:autoSpaceDN w:val="0"/>
        <w:adjustRightInd w:val="0"/>
        <w:spacing w:after="0"/>
        <w:ind w:right="45" w:firstLine="0"/>
        <w:rPr>
          <w:rFonts w:ascii="Times New Roman" w:hAnsi="Times New Roman"/>
          <w:sz w:val="20"/>
          <w:szCs w:val="20"/>
        </w:rPr>
      </w:pPr>
      <w:r>
        <w:rPr>
          <w:rFonts w:ascii="Times New Roman" w:hAnsi="Times New Roman"/>
          <w:spacing w:val="-7"/>
          <w:sz w:val="20"/>
          <w:szCs w:val="20"/>
        </w:rPr>
        <w:t>T</w:t>
      </w:r>
      <w:r>
        <w:rPr>
          <w:rFonts w:ascii="Times New Roman" w:hAnsi="Times New Roman"/>
          <w:sz w:val="20"/>
          <w:szCs w:val="20"/>
        </w:rPr>
        <w:t>ifton</w:t>
      </w:r>
    </w:p>
    <w:p w:rsidR="006E5472" w:rsidRDefault="006E5472" w:rsidP="00A411BF">
      <w:pPr>
        <w:widowControl w:val="0"/>
        <w:autoSpaceDE w:val="0"/>
        <w:autoSpaceDN w:val="0"/>
        <w:adjustRightInd w:val="0"/>
        <w:spacing w:after="0"/>
        <w:ind w:right="45" w:firstLine="322"/>
        <w:rPr>
          <w:rFonts w:ascii="Times New Roman" w:hAnsi="Times New Roman"/>
          <w:sz w:val="20"/>
          <w:szCs w:val="20"/>
        </w:rPr>
      </w:pPr>
      <w:r>
        <w:rPr>
          <w:rFonts w:ascii="Times New Roman" w:hAnsi="Times New Roman"/>
          <w:sz w:val="20"/>
          <w:szCs w:val="20"/>
        </w:rPr>
        <w:t>Abraham Baldwin</w:t>
      </w:r>
      <w:r>
        <w:rPr>
          <w:rFonts w:ascii="Times New Roman" w:hAnsi="Times New Roman"/>
          <w:spacing w:val="-11"/>
          <w:sz w:val="20"/>
          <w:szCs w:val="20"/>
        </w:rPr>
        <w:t xml:space="preserve"> </w:t>
      </w:r>
      <w:r>
        <w:rPr>
          <w:rFonts w:ascii="Times New Roman" w:hAnsi="Times New Roman"/>
          <w:sz w:val="20"/>
          <w:szCs w:val="20"/>
        </w:rPr>
        <w:t>Agricultural College -H;</w:t>
      </w:r>
      <w:r>
        <w:rPr>
          <w:rFonts w:ascii="Times New Roman" w:hAnsi="Times New Roman"/>
          <w:spacing w:val="-11"/>
          <w:sz w:val="20"/>
          <w:szCs w:val="20"/>
        </w:rPr>
        <w:t xml:space="preserve"> </w:t>
      </w:r>
      <w:r>
        <w:rPr>
          <w:rFonts w:ascii="Times New Roman" w:hAnsi="Times New Roman"/>
          <w:sz w:val="20"/>
          <w:szCs w:val="20"/>
        </w:rPr>
        <w:t xml:space="preserve">A </w:t>
      </w:r>
      <w:r>
        <w:rPr>
          <w:rFonts w:ascii="Times New Roman" w:hAnsi="Times New Roman"/>
          <w:spacing w:val="-16"/>
          <w:sz w:val="20"/>
          <w:szCs w:val="20"/>
        </w:rPr>
        <w:t>W</w:t>
      </w:r>
      <w:r>
        <w:rPr>
          <w:rFonts w:ascii="Times New Roman" w:hAnsi="Times New Roman"/>
          <w:sz w:val="20"/>
          <w:szCs w:val="20"/>
        </w:rPr>
        <w:t>aycross</w:t>
      </w:r>
    </w:p>
    <w:p w:rsidR="006E5472" w:rsidRDefault="006E5472" w:rsidP="00A411BF">
      <w:pPr>
        <w:widowControl w:val="0"/>
        <w:autoSpaceDE w:val="0"/>
        <w:autoSpaceDN w:val="0"/>
        <w:adjustRightInd w:val="0"/>
        <w:spacing w:after="0"/>
        <w:ind w:firstLine="322"/>
        <w:rPr>
          <w:rFonts w:ascii="Times New Roman" w:hAnsi="Times New Roman"/>
          <w:sz w:val="20"/>
          <w:szCs w:val="20"/>
        </w:rPr>
      </w:pPr>
      <w:r>
        <w:rPr>
          <w:rFonts w:ascii="Times New Roman" w:hAnsi="Times New Roman"/>
          <w:spacing w:val="-16"/>
          <w:sz w:val="20"/>
          <w:szCs w:val="20"/>
        </w:rPr>
        <w:t>W</w:t>
      </w:r>
      <w:r>
        <w:rPr>
          <w:rFonts w:ascii="Times New Roman" w:hAnsi="Times New Roman"/>
          <w:sz w:val="20"/>
          <w:szCs w:val="20"/>
        </w:rPr>
        <w:t>aycross College -</w:t>
      </w:r>
      <w:r>
        <w:rPr>
          <w:rFonts w:ascii="Times New Roman" w:hAnsi="Times New Roman"/>
          <w:spacing w:val="-11"/>
          <w:sz w:val="20"/>
          <w:szCs w:val="20"/>
        </w:rPr>
        <w:t xml:space="preserve"> </w:t>
      </w:r>
      <w:r>
        <w:rPr>
          <w:rFonts w:ascii="Times New Roman" w:hAnsi="Times New Roman"/>
          <w:sz w:val="20"/>
          <w:szCs w:val="20"/>
        </w:rPr>
        <w:t>A</w:t>
      </w:r>
    </w:p>
    <w:p w:rsidR="006E5472" w:rsidRDefault="006E5472" w:rsidP="00A411BF">
      <w:pPr>
        <w:widowControl w:val="0"/>
        <w:autoSpaceDE w:val="0"/>
        <w:autoSpaceDN w:val="0"/>
        <w:adjustRightInd w:val="0"/>
        <w:spacing w:after="0"/>
        <w:rPr>
          <w:rFonts w:ascii="Times New Roman" w:hAnsi="Times New Roman"/>
          <w:sz w:val="13"/>
          <w:szCs w:val="13"/>
        </w:rPr>
      </w:pPr>
    </w:p>
    <w:p w:rsidR="006E5472" w:rsidRDefault="006E5472" w:rsidP="00A411BF">
      <w:pPr>
        <w:widowControl w:val="0"/>
        <w:autoSpaceDE w:val="0"/>
        <w:autoSpaceDN w:val="0"/>
        <w:adjustRightInd w:val="0"/>
        <w:spacing w:after="0"/>
        <w:rPr>
          <w:rFonts w:ascii="Times New Roman" w:hAnsi="Times New Roman"/>
          <w:sz w:val="20"/>
          <w:szCs w:val="20"/>
        </w:rPr>
      </w:pPr>
    </w:p>
    <w:p w:rsidR="006E5472" w:rsidRDefault="00B67D28" w:rsidP="006E5472">
      <w:pPr>
        <w:widowControl w:val="0"/>
        <w:autoSpaceDE w:val="0"/>
        <w:autoSpaceDN w:val="0"/>
        <w:adjustRightInd w:val="0"/>
        <w:spacing w:before="10" w:after="0" w:line="250" w:lineRule="auto"/>
        <w:ind w:left="485" w:right="2540"/>
        <w:jc w:val="both"/>
        <w:rPr>
          <w:rFonts w:ascii="Times New Roman" w:hAnsi="Times New Roman"/>
          <w:sz w:val="20"/>
          <w:szCs w:val="20"/>
        </w:rPr>
      </w:pPr>
      <w:r w:rsidRPr="00B67D28">
        <w:rPr>
          <w:noProof/>
        </w:rPr>
        <w:pict>
          <v:shape id="_x0000_s1823" type="#_x0000_t202" style="position:absolute;left:0;text-align:left;margin-left:0;margin-top:0;width:2in;height:2in;z-index:251869184;mso-wrap-style:none">
            <v:textbox style="mso-next-textbox:#_x0000_s1823;mso-fit-shape-to-text:t">
              <w:txbxContent>
                <w:p w:rsidR="00572BC6" w:rsidRPr="004B400E" w:rsidRDefault="00572BC6" w:rsidP="00A411BF">
                  <w:pPr>
                    <w:widowControl w:val="0"/>
                    <w:autoSpaceDE w:val="0"/>
                    <w:autoSpaceDN w:val="0"/>
                    <w:adjustRightInd w:val="0"/>
                    <w:spacing w:after="0"/>
                    <w:ind w:left="90" w:firstLine="0"/>
                    <w:rPr>
                      <w:rFonts w:ascii="Impact" w:hAnsi="Impact" w:cs="Impact"/>
                      <w:color w:val="808080" w:themeColor="background1" w:themeShade="80"/>
                      <w:sz w:val="32"/>
                      <w:szCs w:val="32"/>
                    </w:rPr>
                  </w:pPr>
                  <w:r w:rsidRPr="004B400E">
                    <w:rPr>
                      <w:rFonts w:ascii="Impact" w:hAnsi="Impact" w:cs="Impact"/>
                      <w:color w:val="808080" w:themeColor="background1" w:themeShade="80"/>
                      <w:spacing w:val="-2"/>
                      <w:sz w:val="32"/>
                      <w:szCs w:val="32"/>
                    </w:rPr>
                    <w:t>K</w:t>
                  </w:r>
                  <w:r w:rsidRPr="004B400E">
                    <w:rPr>
                      <w:rFonts w:ascii="Impact" w:hAnsi="Impact" w:cs="Impact"/>
                      <w:color w:val="808080" w:themeColor="background1" w:themeShade="80"/>
                      <w:spacing w:val="2"/>
                      <w:sz w:val="32"/>
                      <w:szCs w:val="32"/>
                    </w:rPr>
                    <w:t>E</w:t>
                  </w:r>
                  <w:r w:rsidRPr="004B400E">
                    <w:rPr>
                      <w:rFonts w:ascii="Impact" w:hAnsi="Impact" w:cs="Impact"/>
                      <w:color w:val="808080" w:themeColor="background1" w:themeShade="80"/>
                      <w:sz w:val="32"/>
                      <w:szCs w:val="32"/>
                    </w:rPr>
                    <w:t>Y</w:t>
                  </w:r>
                </w:p>
                <w:p w:rsidR="00572BC6" w:rsidRDefault="00572BC6" w:rsidP="00A411BF">
                  <w:pPr>
                    <w:widowControl w:val="0"/>
                    <w:autoSpaceDE w:val="0"/>
                    <w:autoSpaceDN w:val="0"/>
                    <w:adjustRightInd w:val="0"/>
                    <w:spacing w:after="0"/>
                    <w:rPr>
                      <w:rFonts w:ascii="Impact" w:hAnsi="Impact" w:cs="Impact"/>
                      <w:sz w:val="26"/>
                      <w:szCs w:val="26"/>
                    </w:rPr>
                  </w:pPr>
                </w:p>
                <w:p w:rsidR="00572BC6" w:rsidRDefault="00572BC6" w:rsidP="00A411BF">
                  <w:pPr>
                    <w:widowControl w:val="0"/>
                    <w:autoSpaceDE w:val="0"/>
                    <w:autoSpaceDN w:val="0"/>
                    <w:adjustRightInd w:val="0"/>
                    <w:spacing w:after="0"/>
                    <w:ind w:left="245" w:firstLine="25"/>
                    <w:rPr>
                      <w:rFonts w:ascii="Times New Roman" w:hAnsi="Times New Roman"/>
                      <w:sz w:val="20"/>
                      <w:szCs w:val="20"/>
                    </w:rPr>
                  </w:pPr>
                  <w:r>
                    <w:rPr>
                      <w:rFonts w:ascii="Times New Roman" w:hAnsi="Times New Roman"/>
                      <w:sz w:val="20"/>
                      <w:szCs w:val="20"/>
                    </w:rPr>
                    <w:t>H-On Campus Student Housing facilities</w:t>
                  </w:r>
                </w:p>
                <w:p w:rsidR="00572BC6" w:rsidRDefault="00572BC6" w:rsidP="00A411BF">
                  <w:pPr>
                    <w:widowControl w:val="0"/>
                    <w:autoSpaceDE w:val="0"/>
                    <w:autoSpaceDN w:val="0"/>
                    <w:adjustRightInd w:val="0"/>
                    <w:spacing w:after="0"/>
                    <w:ind w:firstLine="25"/>
                    <w:rPr>
                      <w:rFonts w:ascii="Times New Roman" w:hAnsi="Times New Roman"/>
                      <w:sz w:val="24"/>
                      <w:szCs w:val="24"/>
                    </w:rPr>
                  </w:pPr>
                </w:p>
                <w:p w:rsidR="00572BC6" w:rsidRDefault="00572BC6" w:rsidP="00A411BF">
                  <w:pPr>
                    <w:widowControl w:val="0"/>
                    <w:autoSpaceDE w:val="0"/>
                    <w:autoSpaceDN w:val="0"/>
                    <w:adjustRightInd w:val="0"/>
                    <w:spacing w:after="0"/>
                    <w:ind w:left="207" w:firstLine="25"/>
                    <w:rPr>
                      <w:rFonts w:ascii="Times New Roman" w:hAnsi="Times New Roman"/>
                      <w:sz w:val="20"/>
                      <w:szCs w:val="20"/>
                    </w:rPr>
                  </w:pPr>
                  <w:r>
                    <w:rPr>
                      <w:rFonts w:ascii="Times New Roman" w:hAnsi="Times New Roman"/>
                      <w:b/>
                      <w:bCs/>
                      <w:sz w:val="20"/>
                      <w:szCs w:val="20"/>
                    </w:rPr>
                    <w:t>Deg</w:t>
                  </w:r>
                  <w:r>
                    <w:rPr>
                      <w:rFonts w:ascii="Times New Roman" w:hAnsi="Times New Roman"/>
                      <w:b/>
                      <w:bCs/>
                      <w:spacing w:val="-4"/>
                      <w:sz w:val="20"/>
                      <w:szCs w:val="20"/>
                    </w:rPr>
                    <w:t>r</w:t>
                  </w:r>
                  <w:r>
                    <w:rPr>
                      <w:rFonts w:ascii="Times New Roman" w:hAnsi="Times New Roman"/>
                      <w:b/>
                      <w:bCs/>
                      <w:sz w:val="20"/>
                      <w:szCs w:val="20"/>
                    </w:rPr>
                    <w:t>ees</w:t>
                  </w:r>
                  <w:r>
                    <w:rPr>
                      <w:rFonts w:ascii="Times New Roman" w:hAnsi="Times New Roman"/>
                      <w:b/>
                      <w:bCs/>
                      <w:spacing w:val="-11"/>
                      <w:sz w:val="20"/>
                      <w:szCs w:val="20"/>
                    </w:rPr>
                    <w:t xml:space="preserve"> </w:t>
                  </w:r>
                  <w:r>
                    <w:rPr>
                      <w:rFonts w:ascii="Times New Roman" w:hAnsi="Times New Roman"/>
                      <w:b/>
                      <w:bCs/>
                      <w:spacing w:val="-15"/>
                      <w:sz w:val="20"/>
                      <w:szCs w:val="20"/>
                    </w:rPr>
                    <w:t>A</w:t>
                  </w:r>
                  <w:r>
                    <w:rPr>
                      <w:rFonts w:ascii="Times New Roman" w:hAnsi="Times New Roman"/>
                      <w:b/>
                      <w:bCs/>
                      <w:sz w:val="20"/>
                      <w:szCs w:val="20"/>
                    </w:rPr>
                    <w:t>warded:</w:t>
                  </w:r>
                </w:p>
                <w:p w:rsidR="00572BC6" w:rsidRDefault="00572BC6" w:rsidP="00A411BF">
                  <w:pPr>
                    <w:widowControl w:val="0"/>
                    <w:autoSpaceDE w:val="0"/>
                    <w:autoSpaceDN w:val="0"/>
                    <w:adjustRightInd w:val="0"/>
                    <w:spacing w:after="0"/>
                    <w:ind w:left="485" w:firstLine="25"/>
                    <w:jc w:val="both"/>
                    <w:rPr>
                      <w:rFonts w:ascii="Times New Roman" w:hAnsi="Times New Roman"/>
                      <w:sz w:val="20"/>
                      <w:szCs w:val="20"/>
                    </w:rPr>
                  </w:pPr>
                  <w:r>
                    <w:rPr>
                      <w:rFonts w:ascii="Times New Roman" w:hAnsi="Times New Roman"/>
                      <w:sz w:val="20"/>
                      <w:szCs w:val="20"/>
                    </w:rPr>
                    <w:t>A-Associates</w:t>
                  </w:r>
                </w:p>
                <w:p w:rsidR="00572BC6" w:rsidRDefault="00572BC6" w:rsidP="00A411BF">
                  <w:pPr>
                    <w:widowControl w:val="0"/>
                    <w:autoSpaceDE w:val="0"/>
                    <w:autoSpaceDN w:val="0"/>
                    <w:adjustRightInd w:val="0"/>
                    <w:spacing w:after="0"/>
                    <w:ind w:left="485" w:firstLine="25"/>
                    <w:jc w:val="both"/>
                    <w:rPr>
                      <w:rFonts w:ascii="Times New Roman" w:hAnsi="Times New Roman"/>
                      <w:sz w:val="20"/>
                      <w:szCs w:val="20"/>
                    </w:rPr>
                  </w:pPr>
                  <w:r>
                    <w:rPr>
                      <w:rFonts w:ascii="Times New Roman" w:hAnsi="Times New Roman"/>
                      <w:sz w:val="20"/>
                      <w:szCs w:val="20"/>
                    </w:rPr>
                    <w:t>B-Bachelor's</w:t>
                  </w:r>
                </w:p>
                <w:p w:rsidR="00572BC6" w:rsidRDefault="00572BC6" w:rsidP="00A411BF">
                  <w:pPr>
                    <w:widowControl w:val="0"/>
                    <w:autoSpaceDE w:val="0"/>
                    <w:autoSpaceDN w:val="0"/>
                    <w:adjustRightInd w:val="0"/>
                    <w:spacing w:after="0"/>
                    <w:ind w:left="485" w:firstLine="25"/>
                    <w:jc w:val="both"/>
                    <w:rPr>
                      <w:rFonts w:ascii="Times New Roman" w:hAnsi="Times New Roman"/>
                      <w:sz w:val="20"/>
                      <w:szCs w:val="20"/>
                    </w:rPr>
                  </w:pPr>
                  <w:r>
                    <w:rPr>
                      <w:rFonts w:ascii="Times New Roman" w:hAnsi="Times New Roman"/>
                      <w:sz w:val="20"/>
                      <w:szCs w:val="20"/>
                    </w:rPr>
                    <w:t>J-Juris Doctor</w:t>
                  </w:r>
                </w:p>
                <w:p w:rsidR="00572BC6" w:rsidRDefault="00572BC6" w:rsidP="00A411BF">
                  <w:pPr>
                    <w:widowControl w:val="0"/>
                    <w:autoSpaceDE w:val="0"/>
                    <w:autoSpaceDN w:val="0"/>
                    <w:adjustRightInd w:val="0"/>
                    <w:spacing w:after="0"/>
                    <w:ind w:left="485" w:firstLine="25"/>
                    <w:jc w:val="both"/>
                    <w:rPr>
                      <w:rFonts w:ascii="Times New Roman" w:hAnsi="Times New Roman"/>
                      <w:sz w:val="20"/>
                      <w:szCs w:val="20"/>
                    </w:rPr>
                  </w:pPr>
                  <w:r>
                    <w:rPr>
                      <w:rFonts w:ascii="Times New Roman" w:hAnsi="Times New Roman"/>
                      <w:sz w:val="20"/>
                      <w:szCs w:val="20"/>
                    </w:rPr>
                    <w:t>M-Master's</w:t>
                  </w:r>
                </w:p>
                <w:p w:rsidR="00572BC6" w:rsidRDefault="00572BC6" w:rsidP="00A411BF">
                  <w:pPr>
                    <w:widowControl w:val="0"/>
                    <w:autoSpaceDE w:val="0"/>
                    <w:autoSpaceDN w:val="0"/>
                    <w:adjustRightInd w:val="0"/>
                    <w:spacing w:after="0"/>
                    <w:ind w:left="485" w:firstLine="25"/>
                    <w:jc w:val="both"/>
                    <w:rPr>
                      <w:rFonts w:ascii="Times New Roman" w:hAnsi="Times New Roman"/>
                      <w:sz w:val="20"/>
                      <w:szCs w:val="20"/>
                    </w:rPr>
                  </w:pPr>
                  <w:r>
                    <w:rPr>
                      <w:rFonts w:ascii="Times New Roman" w:hAnsi="Times New Roman"/>
                      <w:sz w:val="20"/>
                      <w:szCs w:val="20"/>
                    </w:rPr>
                    <w:t>S-Specialist in Education</w:t>
                  </w:r>
                </w:p>
                <w:p w:rsidR="00572BC6" w:rsidRDefault="00572BC6" w:rsidP="00A411BF">
                  <w:pPr>
                    <w:widowControl w:val="0"/>
                    <w:autoSpaceDE w:val="0"/>
                    <w:autoSpaceDN w:val="0"/>
                    <w:adjustRightInd w:val="0"/>
                    <w:spacing w:after="0"/>
                    <w:ind w:left="485" w:firstLine="25"/>
                    <w:jc w:val="both"/>
                    <w:rPr>
                      <w:rFonts w:ascii="Times New Roman" w:hAnsi="Times New Roman"/>
                      <w:sz w:val="20"/>
                      <w:szCs w:val="20"/>
                    </w:rPr>
                  </w:pPr>
                  <w:r>
                    <w:rPr>
                      <w:rFonts w:ascii="Times New Roman" w:hAnsi="Times New Roman"/>
                      <w:sz w:val="20"/>
                      <w:szCs w:val="20"/>
                    </w:rPr>
                    <w:t>D-Doctor's</w:t>
                  </w:r>
                </w:p>
                <w:p w:rsidR="00572BC6" w:rsidRPr="00353FF1" w:rsidRDefault="00572BC6" w:rsidP="00F677A9">
                  <w:pPr>
                    <w:widowControl w:val="0"/>
                    <w:autoSpaceDE w:val="0"/>
                    <w:autoSpaceDN w:val="0"/>
                    <w:adjustRightInd w:val="0"/>
                    <w:spacing w:after="0"/>
                    <w:ind w:left="485" w:firstLine="25"/>
                    <w:jc w:val="both"/>
                    <w:rPr>
                      <w:rFonts w:ascii="Times New Roman" w:hAnsi="Times New Roman"/>
                      <w:sz w:val="20"/>
                      <w:szCs w:val="20"/>
                    </w:rPr>
                  </w:pPr>
                  <w:r>
                    <w:rPr>
                      <w:rFonts w:ascii="Times New Roman" w:hAnsi="Times New Roman"/>
                      <w:sz w:val="20"/>
                      <w:szCs w:val="20"/>
                    </w:rPr>
                    <w:t>cD-Doctor's o</w:t>
                  </w:r>
                  <w:r>
                    <w:rPr>
                      <w:rFonts w:ascii="Times New Roman" w:hAnsi="Times New Roman"/>
                      <w:spacing w:val="-4"/>
                      <w:sz w:val="20"/>
                      <w:szCs w:val="20"/>
                    </w:rPr>
                    <w:t>f</w:t>
                  </w:r>
                  <w:r>
                    <w:rPr>
                      <w:rFonts w:ascii="Times New Roman" w:hAnsi="Times New Roman"/>
                      <w:sz w:val="20"/>
                      <w:szCs w:val="20"/>
                    </w:rPr>
                    <w:t>fered in cooperation with a University System universit</w:t>
                  </w:r>
                  <w:r>
                    <w:rPr>
                      <w:rFonts w:ascii="Times New Roman" w:hAnsi="Times New Roman"/>
                      <w:spacing w:val="-13"/>
                      <w:sz w:val="20"/>
                      <w:szCs w:val="20"/>
                    </w:rPr>
                    <w:t>y</w:t>
                  </w:r>
                  <w:r>
                    <w:rPr>
                      <w:rFonts w:ascii="Times New Roman" w:hAnsi="Times New Roman"/>
                      <w:sz w:val="20"/>
                      <w:szCs w:val="20"/>
                    </w:rPr>
                    <w:t>, with degree awarded by the university</w:t>
                  </w:r>
                </w:p>
              </w:txbxContent>
            </v:textbox>
            <w10:wrap type="square"/>
          </v:shape>
        </w:pict>
      </w:r>
    </w:p>
    <w:p w:rsidR="00A411BF" w:rsidRDefault="00A411BF" w:rsidP="006E5472">
      <w:pPr>
        <w:widowControl w:val="0"/>
        <w:autoSpaceDE w:val="0"/>
        <w:autoSpaceDN w:val="0"/>
        <w:adjustRightInd w:val="0"/>
        <w:spacing w:before="10" w:after="0" w:line="250" w:lineRule="auto"/>
        <w:ind w:left="485" w:right="2540"/>
        <w:jc w:val="both"/>
        <w:rPr>
          <w:rFonts w:ascii="Times New Roman" w:hAnsi="Times New Roman"/>
          <w:sz w:val="20"/>
          <w:szCs w:val="20"/>
        </w:rPr>
      </w:pPr>
    </w:p>
    <w:p w:rsidR="00A411BF" w:rsidRDefault="00A411BF" w:rsidP="006E5472">
      <w:pPr>
        <w:widowControl w:val="0"/>
        <w:autoSpaceDE w:val="0"/>
        <w:autoSpaceDN w:val="0"/>
        <w:adjustRightInd w:val="0"/>
        <w:spacing w:before="10" w:after="0" w:line="250" w:lineRule="auto"/>
        <w:ind w:left="485" w:right="2540"/>
        <w:jc w:val="both"/>
        <w:rPr>
          <w:rFonts w:ascii="Times New Roman" w:hAnsi="Times New Roman"/>
          <w:sz w:val="20"/>
          <w:szCs w:val="20"/>
        </w:rPr>
      </w:pPr>
    </w:p>
    <w:p w:rsidR="00A411BF" w:rsidRDefault="00A411BF" w:rsidP="006E5472">
      <w:pPr>
        <w:widowControl w:val="0"/>
        <w:autoSpaceDE w:val="0"/>
        <w:autoSpaceDN w:val="0"/>
        <w:adjustRightInd w:val="0"/>
        <w:spacing w:before="10" w:after="0" w:line="250" w:lineRule="auto"/>
        <w:ind w:left="485" w:right="2540"/>
        <w:jc w:val="both"/>
        <w:rPr>
          <w:rFonts w:ascii="Times New Roman" w:hAnsi="Times New Roman"/>
          <w:sz w:val="20"/>
          <w:szCs w:val="20"/>
        </w:rPr>
      </w:pPr>
    </w:p>
    <w:p w:rsidR="00A411BF" w:rsidRDefault="00A411BF" w:rsidP="006E5472">
      <w:pPr>
        <w:widowControl w:val="0"/>
        <w:autoSpaceDE w:val="0"/>
        <w:autoSpaceDN w:val="0"/>
        <w:adjustRightInd w:val="0"/>
        <w:spacing w:before="10" w:after="0" w:line="250" w:lineRule="auto"/>
        <w:ind w:left="485" w:right="2540"/>
        <w:jc w:val="both"/>
        <w:rPr>
          <w:rFonts w:ascii="Times New Roman" w:hAnsi="Times New Roman"/>
          <w:sz w:val="20"/>
          <w:szCs w:val="20"/>
        </w:rPr>
      </w:pPr>
    </w:p>
    <w:p w:rsidR="00A411BF" w:rsidRDefault="00A411BF" w:rsidP="006E5472">
      <w:pPr>
        <w:widowControl w:val="0"/>
        <w:autoSpaceDE w:val="0"/>
        <w:autoSpaceDN w:val="0"/>
        <w:adjustRightInd w:val="0"/>
        <w:spacing w:before="10" w:after="0" w:line="250" w:lineRule="auto"/>
        <w:ind w:left="485" w:right="2540"/>
        <w:jc w:val="both"/>
        <w:rPr>
          <w:rFonts w:ascii="Times New Roman" w:hAnsi="Times New Roman"/>
          <w:sz w:val="20"/>
          <w:szCs w:val="20"/>
        </w:rPr>
      </w:pPr>
    </w:p>
    <w:p w:rsidR="00A411BF" w:rsidRDefault="00A411BF" w:rsidP="006E5472">
      <w:pPr>
        <w:widowControl w:val="0"/>
        <w:autoSpaceDE w:val="0"/>
        <w:autoSpaceDN w:val="0"/>
        <w:adjustRightInd w:val="0"/>
        <w:spacing w:before="10" w:after="0" w:line="250" w:lineRule="auto"/>
        <w:ind w:left="485" w:right="2540"/>
        <w:jc w:val="both"/>
        <w:rPr>
          <w:rFonts w:ascii="Times New Roman" w:hAnsi="Times New Roman"/>
          <w:sz w:val="20"/>
          <w:szCs w:val="20"/>
        </w:rPr>
      </w:pPr>
    </w:p>
    <w:p w:rsidR="00A411BF" w:rsidRDefault="00A411BF" w:rsidP="006E5472">
      <w:pPr>
        <w:widowControl w:val="0"/>
        <w:autoSpaceDE w:val="0"/>
        <w:autoSpaceDN w:val="0"/>
        <w:adjustRightInd w:val="0"/>
        <w:spacing w:before="10" w:after="0" w:line="250" w:lineRule="auto"/>
        <w:ind w:left="485" w:right="2540"/>
        <w:jc w:val="both"/>
        <w:rPr>
          <w:rFonts w:ascii="Times New Roman" w:hAnsi="Times New Roman"/>
          <w:sz w:val="20"/>
          <w:szCs w:val="20"/>
        </w:rPr>
      </w:pPr>
    </w:p>
    <w:p w:rsidR="00A411BF" w:rsidRDefault="00A411BF" w:rsidP="006E5472">
      <w:pPr>
        <w:widowControl w:val="0"/>
        <w:autoSpaceDE w:val="0"/>
        <w:autoSpaceDN w:val="0"/>
        <w:adjustRightInd w:val="0"/>
        <w:spacing w:before="10" w:after="0" w:line="250" w:lineRule="auto"/>
        <w:ind w:left="485" w:right="2540"/>
        <w:jc w:val="both"/>
        <w:rPr>
          <w:rFonts w:ascii="Times New Roman" w:hAnsi="Times New Roman"/>
          <w:sz w:val="20"/>
          <w:szCs w:val="20"/>
        </w:rPr>
      </w:pPr>
    </w:p>
    <w:p w:rsidR="00A411BF" w:rsidRDefault="00A411BF" w:rsidP="006E5472">
      <w:pPr>
        <w:widowControl w:val="0"/>
        <w:autoSpaceDE w:val="0"/>
        <w:autoSpaceDN w:val="0"/>
        <w:adjustRightInd w:val="0"/>
        <w:spacing w:before="10" w:after="0" w:line="250" w:lineRule="auto"/>
        <w:ind w:left="485" w:right="2540"/>
        <w:jc w:val="both"/>
        <w:rPr>
          <w:rFonts w:ascii="Times New Roman" w:hAnsi="Times New Roman"/>
          <w:sz w:val="20"/>
          <w:szCs w:val="20"/>
        </w:rPr>
      </w:pPr>
    </w:p>
    <w:p w:rsidR="00A411BF" w:rsidRDefault="00A411BF" w:rsidP="006E5472">
      <w:pPr>
        <w:widowControl w:val="0"/>
        <w:autoSpaceDE w:val="0"/>
        <w:autoSpaceDN w:val="0"/>
        <w:adjustRightInd w:val="0"/>
        <w:spacing w:before="10" w:after="0" w:line="250" w:lineRule="auto"/>
        <w:ind w:left="485" w:right="2540"/>
        <w:jc w:val="both"/>
        <w:rPr>
          <w:rFonts w:ascii="Times New Roman" w:hAnsi="Times New Roman"/>
          <w:sz w:val="20"/>
          <w:szCs w:val="20"/>
        </w:rPr>
      </w:pPr>
    </w:p>
    <w:p w:rsidR="00A411BF" w:rsidRDefault="00A411BF" w:rsidP="006E5472">
      <w:pPr>
        <w:widowControl w:val="0"/>
        <w:autoSpaceDE w:val="0"/>
        <w:autoSpaceDN w:val="0"/>
        <w:adjustRightInd w:val="0"/>
        <w:spacing w:before="10" w:after="0" w:line="250" w:lineRule="auto"/>
        <w:ind w:left="485" w:right="2540"/>
        <w:jc w:val="both"/>
        <w:rPr>
          <w:rFonts w:ascii="Times New Roman" w:hAnsi="Times New Roman"/>
          <w:sz w:val="20"/>
          <w:szCs w:val="20"/>
        </w:rPr>
        <w:sectPr w:rsidR="00A411BF" w:rsidSect="00DD3D7A">
          <w:headerReference w:type="even" r:id="rId85"/>
          <w:type w:val="continuous"/>
          <w:pgSz w:w="12240" w:h="15840"/>
          <w:pgMar w:top="240" w:right="1260" w:bottom="0" w:left="1620" w:header="720" w:footer="1065" w:gutter="0"/>
          <w:cols w:num="2" w:space="720" w:equalWidth="0">
            <w:col w:w="4545" w:space="630"/>
            <w:col w:w="4185"/>
          </w:cols>
          <w:noEndnote/>
        </w:sectPr>
      </w:pPr>
    </w:p>
    <w:p w:rsidR="006E5472" w:rsidRDefault="006E5472"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A411BF" w:rsidRDefault="00A411BF" w:rsidP="00A411BF">
      <w:pPr>
        <w:widowControl w:val="0"/>
        <w:tabs>
          <w:tab w:val="right" w:leader="dot" w:pos="90"/>
          <w:tab w:val="right" w:leader="dot" w:pos="8190"/>
        </w:tabs>
        <w:autoSpaceDE w:val="0"/>
        <w:autoSpaceDN w:val="0"/>
        <w:adjustRightInd w:val="0"/>
        <w:spacing w:before="26" w:after="0"/>
        <w:ind w:firstLine="0"/>
        <w:rPr>
          <w:rFonts w:ascii="Times New Roman" w:hAnsi="Times New Roman"/>
          <w:sz w:val="20"/>
          <w:szCs w:val="20"/>
        </w:rPr>
      </w:pPr>
      <w:r>
        <w:rPr>
          <w:rFonts w:ascii="Times New Roman" w:hAnsi="Times New Roman"/>
          <w:sz w:val="20"/>
          <w:szCs w:val="20"/>
        </w:rPr>
        <w:t>Academic Calendar</w:t>
      </w:r>
      <w:r>
        <w:rPr>
          <w:rFonts w:ascii="Times New Roman" w:hAnsi="Times New Roman"/>
          <w:spacing w:val="9"/>
          <w:sz w:val="20"/>
          <w:szCs w:val="20"/>
        </w:rPr>
        <w:t>s</w:t>
      </w:r>
      <w:r>
        <w:rPr>
          <w:rFonts w:ascii="Times New Roman" w:hAnsi="Times New Roman"/>
          <w:sz w:val="20"/>
          <w:szCs w:val="20"/>
        </w:rPr>
        <w:t>.......................................................................................................................</w:t>
      </w:r>
      <w:r>
        <w:rPr>
          <w:rFonts w:ascii="Times New Roman" w:hAnsi="Times New Roman"/>
          <w:sz w:val="20"/>
          <w:szCs w:val="20"/>
        </w:rPr>
        <w:tab/>
        <w:t>..7</w:t>
      </w:r>
    </w:p>
    <w:p w:rsidR="00A411BF" w:rsidRDefault="00A411BF" w:rsidP="00A411BF">
      <w:pPr>
        <w:widowControl w:val="0"/>
        <w:tabs>
          <w:tab w:val="left" w:pos="90"/>
          <w:tab w:val="right" w:leader="dot" w:pos="81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Degree Programs</w:t>
      </w:r>
      <w:r>
        <w:rPr>
          <w:rFonts w:ascii="Times New Roman" w:hAnsi="Times New Roman"/>
          <w:sz w:val="20"/>
          <w:szCs w:val="20"/>
        </w:rPr>
        <w:tab/>
        <w:t>8</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Master of Business</w:t>
      </w:r>
      <w:r>
        <w:rPr>
          <w:rFonts w:ascii="Times New Roman" w:hAnsi="Times New Roman"/>
          <w:spacing w:val="-11"/>
          <w:sz w:val="20"/>
          <w:szCs w:val="20"/>
        </w:rPr>
        <w:t xml:space="preserve"> </w:t>
      </w:r>
      <w:r>
        <w:rPr>
          <w:rFonts w:ascii="Times New Roman" w:hAnsi="Times New Roman"/>
          <w:sz w:val="20"/>
          <w:szCs w:val="20"/>
        </w:rPr>
        <w:t>Administration</w:t>
      </w:r>
      <w:r>
        <w:rPr>
          <w:rFonts w:ascii="Times New Roman" w:hAnsi="Times New Roman"/>
          <w:spacing w:val="-24"/>
          <w:sz w:val="20"/>
          <w:szCs w:val="20"/>
        </w:rPr>
        <w:t xml:space="preserve"> </w:t>
      </w:r>
      <w:r>
        <w:rPr>
          <w:rFonts w:ascii="Times New Roman" w:hAnsi="Times New Roman"/>
          <w:sz w:val="20"/>
          <w:szCs w:val="20"/>
        </w:rPr>
        <w:t>.........................................................................................35</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Master of Education</w:t>
      </w:r>
      <w:r>
        <w:rPr>
          <w:rFonts w:ascii="Times New Roman" w:hAnsi="Times New Roman"/>
          <w:spacing w:val="-23"/>
          <w:sz w:val="20"/>
          <w:szCs w:val="20"/>
        </w:rPr>
        <w:t xml:space="preserve"> </w:t>
      </w:r>
      <w:r>
        <w:rPr>
          <w:rFonts w:ascii="Times New Roman" w:hAnsi="Times New Roman"/>
          <w:sz w:val="20"/>
          <w:szCs w:val="20"/>
        </w:rPr>
        <w:t>................................................................................................................68</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Early Childhood Education</w:t>
      </w:r>
      <w:r>
        <w:rPr>
          <w:rFonts w:ascii="Times New Roman" w:hAnsi="Times New Roman"/>
          <w:spacing w:val="-29"/>
          <w:sz w:val="20"/>
          <w:szCs w:val="20"/>
        </w:rPr>
        <w:t xml:space="preserve"> </w:t>
      </w:r>
      <w:r>
        <w:rPr>
          <w:rFonts w:ascii="Times New Roman" w:hAnsi="Times New Roman"/>
          <w:sz w:val="20"/>
          <w:szCs w:val="20"/>
        </w:rPr>
        <w:t>.....................................................................................................73</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Educational Leadership</w:t>
      </w:r>
      <w:r>
        <w:rPr>
          <w:rFonts w:ascii="Times New Roman" w:hAnsi="Times New Roman"/>
          <w:spacing w:val="-34"/>
          <w:sz w:val="20"/>
          <w:szCs w:val="20"/>
        </w:rPr>
        <w:t xml:space="preserve"> </w:t>
      </w:r>
      <w:r>
        <w:rPr>
          <w:rFonts w:ascii="Times New Roman" w:hAnsi="Times New Roman"/>
          <w:sz w:val="20"/>
          <w:szCs w:val="20"/>
        </w:rPr>
        <w:t>...........................................................................................................76</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English Education</w:t>
      </w:r>
      <w:r>
        <w:rPr>
          <w:rFonts w:ascii="Times New Roman" w:hAnsi="Times New Roman"/>
          <w:spacing w:val="-13"/>
          <w:sz w:val="20"/>
          <w:szCs w:val="20"/>
        </w:rPr>
        <w:t xml:space="preserve"> </w:t>
      </w:r>
      <w:r>
        <w:rPr>
          <w:rFonts w:ascii="Times New Roman" w:hAnsi="Times New Roman"/>
          <w:sz w:val="20"/>
          <w:szCs w:val="20"/>
        </w:rPr>
        <w:t>...................................................................................................................80</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Health and Physical Education</w:t>
      </w:r>
      <w:r>
        <w:rPr>
          <w:rFonts w:ascii="Times New Roman" w:hAnsi="Times New Roman"/>
          <w:spacing w:val="-1"/>
          <w:sz w:val="20"/>
          <w:szCs w:val="20"/>
        </w:rPr>
        <w:t xml:space="preserve"> </w:t>
      </w:r>
      <w:r>
        <w:rPr>
          <w:rFonts w:ascii="Times New Roman" w:hAnsi="Times New Roman"/>
          <w:sz w:val="20"/>
          <w:szCs w:val="20"/>
        </w:rPr>
        <w:t>...............................................................................................84</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Mathematics Education</w:t>
      </w:r>
      <w:r>
        <w:rPr>
          <w:rFonts w:ascii="Times New Roman" w:hAnsi="Times New Roman"/>
          <w:spacing w:val="-35"/>
          <w:sz w:val="20"/>
          <w:szCs w:val="20"/>
        </w:rPr>
        <w:t xml:space="preserve"> </w:t>
      </w:r>
      <w:r>
        <w:rPr>
          <w:rFonts w:ascii="Times New Roman" w:hAnsi="Times New Roman"/>
          <w:sz w:val="20"/>
          <w:szCs w:val="20"/>
        </w:rPr>
        <w:t>...........................................................................................................86</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Middle Grades Educatio</w:t>
      </w:r>
      <w:r>
        <w:rPr>
          <w:rFonts w:ascii="Times New Roman" w:hAnsi="Times New Roman"/>
          <w:spacing w:val="4"/>
          <w:sz w:val="20"/>
          <w:szCs w:val="20"/>
        </w:rPr>
        <w:t>n</w:t>
      </w:r>
      <w:r>
        <w:rPr>
          <w:rFonts w:ascii="Times New Roman" w:hAnsi="Times New Roman"/>
          <w:sz w:val="20"/>
          <w:szCs w:val="20"/>
        </w:rPr>
        <w:t>........................................................................................................89</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Music Education</w:t>
      </w:r>
      <w:r>
        <w:rPr>
          <w:rFonts w:ascii="Times New Roman" w:hAnsi="Times New Roman"/>
          <w:spacing w:val="-1"/>
          <w:sz w:val="20"/>
          <w:szCs w:val="20"/>
        </w:rPr>
        <w:t xml:space="preserve"> </w:t>
      </w:r>
      <w:r>
        <w:rPr>
          <w:rFonts w:ascii="Times New Roman" w:hAnsi="Times New Roman"/>
          <w:sz w:val="20"/>
          <w:szCs w:val="20"/>
        </w:rPr>
        <w:t>.....................................................................................................................92</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Science Education</w:t>
      </w:r>
      <w:r>
        <w:rPr>
          <w:rFonts w:ascii="Times New Roman" w:hAnsi="Times New Roman"/>
          <w:spacing w:val="-23"/>
          <w:sz w:val="20"/>
          <w:szCs w:val="20"/>
        </w:rPr>
        <w:t xml:space="preserve"> </w:t>
      </w:r>
      <w:r>
        <w:rPr>
          <w:rFonts w:ascii="Times New Roman" w:hAnsi="Times New Roman"/>
          <w:sz w:val="20"/>
          <w:szCs w:val="20"/>
        </w:rPr>
        <w:t>...................................................................................................................95</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Special Educatio</w:t>
      </w:r>
      <w:r>
        <w:rPr>
          <w:rFonts w:ascii="Times New Roman" w:hAnsi="Times New Roman"/>
          <w:spacing w:val="10"/>
          <w:sz w:val="20"/>
          <w:szCs w:val="20"/>
        </w:rPr>
        <w:t>n</w:t>
      </w:r>
      <w:r>
        <w:rPr>
          <w:rFonts w:ascii="Times New Roman" w:hAnsi="Times New Roman"/>
          <w:sz w:val="20"/>
          <w:szCs w:val="20"/>
        </w:rPr>
        <w:t>..................................................................................................................100</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School Counseling</w:t>
      </w:r>
      <w:r>
        <w:rPr>
          <w:rFonts w:ascii="Times New Roman" w:hAnsi="Times New Roman"/>
          <w:spacing w:val="-7"/>
          <w:sz w:val="20"/>
          <w:szCs w:val="20"/>
        </w:rPr>
        <w:t xml:space="preserve"> </w:t>
      </w:r>
      <w:r>
        <w:rPr>
          <w:rFonts w:ascii="Times New Roman" w:hAnsi="Times New Roman"/>
          <w:sz w:val="20"/>
          <w:szCs w:val="20"/>
        </w:rPr>
        <w:t>................................................................................................................103</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Master of Public</w:t>
      </w:r>
      <w:r>
        <w:rPr>
          <w:rFonts w:ascii="Times New Roman" w:hAnsi="Times New Roman"/>
          <w:spacing w:val="-11"/>
          <w:sz w:val="20"/>
          <w:szCs w:val="20"/>
        </w:rPr>
        <w:t xml:space="preserve"> </w:t>
      </w:r>
      <w:r>
        <w:rPr>
          <w:rFonts w:ascii="Times New Roman" w:hAnsi="Times New Roman"/>
          <w:sz w:val="20"/>
          <w:szCs w:val="20"/>
        </w:rPr>
        <w:t>Administration</w:t>
      </w:r>
      <w:r>
        <w:rPr>
          <w:rFonts w:ascii="Times New Roman" w:hAnsi="Times New Roman"/>
          <w:spacing w:val="-24"/>
          <w:sz w:val="20"/>
          <w:szCs w:val="20"/>
        </w:rPr>
        <w:t xml:space="preserve"> </w:t>
      </w:r>
      <w:r>
        <w:rPr>
          <w:rFonts w:ascii="Times New Roman" w:hAnsi="Times New Roman"/>
          <w:sz w:val="20"/>
          <w:szCs w:val="20"/>
        </w:rPr>
        <w:t>.............................................................................................52</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Master of Science in Criminal Justic</w:t>
      </w:r>
      <w:r>
        <w:rPr>
          <w:rFonts w:ascii="Times New Roman" w:hAnsi="Times New Roman"/>
          <w:spacing w:val="5"/>
          <w:sz w:val="20"/>
          <w:szCs w:val="20"/>
        </w:rPr>
        <w:t>e</w:t>
      </w:r>
      <w:r>
        <w:rPr>
          <w:rFonts w:ascii="Times New Roman" w:hAnsi="Times New Roman"/>
          <w:sz w:val="20"/>
          <w:szCs w:val="20"/>
        </w:rPr>
        <w:t>.....................................................................................46</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Master of Science in Nursing</w:t>
      </w:r>
      <w:r>
        <w:rPr>
          <w:rFonts w:ascii="Times New Roman" w:hAnsi="Times New Roman"/>
          <w:spacing w:val="-34"/>
          <w:sz w:val="20"/>
          <w:szCs w:val="20"/>
        </w:rPr>
        <w:t xml:space="preserve"> </w:t>
      </w:r>
      <w:r>
        <w:rPr>
          <w:rFonts w:ascii="Times New Roman" w:hAnsi="Times New Roman"/>
          <w:sz w:val="20"/>
          <w:szCs w:val="20"/>
        </w:rPr>
        <w:t>..................................................................................................61</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Educational Specialist Degree in Educational Leadership......................................................78</w:t>
      </w:r>
    </w:p>
    <w:p w:rsidR="00A411BF" w:rsidRDefault="00A411BF" w:rsidP="00A411BF">
      <w:pPr>
        <w:widowControl w:val="0"/>
        <w:tabs>
          <w:tab w:val="right" w:leader="dot" w:pos="90"/>
          <w:tab w:val="right" w:leader="dot" w:pos="81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Admission Requirements and Categories</w:t>
      </w:r>
      <w:r>
        <w:rPr>
          <w:rFonts w:ascii="Times New Roman" w:hAnsi="Times New Roman"/>
          <w:spacing w:val="-2"/>
          <w:sz w:val="20"/>
          <w:szCs w:val="20"/>
        </w:rPr>
        <w:t xml:space="preserve"> </w:t>
      </w:r>
      <w:r>
        <w:rPr>
          <w:rFonts w:ascii="Times New Roman" w:hAnsi="Times New Roman"/>
          <w:sz w:val="20"/>
          <w:szCs w:val="20"/>
        </w:rPr>
        <w:t>......................................................................................</w:t>
      </w:r>
      <w:r>
        <w:rPr>
          <w:rFonts w:ascii="Times New Roman" w:hAnsi="Times New Roman"/>
          <w:sz w:val="20"/>
          <w:szCs w:val="20"/>
        </w:rPr>
        <w:tab/>
        <w:t>19</w:t>
      </w:r>
    </w:p>
    <w:p w:rsidR="00A411BF" w:rsidRDefault="00A411BF" w:rsidP="00A411BF">
      <w:pPr>
        <w:widowControl w:val="0"/>
        <w:tabs>
          <w:tab w:val="right" w:leader="dot" w:pos="90"/>
          <w:tab w:val="right" w:leader="dot" w:pos="81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Financial Information</w:t>
      </w:r>
      <w:r>
        <w:rPr>
          <w:rFonts w:ascii="Times New Roman" w:hAnsi="Times New Roman"/>
          <w:spacing w:val="-30"/>
          <w:sz w:val="20"/>
          <w:szCs w:val="20"/>
        </w:rPr>
        <w:t xml:space="preserve"> </w:t>
      </w:r>
      <w:r>
        <w:rPr>
          <w:rFonts w:ascii="Times New Roman" w:hAnsi="Times New Roman"/>
          <w:sz w:val="20"/>
          <w:szCs w:val="20"/>
        </w:rPr>
        <w:t>.....................................................................................................................</w:t>
      </w:r>
      <w:r>
        <w:rPr>
          <w:rFonts w:ascii="Times New Roman" w:hAnsi="Times New Roman"/>
          <w:sz w:val="20"/>
          <w:szCs w:val="20"/>
        </w:rPr>
        <w:tab/>
        <w:t>28</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Fee Payment Polic</w:t>
      </w:r>
      <w:r>
        <w:rPr>
          <w:rFonts w:ascii="Times New Roman" w:hAnsi="Times New Roman"/>
          <w:spacing w:val="10"/>
          <w:sz w:val="20"/>
          <w:szCs w:val="20"/>
        </w:rPr>
        <w:t>y</w:t>
      </w:r>
      <w:r>
        <w:rPr>
          <w:rFonts w:ascii="Times New Roman" w:hAnsi="Times New Roman"/>
          <w:sz w:val="20"/>
          <w:szCs w:val="20"/>
        </w:rPr>
        <w:t>.................................................................................................................28</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Fees and Expenses Beyond Matriculation Fees</w:t>
      </w:r>
      <w:r>
        <w:rPr>
          <w:rFonts w:ascii="Times New Roman" w:hAnsi="Times New Roman"/>
          <w:spacing w:val="-29"/>
          <w:sz w:val="20"/>
          <w:szCs w:val="20"/>
        </w:rPr>
        <w:t xml:space="preserve"> </w:t>
      </w:r>
      <w:r>
        <w:rPr>
          <w:rFonts w:ascii="Times New Roman" w:hAnsi="Times New Roman"/>
          <w:sz w:val="20"/>
          <w:szCs w:val="20"/>
        </w:rPr>
        <w:t>......................................................................28</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Financial</w:t>
      </w:r>
      <w:r>
        <w:rPr>
          <w:rFonts w:ascii="Times New Roman" w:hAnsi="Times New Roman"/>
          <w:spacing w:val="-11"/>
          <w:sz w:val="20"/>
          <w:szCs w:val="20"/>
        </w:rPr>
        <w:t xml:space="preserve"> </w:t>
      </w:r>
      <w:r>
        <w:rPr>
          <w:rFonts w:ascii="Times New Roman" w:hAnsi="Times New Roman"/>
          <w:sz w:val="20"/>
          <w:szCs w:val="20"/>
        </w:rPr>
        <w:t>Assistance</w:t>
      </w:r>
      <w:r>
        <w:rPr>
          <w:rFonts w:ascii="Times New Roman" w:hAnsi="Times New Roman"/>
          <w:spacing w:val="-29"/>
          <w:sz w:val="20"/>
          <w:szCs w:val="20"/>
        </w:rPr>
        <w:t xml:space="preserve"> </w:t>
      </w:r>
      <w:r>
        <w:rPr>
          <w:rFonts w:ascii="Times New Roman" w:hAnsi="Times New Roman"/>
          <w:sz w:val="20"/>
          <w:szCs w:val="20"/>
        </w:rPr>
        <w:t>................................................................................................................30</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Graduate Student Fees</w:t>
      </w:r>
      <w:r>
        <w:rPr>
          <w:rFonts w:ascii="Times New Roman" w:hAnsi="Times New Roman"/>
          <w:spacing w:val="-1"/>
          <w:sz w:val="20"/>
          <w:szCs w:val="20"/>
        </w:rPr>
        <w:t xml:space="preserve"> </w:t>
      </w:r>
      <w:r>
        <w:rPr>
          <w:rFonts w:ascii="Times New Roman" w:hAnsi="Times New Roman"/>
          <w:sz w:val="20"/>
          <w:szCs w:val="20"/>
        </w:rPr>
        <w:t>............................................................................................................28</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Refund Policies</w:t>
      </w:r>
      <w:r>
        <w:rPr>
          <w:rFonts w:ascii="Times New Roman" w:hAnsi="Times New Roman"/>
          <w:spacing w:val="-13"/>
          <w:sz w:val="20"/>
          <w:szCs w:val="20"/>
        </w:rPr>
        <w:t xml:space="preserve"> </w:t>
      </w:r>
      <w:r>
        <w:rPr>
          <w:rFonts w:ascii="Times New Roman" w:hAnsi="Times New Roman"/>
          <w:sz w:val="20"/>
          <w:szCs w:val="20"/>
        </w:rPr>
        <w:t>.......................................................................................................................29</w:t>
      </w:r>
    </w:p>
    <w:p w:rsidR="00A411BF" w:rsidRDefault="00A411BF" w:rsidP="00A411BF">
      <w:pPr>
        <w:widowControl w:val="0"/>
        <w:tabs>
          <w:tab w:val="left" w:pos="90"/>
        </w:tabs>
        <w:autoSpaceDE w:val="0"/>
        <w:autoSpaceDN w:val="0"/>
        <w:adjustRightInd w:val="0"/>
        <w:spacing w:before="50" w:after="0"/>
        <w:ind w:firstLine="0"/>
        <w:rPr>
          <w:rFonts w:ascii="Times New Roman" w:hAnsi="Times New Roman"/>
          <w:sz w:val="20"/>
          <w:szCs w:val="20"/>
        </w:rPr>
      </w:pPr>
      <w:r>
        <w:rPr>
          <w:rFonts w:ascii="Times New Roman" w:hAnsi="Times New Roman"/>
          <w:sz w:val="20"/>
          <w:szCs w:val="20"/>
        </w:rPr>
        <w:tab/>
      </w:r>
      <w:r>
        <w:rPr>
          <w:rFonts w:ascii="Times New Roman" w:hAnsi="Times New Roman"/>
          <w:sz w:val="20"/>
          <w:szCs w:val="20"/>
        </w:rPr>
        <w:tab/>
        <w:t>Sources of Financial</w:t>
      </w:r>
      <w:r>
        <w:rPr>
          <w:rFonts w:ascii="Times New Roman" w:hAnsi="Times New Roman"/>
          <w:spacing w:val="-11"/>
          <w:sz w:val="20"/>
          <w:szCs w:val="20"/>
        </w:rPr>
        <w:t xml:space="preserve"> </w:t>
      </w:r>
      <w:r>
        <w:rPr>
          <w:rFonts w:ascii="Times New Roman" w:hAnsi="Times New Roman"/>
          <w:sz w:val="20"/>
          <w:szCs w:val="20"/>
        </w:rPr>
        <w:t>Aid</w:t>
      </w:r>
      <w:r>
        <w:rPr>
          <w:rFonts w:ascii="Times New Roman" w:hAnsi="Times New Roman"/>
          <w:spacing w:val="-24"/>
          <w:sz w:val="20"/>
          <w:szCs w:val="20"/>
        </w:rPr>
        <w:t xml:space="preserve"> </w:t>
      </w:r>
      <w:r>
        <w:rPr>
          <w:rFonts w:ascii="Times New Roman" w:hAnsi="Times New Roman"/>
          <w:sz w:val="20"/>
          <w:szCs w:val="20"/>
        </w:rPr>
        <w:t>.........................................................................................................30</w:t>
      </w:r>
    </w:p>
    <w:p w:rsidR="00A411BF" w:rsidRDefault="00A411BF" w:rsidP="00F01450">
      <w:pPr>
        <w:widowControl w:val="0"/>
        <w:tabs>
          <w:tab w:val="right" w:pos="10080"/>
        </w:tabs>
        <w:autoSpaceDE w:val="0"/>
        <w:autoSpaceDN w:val="0"/>
        <w:adjustRightInd w:val="0"/>
        <w:spacing w:before="50" w:after="0"/>
        <w:ind w:left="720" w:firstLine="0"/>
        <w:rPr>
          <w:rFonts w:ascii="Times New Roman" w:hAnsi="Times New Roman"/>
          <w:sz w:val="20"/>
          <w:szCs w:val="20"/>
        </w:rPr>
      </w:pPr>
      <w:r>
        <w:rPr>
          <w:rFonts w:ascii="Times New Roman" w:hAnsi="Times New Roman"/>
          <w:spacing w:val="-22"/>
          <w:sz w:val="20"/>
          <w:szCs w:val="20"/>
        </w:rPr>
        <w:t>V</w:t>
      </w:r>
      <w:r>
        <w:rPr>
          <w:rFonts w:ascii="Times New Roman" w:hAnsi="Times New Roman"/>
          <w:sz w:val="20"/>
          <w:szCs w:val="20"/>
        </w:rPr>
        <w:t>eterans</w:t>
      </w:r>
      <w:r>
        <w:rPr>
          <w:rFonts w:ascii="Times New Roman" w:hAnsi="Times New Roman"/>
          <w:spacing w:val="-11"/>
          <w:sz w:val="20"/>
          <w:szCs w:val="20"/>
        </w:rPr>
        <w:t xml:space="preserve"> </w:t>
      </w:r>
      <w:r>
        <w:rPr>
          <w:rFonts w:ascii="Times New Roman" w:hAnsi="Times New Roman"/>
          <w:sz w:val="20"/>
          <w:szCs w:val="20"/>
        </w:rPr>
        <w:t>Assistance Program</w:t>
      </w:r>
      <w:r>
        <w:rPr>
          <w:rFonts w:ascii="Times New Roman" w:hAnsi="Times New Roman"/>
          <w:spacing w:val="-12"/>
          <w:sz w:val="20"/>
          <w:szCs w:val="20"/>
        </w:rPr>
        <w:t xml:space="preserve"> </w:t>
      </w:r>
      <w:r>
        <w:rPr>
          <w:rFonts w:ascii="Times New Roman" w:hAnsi="Times New Roman"/>
          <w:sz w:val="20"/>
          <w:szCs w:val="20"/>
        </w:rPr>
        <w:t>..................................................................................................31</w:t>
      </w:r>
      <w:r w:rsidR="00F01450">
        <w:rPr>
          <w:rFonts w:ascii="Times New Roman" w:hAnsi="Times New Roman"/>
          <w:sz w:val="20"/>
          <w:szCs w:val="20"/>
        </w:rPr>
        <w:tab/>
      </w:r>
    </w:p>
    <w:p w:rsidR="00A411BF" w:rsidRDefault="00A411BF" w:rsidP="00A411BF">
      <w:pPr>
        <w:widowControl w:val="0"/>
        <w:tabs>
          <w:tab w:val="right" w:leader="dot" w:pos="8100"/>
        </w:tabs>
        <w:autoSpaceDE w:val="0"/>
        <w:autoSpaceDN w:val="0"/>
        <w:adjustRightInd w:val="0"/>
        <w:spacing w:before="50" w:after="0"/>
        <w:ind w:left="720" w:hanging="720"/>
        <w:rPr>
          <w:rFonts w:ascii="Times New Roman" w:hAnsi="Times New Roman"/>
          <w:sz w:val="20"/>
          <w:szCs w:val="20"/>
        </w:rPr>
      </w:pPr>
      <w:r>
        <w:rPr>
          <w:rFonts w:ascii="Times New Roman" w:hAnsi="Times New Roman"/>
          <w:sz w:val="20"/>
          <w:szCs w:val="20"/>
        </w:rPr>
        <w:t>General Policie</w:t>
      </w:r>
      <w:r>
        <w:rPr>
          <w:rFonts w:ascii="Times New Roman" w:hAnsi="Times New Roman"/>
          <w:spacing w:val="3"/>
          <w:sz w:val="20"/>
          <w:szCs w:val="20"/>
        </w:rPr>
        <w:t>s</w:t>
      </w:r>
      <w:r>
        <w:rPr>
          <w:rFonts w:ascii="Times New Roman" w:hAnsi="Times New Roman"/>
          <w:sz w:val="20"/>
          <w:szCs w:val="20"/>
        </w:rPr>
        <w:t>...........................................................................................................................</w:t>
      </w:r>
      <w:r>
        <w:rPr>
          <w:rFonts w:ascii="Times New Roman" w:hAnsi="Times New Roman"/>
          <w:sz w:val="20"/>
          <w:szCs w:val="20"/>
        </w:rPr>
        <w:tab/>
        <w:t>...26</w:t>
      </w:r>
    </w:p>
    <w:p w:rsidR="00A411BF" w:rsidRDefault="00A411BF" w:rsidP="00A411BF">
      <w:pPr>
        <w:widowControl w:val="0"/>
        <w:tabs>
          <w:tab w:val="right" w:leader="dot" w:pos="8100"/>
        </w:tabs>
        <w:autoSpaceDE w:val="0"/>
        <w:autoSpaceDN w:val="0"/>
        <w:adjustRightInd w:val="0"/>
        <w:spacing w:before="50" w:after="0"/>
        <w:ind w:left="720" w:hanging="720"/>
        <w:rPr>
          <w:rFonts w:ascii="Times New Roman" w:hAnsi="Times New Roman"/>
          <w:sz w:val="20"/>
          <w:szCs w:val="20"/>
        </w:rPr>
      </w:pPr>
      <w:r>
        <w:rPr>
          <w:rFonts w:ascii="Times New Roman" w:hAnsi="Times New Roman"/>
          <w:sz w:val="20"/>
          <w:szCs w:val="20"/>
        </w:rPr>
        <w:t>Readmission and Other</w:t>
      </w:r>
      <w:r>
        <w:rPr>
          <w:rFonts w:ascii="Times New Roman" w:hAnsi="Times New Roman"/>
          <w:spacing w:val="-11"/>
          <w:sz w:val="20"/>
          <w:szCs w:val="20"/>
        </w:rPr>
        <w:t xml:space="preserve"> </w:t>
      </w:r>
      <w:r>
        <w:rPr>
          <w:rFonts w:ascii="Times New Roman" w:hAnsi="Times New Roman"/>
          <w:sz w:val="20"/>
          <w:szCs w:val="20"/>
        </w:rPr>
        <w:t>Academic Policie</w:t>
      </w:r>
      <w:r>
        <w:rPr>
          <w:rFonts w:ascii="Times New Roman" w:hAnsi="Times New Roman"/>
          <w:spacing w:val="9"/>
          <w:sz w:val="20"/>
          <w:szCs w:val="20"/>
        </w:rPr>
        <w:t>s</w:t>
      </w:r>
      <w:r>
        <w:rPr>
          <w:rFonts w:ascii="Times New Roman" w:hAnsi="Times New Roman"/>
          <w:sz w:val="20"/>
          <w:szCs w:val="20"/>
        </w:rPr>
        <w:t>....................................................................................</w:t>
      </w:r>
      <w:r>
        <w:rPr>
          <w:rFonts w:ascii="Times New Roman" w:hAnsi="Times New Roman"/>
          <w:sz w:val="20"/>
          <w:szCs w:val="20"/>
        </w:rPr>
        <w:tab/>
        <w:t>22</w:t>
      </w:r>
    </w:p>
    <w:p w:rsidR="00A411BF" w:rsidRDefault="00A411BF" w:rsidP="00A411BF">
      <w:pPr>
        <w:widowControl w:val="0"/>
        <w:autoSpaceDE w:val="0"/>
        <w:autoSpaceDN w:val="0"/>
        <w:adjustRightInd w:val="0"/>
        <w:spacing w:before="50" w:after="0"/>
        <w:ind w:left="720" w:firstLine="0"/>
        <w:rPr>
          <w:rFonts w:ascii="Times New Roman" w:hAnsi="Times New Roman"/>
          <w:sz w:val="20"/>
          <w:szCs w:val="20"/>
        </w:rPr>
      </w:pPr>
      <w:r>
        <w:rPr>
          <w:rFonts w:ascii="Times New Roman" w:hAnsi="Times New Roman"/>
          <w:sz w:val="20"/>
          <w:szCs w:val="20"/>
        </w:rPr>
        <w:t>Academic</w:t>
      </w:r>
      <w:r>
        <w:rPr>
          <w:rFonts w:ascii="Times New Roman" w:hAnsi="Times New Roman"/>
          <w:spacing w:val="-11"/>
          <w:sz w:val="20"/>
          <w:szCs w:val="20"/>
        </w:rPr>
        <w:t xml:space="preserve"> </w:t>
      </w:r>
      <w:r>
        <w:rPr>
          <w:rFonts w:ascii="Times New Roman" w:hAnsi="Times New Roman"/>
          <w:sz w:val="20"/>
          <w:szCs w:val="20"/>
        </w:rPr>
        <w:t>Advisement</w:t>
      </w:r>
      <w:r>
        <w:rPr>
          <w:rFonts w:ascii="Times New Roman" w:hAnsi="Times New Roman"/>
          <w:spacing w:val="-7"/>
          <w:sz w:val="20"/>
          <w:szCs w:val="20"/>
        </w:rPr>
        <w:t xml:space="preserve"> </w:t>
      </w:r>
      <w:r>
        <w:rPr>
          <w:rFonts w:ascii="Times New Roman" w:hAnsi="Times New Roman"/>
          <w:sz w:val="20"/>
          <w:szCs w:val="20"/>
        </w:rPr>
        <w:t>............................................................................................................24</w:t>
      </w:r>
    </w:p>
    <w:p w:rsidR="00A411BF" w:rsidRDefault="00A411BF" w:rsidP="00A411BF">
      <w:pPr>
        <w:widowControl w:val="0"/>
        <w:autoSpaceDE w:val="0"/>
        <w:autoSpaceDN w:val="0"/>
        <w:adjustRightInd w:val="0"/>
        <w:spacing w:before="50" w:after="0"/>
        <w:ind w:left="720" w:firstLine="0"/>
        <w:rPr>
          <w:rFonts w:ascii="Times New Roman" w:hAnsi="Times New Roman"/>
          <w:sz w:val="20"/>
          <w:szCs w:val="20"/>
        </w:rPr>
      </w:pPr>
      <w:r>
        <w:rPr>
          <w:rFonts w:ascii="Times New Roman" w:hAnsi="Times New Roman"/>
          <w:sz w:val="20"/>
          <w:szCs w:val="20"/>
        </w:rPr>
        <w:t>Academic Standard</w:t>
      </w:r>
      <w:r>
        <w:rPr>
          <w:rFonts w:ascii="Times New Roman" w:hAnsi="Times New Roman"/>
          <w:spacing w:val="10"/>
          <w:sz w:val="20"/>
          <w:szCs w:val="20"/>
        </w:rPr>
        <w:t>s</w:t>
      </w:r>
      <w:r>
        <w:rPr>
          <w:rFonts w:ascii="Times New Roman" w:hAnsi="Times New Roman"/>
          <w:sz w:val="20"/>
          <w:szCs w:val="20"/>
        </w:rPr>
        <w:t>................................................................................................................23</w:t>
      </w:r>
    </w:p>
    <w:p w:rsidR="00A411BF" w:rsidRDefault="00A411BF" w:rsidP="00A411BF">
      <w:pPr>
        <w:widowControl w:val="0"/>
        <w:autoSpaceDE w:val="0"/>
        <w:autoSpaceDN w:val="0"/>
        <w:adjustRightInd w:val="0"/>
        <w:spacing w:before="50" w:after="0"/>
        <w:ind w:left="720" w:firstLine="0"/>
        <w:rPr>
          <w:rFonts w:ascii="Times New Roman" w:hAnsi="Times New Roman"/>
          <w:sz w:val="20"/>
          <w:szCs w:val="20"/>
        </w:rPr>
      </w:pPr>
      <w:r>
        <w:rPr>
          <w:rFonts w:ascii="Times New Roman" w:hAnsi="Times New Roman"/>
          <w:sz w:val="20"/>
          <w:szCs w:val="20"/>
        </w:rPr>
        <w:t>Degree Requirements</w:t>
      </w:r>
      <w:r>
        <w:rPr>
          <w:rFonts w:ascii="Times New Roman" w:hAnsi="Times New Roman"/>
          <w:spacing w:val="-29"/>
          <w:sz w:val="20"/>
          <w:szCs w:val="20"/>
        </w:rPr>
        <w:t xml:space="preserve"> </w:t>
      </w:r>
      <w:r>
        <w:rPr>
          <w:rFonts w:ascii="Times New Roman" w:hAnsi="Times New Roman"/>
          <w:sz w:val="20"/>
          <w:szCs w:val="20"/>
        </w:rPr>
        <w:t>..............................................................................................................22</w:t>
      </w:r>
    </w:p>
    <w:p w:rsidR="00A411BF" w:rsidRDefault="00A411BF" w:rsidP="00A411BF">
      <w:pPr>
        <w:widowControl w:val="0"/>
        <w:autoSpaceDE w:val="0"/>
        <w:autoSpaceDN w:val="0"/>
        <w:adjustRightInd w:val="0"/>
        <w:spacing w:before="50" w:after="0"/>
        <w:ind w:left="720" w:firstLine="0"/>
        <w:rPr>
          <w:rFonts w:ascii="Times New Roman" w:hAnsi="Times New Roman"/>
          <w:sz w:val="20"/>
          <w:szCs w:val="20"/>
        </w:rPr>
      </w:pPr>
      <w:r>
        <w:rPr>
          <w:rFonts w:ascii="Times New Roman" w:hAnsi="Times New Roman"/>
          <w:sz w:val="20"/>
          <w:szCs w:val="20"/>
        </w:rPr>
        <w:t>Following Scholastic</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ermination</w:t>
      </w:r>
      <w:r>
        <w:rPr>
          <w:rFonts w:ascii="Times New Roman" w:hAnsi="Times New Roman"/>
          <w:spacing w:val="-6"/>
          <w:sz w:val="20"/>
          <w:szCs w:val="20"/>
        </w:rPr>
        <w:t xml:space="preserve"> </w:t>
      </w:r>
      <w:r>
        <w:rPr>
          <w:rFonts w:ascii="Times New Roman" w:hAnsi="Times New Roman"/>
          <w:sz w:val="20"/>
          <w:szCs w:val="20"/>
        </w:rPr>
        <w:t>..........................................................................................22</w:t>
      </w:r>
    </w:p>
    <w:p w:rsidR="00A411BF" w:rsidRDefault="00A411BF" w:rsidP="00A411BF">
      <w:pPr>
        <w:widowControl w:val="0"/>
        <w:autoSpaceDE w:val="0"/>
        <w:autoSpaceDN w:val="0"/>
        <w:adjustRightInd w:val="0"/>
        <w:spacing w:before="50" w:after="0"/>
        <w:ind w:left="720" w:firstLine="0"/>
        <w:rPr>
          <w:rFonts w:ascii="Times New Roman" w:hAnsi="Times New Roman"/>
          <w:sz w:val="20"/>
          <w:szCs w:val="20"/>
        </w:rPr>
      </w:pPr>
      <w:r>
        <w:rPr>
          <w:rFonts w:ascii="Times New Roman" w:hAnsi="Times New Roman"/>
          <w:sz w:val="20"/>
          <w:szCs w:val="20"/>
        </w:rPr>
        <w:t>Grading Systems</w:t>
      </w:r>
      <w:r>
        <w:rPr>
          <w:rFonts w:ascii="Times New Roman" w:hAnsi="Times New Roman"/>
          <w:spacing w:val="-13"/>
          <w:sz w:val="20"/>
          <w:szCs w:val="20"/>
        </w:rPr>
        <w:t xml:space="preserve"> </w:t>
      </w:r>
      <w:r>
        <w:rPr>
          <w:rFonts w:ascii="Times New Roman" w:hAnsi="Times New Roman"/>
          <w:sz w:val="20"/>
          <w:szCs w:val="20"/>
        </w:rPr>
        <w:t>.....................................................................................................................23</w:t>
      </w:r>
    </w:p>
    <w:p w:rsidR="00A411BF" w:rsidRDefault="00A411BF" w:rsidP="00A411BF">
      <w:pPr>
        <w:widowControl w:val="0"/>
        <w:autoSpaceDE w:val="0"/>
        <w:autoSpaceDN w:val="0"/>
        <w:adjustRightInd w:val="0"/>
        <w:spacing w:before="50" w:after="0"/>
        <w:ind w:left="720" w:firstLine="0"/>
        <w:rPr>
          <w:rFonts w:ascii="Times New Roman" w:hAnsi="Times New Roman"/>
          <w:sz w:val="20"/>
          <w:szCs w:val="20"/>
        </w:rPr>
      </w:pPr>
      <w:r>
        <w:rPr>
          <w:rFonts w:ascii="Times New Roman" w:hAnsi="Times New Roman"/>
          <w:sz w:val="20"/>
          <w:szCs w:val="20"/>
        </w:rPr>
        <w:t>Legal Residency Requirement</w:t>
      </w:r>
      <w:r>
        <w:rPr>
          <w:rFonts w:ascii="Times New Roman" w:hAnsi="Times New Roman"/>
          <w:spacing w:val="10"/>
          <w:sz w:val="20"/>
          <w:szCs w:val="20"/>
        </w:rPr>
        <w:t>s</w:t>
      </w:r>
      <w:r>
        <w:rPr>
          <w:rFonts w:ascii="Times New Roman" w:hAnsi="Times New Roman"/>
          <w:sz w:val="20"/>
          <w:szCs w:val="20"/>
        </w:rPr>
        <w:t>...............................................................................................25</w:t>
      </w:r>
    </w:p>
    <w:p w:rsidR="00A411BF" w:rsidRDefault="00A411BF" w:rsidP="00A411BF">
      <w:pPr>
        <w:widowControl w:val="0"/>
        <w:autoSpaceDE w:val="0"/>
        <w:autoSpaceDN w:val="0"/>
        <w:adjustRightInd w:val="0"/>
        <w:spacing w:before="50" w:after="0"/>
        <w:ind w:left="720" w:firstLine="0"/>
        <w:rPr>
          <w:rFonts w:ascii="Times New Roman" w:hAnsi="Times New Roman"/>
          <w:sz w:val="20"/>
          <w:szCs w:val="20"/>
        </w:rPr>
      </w:pPr>
      <w:r>
        <w:rPr>
          <w:rFonts w:ascii="Times New Roman" w:hAnsi="Times New Roman"/>
          <w:sz w:val="20"/>
          <w:szCs w:val="20"/>
        </w:rPr>
        <w:t>Planned Degree Programs of Study</w:t>
      </w:r>
      <w:r>
        <w:rPr>
          <w:rFonts w:ascii="Times New Roman" w:hAnsi="Times New Roman"/>
          <w:spacing w:val="-12"/>
          <w:sz w:val="20"/>
          <w:szCs w:val="20"/>
        </w:rPr>
        <w:t xml:space="preserve"> </w:t>
      </w:r>
      <w:r>
        <w:rPr>
          <w:rFonts w:ascii="Times New Roman" w:hAnsi="Times New Roman"/>
          <w:sz w:val="20"/>
          <w:szCs w:val="20"/>
        </w:rPr>
        <w:t>........................................................................................23</w:t>
      </w:r>
    </w:p>
    <w:p w:rsidR="00A411BF" w:rsidRDefault="00A411BF" w:rsidP="00A411BF">
      <w:pPr>
        <w:widowControl w:val="0"/>
        <w:tabs>
          <w:tab w:val="right" w:leader="dot" w:pos="8100"/>
        </w:tabs>
        <w:autoSpaceDE w:val="0"/>
        <w:autoSpaceDN w:val="0"/>
        <w:adjustRightInd w:val="0"/>
        <w:spacing w:before="50" w:after="0"/>
        <w:ind w:left="720" w:hanging="720"/>
        <w:rPr>
          <w:rFonts w:ascii="Times New Roman" w:hAnsi="Times New Roman"/>
          <w:sz w:val="20"/>
          <w:szCs w:val="20"/>
        </w:rPr>
      </w:pPr>
      <w:r>
        <w:rPr>
          <w:rFonts w:ascii="Times New Roman" w:hAnsi="Times New Roman"/>
          <w:sz w:val="20"/>
          <w:szCs w:val="20"/>
        </w:rPr>
        <w:t>Residence Classification</w:t>
      </w:r>
      <w:r>
        <w:rPr>
          <w:rFonts w:ascii="Times New Roman" w:hAnsi="Times New Roman"/>
          <w:spacing w:val="-2"/>
          <w:sz w:val="20"/>
          <w:szCs w:val="20"/>
        </w:rPr>
        <w:t xml:space="preserve"> </w:t>
      </w:r>
      <w:r>
        <w:rPr>
          <w:rFonts w:ascii="Times New Roman" w:hAnsi="Times New Roman"/>
          <w:sz w:val="20"/>
          <w:szCs w:val="20"/>
        </w:rPr>
        <w:t>................................................................................................................</w:t>
      </w:r>
      <w:r>
        <w:rPr>
          <w:rFonts w:ascii="Times New Roman" w:hAnsi="Times New Roman"/>
          <w:sz w:val="20"/>
          <w:szCs w:val="20"/>
        </w:rPr>
        <w:tab/>
        <w:t>25</w:t>
      </w:r>
    </w:p>
    <w:p w:rsidR="00A411BF" w:rsidRDefault="00A411BF" w:rsidP="00A411BF">
      <w:pPr>
        <w:widowControl w:val="0"/>
        <w:tabs>
          <w:tab w:val="right" w:leader="dot" w:pos="8100"/>
        </w:tabs>
        <w:autoSpaceDE w:val="0"/>
        <w:autoSpaceDN w:val="0"/>
        <w:adjustRightInd w:val="0"/>
        <w:spacing w:before="50" w:after="0"/>
        <w:ind w:left="720" w:hanging="720"/>
        <w:rPr>
          <w:rFonts w:ascii="Times New Roman" w:hAnsi="Times New Roman"/>
          <w:sz w:val="20"/>
          <w:szCs w:val="20"/>
        </w:rPr>
      </w:pPr>
      <w:r>
        <w:rPr>
          <w:rFonts w:ascii="Times New Roman" w:hAnsi="Times New Roman"/>
          <w:sz w:val="20"/>
          <w:szCs w:val="20"/>
        </w:rPr>
        <w:t>Scholastic</w:t>
      </w:r>
      <w:r>
        <w:rPr>
          <w:rFonts w:ascii="Times New Roman" w:hAnsi="Times New Roman"/>
          <w:spacing w:val="-4"/>
          <w:sz w:val="20"/>
          <w:szCs w:val="20"/>
        </w:rPr>
        <w:t xml:space="preserve"> </w:t>
      </w:r>
      <w:r>
        <w:rPr>
          <w:rFonts w:ascii="Times New Roman" w:hAnsi="Times New Roman"/>
          <w:spacing w:val="-14"/>
          <w:sz w:val="20"/>
          <w:szCs w:val="20"/>
        </w:rPr>
        <w:t>T</w:t>
      </w:r>
      <w:r>
        <w:rPr>
          <w:rFonts w:ascii="Times New Roman" w:hAnsi="Times New Roman"/>
          <w:sz w:val="20"/>
          <w:szCs w:val="20"/>
        </w:rPr>
        <w:t>ermination</w:t>
      </w:r>
      <w:r>
        <w:rPr>
          <w:rFonts w:ascii="Times New Roman" w:hAnsi="Times New Roman"/>
          <w:spacing w:val="-24"/>
          <w:sz w:val="20"/>
          <w:szCs w:val="20"/>
        </w:rPr>
        <w:t xml:space="preserve"> </w:t>
      </w:r>
      <w:r>
        <w:rPr>
          <w:rFonts w:ascii="Times New Roman" w:hAnsi="Times New Roman"/>
          <w:sz w:val="20"/>
          <w:szCs w:val="20"/>
        </w:rPr>
        <w:t>...................................................................................................................</w:t>
      </w:r>
      <w:r>
        <w:rPr>
          <w:rFonts w:ascii="Times New Roman" w:hAnsi="Times New Roman"/>
          <w:sz w:val="20"/>
          <w:szCs w:val="20"/>
        </w:rPr>
        <w:tab/>
        <w:t>24</w:t>
      </w:r>
    </w:p>
    <w:p w:rsidR="00A411BF" w:rsidRDefault="00A411BF" w:rsidP="00A411BF">
      <w:pPr>
        <w:widowControl w:val="0"/>
        <w:tabs>
          <w:tab w:val="right" w:leader="dot" w:pos="8100"/>
        </w:tabs>
        <w:autoSpaceDE w:val="0"/>
        <w:autoSpaceDN w:val="0"/>
        <w:adjustRightInd w:val="0"/>
        <w:spacing w:before="50" w:after="0"/>
        <w:ind w:left="720" w:hanging="720"/>
        <w:rPr>
          <w:rFonts w:ascii="Times New Roman" w:hAnsi="Times New Roman"/>
          <w:sz w:val="20"/>
          <w:szCs w:val="20"/>
        </w:rPr>
      </w:pPr>
      <w:r>
        <w:rPr>
          <w:rFonts w:ascii="Times New Roman" w:hAnsi="Times New Roman"/>
          <w:sz w:val="20"/>
          <w:szCs w:val="20"/>
        </w:rPr>
        <w:t>Scholastic</w:t>
      </w:r>
      <w:r>
        <w:rPr>
          <w:rFonts w:ascii="Times New Roman" w:hAnsi="Times New Roman"/>
          <w:spacing w:val="-4"/>
          <w:sz w:val="20"/>
          <w:szCs w:val="20"/>
        </w:rPr>
        <w:t xml:space="preserve"> </w:t>
      </w:r>
      <w:r>
        <w:rPr>
          <w:rFonts w:ascii="Times New Roman" w:hAnsi="Times New Roman"/>
          <w:spacing w:val="-16"/>
          <w:sz w:val="20"/>
          <w:szCs w:val="20"/>
        </w:rPr>
        <w:t>W</w:t>
      </w:r>
      <w:r>
        <w:rPr>
          <w:rFonts w:ascii="Times New Roman" w:hAnsi="Times New Roman"/>
          <w:sz w:val="20"/>
          <w:szCs w:val="20"/>
        </w:rPr>
        <w:t>arning</w:t>
      </w:r>
      <w:r>
        <w:rPr>
          <w:rFonts w:ascii="Times New Roman" w:hAnsi="Times New Roman"/>
          <w:spacing w:val="-33"/>
          <w:sz w:val="20"/>
          <w:szCs w:val="20"/>
        </w:rPr>
        <w:t xml:space="preserve"> </w:t>
      </w:r>
      <w:r>
        <w:rPr>
          <w:rFonts w:ascii="Times New Roman" w:hAnsi="Times New Roman"/>
          <w:sz w:val="20"/>
          <w:szCs w:val="20"/>
        </w:rPr>
        <w:t>.........................................................................................................................</w:t>
      </w:r>
      <w:r>
        <w:rPr>
          <w:rFonts w:ascii="Times New Roman" w:hAnsi="Times New Roman"/>
          <w:sz w:val="20"/>
          <w:szCs w:val="20"/>
        </w:rPr>
        <w:tab/>
        <w:t>24</w:t>
      </w:r>
    </w:p>
    <w:p w:rsidR="00A411BF" w:rsidRDefault="00A411BF" w:rsidP="00A411BF">
      <w:pPr>
        <w:widowControl w:val="0"/>
        <w:tabs>
          <w:tab w:val="right" w:leader="dot" w:pos="8100"/>
        </w:tabs>
        <w:autoSpaceDE w:val="0"/>
        <w:autoSpaceDN w:val="0"/>
        <w:adjustRightInd w:val="0"/>
        <w:spacing w:before="50" w:after="0"/>
        <w:ind w:left="720" w:hanging="720"/>
        <w:rPr>
          <w:rFonts w:ascii="Times New Roman" w:hAnsi="Times New Roman"/>
          <w:sz w:val="20"/>
          <w:szCs w:val="20"/>
        </w:rPr>
      </w:pPr>
      <w:r>
        <w:rPr>
          <w:rFonts w:ascii="Times New Roman" w:hAnsi="Times New Roman"/>
          <w:spacing w:val="-14"/>
          <w:sz w:val="20"/>
          <w:szCs w:val="20"/>
        </w:rPr>
        <w:t>T</w:t>
      </w:r>
      <w:r>
        <w:rPr>
          <w:rFonts w:ascii="Times New Roman" w:hAnsi="Times New Roman"/>
          <w:sz w:val="20"/>
          <w:szCs w:val="20"/>
        </w:rPr>
        <w:t>eacher Support Services Endorsement</w:t>
      </w:r>
      <w:r>
        <w:rPr>
          <w:rFonts w:ascii="Times New Roman" w:hAnsi="Times New Roman"/>
          <w:spacing w:val="-27"/>
          <w:sz w:val="20"/>
          <w:szCs w:val="20"/>
        </w:rPr>
        <w:t xml:space="preserve"> </w:t>
      </w:r>
      <w:r>
        <w:rPr>
          <w:rFonts w:ascii="Times New Roman" w:hAnsi="Times New Roman"/>
          <w:sz w:val="20"/>
          <w:szCs w:val="20"/>
        </w:rPr>
        <w:t>.......................................................................................</w:t>
      </w:r>
      <w:r>
        <w:rPr>
          <w:rFonts w:ascii="Times New Roman" w:hAnsi="Times New Roman"/>
          <w:sz w:val="20"/>
          <w:szCs w:val="20"/>
        </w:rPr>
        <w:tab/>
        <w:t>107</w:t>
      </w:r>
    </w:p>
    <w:p w:rsidR="00B33835" w:rsidRDefault="00A411BF" w:rsidP="00A411BF">
      <w:pPr>
        <w:widowControl w:val="0"/>
        <w:tabs>
          <w:tab w:val="right" w:leader="dot" w:pos="270"/>
          <w:tab w:val="right" w:leader="dot" w:pos="9360"/>
        </w:tabs>
        <w:autoSpaceDE w:val="0"/>
        <w:autoSpaceDN w:val="0"/>
        <w:adjustRightInd w:val="0"/>
        <w:spacing w:after="0"/>
        <w:ind w:left="270" w:right="180" w:firstLine="0"/>
        <w:jc w:val="both"/>
        <w:rPr>
          <w:rFonts w:ascii="Times New Roman" w:hAnsi="Times New Roman"/>
          <w:sz w:val="20"/>
          <w:szCs w:val="20"/>
        </w:rPr>
      </w:pPr>
      <w:r>
        <w:rPr>
          <w:rFonts w:ascii="Times New Roman" w:hAnsi="Times New Roman"/>
          <w:spacing w:val="-8"/>
          <w:sz w:val="20"/>
          <w:szCs w:val="20"/>
        </w:rPr>
        <w:t>W</w:t>
      </w:r>
      <w:r>
        <w:rPr>
          <w:rFonts w:ascii="Times New Roman" w:hAnsi="Times New Roman"/>
          <w:sz w:val="20"/>
          <w:szCs w:val="20"/>
        </w:rPr>
        <w:t>ithdrawal from the Universit</w:t>
      </w:r>
      <w:r>
        <w:rPr>
          <w:rFonts w:ascii="Times New Roman" w:hAnsi="Times New Roman"/>
          <w:spacing w:val="6"/>
          <w:sz w:val="20"/>
          <w:szCs w:val="20"/>
        </w:rPr>
        <w:t>y</w:t>
      </w:r>
      <w:r>
        <w:rPr>
          <w:rFonts w:ascii="Times New Roman" w:hAnsi="Times New Roman"/>
          <w:sz w:val="20"/>
          <w:szCs w:val="20"/>
        </w:rPr>
        <w:t>.....................................................................................................</w:t>
      </w: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Default="00B33835" w:rsidP="00B33835">
      <w:pPr>
        <w:widowControl w:val="0"/>
        <w:tabs>
          <w:tab w:val="right" w:pos="9360"/>
        </w:tabs>
        <w:autoSpaceDE w:val="0"/>
        <w:autoSpaceDN w:val="0"/>
        <w:adjustRightInd w:val="0"/>
        <w:spacing w:after="0"/>
        <w:ind w:left="360" w:right="180" w:firstLine="0"/>
        <w:jc w:val="both"/>
        <w:rPr>
          <w:rFonts w:ascii="Times New Roman" w:hAnsi="Times New Roman"/>
          <w:sz w:val="20"/>
          <w:szCs w:val="20"/>
        </w:rPr>
      </w:pPr>
    </w:p>
    <w:p w:rsidR="00B33835" w:rsidRPr="00505D4E" w:rsidRDefault="00B33835" w:rsidP="00321BAA">
      <w:pPr>
        <w:widowControl w:val="0"/>
        <w:tabs>
          <w:tab w:val="right" w:pos="9360"/>
        </w:tabs>
        <w:autoSpaceDE w:val="0"/>
        <w:autoSpaceDN w:val="0"/>
        <w:adjustRightInd w:val="0"/>
        <w:spacing w:after="0"/>
        <w:ind w:right="180" w:firstLine="0"/>
        <w:jc w:val="both"/>
        <w:rPr>
          <w:rFonts w:ascii="Times New Roman" w:hAnsi="Times New Roman"/>
          <w:sz w:val="20"/>
          <w:szCs w:val="20"/>
        </w:rPr>
      </w:pPr>
    </w:p>
    <w:sectPr w:rsidR="00B33835" w:rsidRPr="00505D4E" w:rsidSect="00DD3D7A">
      <w:headerReference w:type="default" r:id="rId86"/>
      <w:type w:val="continuous"/>
      <w:pgSz w:w="12240" w:h="15840" w:code="1"/>
      <w:pgMar w:top="720" w:right="720" w:bottom="288" w:left="1440" w:header="720" w:footer="28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326F" w:rsidRDefault="00E7326F" w:rsidP="00441123">
      <w:pPr>
        <w:spacing w:after="0"/>
      </w:pPr>
      <w:r>
        <w:separator/>
      </w:r>
    </w:p>
  </w:endnote>
  <w:endnote w:type="continuationSeparator" w:id="0">
    <w:p w:rsidR="00E7326F" w:rsidRDefault="00E7326F" w:rsidP="0044112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Pr="00441123" w:rsidRDefault="00572BC6" w:rsidP="00441123">
    <w:pPr>
      <w:ind w:firstLine="0"/>
      <w:jc w:val="center"/>
      <w:rPr>
        <w:rFonts w:ascii="Times New Roman" w:hAnsi="Times New Roman" w:cs="Times New Roman"/>
        <w:sz w:val="18"/>
        <w:szCs w:val="18"/>
      </w:rPr>
    </w:pPr>
    <w:r w:rsidRPr="00B67D28">
      <w:rPr>
        <w:rFonts w:ascii="Times New Roman" w:hAnsi="Times New Roman" w:cs="Times New Roman"/>
        <w:noProof/>
      </w:rPr>
      <w:pict>
        <v:shapetype id="_x0000_t32" coordsize="21600,21600" o:spt="32" o:oned="t" path="m,l21600,21600e" filled="f">
          <v:path arrowok="t" fillok="f" o:connecttype="none"/>
          <o:lock v:ext="edit" shapetype="t"/>
        </v:shapetype>
        <v:shape id="_x0000_s2067" type="#_x0000_t32" style="position:absolute;left:0;text-align:left;margin-left:506.25pt;margin-top:-26.75pt;width:0;height:38.8pt;flip:y;z-index:251665408" o:connectortype="straight" strokeweight="3pt"/>
      </w:pict>
    </w:r>
    <w:r w:rsidRPr="00B67D28">
      <w:rPr>
        <w:rFonts w:ascii="Times New Roman" w:hAnsi="Times New Roman" w:cs="Times New Roman"/>
        <w:noProof/>
      </w:rPr>
      <w:pict>
        <v:shapetype id="_x0000_t202" coordsize="21600,21600" o:spt="202" path="m,l,21600r21600,l21600,xe">
          <v:stroke joinstyle="miter"/>
          <v:path gradientshapeok="t" o:connecttype="rect"/>
        </v:shapetype>
        <v:shape id="_x0000_s2066" type="#_x0000_t202" style="position:absolute;left:0;text-align:left;margin-left:506.25pt;margin-top:-20.2pt;width:36.75pt;height:32.25pt;z-index:251664384" stroked="f">
          <v:textbox style="mso-next-textbox:#_x0000_s2066" inset="0,0,0,0">
            <w:txbxContent>
              <w:p w:rsidR="00572BC6" w:rsidRPr="00441123" w:rsidRDefault="00572BC6" w:rsidP="00441123">
                <w:pPr>
                  <w:ind w:firstLine="0"/>
                  <w:rPr>
                    <w:rFonts w:ascii="Impact" w:hAnsi="Impact"/>
                    <w:sz w:val="40"/>
                    <w:szCs w:val="40"/>
                  </w:rPr>
                </w:pPr>
                <w:r w:rsidRPr="00441123">
                  <w:rPr>
                    <w:rFonts w:ascii="Impact" w:hAnsi="Impact"/>
                    <w:sz w:val="40"/>
                    <w:szCs w:val="40"/>
                  </w:rPr>
                  <w:fldChar w:fldCharType="begin"/>
                </w:r>
                <w:r w:rsidRPr="00441123">
                  <w:rPr>
                    <w:rFonts w:ascii="Impact" w:hAnsi="Impact"/>
                    <w:sz w:val="40"/>
                    <w:szCs w:val="40"/>
                  </w:rPr>
                  <w:instrText xml:space="preserve"> PAGE   \* MERGEFORMAT </w:instrText>
                </w:r>
                <w:r w:rsidRPr="00441123">
                  <w:rPr>
                    <w:rFonts w:ascii="Impact" w:hAnsi="Impact"/>
                    <w:sz w:val="40"/>
                    <w:szCs w:val="40"/>
                  </w:rPr>
                  <w:fldChar w:fldCharType="separate"/>
                </w:r>
                <w:r w:rsidR="009D07A9">
                  <w:rPr>
                    <w:rFonts w:ascii="Impact" w:hAnsi="Impact"/>
                    <w:noProof/>
                    <w:sz w:val="40"/>
                    <w:szCs w:val="40"/>
                  </w:rPr>
                  <w:t>102</w:t>
                </w:r>
                <w:r w:rsidRPr="00441123">
                  <w:rPr>
                    <w:rFonts w:ascii="Impact" w:hAnsi="Impact"/>
                    <w:sz w:val="40"/>
                    <w:szCs w:val="40"/>
                  </w:rPr>
                  <w:fldChar w:fldCharType="end"/>
                </w:r>
              </w:p>
            </w:txbxContent>
          </v:textbox>
        </v:shape>
      </w:pict>
    </w:r>
    <w:r w:rsidRPr="00441123">
      <w:rPr>
        <w:rFonts w:ascii="Times New Roman" w:hAnsi="Times New Roman" w:cs="Times New Roman"/>
      </w:rPr>
      <w:t>2011-2012 U</w:t>
    </w:r>
    <w:r w:rsidRPr="00441123">
      <w:rPr>
        <w:rFonts w:ascii="Times New Roman" w:hAnsi="Times New Roman" w:cs="Times New Roman"/>
        <w:sz w:val="18"/>
        <w:szCs w:val="18"/>
      </w:rPr>
      <w:t xml:space="preserve">NDERGRADUATE </w:t>
    </w:r>
    <w:r w:rsidRPr="00441123">
      <w:rPr>
        <w:rFonts w:ascii="Times New Roman" w:hAnsi="Times New Roman" w:cs="Times New Roman"/>
      </w:rPr>
      <w:t>C</w:t>
    </w:r>
    <w:r w:rsidRPr="00441123">
      <w:rPr>
        <w:rFonts w:ascii="Times New Roman" w:hAnsi="Times New Roman" w:cs="Times New Roman"/>
        <w:sz w:val="18"/>
        <w:szCs w:val="18"/>
      </w:rPr>
      <w:t>ATALOG</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Pr="00441123" w:rsidRDefault="00DD3D7A" w:rsidP="00441123">
    <w:pPr>
      <w:jc w:val="center"/>
      <w:rPr>
        <w:rFonts w:ascii="Times New Roman" w:hAnsi="Times New Roman" w:cs="Times New Roman"/>
        <w:sz w:val="18"/>
        <w:szCs w:val="18"/>
      </w:rPr>
    </w:pPr>
    <w:r w:rsidRPr="00B67D28">
      <w:rPr>
        <w:rFonts w:ascii="Times New Roman" w:hAnsi="Times New Roman" w:cs="Times New Roman"/>
        <w:noProof/>
      </w:rPr>
      <w:pict>
        <v:shapetype id="_x0000_t202" coordsize="21600,21600" o:spt="202" path="m,l,21600r21600,l21600,xe">
          <v:stroke joinstyle="miter"/>
          <v:path gradientshapeok="t" o:connecttype="rect"/>
        </v:shapetype>
        <v:shape id="_x0000_s2050" type="#_x0000_t202" style="position:absolute;left:0;text-align:left;margin-left:-36.45pt;margin-top:-23.2pt;width:40.05pt;height:33.75pt;z-index:251659264" stroked="f">
          <v:textbox style="mso-next-textbox:#_x0000_s2050" inset="0,0,0,0">
            <w:txbxContent>
              <w:p w:rsidR="00572BC6" w:rsidRPr="00441123" w:rsidRDefault="00572BC6" w:rsidP="00441123">
                <w:pPr>
                  <w:ind w:firstLine="0"/>
                  <w:rPr>
                    <w:rFonts w:ascii="Impact" w:hAnsi="Impact"/>
                    <w:sz w:val="40"/>
                    <w:szCs w:val="40"/>
                  </w:rPr>
                </w:pPr>
                <w:r w:rsidRPr="00441123">
                  <w:rPr>
                    <w:rFonts w:ascii="Impact" w:hAnsi="Impact"/>
                    <w:sz w:val="40"/>
                    <w:szCs w:val="40"/>
                  </w:rPr>
                  <w:fldChar w:fldCharType="begin"/>
                </w:r>
                <w:r w:rsidRPr="00441123">
                  <w:rPr>
                    <w:rFonts w:ascii="Impact" w:hAnsi="Impact"/>
                    <w:sz w:val="40"/>
                    <w:szCs w:val="40"/>
                  </w:rPr>
                  <w:instrText xml:space="preserve"> PAGE   \* MERGEFORMAT </w:instrText>
                </w:r>
                <w:r w:rsidRPr="00441123">
                  <w:rPr>
                    <w:rFonts w:ascii="Impact" w:hAnsi="Impact"/>
                    <w:sz w:val="40"/>
                    <w:szCs w:val="40"/>
                  </w:rPr>
                  <w:fldChar w:fldCharType="separate"/>
                </w:r>
                <w:r w:rsidR="009D07A9">
                  <w:rPr>
                    <w:rFonts w:ascii="Impact" w:hAnsi="Impact"/>
                    <w:noProof/>
                    <w:sz w:val="40"/>
                    <w:szCs w:val="40"/>
                  </w:rPr>
                  <w:t>103</w:t>
                </w:r>
                <w:r w:rsidRPr="00441123">
                  <w:rPr>
                    <w:rFonts w:ascii="Impact" w:hAnsi="Impact"/>
                    <w:sz w:val="40"/>
                    <w:szCs w:val="40"/>
                  </w:rPr>
                  <w:fldChar w:fldCharType="end"/>
                </w:r>
              </w:p>
            </w:txbxContent>
          </v:textbox>
        </v:shape>
      </w:pict>
    </w:r>
    <w:r w:rsidR="00572BC6" w:rsidRPr="00B67D28">
      <w:rPr>
        <w:rFonts w:ascii="Times New Roman" w:hAnsi="Times New Roman" w:cs="Times New Roman"/>
        <w:noProof/>
      </w:rPr>
      <w:pict>
        <v:shapetype id="_x0000_t32" coordsize="21600,21600" o:spt="32" o:oned="t" path="m,l21600,21600e" filled="f">
          <v:path arrowok="t" fillok="f" o:connecttype="none"/>
          <o:lock v:ext="edit" shapetype="t"/>
        </v:shapetype>
        <v:shape id="_x0000_s2051" type="#_x0000_t32" style="position:absolute;left:0;text-align:left;margin-left:3.6pt;margin-top:-27.7pt;width:0;height:38.25pt;flip:y;z-index:251660288" o:connectortype="straight" strokeweight="3pt"/>
      </w:pict>
    </w:r>
    <w:r w:rsidR="00572BC6" w:rsidRPr="00441123">
      <w:rPr>
        <w:rFonts w:ascii="Times New Roman" w:hAnsi="Times New Roman" w:cs="Times New Roman"/>
      </w:rPr>
      <w:t>2011-2012 U</w:t>
    </w:r>
    <w:r w:rsidR="00572BC6" w:rsidRPr="00441123">
      <w:rPr>
        <w:rFonts w:ascii="Times New Roman" w:hAnsi="Times New Roman" w:cs="Times New Roman"/>
        <w:sz w:val="18"/>
        <w:szCs w:val="18"/>
      </w:rPr>
      <w:t xml:space="preserve">NDERGRADUATE </w:t>
    </w:r>
    <w:r w:rsidR="00572BC6" w:rsidRPr="00441123">
      <w:rPr>
        <w:rFonts w:ascii="Times New Roman" w:hAnsi="Times New Roman" w:cs="Times New Roman"/>
      </w:rPr>
      <w:t>C</w:t>
    </w:r>
    <w:r w:rsidR="00572BC6" w:rsidRPr="00441123">
      <w:rPr>
        <w:rFonts w:ascii="Times New Roman" w:hAnsi="Times New Roman" w:cs="Times New Roman"/>
        <w:sz w:val="18"/>
        <w:szCs w:val="18"/>
      </w:rPr>
      <w:t>ATALOG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326F" w:rsidRDefault="00E7326F" w:rsidP="00441123">
      <w:pPr>
        <w:spacing w:after="0"/>
      </w:pPr>
      <w:r>
        <w:separator/>
      </w:r>
    </w:p>
  </w:footnote>
  <w:footnote w:type="continuationSeparator" w:id="0">
    <w:p w:rsidR="00E7326F" w:rsidRDefault="00E7326F" w:rsidP="00441123">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group id="_x0000_s2059" style="position:absolute;left:0;text-align:left;margin-left:2.25pt;margin-top:-20.25pt;width:553.5pt;height:29.25pt;z-index:251663360" coordorigin="480,12495" coordsize="11070,585">
          <v:shapetype id="_x0000_t202" coordsize="21600,21600" o:spt="202" path="m,l,21600r21600,l21600,xe">
            <v:stroke joinstyle="miter"/>
            <v:path gradientshapeok="t" o:connecttype="rect"/>
          </v:shapetype>
          <v:shape id="_x0000_s2060" type="#_x0000_t202" style="position:absolute;left:5856;top:12495;width:4602;height:585">
            <v:textbox style="mso-next-textbox:#_x0000_s2060">
              <w:txbxContent>
                <w:p w:rsidR="00572BC6" w:rsidRPr="00872727" w:rsidRDefault="00572BC6" w:rsidP="00872727">
                  <w:pPr>
                    <w:ind w:firstLine="0"/>
                    <w:jc w:val="center"/>
                    <w:rPr>
                      <w:sz w:val="28"/>
                      <w:szCs w:val="28"/>
                    </w:rPr>
                  </w:pPr>
                  <w:r w:rsidRPr="00872727">
                    <w:rPr>
                      <w:sz w:val="36"/>
                      <w:szCs w:val="36"/>
                    </w:rPr>
                    <w:t>I</w:t>
                  </w:r>
                  <w:r w:rsidRPr="00872727">
                    <w:rPr>
                      <w:sz w:val="28"/>
                      <w:szCs w:val="28"/>
                    </w:rPr>
                    <w:t>NTRODUCTION</w:t>
                  </w:r>
                </w:p>
              </w:txbxContent>
            </v:textbox>
          </v:shape>
          <v:shapetype id="_x0000_t32" coordsize="21600,21600" o:spt="32" o:oned="t" path="m,l21600,21600e" filled="f">
            <v:path arrowok="t" fillok="f" o:connecttype="none"/>
            <o:lock v:ext="edit" shapetype="t"/>
          </v:shapetype>
          <v:shape id="_x0000_s2061" type="#_x0000_t32" style="position:absolute;left:480;top:12645;width:5376;height:1;flip:x" o:connectortype="straight"/>
          <v:shape id="_x0000_s2062" type="#_x0000_t32" style="position:absolute;left:480;top:12885;width:5376;height:1;flip:x" o:connectortype="straight"/>
          <v:shape id="_x0000_s2063" type="#_x0000_t32" style="position:absolute;left:10458;top:12645;width:1092;height:0" o:connectortype="straight"/>
          <v:shape id="_x0000_s2064" type="#_x0000_t32" style="position:absolute;left:10458;top:12885;width:1092;height:1" o:connectortype="straight"/>
        </v:group>
      </w:pict>
    </w:r>
    <w:r>
      <w:rPr>
        <w:noProof/>
      </w:rPr>
      <w:pict>
        <v:shape id="_x0000_s2058" type="#_x0000_t202" style="position:absolute;left:0;text-align:left;margin-left:525pt;margin-top:39pt;width:1in;height:663.2pt;z-index:-251654144;mso-position-horizontal-relative:page" o:allowincell="f" filled="f" stroked="f">
          <v:textbox style="layout-flow:vertical;mso-next-textbox:#_x0000_s2058" inset="0,0,0,0">
            <w:txbxContent>
              <w:p w:rsidR="00572BC6" w:rsidRDefault="00572BC6"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group id="_x0000_s2497" style="position:absolute;left:0;text-align:left;margin-left:2.25pt;margin-top:-20.25pt;width:553.5pt;height:29.25pt;z-index:251740160" coordorigin="480,12495" coordsize="11070,585">
          <v:shapetype id="_x0000_t202" coordsize="21600,21600" o:spt="202" path="m,l,21600r21600,l21600,xe">
            <v:stroke joinstyle="miter"/>
            <v:path gradientshapeok="t" o:connecttype="rect"/>
          </v:shapetype>
          <v:shape id="_x0000_s2498" type="#_x0000_t202" style="position:absolute;left:5856;top:12495;width:4602;height:585">
            <v:textbox style="mso-next-textbox:#_x0000_s2498">
              <w:txbxContent>
                <w:p w:rsidR="00572BC6" w:rsidRPr="00872727" w:rsidRDefault="00572BC6" w:rsidP="00872727">
                  <w:pPr>
                    <w:ind w:firstLine="0"/>
                    <w:jc w:val="center"/>
                    <w:rPr>
                      <w:sz w:val="28"/>
                      <w:szCs w:val="28"/>
                    </w:rPr>
                  </w:pPr>
                  <w:r w:rsidRPr="00872727">
                    <w:rPr>
                      <w:sz w:val="36"/>
                      <w:szCs w:val="36"/>
                    </w:rPr>
                    <w:t>A</w:t>
                  </w:r>
                  <w:r w:rsidRPr="00872727">
                    <w:rPr>
                      <w:sz w:val="28"/>
                      <w:szCs w:val="28"/>
                    </w:rPr>
                    <w:t xml:space="preserve">DMISSION &amp; </w:t>
                  </w:r>
                  <w:r w:rsidRPr="00872727">
                    <w:rPr>
                      <w:sz w:val="36"/>
                      <w:szCs w:val="36"/>
                    </w:rPr>
                    <w:t>P</w:t>
                  </w:r>
                  <w:r w:rsidRPr="00872727">
                    <w:rPr>
                      <w:sz w:val="28"/>
                      <w:szCs w:val="28"/>
                    </w:rPr>
                    <w:t>OLICIES</w:t>
                  </w:r>
                </w:p>
              </w:txbxContent>
            </v:textbox>
          </v:shape>
          <v:shapetype id="_x0000_t32" coordsize="21600,21600" o:spt="32" o:oned="t" path="m,l21600,21600e" filled="f">
            <v:path arrowok="t" fillok="f" o:connecttype="none"/>
            <o:lock v:ext="edit" shapetype="t"/>
          </v:shapetype>
          <v:shape id="_x0000_s2499" type="#_x0000_t32" style="position:absolute;left:480;top:12645;width:5376;height:1;flip:x" o:connectortype="straight"/>
          <v:shape id="_x0000_s2500" type="#_x0000_t32" style="position:absolute;left:480;top:12885;width:5376;height:1;flip:x" o:connectortype="straight"/>
          <v:shape id="_x0000_s2501" type="#_x0000_t32" style="position:absolute;left:10458;top:12645;width:1092;height:0" o:connectortype="straight"/>
          <v:shape id="_x0000_s2502" type="#_x0000_t32" style="position:absolute;left:10458;top:12885;width:1092;height:1" o:connectortype="straight"/>
        </v:group>
      </w:pict>
    </w:r>
    <w:r>
      <w:rPr>
        <w:noProof/>
      </w:rPr>
      <w:pict>
        <v:shape id="_x0000_s2496" type="#_x0000_t202" style="position:absolute;left:0;text-align:left;margin-left:525pt;margin-top:39pt;width:1in;height:663.2pt;z-index:-251577344;mso-position-horizontal-relative:page" o:allowincell="f" filled="f" stroked="f">
          <v:textbox style="layout-flow:vertical;mso-next-textbox:#_x0000_s2496" inset="0,0,0,0">
            <w:txbxContent>
              <w:p w:rsidR="00572BC6" w:rsidRDefault="00572BC6"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group id="_x0000_s2504" style="position:absolute;left:0;text-align:left;margin-left:-51pt;margin-top:-18.75pt;width:553.5pt;height:29.25pt;z-index:251742208" coordorigin="690,10785" coordsize="11040,585">
          <v:shapetype id="_x0000_t202" coordsize="21600,21600" o:spt="202" path="m,l,21600r21600,l21600,xe">
            <v:stroke joinstyle="miter"/>
            <v:path gradientshapeok="t" o:connecttype="rect"/>
          </v:shapetype>
          <v:shape id="_x0000_s2505" type="#_x0000_t202" style="position:absolute;left:1779;top:10785;width:4590;height:585">
            <v:textbox style="mso-next-textbox:#_x0000_s2505">
              <w:txbxContent>
                <w:p w:rsidR="00572BC6" w:rsidRPr="00872727" w:rsidRDefault="00572BC6" w:rsidP="00441123">
                  <w:pPr>
                    <w:rPr>
                      <w:sz w:val="28"/>
                      <w:szCs w:val="28"/>
                    </w:rPr>
                  </w:pPr>
                  <w:r w:rsidRPr="00872727">
                    <w:rPr>
                      <w:sz w:val="36"/>
                      <w:szCs w:val="36"/>
                    </w:rPr>
                    <w:t>F</w:t>
                  </w:r>
                  <w:r w:rsidRPr="00872727">
                    <w:rPr>
                      <w:sz w:val="28"/>
                      <w:szCs w:val="28"/>
                    </w:rPr>
                    <w:t xml:space="preserve">INANCIAL </w:t>
                  </w:r>
                  <w:r w:rsidRPr="00872727">
                    <w:rPr>
                      <w:sz w:val="36"/>
                      <w:szCs w:val="36"/>
                    </w:rPr>
                    <w:t>I</w:t>
                  </w:r>
                  <w:r w:rsidRPr="00872727">
                    <w:rPr>
                      <w:sz w:val="28"/>
                      <w:szCs w:val="28"/>
                    </w:rPr>
                    <w:t>NFORMATION</w:t>
                  </w:r>
                </w:p>
              </w:txbxContent>
            </v:textbox>
          </v:shape>
          <v:shapetype id="_x0000_t32" coordsize="21600,21600" o:spt="32" o:oned="t" path="m,l21600,21600e" filled="f">
            <v:path arrowok="t" fillok="f" o:connecttype="none"/>
            <o:lock v:ext="edit" shapetype="t"/>
          </v:shapetype>
          <v:shape id="_x0000_s2506" type="#_x0000_t32" style="position:absolute;left:690;top:10935;width:1089;height:0;flip:x" o:connectortype="straight"/>
          <v:shape id="_x0000_s2507" type="#_x0000_t32" style="position:absolute;left:690;top:11175;width:1089;height:0;flip:x" o:connectortype="straight"/>
          <v:shape id="_x0000_s2508" type="#_x0000_t32" style="position:absolute;left:6369;top:10935;width:5361;height:0" o:connectortype="straight"/>
          <v:shape id="_x0000_s2509" type="#_x0000_t32" style="position:absolute;left:6369;top:11175;width:5361;height:0" o:connectortype="straight"/>
        </v:group>
      </w:pict>
    </w:r>
    <w:r>
      <w:rPr>
        <w:noProof/>
      </w:rPr>
      <w:pict>
        <v:shape id="_x0000_s2503" type="#_x0000_t202" style="position:absolute;left:0;text-align:left;margin-left:21pt;margin-top:40.5pt;width:1in;height:655.7pt;z-index:-251573248;mso-position-horizontal-relative:page" o:allowincell="f" filled="f" stroked="f">
          <v:textbox style="layout-flow:vertical;mso-layout-flow-alt:bottom-to-top;mso-next-textbox:#_x0000_s2503" inset="0,0,0,0">
            <w:txbxContent>
              <w:p w:rsidR="00572BC6" w:rsidRDefault="00572BC6"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72BC6" w:rsidRDefault="00572BC6"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72BC6" w:rsidRDefault="00572BC6"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group id="_x0000_s2511" style="position:absolute;left:0;text-align:left;margin-left:2.25pt;margin-top:-20.25pt;width:553.5pt;height:29.25pt;z-index:251746304" coordorigin="480,12495" coordsize="11070,585">
          <v:shapetype id="_x0000_t202" coordsize="21600,21600" o:spt="202" path="m,l,21600r21600,l21600,xe">
            <v:stroke joinstyle="miter"/>
            <v:path gradientshapeok="t" o:connecttype="rect"/>
          </v:shapetype>
          <v:shape id="_x0000_s2512" type="#_x0000_t202" style="position:absolute;left:5856;top:12495;width:4602;height:585">
            <v:textbox style="mso-next-textbox:#_x0000_s2512">
              <w:txbxContent>
                <w:p w:rsidR="00572BC6" w:rsidRPr="00872727" w:rsidRDefault="00572BC6" w:rsidP="00872727">
                  <w:pPr>
                    <w:ind w:firstLine="0"/>
                    <w:jc w:val="center"/>
                    <w:rPr>
                      <w:sz w:val="28"/>
                      <w:szCs w:val="28"/>
                    </w:rPr>
                  </w:pPr>
                  <w:r w:rsidRPr="00872727">
                    <w:rPr>
                      <w:sz w:val="36"/>
                      <w:szCs w:val="36"/>
                    </w:rPr>
                    <w:t>F</w:t>
                  </w:r>
                  <w:r>
                    <w:rPr>
                      <w:sz w:val="28"/>
                      <w:szCs w:val="28"/>
                    </w:rPr>
                    <w:t xml:space="preserve">INANCIAL </w:t>
                  </w:r>
                  <w:r w:rsidRPr="00872727">
                    <w:rPr>
                      <w:sz w:val="36"/>
                      <w:szCs w:val="36"/>
                    </w:rPr>
                    <w:t>I</w:t>
                  </w:r>
                  <w:r>
                    <w:rPr>
                      <w:sz w:val="28"/>
                      <w:szCs w:val="28"/>
                    </w:rPr>
                    <w:t>NFORMATION</w:t>
                  </w:r>
                </w:p>
              </w:txbxContent>
            </v:textbox>
          </v:shape>
          <v:shapetype id="_x0000_t32" coordsize="21600,21600" o:spt="32" o:oned="t" path="m,l21600,21600e" filled="f">
            <v:path arrowok="t" fillok="f" o:connecttype="none"/>
            <o:lock v:ext="edit" shapetype="t"/>
          </v:shapetype>
          <v:shape id="_x0000_s2513" type="#_x0000_t32" style="position:absolute;left:480;top:12645;width:5376;height:1;flip:x" o:connectortype="straight"/>
          <v:shape id="_x0000_s2514" type="#_x0000_t32" style="position:absolute;left:480;top:12885;width:5376;height:1;flip:x" o:connectortype="straight"/>
          <v:shape id="_x0000_s2515" type="#_x0000_t32" style="position:absolute;left:10458;top:12645;width:1092;height:0" o:connectortype="straight"/>
          <v:shape id="_x0000_s2516" type="#_x0000_t32" style="position:absolute;left:10458;top:12885;width:1092;height:1" o:connectortype="straight"/>
        </v:group>
      </w:pict>
    </w:r>
    <w:r>
      <w:rPr>
        <w:noProof/>
      </w:rPr>
      <w:pict>
        <v:shape id="_x0000_s2510" type="#_x0000_t202" style="position:absolute;left:0;text-align:left;margin-left:525pt;margin-top:39pt;width:1in;height:663.2pt;z-index:-251571200;mso-position-horizontal-relative:page" o:allowincell="f" filled="f" stroked="f">
          <v:textbox style="layout-flow:vertical;mso-next-textbox:#_x0000_s2510" inset="0,0,0,0">
            <w:txbxContent>
              <w:p w:rsidR="00572BC6" w:rsidRDefault="00572BC6"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133" type="#_x0000_t202" style="position:absolute;left:0;text-align:left;margin-left:527.3pt;margin-top:104.55pt;width:1in;height:495.8pt;z-index:-251643904;mso-position-horizontal-relative:page;mso-position-vertical-relative:page" o:allowincell="f" filled="f" stroked="f">
          <v:textbox style="layout-flow:vertical;mso-next-textbox:#_x0000_s2133" inset="0,0,0,0">
            <w:txbxContent>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126" style="position:absolute;left:0;text-align:left;margin-left:2.25pt;margin-top:-20.25pt;width:553.5pt;height:29.25pt;z-index:251671552" coordorigin="480,12495" coordsize="11070,585">
          <v:shape id="_x0000_s2127" type="#_x0000_t202" style="position:absolute;left:5856;top:12495;width:4602;height:585">
            <v:textbox style="mso-next-textbox:#_x0000_s2127">
              <w:txbxContent>
                <w:p w:rsidR="00572BC6" w:rsidRPr="00441123" w:rsidRDefault="00572BC6" w:rsidP="00441123">
                  <w:pPr>
                    <w:ind w:firstLine="0"/>
                  </w:pPr>
                </w:p>
              </w:txbxContent>
            </v:textbox>
          </v:shape>
          <v:shapetype id="_x0000_t32" coordsize="21600,21600" o:spt="32" o:oned="t" path="m,l21600,21600e" filled="f">
            <v:path arrowok="t" fillok="f" o:connecttype="none"/>
            <o:lock v:ext="edit" shapetype="t"/>
          </v:shapetype>
          <v:shape id="_x0000_s2128" type="#_x0000_t32" style="position:absolute;left:480;top:12645;width:5376;height:1;flip:x" o:connectortype="straight"/>
          <v:shape id="_x0000_s2129" type="#_x0000_t32" style="position:absolute;left:480;top:12885;width:5376;height:1;flip:x" o:connectortype="straight"/>
          <v:shape id="_x0000_s2130" type="#_x0000_t32" style="position:absolute;left:10458;top:12645;width:1092;height:0" o:connectortype="straight"/>
          <v:shape id="_x0000_s2131" type="#_x0000_t32" style="position:absolute;left:10458;top:12885;width:1092;height:1" o:connectortype="straight"/>
        </v:group>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109" type="#_x0000_t202" style="position:absolute;left:0;text-align:left;margin-left:19.1pt;margin-top:81.6pt;width:1in;height:532.75pt;z-index:-251648000;mso-position-horizontal-relative:page" o:allowincell="f" filled="f" stroked="f">
          <v:textbox style="layout-flow:vertical;mso-layout-flow-alt:bottom-to-top;mso-next-textbox:#_x0000_s2109" inset="0,0,0,0">
            <w:txbxContent>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101" style="position:absolute;left:0;text-align:left;margin-left:-51pt;margin-top:-18.75pt;width:553.5pt;height:29.25pt;z-index:251667456" coordorigin="690,10785" coordsize="11040,585">
          <v:shape id="_x0000_s2102" type="#_x0000_t202" style="position:absolute;left:1779;top:10785;width:4590;height:585">
            <v:textbox style="mso-next-textbox:#_x0000_s2102">
              <w:txbxContent>
                <w:p w:rsidR="00572BC6" w:rsidRPr="00872727" w:rsidRDefault="00572BC6" w:rsidP="00872727">
                  <w:pPr>
                    <w:ind w:firstLine="0"/>
                    <w:jc w:val="center"/>
                    <w:rPr>
                      <w:sz w:val="28"/>
                      <w:szCs w:val="28"/>
                    </w:rPr>
                  </w:pPr>
                  <w:r w:rsidRPr="00872727">
                    <w:rPr>
                      <w:sz w:val="36"/>
                      <w:szCs w:val="36"/>
                    </w:rPr>
                    <w:t>B</w:t>
                  </w:r>
                  <w:r w:rsidRPr="00872727">
                    <w:rPr>
                      <w:sz w:val="28"/>
                      <w:szCs w:val="28"/>
                    </w:rPr>
                    <w:t xml:space="preserve">USINESS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103" type="#_x0000_t32" style="position:absolute;left:690;top:10935;width:1089;height:0;flip:x" o:connectortype="straight"/>
          <v:shape id="_x0000_s2104" type="#_x0000_t32" style="position:absolute;left:690;top:11175;width:1089;height:0;flip:x" o:connectortype="straight"/>
          <v:shape id="_x0000_s2105" type="#_x0000_t32" style="position:absolute;left:6369;top:10935;width:5361;height:0" o:connectortype="straight"/>
          <v:shape id="_x0000_s2106" type="#_x0000_t32" style="position:absolute;left:6369;top:11175;width:5361;height:0" o:connectortype="straight"/>
        </v:group>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523" type="#_x0000_t202" style="position:absolute;left:0;text-align:left;margin-left:527.3pt;margin-top:104.55pt;width:1in;height:495.8pt;z-index:-251567104;mso-position-horizontal-relative:page;mso-position-vertical-relative:page" o:allowincell="f" filled="f" stroked="f">
          <v:textbox style="layout-flow:vertical;mso-next-textbox:#_x0000_s2523" inset="0,0,0,0">
            <w:txbxContent>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517" style="position:absolute;left:0;text-align:left;margin-left:2.25pt;margin-top:-20.25pt;width:553.5pt;height:29.25pt;z-index:251748352" coordorigin="480,12495" coordsize="11070,585">
          <v:shape id="_x0000_s2518" type="#_x0000_t202" style="position:absolute;left:5856;top:12495;width:4602;height:585">
            <v:textbox style="mso-next-textbox:#_x0000_s2518">
              <w:txbxContent>
                <w:p w:rsidR="00572BC6" w:rsidRPr="00872727" w:rsidRDefault="00572BC6" w:rsidP="00872727">
                  <w:pPr>
                    <w:ind w:firstLine="0"/>
                    <w:jc w:val="center"/>
                    <w:rPr>
                      <w:sz w:val="28"/>
                      <w:szCs w:val="28"/>
                    </w:rPr>
                  </w:pPr>
                  <w:r w:rsidRPr="00872727">
                    <w:rPr>
                      <w:sz w:val="36"/>
                      <w:szCs w:val="36"/>
                    </w:rPr>
                    <w:t>B</w:t>
                  </w:r>
                  <w:r w:rsidRPr="00872727">
                    <w:rPr>
                      <w:sz w:val="28"/>
                      <w:szCs w:val="28"/>
                    </w:rPr>
                    <w:t xml:space="preserve">USINESS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519" type="#_x0000_t32" style="position:absolute;left:480;top:12645;width:5376;height:1;flip:x" o:connectortype="straight"/>
          <v:shape id="_x0000_s2520" type="#_x0000_t32" style="position:absolute;left:480;top:12885;width:5376;height:1;flip:x" o:connectortype="straight"/>
          <v:shape id="_x0000_s2521" type="#_x0000_t32" style="position:absolute;left:10458;top:12645;width:1092;height:0" o:connectortype="straight"/>
          <v:shape id="_x0000_s2522" type="#_x0000_t32" style="position:absolute;left:10458;top:12885;width:1092;height:1" o:connectortype="straight"/>
        </v:group>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579" type="#_x0000_t202" style="position:absolute;left:0;text-align:left;margin-left:527.3pt;margin-top:104.55pt;width:1in;height:495.8pt;z-index:-251542528;mso-position-horizontal-relative:page;mso-position-vertical-relative:page" o:allowincell="f" filled="f" stroked="f">
          <v:textbox style="layout-flow:vertical;mso-next-textbox:#_x0000_s2579" inset="0,0,0,0">
            <w:txbxContent>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573" style="position:absolute;left:0;text-align:left;margin-left:2.25pt;margin-top:-20.25pt;width:553.5pt;height:29.25pt;z-index:251772928" coordorigin="480,12495" coordsize="11070,585">
          <v:shape id="_x0000_s2574" type="#_x0000_t202" style="position:absolute;left:5856;top:12495;width:4602;height:585">
            <v:textbox style="mso-next-textbox:#_x0000_s2574">
              <w:txbxContent>
                <w:p w:rsidR="00572BC6" w:rsidRPr="00872727" w:rsidRDefault="00572BC6" w:rsidP="00872727">
                  <w:pPr>
                    <w:ind w:firstLine="0"/>
                    <w:jc w:val="center"/>
                    <w:rPr>
                      <w:sz w:val="28"/>
                      <w:szCs w:val="28"/>
                    </w:rPr>
                  </w:pPr>
                  <w:r w:rsidRPr="00872727">
                    <w:rPr>
                      <w:sz w:val="36"/>
                      <w:szCs w:val="36"/>
                    </w:rPr>
                    <w:t>C</w:t>
                  </w:r>
                  <w:r>
                    <w:rPr>
                      <w:sz w:val="28"/>
                      <w:szCs w:val="28"/>
                    </w:rPr>
                    <w:t xml:space="preserve">RIMINAL </w:t>
                  </w:r>
                  <w:r w:rsidRPr="00872727">
                    <w:rPr>
                      <w:sz w:val="36"/>
                      <w:szCs w:val="36"/>
                    </w:rPr>
                    <w:t>J</w:t>
                  </w:r>
                  <w:r>
                    <w:rPr>
                      <w:sz w:val="28"/>
                      <w:szCs w:val="28"/>
                    </w:rPr>
                    <w:t>USTICE</w:t>
                  </w:r>
                </w:p>
              </w:txbxContent>
            </v:textbox>
          </v:shape>
          <v:shapetype id="_x0000_t32" coordsize="21600,21600" o:spt="32" o:oned="t" path="m,l21600,21600e" filled="f">
            <v:path arrowok="t" fillok="f" o:connecttype="none"/>
            <o:lock v:ext="edit" shapetype="t"/>
          </v:shapetype>
          <v:shape id="_x0000_s2575" type="#_x0000_t32" style="position:absolute;left:480;top:12645;width:5376;height:1;flip:x" o:connectortype="straight"/>
          <v:shape id="_x0000_s2576" type="#_x0000_t32" style="position:absolute;left:480;top:12885;width:5376;height:1;flip:x" o:connectortype="straight"/>
          <v:shape id="_x0000_s2577" type="#_x0000_t32" style="position:absolute;left:10458;top:12645;width:1092;height:0" o:connectortype="straight"/>
          <v:shape id="_x0000_s2578" type="#_x0000_t32" style="position:absolute;left:10458;top:12885;width:1092;height:1" o:connectortype="straight"/>
        </v:group>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586" type="#_x0000_t202" style="position:absolute;left:0;text-align:left;margin-left:19.1pt;margin-top:81.6pt;width:1in;height:532.75pt;z-index:-251539456;mso-position-horizontal-relative:page" o:allowincell="f" filled="f" stroked="f">
          <v:textbox style="layout-flow:vertical;mso-layout-flow-alt:bottom-to-top;mso-next-textbox:#_x0000_s2586" inset="0,0,0,0">
            <w:txbxContent>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580" style="position:absolute;left:0;text-align:left;margin-left:-51pt;margin-top:-18.75pt;width:553.5pt;height:29.25pt;z-index:251776000" coordorigin="690,10785" coordsize="11040,585">
          <v:shape id="_x0000_s2581" type="#_x0000_t202" style="position:absolute;left:1779;top:10785;width:4590;height:585">
            <v:textbox style="mso-next-textbox:#_x0000_s2581">
              <w:txbxContent>
                <w:p w:rsidR="00572BC6" w:rsidRPr="00872727" w:rsidRDefault="00572BC6" w:rsidP="00872727">
                  <w:pPr>
                    <w:ind w:firstLine="0"/>
                    <w:jc w:val="center"/>
                    <w:rPr>
                      <w:sz w:val="28"/>
                      <w:szCs w:val="28"/>
                    </w:rPr>
                  </w:pPr>
                  <w:r w:rsidRPr="00872727">
                    <w:rPr>
                      <w:sz w:val="36"/>
                      <w:szCs w:val="36"/>
                    </w:rPr>
                    <w:t>C</w:t>
                  </w:r>
                  <w:r w:rsidRPr="00872727">
                    <w:rPr>
                      <w:sz w:val="28"/>
                      <w:szCs w:val="28"/>
                    </w:rPr>
                    <w:t xml:space="preserve">RIMINAL </w:t>
                  </w:r>
                  <w:r w:rsidRPr="00872727">
                    <w:rPr>
                      <w:sz w:val="36"/>
                      <w:szCs w:val="36"/>
                    </w:rPr>
                    <w:t>J</w:t>
                  </w:r>
                  <w:r w:rsidRPr="00872727">
                    <w:rPr>
                      <w:sz w:val="28"/>
                      <w:szCs w:val="28"/>
                    </w:rPr>
                    <w:t>USTICE</w:t>
                  </w:r>
                </w:p>
              </w:txbxContent>
            </v:textbox>
          </v:shape>
          <v:shapetype id="_x0000_t32" coordsize="21600,21600" o:spt="32" o:oned="t" path="m,l21600,21600e" filled="f">
            <v:path arrowok="t" fillok="f" o:connecttype="none"/>
            <o:lock v:ext="edit" shapetype="t"/>
          </v:shapetype>
          <v:shape id="_x0000_s2582" type="#_x0000_t32" style="position:absolute;left:690;top:10935;width:1089;height:0;flip:x" o:connectortype="straight"/>
          <v:shape id="_x0000_s2583" type="#_x0000_t32" style="position:absolute;left:690;top:11175;width:1089;height:0;flip:x" o:connectortype="straight"/>
          <v:shape id="_x0000_s2584" type="#_x0000_t32" style="position:absolute;left:6369;top:10935;width:5361;height:0" o:connectortype="straight"/>
          <v:shape id="_x0000_s2585" type="#_x0000_t32" style="position:absolute;left:6369;top:11175;width:5361;height:0" o:connectortype="straight"/>
        </v:group>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593" type="#_x0000_t202" style="position:absolute;left:0;text-align:left;margin-left:527.3pt;margin-top:104.55pt;width:1in;height:495.8pt;z-index:-251536384;mso-position-horizontal-relative:page;mso-position-vertical-relative:page" o:allowincell="f" filled="f" stroked="f">
          <v:textbox style="layout-flow:vertical;mso-next-textbox:#_x0000_s2593" inset="0,0,0,0">
            <w:txbxContent>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587" style="position:absolute;left:0;text-align:left;margin-left:2.25pt;margin-top:-20.25pt;width:553.5pt;height:29.25pt;z-index:251779072" coordorigin="480,12495" coordsize="11070,585">
          <v:shape id="_x0000_s2588" type="#_x0000_t202" style="position:absolute;left:5856;top:12495;width:4602;height:585">
            <v:textbox style="mso-next-textbox:#_x0000_s2588">
              <w:txbxContent>
                <w:p w:rsidR="00572BC6" w:rsidRPr="00872727" w:rsidRDefault="00572BC6" w:rsidP="00872727">
                  <w:pPr>
                    <w:ind w:firstLine="0"/>
                    <w:jc w:val="center"/>
                    <w:rPr>
                      <w:sz w:val="28"/>
                      <w:szCs w:val="28"/>
                    </w:rPr>
                  </w:pPr>
                  <w:r w:rsidRPr="00872727">
                    <w:rPr>
                      <w:sz w:val="36"/>
                      <w:szCs w:val="36"/>
                    </w:rPr>
                    <w:t>P</w:t>
                  </w:r>
                  <w:r>
                    <w:rPr>
                      <w:sz w:val="28"/>
                      <w:szCs w:val="28"/>
                    </w:rPr>
                    <w:t xml:space="preserve">UBLIC </w:t>
                  </w:r>
                  <w:r w:rsidRPr="00872727">
                    <w:rPr>
                      <w:sz w:val="36"/>
                      <w:szCs w:val="36"/>
                    </w:rPr>
                    <w:t>A</w:t>
                  </w:r>
                  <w:r>
                    <w:rPr>
                      <w:sz w:val="28"/>
                      <w:szCs w:val="28"/>
                    </w:rPr>
                    <w:t>DMINISTRATION</w:t>
                  </w:r>
                </w:p>
              </w:txbxContent>
            </v:textbox>
          </v:shape>
          <v:shapetype id="_x0000_t32" coordsize="21600,21600" o:spt="32" o:oned="t" path="m,l21600,21600e" filled="f">
            <v:path arrowok="t" fillok="f" o:connecttype="none"/>
            <o:lock v:ext="edit" shapetype="t"/>
          </v:shapetype>
          <v:shape id="_x0000_s2589" type="#_x0000_t32" style="position:absolute;left:480;top:12645;width:5376;height:1;flip:x" o:connectortype="straight"/>
          <v:shape id="_x0000_s2590" type="#_x0000_t32" style="position:absolute;left:480;top:12885;width:5376;height:1;flip:x" o:connectortype="straight"/>
          <v:shape id="_x0000_s2591" type="#_x0000_t32" style="position:absolute;left:10458;top:12645;width:1092;height:0" o:connectortype="straight"/>
          <v:shape id="_x0000_s2592" type="#_x0000_t32" style="position:absolute;left:10458;top:12885;width:1092;height:1" o:connectortype="straight"/>
        </v:group>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600" type="#_x0000_t202" style="position:absolute;left:0;text-align:left;margin-left:19.1pt;margin-top:81.6pt;width:1in;height:532.75pt;z-index:-251533312;mso-position-horizontal-relative:page" o:allowincell="f" filled="f" stroked="f">
          <v:textbox style="layout-flow:vertical;mso-layout-flow-alt:bottom-to-top;mso-next-textbox:#_x0000_s2600" inset="0,0,0,0">
            <w:txbxContent>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594" style="position:absolute;left:0;text-align:left;margin-left:-51pt;margin-top:-18.75pt;width:553.5pt;height:29.25pt;z-index:251782144" coordorigin="690,10785" coordsize="11040,585">
          <v:shape id="_x0000_s2595" type="#_x0000_t202" style="position:absolute;left:1779;top:10785;width:4590;height:585">
            <v:textbox style="mso-next-textbox:#_x0000_s2595">
              <w:txbxContent>
                <w:p w:rsidR="00572BC6" w:rsidRPr="00872727" w:rsidRDefault="00572BC6" w:rsidP="00872727">
                  <w:pPr>
                    <w:ind w:firstLine="0"/>
                    <w:jc w:val="center"/>
                    <w:rPr>
                      <w:sz w:val="28"/>
                      <w:szCs w:val="28"/>
                    </w:rPr>
                  </w:pPr>
                  <w:r w:rsidRPr="00872727">
                    <w:rPr>
                      <w:sz w:val="36"/>
                      <w:szCs w:val="36"/>
                    </w:rPr>
                    <w:t>P</w:t>
                  </w:r>
                  <w:r w:rsidRPr="00872727">
                    <w:rPr>
                      <w:sz w:val="28"/>
                      <w:szCs w:val="28"/>
                    </w:rPr>
                    <w:t xml:space="preserve">UBLIC </w:t>
                  </w:r>
                  <w:r w:rsidRPr="00872727">
                    <w:rPr>
                      <w:sz w:val="36"/>
                      <w:szCs w:val="36"/>
                    </w:rPr>
                    <w:t>A</w:t>
                  </w:r>
                  <w:r w:rsidRPr="00872727">
                    <w:rPr>
                      <w:sz w:val="28"/>
                      <w:szCs w:val="28"/>
                    </w:rPr>
                    <w:t>DMINISTRATION</w:t>
                  </w:r>
                </w:p>
              </w:txbxContent>
            </v:textbox>
          </v:shape>
          <v:shapetype id="_x0000_t32" coordsize="21600,21600" o:spt="32" o:oned="t" path="m,l21600,21600e" filled="f">
            <v:path arrowok="t" fillok="f" o:connecttype="none"/>
            <o:lock v:ext="edit" shapetype="t"/>
          </v:shapetype>
          <v:shape id="_x0000_s2596" type="#_x0000_t32" style="position:absolute;left:690;top:10935;width:1089;height:0;flip:x" o:connectortype="straight"/>
          <v:shape id="_x0000_s2597" type="#_x0000_t32" style="position:absolute;left:690;top:11175;width:1089;height:0;flip:x" o:connectortype="straight"/>
          <v:shape id="_x0000_s2598" type="#_x0000_t32" style="position:absolute;left:6369;top:10935;width:5361;height:0" o:connectortype="straight"/>
          <v:shape id="_x0000_s2599" type="#_x0000_t32" style="position:absolute;left:6369;top:11175;width:5361;height:0" o:connectortype="straight"/>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group id="_x0000_s2052" style="position:absolute;left:0;text-align:left;margin-left:-51pt;margin-top:-18.75pt;width:553.5pt;height:29.25pt;z-index:251661312" coordorigin="690,10785" coordsize="11040,585">
          <v:shapetype id="_x0000_t202" coordsize="21600,21600" o:spt="202" path="m,l,21600r21600,l21600,xe">
            <v:stroke joinstyle="miter"/>
            <v:path gradientshapeok="t" o:connecttype="rect"/>
          </v:shapetype>
          <v:shape id="_x0000_s2053" type="#_x0000_t202" style="position:absolute;left:1779;top:10785;width:4590;height:585">
            <v:textbox style="mso-next-textbox:#_x0000_s2053">
              <w:txbxContent>
                <w:p w:rsidR="00572BC6" w:rsidRPr="00441123" w:rsidRDefault="00572BC6" w:rsidP="00441123"/>
              </w:txbxContent>
            </v:textbox>
          </v:shape>
          <v:shapetype id="_x0000_t32" coordsize="21600,21600" o:spt="32" o:oned="t" path="m,l21600,21600e" filled="f">
            <v:path arrowok="t" fillok="f" o:connecttype="none"/>
            <o:lock v:ext="edit" shapetype="t"/>
          </v:shapetype>
          <v:shape id="_x0000_s2054" type="#_x0000_t32" style="position:absolute;left:690;top:10935;width:1089;height:0;flip:x" o:connectortype="straight"/>
          <v:shape id="_x0000_s2055" type="#_x0000_t32" style="position:absolute;left:690;top:11175;width:1089;height:0;flip:x" o:connectortype="straight"/>
          <v:shape id="_x0000_s2056" type="#_x0000_t32" style="position:absolute;left:6369;top:10935;width:5361;height:0" o:connectortype="straight"/>
          <v:shape id="_x0000_s2057" type="#_x0000_t32" style="position:absolute;left:6369;top:11175;width:5361;height:0" o:connectortype="straight"/>
        </v:group>
      </w:pict>
    </w:r>
    <w:r>
      <w:rPr>
        <w:noProof/>
      </w:rPr>
      <w:pict>
        <v:shape id="_x0000_s2049" type="#_x0000_t202" style="position:absolute;left:0;text-align:left;margin-left:21pt;margin-top:40.5pt;width:1in;height:655.7pt;z-index:-251658240;mso-position-horizontal-relative:page" o:allowincell="f" filled="f" stroked="f">
          <v:textbox style="layout-flow:vertical;mso-layout-flow-alt:bottom-to-top;mso-next-textbox:#_x0000_s2049" inset="0,0,0,0">
            <w:txbxContent>
              <w:p w:rsidR="00572BC6" w:rsidRDefault="00572BC6"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72BC6" w:rsidRDefault="00572BC6"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72BC6" w:rsidRDefault="00572BC6"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607" type="#_x0000_t202" style="position:absolute;left:0;text-align:left;margin-left:527.3pt;margin-top:104.55pt;width:1in;height:495.8pt;z-index:-251530240;mso-position-horizontal-relative:page;mso-position-vertical-relative:page" o:allowincell="f" filled="f" stroked="f">
          <v:textbox style="layout-flow:vertical;mso-next-textbox:#_x0000_s2607" inset="0,0,0,0">
            <w:txbxContent>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601" style="position:absolute;left:0;text-align:left;margin-left:2.25pt;margin-top:-20.25pt;width:553.5pt;height:29.25pt;z-index:251785216" coordorigin="480,12495" coordsize="11070,585">
          <v:shape id="_x0000_s2602" type="#_x0000_t202" style="position:absolute;left:5856;top:12495;width:4602;height:585">
            <v:textbox style="mso-next-textbox:#_x0000_s2602">
              <w:txbxContent>
                <w:p w:rsidR="00572BC6" w:rsidRPr="00872727" w:rsidRDefault="00572BC6" w:rsidP="00872727">
                  <w:pPr>
                    <w:ind w:firstLine="0"/>
                    <w:jc w:val="center"/>
                    <w:rPr>
                      <w:sz w:val="28"/>
                      <w:szCs w:val="28"/>
                    </w:rPr>
                  </w:pPr>
                  <w:r>
                    <w:rPr>
                      <w:sz w:val="36"/>
                      <w:szCs w:val="36"/>
                    </w:rPr>
                    <w:t>N</w:t>
                  </w:r>
                  <w:r>
                    <w:rPr>
                      <w:sz w:val="28"/>
                      <w:szCs w:val="28"/>
                    </w:rPr>
                    <w:t>URSING</w:t>
                  </w:r>
                </w:p>
              </w:txbxContent>
            </v:textbox>
          </v:shape>
          <v:shapetype id="_x0000_t32" coordsize="21600,21600" o:spt="32" o:oned="t" path="m,l21600,21600e" filled="f">
            <v:path arrowok="t" fillok="f" o:connecttype="none"/>
            <o:lock v:ext="edit" shapetype="t"/>
          </v:shapetype>
          <v:shape id="_x0000_s2603" type="#_x0000_t32" style="position:absolute;left:480;top:12645;width:5376;height:1;flip:x" o:connectortype="straight"/>
          <v:shape id="_x0000_s2604" type="#_x0000_t32" style="position:absolute;left:480;top:12885;width:5376;height:1;flip:x" o:connectortype="straight"/>
          <v:shape id="_x0000_s2605" type="#_x0000_t32" style="position:absolute;left:10458;top:12645;width:1092;height:0" o:connectortype="straight"/>
          <v:shape id="_x0000_s2606" type="#_x0000_t32" style="position:absolute;left:10458;top:12885;width:1092;height:1" o:connectortype="straight"/>
        </v:group>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614" type="#_x0000_t202" style="position:absolute;left:0;text-align:left;margin-left:19.1pt;margin-top:81.6pt;width:1in;height:532.75pt;z-index:-251527168;mso-position-horizontal-relative:page" o:allowincell="f" filled="f" stroked="f">
          <v:textbox style="layout-flow:vertical;mso-layout-flow-alt:bottom-to-top;mso-next-textbox:#_x0000_s2614" inset="0,0,0,0">
            <w:txbxContent>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608" style="position:absolute;left:0;text-align:left;margin-left:-51pt;margin-top:-18.75pt;width:553.5pt;height:29.25pt;z-index:251788288" coordorigin="690,10785" coordsize="11040,585">
          <v:shape id="_x0000_s2609" type="#_x0000_t202" style="position:absolute;left:1779;top:10785;width:4590;height:585">
            <v:textbox style="mso-next-textbox:#_x0000_s2609">
              <w:txbxContent>
                <w:p w:rsidR="00572BC6" w:rsidRPr="00872727" w:rsidRDefault="00572BC6" w:rsidP="00872727">
                  <w:pPr>
                    <w:ind w:firstLine="0"/>
                    <w:jc w:val="center"/>
                    <w:rPr>
                      <w:sz w:val="28"/>
                      <w:szCs w:val="28"/>
                    </w:rPr>
                  </w:pPr>
                  <w:r>
                    <w:rPr>
                      <w:sz w:val="36"/>
                      <w:szCs w:val="36"/>
                    </w:rPr>
                    <w:t>N</w:t>
                  </w:r>
                  <w:r w:rsidRPr="00872727">
                    <w:rPr>
                      <w:sz w:val="28"/>
                      <w:szCs w:val="28"/>
                    </w:rPr>
                    <w:t>U</w:t>
                  </w:r>
                  <w:r>
                    <w:rPr>
                      <w:sz w:val="28"/>
                      <w:szCs w:val="28"/>
                    </w:rPr>
                    <w:t>RSING</w:t>
                  </w:r>
                </w:p>
              </w:txbxContent>
            </v:textbox>
          </v:shape>
          <v:shapetype id="_x0000_t32" coordsize="21600,21600" o:spt="32" o:oned="t" path="m,l21600,21600e" filled="f">
            <v:path arrowok="t" fillok="f" o:connecttype="none"/>
            <o:lock v:ext="edit" shapetype="t"/>
          </v:shapetype>
          <v:shape id="_x0000_s2610" type="#_x0000_t32" style="position:absolute;left:690;top:10935;width:1089;height:0;flip:x" o:connectortype="straight"/>
          <v:shape id="_x0000_s2611" type="#_x0000_t32" style="position:absolute;left:690;top:11175;width:1089;height:0;flip:x" o:connectortype="straight"/>
          <v:shape id="_x0000_s2612" type="#_x0000_t32" style="position:absolute;left:6369;top:10935;width:5361;height:0" o:connectortype="straight"/>
          <v:shape id="_x0000_s2613" type="#_x0000_t32" style="position:absolute;left:6369;top:11175;width:5361;height:0" o:connectortype="straight"/>
        </v:group>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621" type="#_x0000_t202" style="position:absolute;left:0;text-align:left;margin-left:527.3pt;margin-top:104.55pt;width:1in;height:495.8pt;z-index:-251524096;mso-position-horizontal-relative:page;mso-position-vertical-relative:page" o:allowincell="f" filled="f" stroked="f">
          <v:textbox style="layout-flow:vertical;mso-next-textbox:#_x0000_s2621" inset="0,0,0,0">
            <w:txbxContent>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615" style="position:absolute;left:0;text-align:left;margin-left:2.25pt;margin-top:-20.25pt;width:553.5pt;height:29.25pt;z-index:251791360" coordorigin="480,12495" coordsize="11070,585">
          <v:shape id="_x0000_s2616" type="#_x0000_t202" style="position:absolute;left:5856;top:12495;width:4602;height:585">
            <v:textbox style="mso-next-textbox:#_x0000_s2616">
              <w:txbxContent>
                <w:p w:rsidR="00572BC6" w:rsidRPr="00872727" w:rsidRDefault="00572BC6" w:rsidP="00872727">
                  <w:pPr>
                    <w:ind w:firstLine="0"/>
                    <w:jc w:val="center"/>
                    <w:rPr>
                      <w:sz w:val="28"/>
                      <w:szCs w:val="28"/>
                    </w:rPr>
                  </w:pPr>
                  <w:r>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617" type="#_x0000_t32" style="position:absolute;left:480;top:12645;width:5376;height:1;flip:x" o:connectortype="straight"/>
          <v:shape id="_x0000_s2618" type="#_x0000_t32" style="position:absolute;left:480;top:12885;width:5376;height:1;flip:x" o:connectortype="straight"/>
          <v:shape id="_x0000_s2619" type="#_x0000_t32" style="position:absolute;left:10458;top:12645;width:1092;height:0" o:connectortype="straight"/>
          <v:shape id="_x0000_s2620" type="#_x0000_t32" style="position:absolute;left:10458;top:12885;width:1092;height:1" o:connectortype="straight"/>
        </v:group>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628" type="#_x0000_t202" style="position:absolute;left:0;text-align:left;margin-left:19.1pt;margin-top:81.6pt;width:1in;height:532.75pt;z-index:-251521024;mso-position-horizontal-relative:page" o:allowincell="f" filled="f" stroked="f">
          <v:textbox style="layout-flow:vertical;mso-layout-flow-alt:bottom-to-top;mso-next-textbox:#_x0000_s2628" inset="0,0,0,0">
            <w:txbxContent>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622" style="position:absolute;left:0;text-align:left;margin-left:-51pt;margin-top:-18.75pt;width:553.5pt;height:29.25pt;z-index:251794432" coordorigin="690,10785" coordsize="11040,585">
          <v:shape id="_x0000_s2623" type="#_x0000_t202" style="position:absolute;left:1779;top:10785;width:4590;height:585">
            <v:textbox style="mso-next-textbox:#_x0000_s2623">
              <w:txbxContent>
                <w:p w:rsidR="00572BC6" w:rsidRPr="00872727" w:rsidRDefault="00572BC6" w:rsidP="00872727">
                  <w:pPr>
                    <w:ind w:firstLine="0"/>
                    <w:jc w:val="center"/>
                    <w:rPr>
                      <w:sz w:val="28"/>
                      <w:szCs w:val="28"/>
                    </w:rPr>
                  </w:pPr>
                  <w:r>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624" type="#_x0000_t32" style="position:absolute;left:690;top:10935;width:1089;height:0;flip:x" o:connectortype="straight"/>
          <v:shape id="_x0000_s2625" type="#_x0000_t32" style="position:absolute;left:690;top:11175;width:1089;height:0;flip:x" o:connectortype="straight"/>
          <v:shape id="_x0000_s2626" type="#_x0000_t32" style="position:absolute;left:6369;top:10935;width:5361;height:0" o:connectortype="straight"/>
          <v:shape id="_x0000_s2627" type="#_x0000_t32" style="position:absolute;left:6369;top:11175;width:5361;height:0" o:connectortype="straight"/>
        </v:group>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635" type="#_x0000_t202" style="position:absolute;left:0;text-align:left;margin-left:19.1pt;margin-top:81.6pt;width:1in;height:532.75pt;z-index:-251517952;mso-position-horizontal-relative:page" o:allowincell="f" filled="f" stroked="f">
          <v:textbox style="layout-flow:vertical;mso-layout-flow-alt:bottom-to-top;mso-next-textbox:#_x0000_s2635" inset="0,0,0,0">
            <w:txbxContent>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629" style="position:absolute;left:0;text-align:left;margin-left:-51pt;margin-top:-18.75pt;width:553.5pt;height:29.25pt;z-index:251797504" coordorigin="690,10785" coordsize="11040,585">
          <v:shape id="_x0000_s2630" type="#_x0000_t202" style="position:absolute;left:1779;top:10785;width:4590;height:585">
            <v:textbox style="mso-next-textbox:#_x0000_s2630">
              <w:txbxContent>
                <w:p w:rsidR="00572BC6" w:rsidRPr="00572BC6" w:rsidRDefault="00572BC6" w:rsidP="00872727">
                  <w:pPr>
                    <w:ind w:firstLine="0"/>
                    <w:jc w:val="center"/>
                    <w:rPr>
                      <w:sz w:val="28"/>
                      <w:szCs w:val="28"/>
                    </w:rPr>
                  </w:pPr>
                  <w:r w:rsidRPr="00572BC6">
                    <w:rPr>
                      <w:sz w:val="36"/>
                      <w:szCs w:val="36"/>
                    </w:rPr>
                    <w:t>E</w:t>
                  </w:r>
                  <w:r w:rsidRPr="00572BC6">
                    <w:rPr>
                      <w:sz w:val="28"/>
                      <w:szCs w:val="28"/>
                    </w:rPr>
                    <w:t xml:space="preserve">ARLY </w:t>
                  </w:r>
                  <w:r w:rsidRPr="00572BC6">
                    <w:rPr>
                      <w:sz w:val="36"/>
                      <w:szCs w:val="36"/>
                    </w:rPr>
                    <w:t>C</w:t>
                  </w:r>
                  <w:r w:rsidRPr="00572BC6">
                    <w:rPr>
                      <w:sz w:val="28"/>
                      <w:szCs w:val="28"/>
                    </w:rPr>
                    <w:t xml:space="preserve">HILDHOOD </w:t>
                  </w:r>
                  <w:r w:rsidRPr="00572BC6">
                    <w:rPr>
                      <w:sz w:val="36"/>
                      <w:szCs w:val="36"/>
                    </w:rPr>
                    <w:t>E</w:t>
                  </w:r>
                  <w:r w:rsidRPr="00572BC6">
                    <w:rPr>
                      <w:sz w:val="28"/>
                      <w:szCs w:val="28"/>
                    </w:rPr>
                    <w:t>DUCATION</w:t>
                  </w:r>
                </w:p>
              </w:txbxContent>
            </v:textbox>
          </v:shape>
          <v:shapetype id="_x0000_t32" coordsize="21600,21600" o:spt="32" o:oned="t" path="m,l21600,21600e" filled="f">
            <v:path arrowok="t" fillok="f" o:connecttype="none"/>
            <o:lock v:ext="edit" shapetype="t"/>
          </v:shapetype>
          <v:shape id="_x0000_s2631" type="#_x0000_t32" style="position:absolute;left:690;top:10935;width:1089;height:0;flip:x" o:connectortype="straight"/>
          <v:shape id="_x0000_s2632" type="#_x0000_t32" style="position:absolute;left:690;top:11175;width:1089;height:0;flip:x" o:connectortype="straight"/>
          <v:shape id="_x0000_s2633" type="#_x0000_t32" style="position:absolute;left:6369;top:10935;width:5361;height:0" o:connectortype="straight"/>
          <v:shape id="_x0000_s2634" type="#_x0000_t32" style="position:absolute;left:6369;top:11175;width:5361;height:0" o:connectortype="straight"/>
        </v:group>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642" type="#_x0000_t202" style="position:absolute;left:0;text-align:left;margin-left:527.3pt;margin-top:104.55pt;width:1in;height:495.8pt;z-index:-251514880;mso-position-horizontal-relative:page;mso-position-vertical-relative:page" o:allowincell="f" filled="f" stroked="f">
          <v:textbox style="layout-flow:vertical;mso-next-textbox:#_x0000_s2642" inset="0,0,0,0">
            <w:txbxContent>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636" style="position:absolute;left:0;text-align:left;margin-left:2.25pt;margin-top:-20.25pt;width:553.5pt;height:29.25pt;z-index:251800576" coordorigin="480,12495" coordsize="11070,585">
          <v:shape id="_x0000_s2637" type="#_x0000_t202" style="position:absolute;left:5856;top:12495;width:4602;height:585">
            <v:textbox style="mso-next-textbox:#_x0000_s2637">
              <w:txbxContent>
                <w:p w:rsidR="00572BC6" w:rsidRPr="00872727" w:rsidRDefault="00572BC6" w:rsidP="00872727">
                  <w:pPr>
                    <w:ind w:firstLine="0"/>
                    <w:jc w:val="center"/>
                    <w:rPr>
                      <w:sz w:val="28"/>
                      <w:szCs w:val="28"/>
                    </w:rPr>
                  </w:pPr>
                  <w:r w:rsidRPr="00572BC6">
                    <w:rPr>
                      <w:sz w:val="36"/>
                      <w:szCs w:val="36"/>
                    </w:rPr>
                    <w:t>E</w:t>
                  </w:r>
                  <w:r>
                    <w:rPr>
                      <w:sz w:val="28"/>
                      <w:szCs w:val="28"/>
                    </w:rPr>
                    <w:t xml:space="preserve">ARLY </w:t>
                  </w:r>
                  <w:r w:rsidRPr="00572BC6">
                    <w:rPr>
                      <w:sz w:val="36"/>
                      <w:szCs w:val="36"/>
                    </w:rPr>
                    <w:t>C</w:t>
                  </w:r>
                  <w:r>
                    <w:rPr>
                      <w:sz w:val="28"/>
                      <w:szCs w:val="28"/>
                    </w:rPr>
                    <w:t xml:space="preserve">HILDHOOD </w:t>
                  </w:r>
                  <w:r w:rsidRPr="00572BC6">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638" type="#_x0000_t32" style="position:absolute;left:480;top:12645;width:5376;height:1;flip:x" o:connectortype="straight"/>
          <v:shape id="_x0000_s2639" type="#_x0000_t32" style="position:absolute;left:480;top:12885;width:5376;height:1;flip:x" o:connectortype="straight"/>
          <v:shape id="_x0000_s2640" type="#_x0000_t32" style="position:absolute;left:10458;top:12645;width:1092;height:0" o:connectortype="straight"/>
          <v:shape id="_x0000_s2641" type="#_x0000_t32" style="position:absolute;left:10458;top:12885;width:1092;height:1" o:connectortype="straight"/>
        </v:group>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530" type="#_x0000_t202" style="position:absolute;left:0;text-align:left;margin-left:527.3pt;margin-top:104.55pt;width:1in;height:495.8pt;z-index:-251564032;mso-position-horizontal-relative:page;mso-position-vertical-relative:page" o:allowincell="f" filled="f" stroked="f">
          <v:textbox style="layout-flow:vertical;mso-next-textbox:#_x0000_s2530" inset="0,0,0,0">
            <w:txbxContent>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524" style="position:absolute;left:0;text-align:left;margin-left:2.25pt;margin-top:-20.25pt;width:553.5pt;height:29.25pt;z-index:251751424" coordorigin="480,12495" coordsize="11070,585">
          <v:shape id="_x0000_s2525" type="#_x0000_t202" style="position:absolute;left:5856;top:12495;width:4602;height:585">
            <v:textbox style="mso-next-textbox:#_x0000_s2525">
              <w:txbxContent>
                <w:p w:rsidR="00572BC6" w:rsidRPr="00872727" w:rsidRDefault="00572BC6" w:rsidP="00872727">
                  <w:pPr>
                    <w:ind w:firstLine="0"/>
                    <w:jc w:val="center"/>
                    <w:rPr>
                      <w:sz w:val="28"/>
                      <w:szCs w:val="28"/>
                    </w:rPr>
                  </w:pPr>
                  <w:r w:rsidRPr="00872727">
                    <w:rPr>
                      <w:sz w:val="36"/>
                      <w:szCs w:val="36"/>
                    </w:rPr>
                    <w:t>E</w:t>
                  </w:r>
                  <w:r>
                    <w:rPr>
                      <w:sz w:val="28"/>
                      <w:szCs w:val="28"/>
                    </w:rPr>
                    <w:t xml:space="preserve">ARLY </w:t>
                  </w:r>
                  <w:r w:rsidRPr="00872727">
                    <w:rPr>
                      <w:sz w:val="36"/>
                      <w:szCs w:val="36"/>
                    </w:rPr>
                    <w:t>C</w:t>
                  </w:r>
                  <w:r>
                    <w:rPr>
                      <w:sz w:val="28"/>
                      <w:szCs w:val="28"/>
                    </w:rPr>
                    <w:t xml:space="preserve">HILDHOOD </w:t>
                  </w:r>
                  <w:r w:rsidRPr="00872727">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526" type="#_x0000_t32" style="position:absolute;left:480;top:12645;width:5376;height:1;flip:x" o:connectortype="straight"/>
          <v:shape id="_x0000_s2527" type="#_x0000_t32" style="position:absolute;left:480;top:12885;width:5376;height:1;flip:x" o:connectortype="straight"/>
          <v:shape id="_x0000_s2528" type="#_x0000_t32" style="position:absolute;left:10458;top:12645;width:1092;height:0" o:connectortype="straight"/>
          <v:shape id="_x0000_s2529" type="#_x0000_t32" style="position:absolute;left:10458;top:12885;width:1092;height:1" o:connectortype="straight"/>
        </v:group>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537" type="#_x0000_t202" style="position:absolute;left:0;text-align:left;margin-left:19.1pt;margin-top:81.6pt;width:1in;height:532.75pt;z-index:-251560960;mso-position-horizontal-relative:page" o:allowincell="f" filled="f" stroked="f">
          <v:textbox style="layout-flow:vertical;mso-layout-flow-alt:bottom-to-top;mso-next-textbox:#_x0000_s2537" inset="0,0,0,0">
            <w:txbxContent>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531" style="position:absolute;left:0;text-align:left;margin-left:-51pt;margin-top:-18.75pt;width:553.5pt;height:29.25pt;z-index:251754496" coordorigin="690,10785" coordsize="11040,585">
          <v:shape id="_x0000_s2532" type="#_x0000_t202" style="position:absolute;left:1779;top:10785;width:4590;height:585">
            <v:textbox style="mso-next-textbox:#_x0000_s2532">
              <w:txbxContent>
                <w:p w:rsidR="00572BC6" w:rsidRPr="00872727" w:rsidRDefault="00572BC6" w:rsidP="00872727">
                  <w:pPr>
                    <w:ind w:firstLine="0"/>
                    <w:jc w:val="center"/>
                    <w:rPr>
                      <w:sz w:val="28"/>
                      <w:szCs w:val="28"/>
                    </w:rPr>
                  </w:pPr>
                  <w:r w:rsidRPr="00572BC6">
                    <w:rPr>
                      <w:sz w:val="36"/>
                      <w:szCs w:val="36"/>
                    </w:rPr>
                    <w:t>E</w:t>
                  </w:r>
                  <w:r>
                    <w:rPr>
                      <w:sz w:val="28"/>
                      <w:szCs w:val="28"/>
                    </w:rPr>
                    <w:t xml:space="preserve">DUCATIONAL </w:t>
                  </w:r>
                  <w:r w:rsidRPr="00572BC6">
                    <w:rPr>
                      <w:sz w:val="36"/>
                      <w:szCs w:val="36"/>
                    </w:rPr>
                    <w:t>L</w:t>
                  </w:r>
                  <w:r>
                    <w:rPr>
                      <w:sz w:val="28"/>
                      <w:szCs w:val="28"/>
                    </w:rPr>
                    <w:t>EADERSHIP</w:t>
                  </w:r>
                  <w:r w:rsidRPr="00872727">
                    <w:rPr>
                      <w:sz w:val="28"/>
                      <w:szCs w:val="28"/>
                    </w:rPr>
                    <w:t xml:space="preserve"> </w:t>
                  </w:r>
                  <w:r>
                    <w:rPr>
                      <w:sz w:val="28"/>
                      <w:szCs w:val="28"/>
                    </w:rPr>
                    <w:t xml:space="preserve"> </w:t>
                  </w:r>
                </w:p>
              </w:txbxContent>
            </v:textbox>
          </v:shape>
          <v:shapetype id="_x0000_t32" coordsize="21600,21600" o:spt="32" o:oned="t" path="m,l21600,21600e" filled="f">
            <v:path arrowok="t" fillok="f" o:connecttype="none"/>
            <o:lock v:ext="edit" shapetype="t"/>
          </v:shapetype>
          <v:shape id="_x0000_s2533" type="#_x0000_t32" style="position:absolute;left:690;top:10935;width:1089;height:0;flip:x" o:connectortype="straight"/>
          <v:shape id="_x0000_s2534" type="#_x0000_t32" style="position:absolute;left:690;top:11175;width:1089;height:0;flip:x" o:connectortype="straight"/>
          <v:shape id="_x0000_s2535" type="#_x0000_t32" style="position:absolute;left:6369;top:10935;width:5361;height:0" o:connectortype="straight"/>
          <v:shape id="_x0000_s2536" type="#_x0000_t32" style="position:absolute;left:6369;top:11175;width:5361;height:0" o:connectortype="straight"/>
        </v:group>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544" type="#_x0000_t202" style="position:absolute;left:0;text-align:left;margin-left:527.3pt;margin-top:104.55pt;width:1in;height:495.8pt;z-index:-251557888;mso-position-horizontal-relative:page;mso-position-vertical-relative:page" o:allowincell="f" filled="f" stroked="f">
          <v:textbox style="layout-flow:vertical;mso-next-textbox:#_x0000_s2544" inset="0,0,0,0">
            <w:txbxContent>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538" style="position:absolute;left:0;text-align:left;margin-left:2.25pt;margin-top:-20.25pt;width:553.5pt;height:29.25pt;z-index:251757568" coordorigin="480,12495" coordsize="11070,585">
          <v:shape id="_x0000_s2539" type="#_x0000_t202" style="position:absolute;left:5856;top:12495;width:4602;height:585">
            <v:textbox style="mso-next-textbox:#_x0000_s2539">
              <w:txbxContent>
                <w:p w:rsidR="00572BC6" w:rsidRPr="00872727" w:rsidRDefault="00572BC6" w:rsidP="00872727">
                  <w:pPr>
                    <w:ind w:firstLine="0"/>
                    <w:jc w:val="center"/>
                    <w:rPr>
                      <w:sz w:val="28"/>
                      <w:szCs w:val="28"/>
                    </w:rPr>
                  </w:pPr>
                  <w:r w:rsidRPr="00872727">
                    <w:rPr>
                      <w:sz w:val="36"/>
                      <w:szCs w:val="36"/>
                    </w:rPr>
                    <w:t>E</w:t>
                  </w:r>
                  <w:r>
                    <w:rPr>
                      <w:sz w:val="28"/>
                      <w:szCs w:val="28"/>
                    </w:rPr>
                    <w:t xml:space="preserve">DUCATIONAL </w:t>
                  </w:r>
                  <w:r w:rsidRPr="00872727">
                    <w:rPr>
                      <w:sz w:val="36"/>
                      <w:szCs w:val="36"/>
                    </w:rPr>
                    <w:t>L</w:t>
                  </w:r>
                  <w:r>
                    <w:rPr>
                      <w:sz w:val="28"/>
                      <w:szCs w:val="28"/>
                    </w:rPr>
                    <w:t>EADERSHIP</w:t>
                  </w:r>
                </w:p>
              </w:txbxContent>
            </v:textbox>
          </v:shape>
          <v:shapetype id="_x0000_t32" coordsize="21600,21600" o:spt="32" o:oned="t" path="m,l21600,21600e" filled="f">
            <v:path arrowok="t" fillok="f" o:connecttype="none"/>
            <o:lock v:ext="edit" shapetype="t"/>
          </v:shapetype>
          <v:shape id="_x0000_s2540" type="#_x0000_t32" style="position:absolute;left:480;top:12645;width:5376;height:1;flip:x" o:connectortype="straight"/>
          <v:shape id="_x0000_s2541" type="#_x0000_t32" style="position:absolute;left:480;top:12885;width:5376;height:1;flip:x" o:connectortype="straight"/>
          <v:shape id="_x0000_s2542" type="#_x0000_t32" style="position:absolute;left:10458;top:12645;width:1092;height:0" o:connectortype="straight"/>
          <v:shape id="_x0000_s2543" type="#_x0000_t32" style="position:absolute;left:10458;top:12885;width:1092;height:1" o:connectortype="straight"/>
        </v:group>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D7A" w:rsidRDefault="00DD3D7A">
    <w:pPr>
      <w:pStyle w:val="Footer"/>
    </w:pPr>
    <w:r>
      <w:rPr>
        <w:noProof/>
      </w:rPr>
      <w:pict>
        <v:shapetype id="_x0000_t202" coordsize="21600,21600" o:spt="202" path="m,l,21600r21600,l21600,xe">
          <v:stroke joinstyle="miter"/>
          <v:path gradientshapeok="t" o:connecttype="rect"/>
        </v:shapetype>
        <v:shape id="_x0000_s2649" type="#_x0000_t202" style="position:absolute;left:0;text-align:left;margin-left:19.1pt;margin-top:81.6pt;width:1in;height:532.75pt;z-index:-251511808;mso-position-horizontal-relative:page" o:allowincell="f" filled="f" stroked="f">
          <v:textbox style="layout-flow:vertical;mso-layout-flow-alt:bottom-to-top;mso-next-textbox:#_x0000_s2649" inset="0,0,0,0">
            <w:txbxContent>
              <w:p w:rsidR="00DD3D7A" w:rsidRDefault="00DD3D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643" style="position:absolute;left:0;text-align:left;margin-left:-51pt;margin-top:-18.75pt;width:553.5pt;height:29.25pt;z-index:251803648" coordorigin="690,10785" coordsize="11040,585">
          <v:shape id="_x0000_s2644" type="#_x0000_t202" style="position:absolute;left:1779;top:10785;width:4590;height:585">
            <v:textbox style="mso-next-textbox:#_x0000_s2644">
              <w:txbxContent>
                <w:p w:rsidR="00DD3D7A" w:rsidRPr="00872727" w:rsidRDefault="00DD3D7A" w:rsidP="00872727">
                  <w:pPr>
                    <w:ind w:firstLine="0"/>
                    <w:jc w:val="center"/>
                    <w:rPr>
                      <w:sz w:val="28"/>
                      <w:szCs w:val="28"/>
                    </w:rPr>
                  </w:pPr>
                  <w:r w:rsidRPr="00572BC6">
                    <w:rPr>
                      <w:sz w:val="36"/>
                      <w:szCs w:val="36"/>
                    </w:rPr>
                    <w:t>E</w:t>
                  </w:r>
                  <w:r>
                    <w:rPr>
                      <w:sz w:val="28"/>
                      <w:szCs w:val="28"/>
                    </w:rPr>
                    <w:t xml:space="preserve">DUCATION </w:t>
                  </w:r>
                  <w:r>
                    <w:rPr>
                      <w:sz w:val="36"/>
                      <w:szCs w:val="36"/>
                    </w:rPr>
                    <w:t>S</w:t>
                  </w:r>
                  <w:r>
                    <w:rPr>
                      <w:sz w:val="28"/>
                      <w:szCs w:val="28"/>
                    </w:rPr>
                    <w:t>PECIALIST</w:t>
                  </w:r>
                  <w:r w:rsidRPr="00872727">
                    <w:rPr>
                      <w:sz w:val="28"/>
                      <w:szCs w:val="28"/>
                    </w:rPr>
                    <w:t xml:space="preserve"> </w:t>
                  </w:r>
                  <w:r>
                    <w:rPr>
                      <w:sz w:val="28"/>
                      <w:szCs w:val="28"/>
                    </w:rPr>
                    <w:t xml:space="preserve"> </w:t>
                  </w:r>
                </w:p>
              </w:txbxContent>
            </v:textbox>
          </v:shape>
          <v:shapetype id="_x0000_t32" coordsize="21600,21600" o:spt="32" o:oned="t" path="m,l21600,21600e" filled="f">
            <v:path arrowok="t" fillok="f" o:connecttype="none"/>
            <o:lock v:ext="edit" shapetype="t"/>
          </v:shapetype>
          <v:shape id="_x0000_s2645" type="#_x0000_t32" style="position:absolute;left:690;top:10935;width:1089;height:0;flip:x" o:connectortype="straight"/>
          <v:shape id="_x0000_s2646" type="#_x0000_t32" style="position:absolute;left:690;top:11175;width:1089;height:0;flip:x" o:connectortype="straight"/>
          <v:shape id="_x0000_s2647" type="#_x0000_t32" style="position:absolute;left:6369;top:10935;width:5361;height:0" o:connectortype="straight"/>
          <v:shape id="_x0000_s2648" type="#_x0000_t32" style="position:absolute;left:6369;top:11175;width:5361;height:0" o:connectortype="straight"/>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group id="_x0000_s2455" style="position:absolute;left:0;text-align:left;margin-left:2.25pt;margin-top:-20.25pt;width:553.5pt;height:29.25pt;z-index:251721728" coordorigin="480,12495" coordsize="11070,585">
          <v:shapetype id="_x0000_t202" coordsize="21600,21600" o:spt="202" path="m,l,21600r21600,l21600,xe">
            <v:stroke joinstyle="miter"/>
            <v:path gradientshapeok="t" o:connecttype="rect"/>
          </v:shapetype>
          <v:shape id="_x0000_s2456" type="#_x0000_t202" style="position:absolute;left:5856;top:12495;width:4602;height:585">
            <v:textbox style="mso-next-textbox:#_x0000_s2456">
              <w:txbxContent>
                <w:p w:rsidR="00572BC6" w:rsidRPr="00872727" w:rsidRDefault="00572BC6" w:rsidP="00872727">
                  <w:pPr>
                    <w:ind w:firstLine="0"/>
                    <w:jc w:val="center"/>
                    <w:rPr>
                      <w:sz w:val="28"/>
                      <w:szCs w:val="28"/>
                    </w:rPr>
                  </w:pPr>
                  <w:r w:rsidRPr="00872727">
                    <w:rPr>
                      <w:sz w:val="36"/>
                      <w:szCs w:val="36"/>
                    </w:rPr>
                    <w:t>T</w:t>
                  </w:r>
                  <w:r w:rsidRPr="00872727">
                    <w:rPr>
                      <w:sz w:val="28"/>
                      <w:szCs w:val="28"/>
                    </w:rPr>
                    <w:t xml:space="preserve">ABLE OF </w:t>
                  </w:r>
                  <w:r w:rsidRPr="00872727">
                    <w:rPr>
                      <w:sz w:val="36"/>
                      <w:szCs w:val="36"/>
                    </w:rPr>
                    <w:t>C</w:t>
                  </w:r>
                  <w:r w:rsidRPr="00872727">
                    <w:rPr>
                      <w:sz w:val="28"/>
                      <w:szCs w:val="28"/>
                    </w:rPr>
                    <w:t>ONTENTS</w:t>
                  </w:r>
                </w:p>
              </w:txbxContent>
            </v:textbox>
          </v:shape>
          <v:shapetype id="_x0000_t32" coordsize="21600,21600" o:spt="32" o:oned="t" path="m,l21600,21600e" filled="f">
            <v:path arrowok="t" fillok="f" o:connecttype="none"/>
            <o:lock v:ext="edit" shapetype="t"/>
          </v:shapetype>
          <v:shape id="_x0000_s2457" type="#_x0000_t32" style="position:absolute;left:480;top:12645;width:5376;height:1;flip:x" o:connectortype="straight"/>
          <v:shape id="_x0000_s2458" type="#_x0000_t32" style="position:absolute;left:480;top:12885;width:5376;height:1;flip:x" o:connectortype="straight"/>
          <v:shape id="_x0000_s2459" type="#_x0000_t32" style="position:absolute;left:10458;top:12645;width:1092;height:0" o:connectortype="straight"/>
          <v:shape id="_x0000_s2460" type="#_x0000_t32" style="position:absolute;left:10458;top:12885;width:1092;height:1" o:connectortype="straight"/>
        </v:group>
      </w:pict>
    </w:r>
    <w:r>
      <w:rPr>
        <w:noProof/>
      </w:rPr>
      <w:pict>
        <v:shape id="_x0000_s2454" type="#_x0000_t202" style="position:absolute;left:0;text-align:left;margin-left:525pt;margin-top:39pt;width:1in;height:663.2pt;z-index:-251595776;mso-position-horizontal-relative:page" o:allowincell="f" filled="f" stroked="f">
          <v:textbox style="layout-flow:vertical;mso-next-textbox:#_x0000_s2454" inset="0,0,0,0">
            <w:txbxContent>
              <w:p w:rsidR="00572BC6" w:rsidRDefault="00572BC6"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551" type="#_x0000_t202" style="position:absolute;left:0;text-align:left;margin-left:527.3pt;margin-top:104.55pt;width:1in;height:495.8pt;z-index:-251554816;mso-position-horizontal-relative:page;mso-position-vertical-relative:page" o:allowincell="f" filled="f" stroked="f">
          <v:textbox style="layout-flow:vertical;mso-next-textbox:#_x0000_s2551" inset="0,0,0,0">
            <w:txbxContent>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545" style="position:absolute;left:0;text-align:left;margin-left:2.25pt;margin-top:-20.25pt;width:553.5pt;height:29.25pt;z-index:251760640" coordorigin="480,12495" coordsize="11070,585">
          <v:shape id="_x0000_s2546" type="#_x0000_t202" style="position:absolute;left:5856;top:12495;width:4602;height:585">
            <v:textbox style="mso-next-textbox:#_x0000_s2546">
              <w:txbxContent>
                <w:p w:rsidR="00572BC6" w:rsidRPr="00872727" w:rsidRDefault="00572BC6" w:rsidP="00872727">
                  <w:pPr>
                    <w:ind w:firstLine="0"/>
                    <w:jc w:val="center"/>
                    <w:rPr>
                      <w:sz w:val="28"/>
                      <w:szCs w:val="28"/>
                    </w:rPr>
                  </w:pPr>
                  <w:r w:rsidRPr="00872727">
                    <w:rPr>
                      <w:sz w:val="36"/>
                      <w:szCs w:val="36"/>
                    </w:rPr>
                    <w:t>E</w:t>
                  </w:r>
                  <w:r>
                    <w:rPr>
                      <w:sz w:val="28"/>
                      <w:szCs w:val="28"/>
                    </w:rPr>
                    <w:t xml:space="preserve">DUCATION </w:t>
                  </w:r>
                  <w:r>
                    <w:rPr>
                      <w:sz w:val="36"/>
                      <w:szCs w:val="36"/>
                    </w:rPr>
                    <w:t>S</w:t>
                  </w:r>
                  <w:r>
                    <w:rPr>
                      <w:sz w:val="28"/>
                      <w:szCs w:val="28"/>
                    </w:rPr>
                    <w:t>PECIALIST</w:t>
                  </w:r>
                </w:p>
              </w:txbxContent>
            </v:textbox>
          </v:shape>
          <v:shapetype id="_x0000_t32" coordsize="21600,21600" o:spt="32" o:oned="t" path="m,l21600,21600e" filled="f">
            <v:path arrowok="t" fillok="f" o:connecttype="none"/>
            <o:lock v:ext="edit" shapetype="t"/>
          </v:shapetype>
          <v:shape id="_x0000_s2547" type="#_x0000_t32" style="position:absolute;left:480;top:12645;width:5376;height:1;flip:x" o:connectortype="straight"/>
          <v:shape id="_x0000_s2548" type="#_x0000_t32" style="position:absolute;left:480;top:12885;width:5376;height:1;flip:x" o:connectortype="straight"/>
          <v:shape id="_x0000_s2549" type="#_x0000_t32" style="position:absolute;left:10458;top:12645;width:1092;height:0" o:connectortype="straight"/>
          <v:shape id="_x0000_s2550" type="#_x0000_t32" style="position:absolute;left:10458;top:12885;width:1092;height:1" o:connectortype="straight"/>
        </v:group>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558" type="#_x0000_t202" style="position:absolute;left:0;text-align:left;margin-left:527.3pt;margin-top:104.55pt;width:1in;height:495.8pt;z-index:-251551744;mso-position-horizontal-relative:page;mso-position-vertical-relative:page" o:allowincell="f" filled="f" stroked="f">
          <v:textbox style="layout-flow:vertical;mso-next-textbox:#_x0000_s2558" inset="0,0,0,0">
            <w:txbxContent>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552" style="position:absolute;left:0;text-align:left;margin-left:2.25pt;margin-top:-20.25pt;width:553.5pt;height:29.25pt;z-index:251763712" coordorigin="480,12495" coordsize="11070,585">
          <v:shape id="_x0000_s2553" type="#_x0000_t202" style="position:absolute;left:5856;top:12495;width:4602;height:585">
            <v:textbox style="mso-next-textbox:#_x0000_s2553">
              <w:txbxContent>
                <w:p w:rsidR="00572BC6" w:rsidRPr="00872727" w:rsidRDefault="00572BC6" w:rsidP="00872727">
                  <w:pPr>
                    <w:ind w:firstLine="0"/>
                    <w:jc w:val="center"/>
                    <w:rPr>
                      <w:sz w:val="28"/>
                      <w:szCs w:val="28"/>
                    </w:rPr>
                  </w:pPr>
                  <w:r>
                    <w:rPr>
                      <w:sz w:val="36"/>
                      <w:szCs w:val="36"/>
                    </w:rPr>
                    <w:t>E</w:t>
                  </w:r>
                  <w:r w:rsidRPr="00872727">
                    <w:rPr>
                      <w:sz w:val="28"/>
                      <w:szCs w:val="28"/>
                    </w:rPr>
                    <w:t>NGLISH</w:t>
                  </w:r>
                  <w:r>
                    <w:rPr>
                      <w:sz w:val="36"/>
                      <w:szCs w:val="36"/>
                    </w:rPr>
                    <w:t xml:space="preserve"> </w:t>
                  </w:r>
                  <w:r w:rsidRPr="00872727">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554" type="#_x0000_t32" style="position:absolute;left:480;top:12645;width:5376;height:1;flip:x" o:connectortype="straight"/>
          <v:shape id="_x0000_s2555" type="#_x0000_t32" style="position:absolute;left:480;top:12885;width:5376;height:1;flip:x" o:connectortype="straight"/>
          <v:shape id="_x0000_s2556" type="#_x0000_t32" style="position:absolute;left:10458;top:12645;width:1092;height:0" o:connectortype="straight"/>
          <v:shape id="_x0000_s2557" type="#_x0000_t32" style="position:absolute;left:10458;top:12885;width:1092;height:1" o:connectortype="straight"/>
        </v:group>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D7A" w:rsidRDefault="00DD3D7A">
    <w:pPr>
      <w:pStyle w:val="Footer"/>
    </w:pPr>
    <w:r>
      <w:rPr>
        <w:noProof/>
      </w:rPr>
      <w:pict>
        <v:shapetype id="_x0000_t202" coordsize="21600,21600" o:spt="202" path="m,l,21600r21600,l21600,xe">
          <v:stroke joinstyle="miter"/>
          <v:path gradientshapeok="t" o:connecttype="rect"/>
        </v:shapetype>
        <v:shape id="_x0000_s2656" type="#_x0000_t202" style="position:absolute;left:0;text-align:left;margin-left:19.1pt;margin-top:81.6pt;width:1in;height:532.75pt;z-index:-251508736;mso-position-horizontal-relative:page" o:allowincell="f" filled="f" stroked="f">
          <v:textbox style="layout-flow:vertical;mso-layout-flow-alt:bottom-to-top;mso-next-textbox:#_x0000_s2656" inset="0,0,0,0">
            <w:txbxContent>
              <w:p w:rsidR="00DD3D7A" w:rsidRDefault="00DD3D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650" style="position:absolute;left:0;text-align:left;margin-left:-51pt;margin-top:-18.75pt;width:553.5pt;height:29.25pt;z-index:251806720" coordorigin="690,10785" coordsize="11040,585">
          <v:shape id="_x0000_s2651" type="#_x0000_t202" style="position:absolute;left:1779;top:10785;width:4590;height:585">
            <v:textbox style="mso-next-textbox:#_x0000_s2651">
              <w:txbxContent>
                <w:p w:rsidR="00DD3D7A" w:rsidRPr="00872727" w:rsidRDefault="00DD3D7A" w:rsidP="00872727">
                  <w:pPr>
                    <w:ind w:firstLine="0"/>
                    <w:jc w:val="center"/>
                    <w:rPr>
                      <w:sz w:val="28"/>
                      <w:szCs w:val="28"/>
                    </w:rPr>
                  </w:pPr>
                  <w:r w:rsidRPr="00DD3D7A">
                    <w:rPr>
                      <w:sz w:val="36"/>
                      <w:szCs w:val="36"/>
                    </w:rPr>
                    <w:t>E</w:t>
                  </w:r>
                  <w:r>
                    <w:rPr>
                      <w:sz w:val="28"/>
                      <w:szCs w:val="28"/>
                    </w:rPr>
                    <w:t xml:space="preserve">NGLISH </w:t>
                  </w:r>
                  <w:r w:rsidRPr="00DD3D7A">
                    <w:rPr>
                      <w:sz w:val="36"/>
                      <w:szCs w:val="36"/>
                    </w:rPr>
                    <w:t>E</w:t>
                  </w:r>
                  <w:r>
                    <w:rPr>
                      <w:sz w:val="28"/>
                      <w:szCs w:val="28"/>
                    </w:rPr>
                    <w:t>DUCATION</w:t>
                  </w:r>
                  <w:r w:rsidRPr="00872727">
                    <w:rPr>
                      <w:sz w:val="28"/>
                      <w:szCs w:val="28"/>
                    </w:rPr>
                    <w:t xml:space="preserve"> </w:t>
                  </w:r>
                  <w:r>
                    <w:rPr>
                      <w:sz w:val="28"/>
                      <w:szCs w:val="28"/>
                    </w:rPr>
                    <w:t xml:space="preserve"> </w:t>
                  </w:r>
                </w:p>
              </w:txbxContent>
            </v:textbox>
          </v:shape>
          <v:shapetype id="_x0000_t32" coordsize="21600,21600" o:spt="32" o:oned="t" path="m,l21600,21600e" filled="f">
            <v:path arrowok="t" fillok="f" o:connecttype="none"/>
            <o:lock v:ext="edit" shapetype="t"/>
          </v:shapetype>
          <v:shape id="_x0000_s2652" type="#_x0000_t32" style="position:absolute;left:690;top:10935;width:1089;height:0;flip:x" o:connectortype="straight"/>
          <v:shape id="_x0000_s2653" type="#_x0000_t32" style="position:absolute;left:690;top:11175;width:1089;height:0;flip:x" o:connectortype="straight"/>
          <v:shape id="_x0000_s2654" type="#_x0000_t32" style="position:absolute;left:6369;top:10935;width:5361;height:0" o:connectortype="straight"/>
          <v:shape id="_x0000_s2655" type="#_x0000_t32" style="position:absolute;left:6369;top:11175;width:5361;height:0" o:connectortype="straight"/>
        </v:group>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565" type="#_x0000_t202" style="position:absolute;left:0;text-align:left;margin-left:527.3pt;margin-top:104.55pt;width:1in;height:495.8pt;z-index:-251548672;mso-position-horizontal-relative:page;mso-position-vertical-relative:page" o:allowincell="f" filled="f" stroked="f">
          <v:textbox style="layout-flow:vertical;mso-next-textbox:#_x0000_s2565" inset="0,0,0,0">
            <w:txbxContent>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559" style="position:absolute;left:0;text-align:left;margin-left:2.25pt;margin-top:-20.25pt;width:553.5pt;height:29.25pt;z-index:251766784" coordorigin="480,12495" coordsize="11070,585">
          <v:shape id="_x0000_s2560" type="#_x0000_t202" style="position:absolute;left:5856;top:12495;width:4602;height:585">
            <v:textbox style="mso-next-textbox:#_x0000_s2560">
              <w:txbxContent>
                <w:p w:rsidR="00572BC6" w:rsidRPr="00872727" w:rsidRDefault="00DD3D7A" w:rsidP="00872727">
                  <w:pPr>
                    <w:ind w:firstLine="0"/>
                    <w:jc w:val="center"/>
                    <w:rPr>
                      <w:sz w:val="28"/>
                      <w:szCs w:val="28"/>
                    </w:rPr>
                  </w:pPr>
                  <w:r>
                    <w:rPr>
                      <w:sz w:val="36"/>
                      <w:szCs w:val="36"/>
                    </w:rPr>
                    <w:t>M</w:t>
                  </w:r>
                  <w:r w:rsidR="00572BC6">
                    <w:rPr>
                      <w:sz w:val="28"/>
                      <w:szCs w:val="28"/>
                    </w:rPr>
                    <w:t>ATH</w:t>
                  </w:r>
                  <w:r>
                    <w:rPr>
                      <w:sz w:val="28"/>
                      <w:szCs w:val="28"/>
                    </w:rPr>
                    <w:t>EMATICS</w:t>
                  </w:r>
                  <w:r w:rsidR="00572BC6">
                    <w:rPr>
                      <w:sz w:val="28"/>
                      <w:szCs w:val="28"/>
                    </w:rPr>
                    <w:t xml:space="preserve"> </w:t>
                  </w:r>
                  <w:r w:rsidR="00572BC6" w:rsidRPr="00872727">
                    <w:rPr>
                      <w:sz w:val="36"/>
                      <w:szCs w:val="36"/>
                    </w:rPr>
                    <w:t>E</w:t>
                  </w:r>
                  <w:r w:rsidR="00572BC6">
                    <w:rPr>
                      <w:sz w:val="28"/>
                      <w:szCs w:val="28"/>
                    </w:rPr>
                    <w:t>DUCATION</w:t>
                  </w:r>
                </w:p>
              </w:txbxContent>
            </v:textbox>
          </v:shape>
          <v:shapetype id="_x0000_t32" coordsize="21600,21600" o:spt="32" o:oned="t" path="m,l21600,21600e" filled="f">
            <v:path arrowok="t" fillok="f" o:connecttype="none"/>
            <o:lock v:ext="edit" shapetype="t"/>
          </v:shapetype>
          <v:shape id="_x0000_s2561" type="#_x0000_t32" style="position:absolute;left:480;top:12645;width:5376;height:1;flip:x" o:connectortype="straight"/>
          <v:shape id="_x0000_s2562" type="#_x0000_t32" style="position:absolute;left:480;top:12885;width:5376;height:1;flip:x" o:connectortype="straight"/>
          <v:shape id="_x0000_s2563" type="#_x0000_t32" style="position:absolute;left:10458;top:12645;width:1092;height:0" o:connectortype="straight"/>
          <v:shape id="_x0000_s2564" type="#_x0000_t32" style="position:absolute;left:10458;top:12885;width:1092;height:1" o:connectortype="straight"/>
        </v:group>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572" type="#_x0000_t202" style="position:absolute;left:0;text-align:left;margin-left:19.1pt;margin-top:81.6pt;width:1in;height:532.75pt;z-index:-251545600;mso-position-horizontal-relative:page" o:allowincell="f" filled="f" stroked="f">
          <v:textbox style="layout-flow:vertical;mso-layout-flow-alt:bottom-to-top;mso-next-textbox:#_x0000_s2572" inset="0,0,0,0">
            <w:txbxContent>
              <w:p w:rsidR="00572BC6" w:rsidRDefault="00572BC6"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566" style="position:absolute;left:0;text-align:left;margin-left:-51pt;margin-top:-18.75pt;width:553.5pt;height:29.25pt;z-index:251769856" coordorigin="690,10785" coordsize="11040,585">
          <v:shape id="_x0000_s2567" type="#_x0000_t202" style="position:absolute;left:1779;top:10785;width:4590;height:585">
            <v:textbox style="mso-next-textbox:#_x0000_s2567">
              <w:txbxContent>
                <w:p w:rsidR="00572BC6" w:rsidRPr="00872727" w:rsidRDefault="00572BC6" w:rsidP="00872727">
                  <w:pPr>
                    <w:ind w:firstLine="0"/>
                    <w:jc w:val="center"/>
                    <w:rPr>
                      <w:sz w:val="28"/>
                      <w:szCs w:val="28"/>
                    </w:rPr>
                  </w:pPr>
                  <w:r>
                    <w:rPr>
                      <w:sz w:val="28"/>
                      <w:szCs w:val="28"/>
                    </w:rPr>
                    <w:t>HEALTH &amp; PHYSICAL EDUCATION</w:t>
                  </w:r>
                </w:p>
              </w:txbxContent>
            </v:textbox>
          </v:shape>
          <v:shapetype id="_x0000_t32" coordsize="21600,21600" o:spt="32" o:oned="t" path="m,l21600,21600e" filled="f">
            <v:path arrowok="t" fillok="f" o:connecttype="none"/>
            <o:lock v:ext="edit" shapetype="t"/>
          </v:shapetype>
          <v:shape id="_x0000_s2568" type="#_x0000_t32" style="position:absolute;left:690;top:10935;width:1089;height:0;flip:x" o:connectortype="straight"/>
          <v:shape id="_x0000_s2569" type="#_x0000_t32" style="position:absolute;left:690;top:11175;width:1089;height:0;flip:x" o:connectortype="straight"/>
          <v:shape id="_x0000_s2570" type="#_x0000_t32" style="position:absolute;left:6369;top:10935;width:5361;height:0" o:connectortype="straight"/>
          <v:shape id="_x0000_s2571" type="#_x0000_t32" style="position:absolute;left:6369;top:11175;width:5361;height:0" o:connectortype="straight"/>
        </v:group>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D7A" w:rsidRDefault="00DD3D7A">
    <w:pPr>
      <w:pStyle w:val="Footer"/>
    </w:pPr>
    <w:r>
      <w:rPr>
        <w:noProof/>
      </w:rPr>
      <w:pict>
        <v:shapetype id="_x0000_t202" coordsize="21600,21600" o:spt="202" path="m,l,21600r21600,l21600,xe">
          <v:stroke joinstyle="miter"/>
          <v:path gradientshapeok="t" o:connecttype="rect"/>
        </v:shapetype>
        <v:shape id="_x0000_s2663" type="#_x0000_t202" style="position:absolute;left:0;text-align:left;margin-left:19.1pt;margin-top:81.6pt;width:1in;height:532.75pt;z-index:-251505664;mso-position-horizontal-relative:page" o:allowincell="f" filled="f" stroked="f">
          <v:textbox style="layout-flow:vertical;mso-layout-flow-alt:bottom-to-top;mso-next-textbox:#_x0000_s2663" inset="0,0,0,0">
            <w:txbxContent>
              <w:p w:rsidR="00DD3D7A" w:rsidRDefault="00DD3D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657" style="position:absolute;left:0;text-align:left;margin-left:-51pt;margin-top:-18.75pt;width:553.5pt;height:29.25pt;z-index:251809792" coordorigin="690,10785" coordsize="11040,585">
          <v:shape id="_x0000_s2658" type="#_x0000_t202" style="position:absolute;left:1779;top:10785;width:4590;height:585">
            <v:textbox style="mso-next-textbox:#_x0000_s2658">
              <w:txbxContent>
                <w:p w:rsidR="00DD3D7A" w:rsidRPr="00872727" w:rsidRDefault="00DD3D7A" w:rsidP="00872727">
                  <w:pPr>
                    <w:ind w:firstLine="0"/>
                    <w:jc w:val="center"/>
                    <w:rPr>
                      <w:sz w:val="28"/>
                      <w:szCs w:val="28"/>
                    </w:rPr>
                  </w:pPr>
                  <w:r w:rsidRPr="00DD3D7A">
                    <w:rPr>
                      <w:sz w:val="36"/>
                      <w:szCs w:val="36"/>
                    </w:rPr>
                    <w:t>M</w:t>
                  </w:r>
                  <w:r>
                    <w:rPr>
                      <w:sz w:val="28"/>
                      <w:szCs w:val="28"/>
                    </w:rPr>
                    <w:t xml:space="preserve">ATHEMATICS </w:t>
                  </w:r>
                  <w:r w:rsidRPr="00DD3D7A">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659" type="#_x0000_t32" style="position:absolute;left:690;top:10935;width:1089;height:0;flip:x" o:connectortype="straight"/>
          <v:shape id="_x0000_s2660" type="#_x0000_t32" style="position:absolute;left:690;top:11175;width:1089;height:0;flip:x" o:connectortype="straight"/>
          <v:shape id="_x0000_s2661" type="#_x0000_t32" style="position:absolute;left:6369;top:10935;width:5361;height:0" o:connectortype="straight"/>
          <v:shape id="_x0000_s2662" type="#_x0000_t32" style="position:absolute;left:6369;top:11175;width:5361;height:0" o:connectortype="straight"/>
        </v:group>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D7A" w:rsidRDefault="00DD3D7A">
    <w:pPr>
      <w:pStyle w:val="Footer"/>
    </w:pPr>
    <w:r>
      <w:rPr>
        <w:noProof/>
      </w:rPr>
      <w:pict>
        <v:shapetype id="_x0000_t202" coordsize="21600,21600" o:spt="202" path="m,l,21600r21600,l21600,xe">
          <v:stroke joinstyle="miter"/>
          <v:path gradientshapeok="t" o:connecttype="rect"/>
        </v:shapetype>
        <v:shape id="_x0000_s2677" type="#_x0000_t202" style="position:absolute;left:0;text-align:left;margin-left:527.3pt;margin-top:104.55pt;width:1in;height:495.8pt;z-index:-251499520;mso-position-horizontal-relative:page;mso-position-vertical-relative:page" o:allowincell="f" filled="f" stroked="f">
          <v:textbox style="layout-flow:vertical;mso-next-textbox:#_x0000_s2677" inset="0,0,0,0">
            <w:txbxContent>
              <w:p w:rsidR="00DD3D7A" w:rsidRDefault="00DD3D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DD3D7A" w:rsidRDefault="00DD3D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671" style="position:absolute;left:0;text-align:left;margin-left:2.25pt;margin-top:-20.25pt;width:553.5pt;height:29.25pt;z-index:251815936" coordorigin="480,12495" coordsize="11070,585">
          <v:shape id="_x0000_s2672" type="#_x0000_t202" style="position:absolute;left:5856;top:12495;width:4602;height:585">
            <v:textbox style="mso-next-textbox:#_x0000_s2672">
              <w:txbxContent>
                <w:p w:rsidR="00DD3D7A" w:rsidRPr="00872727" w:rsidRDefault="00DD3D7A" w:rsidP="00872727">
                  <w:pPr>
                    <w:ind w:firstLine="0"/>
                    <w:jc w:val="center"/>
                    <w:rPr>
                      <w:sz w:val="28"/>
                      <w:szCs w:val="28"/>
                    </w:rPr>
                  </w:pPr>
                  <w:r>
                    <w:rPr>
                      <w:sz w:val="36"/>
                      <w:szCs w:val="36"/>
                    </w:rPr>
                    <w:t>M</w:t>
                  </w:r>
                  <w:r>
                    <w:rPr>
                      <w:sz w:val="28"/>
                      <w:szCs w:val="28"/>
                    </w:rPr>
                    <w:t xml:space="preserve">IDDLE </w:t>
                  </w:r>
                  <w:r w:rsidRPr="00DD3D7A">
                    <w:rPr>
                      <w:sz w:val="36"/>
                      <w:szCs w:val="36"/>
                    </w:rPr>
                    <w:t>G</w:t>
                  </w:r>
                  <w:r>
                    <w:rPr>
                      <w:sz w:val="28"/>
                      <w:szCs w:val="28"/>
                    </w:rPr>
                    <w:t xml:space="preserve">RADES </w:t>
                  </w:r>
                  <w:r w:rsidRPr="00872727">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673" type="#_x0000_t32" style="position:absolute;left:480;top:12645;width:5376;height:1;flip:x" o:connectortype="straight"/>
          <v:shape id="_x0000_s2674" type="#_x0000_t32" style="position:absolute;left:480;top:12885;width:5376;height:1;flip:x" o:connectortype="straight"/>
          <v:shape id="_x0000_s2675" type="#_x0000_t32" style="position:absolute;left:10458;top:12645;width:1092;height:0" o:connectortype="straight"/>
          <v:shape id="_x0000_s2676" type="#_x0000_t32" style="position:absolute;left:10458;top:12885;width:1092;height:1" o:connectortype="straight"/>
        </v:group>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D7A" w:rsidRDefault="00DD3D7A">
    <w:pPr>
      <w:pStyle w:val="Footer"/>
    </w:pPr>
    <w:r>
      <w:rPr>
        <w:noProof/>
      </w:rPr>
      <w:pict>
        <v:shapetype id="_x0000_t202" coordsize="21600,21600" o:spt="202" path="m,l,21600r21600,l21600,xe">
          <v:stroke joinstyle="miter"/>
          <v:path gradientshapeok="t" o:connecttype="rect"/>
        </v:shapetype>
        <v:shape id="_x0000_s2670" type="#_x0000_t202" style="position:absolute;left:0;text-align:left;margin-left:19.1pt;margin-top:81.6pt;width:1in;height:532.75pt;z-index:-251502592;mso-position-horizontal-relative:page" o:allowincell="f" filled="f" stroked="f">
          <v:textbox style="layout-flow:vertical;mso-layout-flow-alt:bottom-to-top;mso-next-textbox:#_x0000_s2670" inset="0,0,0,0">
            <w:txbxContent>
              <w:p w:rsidR="00DD3D7A" w:rsidRDefault="00DD3D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664" style="position:absolute;left:0;text-align:left;margin-left:-51pt;margin-top:-18.75pt;width:553.5pt;height:29.25pt;z-index:251812864" coordorigin="690,10785" coordsize="11040,585">
          <v:shape id="_x0000_s2665" type="#_x0000_t202" style="position:absolute;left:1779;top:10785;width:4590;height:585">
            <v:textbox style="mso-next-textbox:#_x0000_s2665">
              <w:txbxContent>
                <w:p w:rsidR="00DD3D7A" w:rsidRPr="00872727" w:rsidRDefault="00DD3D7A" w:rsidP="00872727">
                  <w:pPr>
                    <w:ind w:firstLine="0"/>
                    <w:jc w:val="center"/>
                    <w:rPr>
                      <w:sz w:val="28"/>
                      <w:szCs w:val="28"/>
                    </w:rPr>
                  </w:pPr>
                  <w:r w:rsidRPr="00DD3D7A">
                    <w:rPr>
                      <w:sz w:val="36"/>
                      <w:szCs w:val="36"/>
                    </w:rPr>
                    <w:t>M</w:t>
                  </w:r>
                  <w:r>
                    <w:rPr>
                      <w:sz w:val="28"/>
                      <w:szCs w:val="28"/>
                    </w:rPr>
                    <w:t xml:space="preserve">IDDLE </w:t>
                  </w:r>
                  <w:r w:rsidRPr="00DD3D7A">
                    <w:rPr>
                      <w:sz w:val="36"/>
                      <w:szCs w:val="36"/>
                    </w:rPr>
                    <w:t>G</w:t>
                  </w:r>
                  <w:r>
                    <w:rPr>
                      <w:sz w:val="28"/>
                      <w:szCs w:val="28"/>
                    </w:rPr>
                    <w:t xml:space="preserve">RADES </w:t>
                  </w:r>
                  <w:r w:rsidRPr="00DD3D7A">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666" type="#_x0000_t32" style="position:absolute;left:690;top:10935;width:1089;height:0;flip:x" o:connectortype="straight"/>
          <v:shape id="_x0000_s2667" type="#_x0000_t32" style="position:absolute;left:690;top:11175;width:1089;height:0;flip:x" o:connectortype="straight"/>
          <v:shape id="_x0000_s2668" type="#_x0000_t32" style="position:absolute;left:6369;top:10935;width:5361;height:0" o:connectortype="straight"/>
          <v:shape id="_x0000_s2669" type="#_x0000_t32" style="position:absolute;left:6369;top:11175;width:5361;height:0" o:connectortype="straight"/>
        </v:group>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D7A" w:rsidRDefault="00DD3D7A">
    <w:pPr>
      <w:pStyle w:val="Footer"/>
    </w:pPr>
    <w:r>
      <w:rPr>
        <w:noProof/>
      </w:rPr>
      <w:pict>
        <v:shapetype id="_x0000_t202" coordsize="21600,21600" o:spt="202" path="m,l,21600r21600,l21600,xe">
          <v:stroke joinstyle="miter"/>
          <v:path gradientshapeok="t" o:connecttype="rect"/>
        </v:shapetype>
        <v:shape id="_x0000_s2691" type="#_x0000_t202" style="position:absolute;left:0;text-align:left;margin-left:527.3pt;margin-top:104.55pt;width:1in;height:495.8pt;z-index:-251493376;mso-position-horizontal-relative:page;mso-position-vertical-relative:page" o:allowincell="f" filled="f" stroked="f">
          <v:textbox style="layout-flow:vertical;mso-next-textbox:#_x0000_s2691" inset="0,0,0,0">
            <w:txbxContent>
              <w:p w:rsidR="00DD3D7A" w:rsidRDefault="00DD3D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DD3D7A" w:rsidRDefault="00DD3D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685" style="position:absolute;left:0;text-align:left;margin-left:2.25pt;margin-top:-20.25pt;width:553.5pt;height:29.25pt;z-index:251822080" coordorigin="480,12495" coordsize="11070,585">
          <v:shape id="_x0000_s2686" type="#_x0000_t202" style="position:absolute;left:5856;top:12495;width:4602;height:585">
            <v:textbox style="mso-next-textbox:#_x0000_s2686">
              <w:txbxContent>
                <w:p w:rsidR="00DD3D7A" w:rsidRPr="00872727" w:rsidRDefault="00DD3D7A" w:rsidP="00872727">
                  <w:pPr>
                    <w:ind w:firstLine="0"/>
                    <w:jc w:val="center"/>
                    <w:rPr>
                      <w:sz w:val="28"/>
                      <w:szCs w:val="28"/>
                    </w:rPr>
                  </w:pPr>
                  <w:r>
                    <w:rPr>
                      <w:sz w:val="36"/>
                      <w:szCs w:val="36"/>
                    </w:rPr>
                    <w:t>S</w:t>
                  </w:r>
                  <w:r>
                    <w:rPr>
                      <w:sz w:val="28"/>
                      <w:szCs w:val="28"/>
                    </w:rPr>
                    <w:t xml:space="preserve">CIENCE </w:t>
                  </w:r>
                  <w:r w:rsidRPr="00872727">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687" type="#_x0000_t32" style="position:absolute;left:480;top:12645;width:5376;height:1;flip:x" o:connectortype="straight"/>
          <v:shape id="_x0000_s2688" type="#_x0000_t32" style="position:absolute;left:480;top:12885;width:5376;height:1;flip:x" o:connectortype="straight"/>
          <v:shape id="_x0000_s2689" type="#_x0000_t32" style="position:absolute;left:10458;top:12645;width:1092;height:0" o:connectortype="straight"/>
          <v:shape id="_x0000_s2690" type="#_x0000_t32" style="position:absolute;left:10458;top:12885;width:1092;height:1" o:connectortype="straight"/>
        </v:group>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D7A" w:rsidRDefault="00DD3D7A">
    <w:pPr>
      <w:pStyle w:val="Footer"/>
    </w:pPr>
    <w:r>
      <w:rPr>
        <w:noProof/>
      </w:rPr>
      <w:pict>
        <v:shapetype id="_x0000_t202" coordsize="21600,21600" o:spt="202" path="m,l,21600r21600,l21600,xe">
          <v:stroke joinstyle="miter"/>
          <v:path gradientshapeok="t" o:connecttype="rect"/>
        </v:shapetype>
        <v:shape id="_x0000_s2684" type="#_x0000_t202" style="position:absolute;left:0;text-align:left;margin-left:19.1pt;margin-top:81.6pt;width:1in;height:532.75pt;z-index:-251496448;mso-position-horizontal-relative:page" o:allowincell="f" filled="f" stroked="f">
          <v:textbox style="layout-flow:vertical;mso-layout-flow-alt:bottom-to-top;mso-next-textbox:#_x0000_s2684" inset="0,0,0,0">
            <w:txbxContent>
              <w:p w:rsidR="00DD3D7A" w:rsidRDefault="00DD3D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678" style="position:absolute;left:0;text-align:left;margin-left:-51pt;margin-top:-18.75pt;width:553.5pt;height:29.25pt;z-index:251819008" coordorigin="690,10785" coordsize="11040,585">
          <v:shape id="_x0000_s2679" type="#_x0000_t202" style="position:absolute;left:1779;top:10785;width:4590;height:585">
            <v:textbox style="mso-next-textbox:#_x0000_s2679">
              <w:txbxContent>
                <w:p w:rsidR="00DD3D7A" w:rsidRPr="00872727" w:rsidRDefault="00DD3D7A" w:rsidP="00872727">
                  <w:pPr>
                    <w:ind w:firstLine="0"/>
                    <w:jc w:val="center"/>
                    <w:rPr>
                      <w:sz w:val="28"/>
                      <w:szCs w:val="28"/>
                    </w:rPr>
                  </w:pPr>
                  <w:r>
                    <w:rPr>
                      <w:sz w:val="36"/>
                      <w:szCs w:val="36"/>
                    </w:rPr>
                    <w:t>S</w:t>
                  </w:r>
                  <w:r>
                    <w:rPr>
                      <w:sz w:val="28"/>
                      <w:szCs w:val="28"/>
                    </w:rPr>
                    <w:t xml:space="preserve">CIENCE </w:t>
                  </w:r>
                  <w:r w:rsidRPr="00DD3D7A">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680" type="#_x0000_t32" style="position:absolute;left:690;top:10935;width:1089;height:0;flip:x" o:connectortype="straight"/>
          <v:shape id="_x0000_s2681" type="#_x0000_t32" style="position:absolute;left:690;top:11175;width:1089;height:0;flip:x" o:connectortype="straight"/>
          <v:shape id="_x0000_s2682" type="#_x0000_t32" style="position:absolute;left:6369;top:10935;width:5361;height:0" o:connectortype="straight"/>
          <v:shape id="_x0000_s2683" type="#_x0000_t32" style="position:absolute;left:6369;top:11175;width:5361;height:0" o:connectortype="straight"/>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group id="_x0000_s2448" style="position:absolute;left:0;text-align:left;margin-left:-51pt;margin-top:-18.75pt;width:553.5pt;height:29.25pt;z-index:251717632" coordorigin="690,10785" coordsize="11040,585">
          <v:shapetype id="_x0000_t202" coordsize="21600,21600" o:spt="202" path="m,l,21600r21600,l21600,xe">
            <v:stroke joinstyle="miter"/>
            <v:path gradientshapeok="t" o:connecttype="rect"/>
          </v:shapetype>
          <v:shape id="_x0000_s2449" type="#_x0000_t202" style="position:absolute;left:1779;top:10785;width:4590;height:585">
            <v:textbox style="mso-next-textbox:#_x0000_s2449">
              <w:txbxContent>
                <w:p w:rsidR="00572BC6" w:rsidRPr="00872727" w:rsidRDefault="00572BC6" w:rsidP="00441123">
                  <w:pPr>
                    <w:rPr>
                      <w:sz w:val="28"/>
                      <w:szCs w:val="28"/>
                    </w:rPr>
                  </w:pPr>
                  <w:r w:rsidRPr="00872727">
                    <w:rPr>
                      <w:sz w:val="36"/>
                      <w:szCs w:val="36"/>
                    </w:rPr>
                    <w:t>T</w:t>
                  </w:r>
                  <w:r w:rsidRPr="00872727">
                    <w:rPr>
                      <w:sz w:val="28"/>
                      <w:szCs w:val="28"/>
                    </w:rPr>
                    <w:t xml:space="preserve">ABLE OF </w:t>
                  </w:r>
                  <w:r w:rsidRPr="00872727">
                    <w:rPr>
                      <w:sz w:val="36"/>
                      <w:szCs w:val="36"/>
                    </w:rPr>
                    <w:t>C</w:t>
                  </w:r>
                  <w:r w:rsidRPr="00872727">
                    <w:rPr>
                      <w:sz w:val="28"/>
                      <w:szCs w:val="28"/>
                    </w:rPr>
                    <w:t>ONTENTS</w:t>
                  </w:r>
                </w:p>
              </w:txbxContent>
            </v:textbox>
          </v:shape>
          <v:shapetype id="_x0000_t32" coordsize="21600,21600" o:spt="32" o:oned="t" path="m,l21600,21600e" filled="f">
            <v:path arrowok="t" fillok="f" o:connecttype="none"/>
            <o:lock v:ext="edit" shapetype="t"/>
          </v:shapetype>
          <v:shape id="_x0000_s2450" type="#_x0000_t32" style="position:absolute;left:690;top:10935;width:1089;height:0;flip:x" o:connectortype="straight"/>
          <v:shape id="_x0000_s2451" type="#_x0000_t32" style="position:absolute;left:690;top:11175;width:1089;height:0;flip:x" o:connectortype="straight"/>
          <v:shape id="_x0000_s2452" type="#_x0000_t32" style="position:absolute;left:6369;top:10935;width:5361;height:0" o:connectortype="straight"/>
          <v:shape id="_x0000_s2453" type="#_x0000_t32" style="position:absolute;left:6369;top:11175;width:5361;height:0" o:connectortype="straight"/>
        </v:group>
      </w:pict>
    </w:r>
    <w:r>
      <w:rPr>
        <w:noProof/>
      </w:rPr>
      <w:pict>
        <v:shape id="_x0000_s2447" type="#_x0000_t202" style="position:absolute;left:0;text-align:left;margin-left:21pt;margin-top:40.5pt;width:1in;height:655.7pt;z-index:-251597824;mso-position-horizontal-relative:page" o:allowincell="f" filled="f" stroked="f">
          <v:textbox style="layout-flow:vertical;mso-layout-flow-alt:bottom-to-top;mso-next-textbox:#_x0000_s2447" inset="0,0,0,0">
            <w:txbxContent>
              <w:p w:rsidR="00572BC6" w:rsidRDefault="00572BC6"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72BC6" w:rsidRDefault="00572BC6"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72BC6" w:rsidRDefault="00572BC6"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D7A" w:rsidRDefault="00DD3D7A">
    <w:pPr>
      <w:pStyle w:val="Footer"/>
    </w:pPr>
    <w:r>
      <w:rPr>
        <w:noProof/>
      </w:rPr>
      <w:pict>
        <v:shapetype id="_x0000_t202" coordsize="21600,21600" o:spt="202" path="m,l,21600r21600,l21600,xe">
          <v:stroke joinstyle="miter"/>
          <v:path gradientshapeok="t" o:connecttype="rect"/>
        </v:shapetype>
        <v:shape id="_x0000_s2698" type="#_x0000_t202" style="position:absolute;left:0;text-align:left;margin-left:527.3pt;margin-top:104.55pt;width:1in;height:495.8pt;z-index:-251490304;mso-position-horizontal-relative:page;mso-position-vertical-relative:page" o:allowincell="f" filled="f" stroked="f">
          <v:textbox style="layout-flow:vertical;mso-next-textbox:#_x0000_s2698" inset="0,0,0,0">
            <w:txbxContent>
              <w:p w:rsidR="00DD3D7A" w:rsidRDefault="00DD3D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DD3D7A" w:rsidRDefault="00DD3D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692" style="position:absolute;left:0;text-align:left;margin-left:2.25pt;margin-top:-20.25pt;width:553.5pt;height:29.25pt;z-index:251825152" coordorigin="480,12495" coordsize="11070,585">
          <v:shape id="_x0000_s2693" type="#_x0000_t202" style="position:absolute;left:5856;top:12495;width:4602;height:585">
            <v:textbox style="mso-next-textbox:#_x0000_s2693">
              <w:txbxContent>
                <w:p w:rsidR="00DD3D7A" w:rsidRPr="00872727" w:rsidRDefault="00DD3D7A" w:rsidP="00872727">
                  <w:pPr>
                    <w:ind w:firstLine="0"/>
                    <w:jc w:val="center"/>
                    <w:rPr>
                      <w:sz w:val="28"/>
                      <w:szCs w:val="28"/>
                    </w:rPr>
                  </w:pPr>
                  <w:r>
                    <w:rPr>
                      <w:sz w:val="36"/>
                      <w:szCs w:val="36"/>
                    </w:rPr>
                    <w:t>S</w:t>
                  </w:r>
                  <w:r>
                    <w:rPr>
                      <w:sz w:val="28"/>
                      <w:szCs w:val="28"/>
                    </w:rPr>
                    <w:t xml:space="preserve">PECIAL </w:t>
                  </w:r>
                  <w:r w:rsidRPr="00872727">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694" type="#_x0000_t32" style="position:absolute;left:480;top:12645;width:5376;height:1;flip:x" o:connectortype="straight"/>
          <v:shape id="_x0000_s2695" type="#_x0000_t32" style="position:absolute;left:480;top:12885;width:5376;height:1;flip:x" o:connectortype="straight"/>
          <v:shape id="_x0000_s2696" type="#_x0000_t32" style="position:absolute;left:10458;top:12645;width:1092;height:0" o:connectortype="straight"/>
          <v:shape id="_x0000_s2697" type="#_x0000_t32" style="position:absolute;left:10458;top:12885;width:1092;height:1" o:connectortype="straight"/>
        </v:group>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D7A" w:rsidRDefault="00DD3D7A">
    <w:pPr>
      <w:pStyle w:val="Footer"/>
    </w:pPr>
    <w:r>
      <w:rPr>
        <w:noProof/>
      </w:rPr>
      <w:pict>
        <v:shapetype id="_x0000_t202" coordsize="21600,21600" o:spt="202" path="m,l,21600r21600,l21600,xe">
          <v:stroke joinstyle="miter"/>
          <v:path gradientshapeok="t" o:connecttype="rect"/>
        </v:shapetype>
        <v:shape id="_x0000_s2705" type="#_x0000_t202" style="position:absolute;left:0;text-align:left;margin-left:19.1pt;margin-top:81.6pt;width:1in;height:532.75pt;z-index:-251487232;mso-position-horizontal-relative:page" o:allowincell="f" filled="f" stroked="f">
          <v:textbox style="layout-flow:vertical;mso-layout-flow-alt:bottom-to-top;mso-next-textbox:#_x0000_s2705" inset="0,0,0,0">
            <w:txbxContent>
              <w:p w:rsidR="00DD3D7A" w:rsidRDefault="00DD3D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699" style="position:absolute;left:0;text-align:left;margin-left:-51pt;margin-top:-18.75pt;width:553.5pt;height:29.25pt;z-index:251828224" coordorigin="690,10785" coordsize="11040,585">
          <v:shape id="_x0000_s2700" type="#_x0000_t202" style="position:absolute;left:1779;top:10785;width:4590;height:585">
            <v:textbox style="mso-next-textbox:#_x0000_s2700">
              <w:txbxContent>
                <w:p w:rsidR="00DD3D7A" w:rsidRPr="00872727" w:rsidRDefault="00DD3D7A" w:rsidP="00872727">
                  <w:pPr>
                    <w:ind w:firstLine="0"/>
                    <w:jc w:val="center"/>
                    <w:rPr>
                      <w:sz w:val="28"/>
                      <w:szCs w:val="28"/>
                    </w:rPr>
                  </w:pPr>
                  <w:r>
                    <w:rPr>
                      <w:sz w:val="36"/>
                      <w:szCs w:val="36"/>
                    </w:rPr>
                    <w:t>S</w:t>
                  </w:r>
                  <w:r>
                    <w:rPr>
                      <w:sz w:val="28"/>
                      <w:szCs w:val="28"/>
                    </w:rPr>
                    <w:t xml:space="preserve">PECIAL </w:t>
                  </w:r>
                  <w:r w:rsidRPr="00DD3D7A">
                    <w:rPr>
                      <w:sz w:val="36"/>
                      <w:szCs w:val="36"/>
                    </w:rPr>
                    <w:t>E</w:t>
                  </w:r>
                  <w:r>
                    <w:rPr>
                      <w:sz w:val="28"/>
                      <w:szCs w:val="28"/>
                    </w:rPr>
                    <w:t>DUCATION</w:t>
                  </w:r>
                </w:p>
              </w:txbxContent>
            </v:textbox>
          </v:shape>
          <v:shapetype id="_x0000_t32" coordsize="21600,21600" o:spt="32" o:oned="t" path="m,l21600,21600e" filled="f">
            <v:path arrowok="t" fillok="f" o:connecttype="none"/>
            <o:lock v:ext="edit" shapetype="t"/>
          </v:shapetype>
          <v:shape id="_x0000_s2701" type="#_x0000_t32" style="position:absolute;left:690;top:10935;width:1089;height:0;flip:x" o:connectortype="straight"/>
          <v:shape id="_x0000_s2702" type="#_x0000_t32" style="position:absolute;left:690;top:11175;width:1089;height:0;flip:x" o:connectortype="straight"/>
          <v:shape id="_x0000_s2703" type="#_x0000_t32" style="position:absolute;left:6369;top:10935;width:5361;height:0" o:connectortype="straight"/>
          <v:shape id="_x0000_s2704" type="#_x0000_t32" style="position:absolute;left:6369;top:11175;width:5361;height:0" o:connectortype="straight"/>
        </v:group>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D7A" w:rsidRDefault="00DD3D7A">
    <w:pPr>
      <w:pStyle w:val="Footer"/>
    </w:pPr>
    <w:r>
      <w:rPr>
        <w:noProof/>
      </w:rPr>
      <w:pict>
        <v:shapetype id="_x0000_t202" coordsize="21600,21600" o:spt="202" path="m,l,21600r21600,l21600,xe">
          <v:stroke joinstyle="miter"/>
          <v:path gradientshapeok="t" o:connecttype="rect"/>
        </v:shapetype>
        <v:shape id="_x0000_s2712" type="#_x0000_t202" style="position:absolute;left:0;text-align:left;margin-left:19.1pt;margin-top:81.6pt;width:1in;height:532.75pt;z-index:-251484160;mso-position-horizontal-relative:page" o:allowincell="f" filled="f" stroked="f">
          <v:textbox style="layout-flow:vertical;mso-layout-flow-alt:bottom-to-top;mso-next-textbox:#_x0000_s2712" inset="0,0,0,0">
            <w:txbxContent>
              <w:p w:rsidR="00DD3D7A" w:rsidRDefault="00DD3D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706" style="position:absolute;left:0;text-align:left;margin-left:-51pt;margin-top:-18.75pt;width:553.5pt;height:29.25pt;z-index:251831296" coordorigin="690,10785" coordsize="11040,585">
          <v:shape id="_x0000_s2707" type="#_x0000_t202" style="position:absolute;left:1779;top:10785;width:4590;height:585">
            <v:textbox style="mso-next-textbox:#_x0000_s2707">
              <w:txbxContent>
                <w:p w:rsidR="00DD3D7A" w:rsidRPr="00872727" w:rsidRDefault="00DD3D7A" w:rsidP="00872727">
                  <w:pPr>
                    <w:ind w:firstLine="0"/>
                    <w:jc w:val="center"/>
                    <w:rPr>
                      <w:sz w:val="28"/>
                      <w:szCs w:val="28"/>
                    </w:rPr>
                  </w:pPr>
                  <w:r>
                    <w:rPr>
                      <w:sz w:val="36"/>
                      <w:szCs w:val="36"/>
                    </w:rPr>
                    <w:t>S</w:t>
                  </w:r>
                  <w:r>
                    <w:rPr>
                      <w:sz w:val="28"/>
                      <w:szCs w:val="28"/>
                    </w:rPr>
                    <w:t xml:space="preserve">CHOOL </w:t>
                  </w:r>
                  <w:r>
                    <w:rPr>
                      <w:sz w:val="36"/>
                      <w:szCs w:val="36"/>
                    </w:rPr>
                    <w:t>C</w:t>
                  </w:r>
                  <w:r>
                    <w:rPr>
                      <w:sz w:val="28"/>
                      <w:szCs w:val="28"/>
                    </w:rPr>
                    <w:t>OUNSELING</w:t>
                  </w:r>
                </w:p>
              </w:txbxContent>
            </v:textbox>
          </v:shape>
          <v:shapetype id="_x0000_t32" coordsize="21600,21600" o:spt="32" o:oned="t" path="m,l21600,21600e" filled="f">
            <v:path arrowok="t" fillok="f" o:connecttype="none"/>
            <o:lock v:ext="edit" shapetype="t"/>
          </v:shapetype>
          <v:shape id="_x0000_s2708" type="#_x0000_t32" style="position:absolute;left:690;top:10935;width:1089;height:0;flip:x" o:connectortype="straight"/>
          <v:shape id="_x0000_s2709" type="#_x0000_t32" style="position:absolute;left:690;top:11175;width:1089;height:0;flip:x" o:connectortype="straight"/>
          <v:shape id="_x0000_s2710" type="#_x0000_t32" style="position:absolute;left:6369;top:10935;width:5361;height:0" o:connectortype="straight"/>
          <v:shape id="_x0000_s2711" type="#_x0000_t32" style="position:absolute;left:6369;top:11175;width:5361;height:0" o:connectortype="straight"/>
        </v:group>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D7A" w:rsidRDefault="00DD3D7A" w:rsidP="00DD3D7A">
    <w:pPr>
      <w:pStyle w:val="Footer"/>
      <w:tabs>
        <w:tab w:val="clear" w:pos="4320"/>
        <w:tab w:val="clear" w:pos="8640"/>
        <w:tab w:val="center" w:pos="5400"/>
      </w:tabs>
    </w:pPr>
    <w:r>
      <w:rPr>
        <w:noProof/>
      </w:rPr>
      <w:pict>
        <v:shapetype id="_x0000_t202" coordsize="21600,21600" o:spt="202" path="m,l,21600r21600,l21600,xe">
          <v:stroke joinstyle="miter"/>
          <v:path gradientshapeok="t" o:connecttype="rect"/>
        </v:shapetype>
        <v:shape id="_x0000_s2719" type="#_x0000_t202" style="position:absolute;left:0;text-align:left;margin-left:527.3pt;margin-top:104.55pt;width:1in;height:495.8pt;z-index:-251481088;mso-position-horizontal-relative:page;mso-position-vertical-relative:page" o:allowincell="f" filled="f" stroked="f">
          <v:textbox style="layout-flow:vertical;mso-next-textbox:#_x0000_s2719" inset="0,0,0,0">
            <w:txbxContent>
              <w:p w:rsidR="00DD3D7A" w:rsidRDefault="00DD3D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DD3D7A" w:rsidRDefault="00DD3D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713" style="position:absolute;left:0;text-align:left;margin-left:2.25pt;margin-top:-20.25pt;width:553.5pt;height:29.25pt;z-index:251834368" coordorigin="480,12495" coordsize="11070,585">
          <v:shape id="_x0000_s2714" type="#_x0000_t202" style="position:absolute;left:5856;top:12495;width:4602;height:585">
            <v:textbox style="mso-next-textbox:#_x0000_s2714">
              <w:txbxContent>
                <w:p w:rsidR="00DD3D7A" w:rsidRPr="00872727" w:rsidRDefault="00DD3D7A" w:rsidP="00872727">
                  <w:pPr>
                    <w:ind w:firstLine="0"/>
                    <w:jc w:val="center"/>
                    <w:rPr>
                      <w:sz w:val="28"/>
                      <w:szCs w:val="28"/>
                    </w:rPr>
                  </w:pPr>
                  <w:r>
                    <w:rPr>
                      <w:sz w:val="36"/>
                      <w:szCs w:val="36"/>
                    </w:rPr>
                    <w:t>S</w:t>
                  </w:r>
                  <w:r>
                    <w:rPr>
                      <w:sz w:val="28"/>
                      <w:szCs w:val="28"/>
                    </w:rPr>
                    <w:t xml:space="preserve">CHOOL </w:t>
                  </w:r>
                  <w:r>
                    <w:rPr>
                      <w:sz w:val="36"/>
                      <w:szCs w:val="36"/>
                    </w:rPr>
                    <w:t>C</w:t>
                  </w:r>
                  <w:r>
                    <w:rPr>
                      <w:sz w:val="28"/>
                      <w:szCs w:val="28"/>
                    </w:rPr>
                    <w:t>OUNSELING</w:t>
                  </w:r>
                </w:p>
              </w:txbxContent>
            </v:textbox>
          </v:shape>
          <v:shapetype id="_x0000_t32" coordsize="21600,21600" o:spt="32" o:oned="t" path="m,l21600,21600e" filled="f">
            <v:path arrowok="t" fillok="f" o:connecttype="none"/>
            <o:lock v:ext="edit" shapetype="t"/>
          </v:shapetype>
          <v:shape id="_x0000_s2715" type="#_x0000_t32" style="position:absolute;left:480;top:12645;width:5376;height:1;flip:x" o:connectortype="straight"/>
          <v:shape id="_x0000_s2716" type="#_x0000_t32" style="position:absolute;left:480;top:12885;width:5376;height:1;flip:x" o:connectortype="straight"/>
          <v:shape id="_x0000_s2717" type="#_x0000_t32" style="position:absolute;left:10458;top:12645;width:1092;height:0" o:connectortype="straight"/>
          <v:shape id="_x0000_s2718" type="#_x0000_t32" style="position:absolute;left:10458;top:12885;width:1092;height:1" o:connectortype="straight"/>
        </v:group>
      </w:pict>
    </w:r>
    <w:r>
      <w:tab/>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D7A" w:rsidRDefault="00DD3D7A">
    <w:pPr>
      <w:pStyle w:val="Footer"/>
    </w:pPr>
    <w:r>
      <w:rPr>
        <w:noProof/>
      </w:rPr>
      <w:pict>
        <v:shapetype id="_x0000_t202" coordsize="21600,21600" o:spt="202" path="m,l,21600r21600,l21600,xe">
          <v:stroke joinstyle="miter"/>
          <v:path gradientshapeok="t" o:connecttype="rect"/>
        </v:shapetype>
        <v:shape id="_x0000_s2733" type="#_x0000_t202" style="position:absolute;left:0;text-align:left;margin-left:19.1pt;margin-top:81.6pt;width:1in;height:532.75pt;z-index:-251474944;mso-position-horizontal-relative:page" o:allowincell="f" filled="f" stroked="f">
          <v:textbox style="layout-flow:vertical;mso-layout-flow-alt:bottom-to-top;mso-next-textbox:#_x0000_s2733" inset="0,0,0,0">
            <w:txbxContent>
              <w:p w:rsidR="00DD3D7A" w:rsidRDefault="00DD3D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 xml:space="preserve">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txbxContent>
          </v:textbox>
          <w10:wrap anchorx="page"/>
        </v:shape>
      </w:pict>
    </w:r>
    <w:r>
      <w:rPr>
        <w:noProof/>
      </w:rPr>
      <w:pict>
        <v:group id="_x0000_s2727" style="position:absolute;left:0;text-align:left;margin-left:-51pt;margin-top:-18.75pt;width:553.5pt;height:29.25pt;z-index:251840512" coordorigin="690,10785" coordsize="11040,585">
          <v:shape id="_x0000_s2728" type="#_x0000_t202" style="position:absolute;left:1779;top:10785;width:4590;height:585">
            <v:textbox style="mso-next-textbox:#_x0000_s2728">
              <w:txbxContent>
                <w:p w:rsidR="00DD3D7A" w:rsidRPr="00872727" w:rsidRDefault="00DD3D7A" w:rsidP="00872727">
                  <w:pPr>
                    <w:ind w:firstLine="0"/>
                    <w:jc w:val="center"/>
                    <w:rPr>
                      <w:sz w:val="28"/>
                      <w:szCs w:val="28"/>
                    </w:rPr>
                  </w:pPr>
                  <w:r>
                    <w:rPr>
                      <w:sz w:val="36"/>
                      <w:szCs w:val="36"/>
                    </w:rPr>
                    <w:t>F</w:t>
                  </w:r>
                  <w:r>
                    <w:rPr>
                      <w:sz w:val="28"/>
                      <w:szCs w:val="28"/>
                    </w:rPr>
                    <w:t>OUNDATIONS</w:t>
                  </w:r>
                </w:p>
              </w:txbxContent>
            </v:textbox>
          </v:shape>
          <v:shapetype id="_x0000_t32" coordsize="21600,21600" o:spt="32" o:oned="t" path="m,l21600,21600e" filled="f">
            <v:path arrowok="t" fillok="f" o:connecttype="none"/>
            <o:lock v:ext="edit" shapetype="t"/>
          </v:shapetype>
          <v:shape id="_x0000_s2729" type="#_x0000_t32" style="position:absolute;left:690;top:10935;width:1089;height:0;flip:x" o:connectortype="straight"/>
          <v:shape id="_x0000_s2730" type="#_x0000_t32" style="position:absolute;left:690;top:11175;width:1089;height:0;flip:x" o:connectortype="straight"/>
          <v:shape id="_x0000_s2731" type="#_x0000_t32" style="position:absolute;left:6369;top:10935;width:5361;height:0" o:connectortype="straight"/>
          <v:shape id="_x0000_s2732" type="#_x0000_t32" style="position:absolute;left:6369;top:11175;width:5361;height:0" o:connectortype="straight"/>
        </v:group>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D7A" w:rsidRDefault="00DD3D7A" w:rsidP="00DD3D7A">
    <w:pPr>
      <w:pStyle w:val="Footer"/>
      <w:tabs>
        <w:tab w:val="clear" w:pos="4320"/>
        <w:tab w:val="clear" w:pos="8640"/>
        <w:tab w:val="center" w:pos="5400"/>
      </w:tabs>
    </w:pPr>
    <w:r>
      <w:rPr>
        <w:noProof/>
      </w:rPr>
      <w:pict>
        <v:shapetype id="_x0000_t202" coordsize="21600,21600" o:spt="202" path="m,l,21600r21600,l21600,xe">
          <v:stroke joinstyle="miter"/>
          <v:path gradientshapeok="t" o:connecttype="rect"/>
        </v:shapetype>
        <v:shape id="_x0000_s2747" type="#_x0000_t202" style="position:absolute;left:0;text-align:left;margin-left:527.3pt;margin-top:104.55pt;width:1in;height:495.8pt;z-index:-251471872;mso-position-horizontal-relative:page;mso-position-vertical-relative:page" o:allowincell="f" filled="f" stroked="f">
          <v:textbox style="layout-flow:vertical;mso-next-textbox:#_x0000_s2747" inset="0,0,0,0">
            <w:txbxContent>
              <w:p w:rsidR="00DD3D7A" w:rsidRDefault="00DD3D7A" w:rsidP="00200D5E">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D</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EGRE</w:t>
                </w:r>
                <w:r>
                  <w:rPr>
                    <w:rFonts w:ascii="Impact" w:hAnsi="Impact" w:cs="Impact"/>
                    <w:color w:val="A3A3A3"/>
                    <w:position w:val="1"/>
                    <w:sz w:val="105"/>
                    <w:szCs w:val="105"/>
                  </w:rPr>
                  <w:t>E</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P</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ROGRAM</w:t>
                </w:r>
                <w:r>
                  <w:rPr>
                    <w:rFonts w:ascii="Impact" w:hAnsi="Impact" w:cs="Impact"/>
                    <w:color w:val="A3A3A3"/>
                    <w:position w:val="1"/>
                    <w:sz w:val="105"/>
                    <w:szCs w:val="105"/>
                  </w:rPr>
                  <w:t>S</w:t>
                </w:r>
                <w:r>
                  <w:rPr>
                    <w:rFonts w:ascii="Impact" w:hAnsi="Impact" w:cs="Impact"/>
                    <w:color w:val="A3A3A3"/>
                    <w:spacing w:val="-115"/>
                    <w:position w:val="1"/>
                    <w:sz w:val="105"/>
                    <w:szCs w:val="105"/>
                  </w:rPr>
                  <w:t xml:space="preserve"> </w:t>
                </w:r>
              </w:p>
              <w:p w:rsidR="00DD3D7A" w:rsidRDefault="00DD3D7A" w:rsidP="00200D5E">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anchory="page"/>
        </v:shape>
      </w:pict>
    </w:r>
    <w:r>
      <w:rPr>
        <w:noProof/>
      </w:rPr>
      <w:pict>
        <v:group id="_x0000_s2741" style="position:absolute;left:0;text-align:left;margin-left:2.25pt;margin-top:-20.25pt;width:553.5pt;height:29.25pt;z-index:251843584" coordorigin="480,12495" coordsize="11070,585">
          <v:shape id="_x0000_s2742" type="#_x0000_t202" style="position:absolute;left:5856;top:12495;width:4602;height:585">
            <v:textbox style="mso-next-textbox:#_x0000_s2742">
              <w:txbxContent>
                <w:p w:rsidR="00DD3D7A" w:rsidRPr="00872727" w:rsidRDefault="00DD3D7A" w:rsidP="00872727">
                  <w:pPr>
                    <w:ind w:firstLine="0"/>
                    <w:jc w:val="center"/>
                    <w:rPr>
                      <w:sz w:val="28"/>
                      <w:szCs w:val="28"/>
                    </w:rPr>
                  </w:pPr>
                  <w:r>
                    <w:rPr>
                      <w:sz w:val="36"/>
                      <w:szCs w:val="36"/>
                    </w:rPr>
                    <w:t>F</w:t>
                  </w:r>
                  <w:r>
                    <w:rPr>
                      <w:sz w:val="28"/>
                      <w:szCs w:val="28"/>
                    </w:rPr>
                    <w:t>OUNDATIONS</w:t>
                  </w:r>
                </w:p>
              </w:txbxContent>
            </v:textbox>
          </v:shape>
          <v:shapetype id="_x0000_t32" coordsize="21600,21600" o:spt="32" o:oned="t" path="m,l21600,21600e" filled="f">
            <v:path arrowok="t" fillok="f" o:connecttype="none"/>
            <o:lock v:ext="edit" shapetype="t"/>
          </v:shapetype>
          <v:shape id="_x0000_s2743" type="#_x0000_t32" style="position:absolute;left:480;top:12645;width:5376;height:1;flip:x" o:connectortype="straight"/>
          <v:shape id="_x0000_s2744" type="#_x0000_t32" style="position:absolute;left:480;top:12885;width:5376;height:1;flip:x" o:connectortype="straight"/>
          <v:shape id="_x0000_s2745" type="#_x0000_t32" style="position:absolute;left:10458;top:12645;width:1092;height:0" o:connectortype="straight"/>
          <v:shape id="_x0000_s2746" type="#_x0000_t32" style="position:absolute;left:10458;top:12885;width:1092;height:1" o:connectortype="straight"/>
        </v:group>
      </w:pict>
    </w:r>
    <w:r>
      <w:tab/>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373" type="#_x0000_t202" style="position:absolute;left:0;text-align:left;margin-left:521.25pt;margin-top:91.25pt;width:1in;height:679.5pt;z-index:-251619328;mso-position-horizontal-relative:page" o:allowincell="f" filled="f" stroked="f">
          <v:textbox style="layout-flow:vertical;mso-next-textbox:#_x0000_s2373" inset="0,0,0,0">
            <w:txbxContent>
              <w:p w:rsidR="00572BC6" w:rsidRDefault="00572BC6" w:rsidP="00BA590D">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40"/>
                    <w:szCs w:val="140"/>
                  </w:rPr>
                  <w:t>O</w:t>
                </w:r>
                <w:r>
                  <w:rPr>
                    <w:rFonts w:ascii="Impact" w:hAnsi="Impact" w:cs="Impact"/>
                    <w:color w:val="A3A3A3"/>
                    <w:spacing w:val="70"/>
                    <w:position w:val="1"/>
                    <w:sz w:val="105"/>
                    <w:szCs w:val="105"/>
                  </w:rPr>
                  <w:t xml:space="preserve">fficials </w:t>
                </w:r>
              </w:p>
            </w:txbxContent>
          </v:textbox>
          <w10:wrap anchorx="page"/>
        </v:shape>
      </w:pict>
    </w:r>
    <w:r>
      <w:rPr>
        <w:noProof/>
      </w:rPr>
      <w:pict>
        <v:group id="_x0000_s2366" style="position:absolute;left:0;text-align:left;margin-left:2.25pt;margin-top:-20.25pt;width:553.5pt;height:29.25pt;z-index:251696128" coordorigin="480,12495" coordsize="11070,585">
          <v:shape id="_x0000_s2367" type="#_x0000_t202" style="position:absolute;left:5856;top:12495;width:4602;height:585">
            <v:textbox style="mso-next-textbox:#_x0000_s2367">
              <w:txbxContent>
                <w:p w:rsidR="00572BC6" w:rsidRPr="00441123" w:rsidRDefault="00DD3D7A" w:rsidP="00441123">
                  <w:pPr>
                    <w:ind w:firstLine="0"/>
                  </w:pPr>
                  <w:r w:rsidRPr="00DD3D7A">
                    <w:rPr>
                      <w:sz w:val="32"/>
                      <w:szCs w:val="32"/>
                    </w:rPr>
                    <w:t>A</w:t>
                  </w:r>
                  <w:r>
                    <w:t>CADEMIC/</w:t>
                  </w:r>
                  <w:r w:rsidRPr="00DD3D7A">
                    <w:rPr>
                      <w:sz w:val="32"/>
                      <w:szCs w:val="32"/>
                    </w:rPr>
                    <w:t>A</w:t>
                  </w:r>
                  <w:r>
                    <w:t xml:space="preserve">DMINISTRATIVE </w:t>
                  </w:r>
                  <w:r w:rsidRPr="00DD3D7A">
                    <w:rPr>
                      <w:sz w:val="32"/>
                      <w:szCs w:val="32"/>
                    </w:rPr>
                    <w:t>P</w:t>
                  </w:r>
                  <w:r>
                    <w:t>ERSONNEL</w:t>
                  </w:r>
                </w:p>
              </w:txbxContent>
            </v:textbox>
          </v:shape>
          <v:shapetype id="_x0000_t32" coordsize="21600,21600" o:spt="32" o:oned="t" path="m,l21600,21600e" filled="f">
            <v:path arrowok="t" fillok="f" o:connecttype="none"/>
            <o:lock v:ext="edit" shapetype="t"/>
          </v:shapetype>
          <v:shape id="_x0000_s2368" type="#_x0000_t32" style="position:absolute;left:480;top:12645;width:5376;height:1;flip:x" o:connectortype="straight"/>
          <v:shape id="_x0000_s2369" type="#_x0000_t32" style="position:absolute;left:480;top:12885;width:5376;height:1;flip:x" o:connectortype="straight"/>
          <v:shape id="_x0000_s2370" type="#_x0000_t32" style="position:absolute;left:10458;top:12645;width:1092;height:0" o:connectortype="straight"/>
          <v:shape id="_x0000_s2371" type="#_x0000_t32" style="position:absolute;left:10458;top:12885;width:1092;height:1" o:connectortype="straight"/>
        </v:group>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157" type="#_x0000_t202" style="position:absolute;left:0;text-align:left;margin-left:18pt;margin-top:6.55pt;width:1in;height:614.25pt;z-index:-251634688;mso-position-horizontal-relative:page" o:allowincell="f" filled="f" stroked="f">
          <v:textbox style="layout-flow:vertical;mso-layout-flow-alt:bottom-to-top;mso-next-textbox:#_x0000_s2157" inset="0,0,0,0">
            <w:txbxContent>
              <w:p w:rsidR="00572BC6" w:rsidRDefault="00572BC6" w:rsidP="00B3383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70"/>
                    <w:position w:val="1"/>
                    <w:sz w:val="105"/>
                    <w:szCs w:val="105"/>
                  </w:rPr>
                  <w:t xml:space="preserve">ERSONELL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E</w:t>
                </w:r>
                <w:r>
                  <w:rPr>
                    <w:rFonts w:ascii="Impact" w:hAnsi="Impact" w:cs="Impact"/>
                    <w:color w:val="A3A3A3"/>
                    <w:spacing w:val="70"/>
                    <w:position w:val="1"/>
                    <w:sz w:val="105"/>
                    <w:szCs w:val="105"/>
                  </w:rPr>
                  <w:t>meriti</w:t>
                </w:r>
              </w:p>
            </w:txbxContent>
          </v:textbox>
          <w10:wrap anchorx="page"/>
        </v:shape>
      </w:pict>
    </w:r>
    <w:r>
      <w:rPr>
        <w:noProof/>
      </w:rPr>
      <w:pict>
        <v:group id="_x0000_s2150" style="position:absolute;left:0;text-align:left;margin-left:-51pt;margin-top:-18.75pt;width:553.5pt;height:29.25pt;z-index:251680768" coordorigin="690,10785" coordsize="11040,585">
          <v:shape id="_x0000_s2151" type="#_x0000_t202" style="position:absolute;left:1779;top:10785;width:4590;height:585">
            <v:textbox style="mso-next-textbox:#_x0000_s2151">
              <w:txbxContent>
                <w:p w:rsidR="00572BC6" w:rsidRPr="00441123" w:rsidRDefault="00572BC6" w:rsidP="00441123"/>
              </w:txbxContent>
            </v:textbox>
          </v:shape>
          <v:shapetype id="_x0000_t32" coordsize="21600,21600" o:spt="32" o:oned="t" path="m,l21600,21600e" filled="f">
            <v:path arrowok="t" fillok="f" o:connecttype="none"/>
            <o:lock v:ext="edit" shapetype="t"/>
          </v:shapetype>
          <v:shape id="_x0000_s2152" type="#_x0000_t32" style="position:absolute;left:690;top:10935;width:1089;height:0;flip:x" o:connectortype="straight"/>
          <v:shape id="_x0000_s2153" type="#_x0000_t32" style="position:absolute;left:690;top:11175;width:1089;height:0;flip:x" o:connectortype="straight"/>
          <v:shape id="_x0000_s2154" type="#_x0000_t32" style="position:absolute;left:6369;top:10935;width:5361;height:0" o:connectortype="straight"/>
          <v:shape id="_x0000_s2155" type="#_x0000_t32" style="position:absolute;left:6369;top:11175;width:5361;height:0" o:connectortype="straight"/>
        </v:group>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381" type="#_x0000_t202" style="position:absolute;left:0;text-align:left;margin-left:21pt;margin-top:65.35pt;width:1in;height:614.25pt;z-index:-251616256;mso-position-horizontal-relative:page" o:allowincell="f" filled="f" stroked="f">
          <v:textbox style="layout-flow:vertical;mso-layout-flow-alt:bottom-to-top;mso-next-textbox:#_x0000_s2381" inset="0,0,0,0">
            <w:txbxContent>
              <w:p w:rsidR="00572BC6" w:rsidRDefault="00572BC6" w:rsidP="00BA590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O</w:t>
                </w:r>
                <w:r>
                  <w:rPr>
                    <w:rFonts w:ascii="Impact" w:hAnsi="Impact" w:cs="Impact"/>
                    <w:color w:val="A3A3A3"/>
                    <w:spacing w:val="70"/>
                    <w:position w:val="1"/>
                    <w:sz w:val="105"/>
                    <w:szCs w:val="105"/>
                  </w:rPr>
                  <w:t xml:space="preserve">fficials </w:t>
                </w:r>
              </w:p>
            </w:txbxContent>
          </v:textbox>
          <w10:wrap anchorx="page"/>
        </v:shape>
      </w:pict>
    </w:r>
    <w:r>
      <w:rPr>
        <w:noProof/>
      </w:rPr>
      <w:pict>
        <v:group id="_x0000_s2374" style="position:absolute;left:0;text-align:left;margin-left:-51pt;margin-top:-18.75pt;width:553.5pt;height:29.25pt;z-index:251699200" coordorigin="690,10785" coordsize="11040,585">
          <v:shape id="_x0000_s2375" type="#_x0000_t202" style="position:absolute;left:1779;top:10785;width:4590;height:585">
            <v:textbox style="mso-next-textbox:#_x0000_s2375">
              <w:txbxContent>
                <w:p w:rsidR="00572BC6" w:rsidRPr="00441123" w:rsidRDefault="00DD3D7A" w:rsidP="00DD3D7A">
                  <w:pPr>
                    <w:ind w:firstLine="0"/>
                  </w:pPr>
                  <w:r w:rsidRPr="00DD3D7A">
                    <w:rPr>
                      <w:sz w:val="32"/>
                      <w:szCs w:val="32"/>
                    </w:rPr>
                    <w:t>A</w:t>
                  </w:r>
                  <w:r>
                    <w:t>CADEMIC/</w:t>
                  </w:r>
                  <w:r w:rsidRPr="00DD3D7A">
                    <w:rPr>
                      <w:sz w:val="32"/>
                      <w:szCs w:val="32"/>
                    </w:rPr>
                    <w:t>A</w:t>
                  </w:r>
                  <w:r>
                    <w:t xml:space="preserve">DMINISTRATIVE </w:t>
                  </w:r>
                  <w:r w:rsidRPr="00DD3D7A">
                    <w:rPr>
                      <w:sz w:val="32"/>
                      <w:szCs w:val="32"/>
                    </w:rPr>
                    <w:t>P</w:t>
                  </w:r>
                  <w:r>
                    <w:t>ERSONNEL</w:t>
                  </w:r>
                </w:p>
              </w:txbxContent>
            </v:textbox>
          </v:shape>
          <v:shapetype id="_x0000_t32" coordsize="21600,21600" o:spt="32" o:oned="t" path="m,l21600,21600e" filled="f">
            <v:path arrowok="t" fillok="f" o:connecttype="none"/>
            <o:lock v:ext="edit" shapetype="t"/>
          </v:shapetype>
          <v:shape id="_x0000_s2376" type="#_x0000_t32" style="position:absolute;left:690;top:10935;width:1089;height:0;flip:x" o:connectortype="straight"/>
          <v:shape id="_x0000_s2377" type="#_x0000_t32" style="position:absolute;left:690;top:11175;width:1089;height:0;flip:x" o:connectortype="straight"/>
          <v:shape id="_x0000_s2378" type="#_x0000_t32" style="position:absolute;left:6369;top:10935;width:5361;height:0" o:connectortype="straight"/>
          <v:shape id="_x0000_s2379" type="#_x0000_t32" style="position:absolute;left:6369;top:11175;width:5361;height:0" o:connectortype="straight"/>
        </v:group>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405" type="#_x0000_t202" style="position:absolute;left:0;text-align:left;margin-left:523.5pt;margin-top:108.4pt;width:1in;height:679.5pt;z-index:-251610112;mso-position-horizontal-relative:page" o:allowincell="f" filled="f" stroked="f">
          <v:textbox style="layout-flow:vertical;mso-next-textbox:#_x0000_s2405" inset="0,0,0,0">
            <w:txbxContent>
              <w:p w:rsidR="00572BC6" w:rsidRDefault="00572BC6" w:rsidP="00BA590D">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70"/>
                    <w:position w:val="1"/>
                    <w:sz w:val="105"/>
                    <w:szCs w:val="105"/>
                  </w:rPr>
                  <w:t xml:space="preserve">ERSONNEL </w:t>
                </w:r>
                <w:r>
                  <w:rPr>
                    <w:rFonts w:ascii="Impact" w:hAnsi="Impact" w:cs="Impact"/>
                    <w:color w:val="A3A3A3"/>
                    <w:position w:val="1"/>
                    <w:sz w:val="140"/>
                    <w:szCs w:val="140"/>
                  </w:rPr>
                  <w:t>E</w:t>
                </w:r>
                <w:r>
                  <w:rPr>
                    <w:rFonts w:ascii="Impact" w:hAnsi="Impact" w:cs="Impact"/>
                    <w:color w:val="A3A3A3"/>
                    <w:spacing w:val="70"/>
                    <w:position w:val="1"/>
                    <w:sz w:val="105"/>
                    <w:szCs w:val="105"/>
                  </w:rPr>
                  <w:t xml:space="preserve">meriti </w:t>
                </w:r>
              </w:p>
            </w:txbxContent>
          </v:textbox>
          <w10:wrap anchorx="page"/>
        </v:shape>
      </w:pict>
    </w:r>
    <w:r>
      <w:rPr>
        <w:noProof/>
      </w:rPr>
      <w:pict>
        <v:group id="_x0000_s2398" style="position:absolute;left:0;text-align:left;margin-left:2.25pt;margin-top:-20.25pt;width:553.5pt;height:29.25pt;z-index:251705344" coordorigin="480,12495" coordsize="11070,585">
          <v:shape id="_x0000_s2399" type="#_x0000_t202" style="position:absolute;left:5856;top:12495;width:4602;height:585">
            <v:textbox style="mso-next-textbox:#_x0000_s2399">
              <w:txbxContent>
                <w:p w:rsidR="00572BC6" w:rsidRPr="00DD3D7A" w:rsidRDefault="00DD3D7A" w:rsidP="00DD3D7A">
                  <w:pPr>
                    <w:ind w:firstLine="0"/>
                    <w:jc w:val="center"/>
                    <w:rPr>
                      <w:sz w:val="28"/>
                      <w:szCs w:val="28"/>
                    </w:rPr>
                  </w:pPr>
                  <w:r w:rsidRPr="00DD3D7A">
                    <w:rPr>
                      <w:sz w:val="36"/>
                      <w:szCs w:val="36"/>
                    </w:rPr>
                    <w:t>P</w:t>
                  </w:r>
                  <w:r w:rsidRPr="00DD3D7A">
                    <w:rPr>
                      <w:sz w:val="28"/>
                      <w:szCs w:val="28"/>
                    </w:rPr>
                    <w:t xml:space="preserve">ERSONNEL </w:t>
                  </w:r>
                  <w:r w:rsidRPr="00DD3D7A">
                    <w:rPr>
                      <w:sz w:val="36"/>
                      <w:szCs w:val="36"/>
                    </w:rPr>
                    <w:t>E</w:t>
                  </w:r>
                  <w:r w:rsidRPr="00DD3D7A">
                    <w:rPr>
                      <w:sz w:val="28"/>
                      <w:szCs w:val="28"/>
                    </w:rPr>
                    <w:t>MERITI</w:t>
                  </w:r>
                </w:p>
              </w:txbxContent>
            </v:textbox>
          </v:shape>
          <v:shapetype id="_x0000_t32" coordsize="21600,21600" o:spt="32" o:oned="t" path="m,l21600,21600e" filled="f">
            <v:path arrowok="t" fillok="f" o:connecttype="none"/>
            <o:lock v:ext="edit" shapetype="t"/>
          </v:shapetype>
          <v:shape id="_x0000_s2400" type="#_x0000_t32" style="position:absolute;left:480;top:12645;width:5376;height:1;flip:x" o:connectortype="straight"/>
          <v:shape id="_x0000_s2401" type="#_x0000_t32" style="position:absolute;left:480;top:12885;width:5376;height:1;flip:x" o:connectortype="straight"/>
          <v:shape id="_x0000_s2402" type="#_x0000_t32" style="position:absolute;left:10458;top:12645;width:1092;height:0" o:connectortype="straight"/>
          <v:shape id="_x0000_s2403" type="#_x0000_t32" style="position:absolute;left:10458;top:12885;width:1092;height:1" o:connectortype="straight"/>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group id="_x0000_s2462" style="position:absolute;left:0;text-align:left;margin-left:2.25pt;margin-top:-20.25pt;width:553.5pt;height:29.25pt;z-index:251724800" coordorigin="480,12495" coordsize="11070,585">
          <v:shapetype id="_x0000_t202" coordsize="21600,21600" o:spt="202" path="m,l,21600r21600,l21600,xe">
            <v:stroke joinstyle="miter"/>
            <v:path gradientshapeok="t" o:connecttype="rect"/>
          </v:shapetype>
          <v:shape id="_x0000_s2463" type="#_x0000_t202" style="position:absolute;left:5856;top:12495;width:4602;height:585">
            <v:textbox style="mso-next-textbox:#_x0000_s2463">
              <w:txbxContent>
                <w:p w:rsidR="00572BC6" w:rsidRPr="00872727" w:rsidRDefault="00572BC6" w:rsidP="00872727">
                  <w:pPr>
                    <w:ind w:firstLine="0"/>
                    <w:jc w:val="center"/>
                    <w:rPr>
                      <w:sz w:val="28"/>
                      <w:szCs w:val="28"/>
                    </w:rPr>
                  </w:pPr>
                  <w:r w:rsidRPr="00872727">
                    <w:rPr>
                      <w:sz w:val="36"/>
                      <w:szCs w:val="36"/>
                    </w:rPr>
                    <w:t>A</w:t>
                  </w:r>
                  <w:r w:rsidRPr="00872727">
                    <w:rPr>
                      <w:sz w:val="28"/>
                      <w:szCs w:val="28"/>
                    </w:rPr>
                    <w:t xml:space="preserve">CADEMIC </w:t>
                  </w:r>
                  <w:r w:rsidRPr="00872727">
                    <w:rPr>
                      <w:sz w:val="36"/>
                      <w:szCs w:val="36"/>
                    </w:rPr>
                    <w:t>C</w:t>
                  </w:r>
                  <w:r w:rsidRPr="00872727">
                    <w:rPr>
                      <w:sz w:val="28"/>
                      <w:szCs w:val="28"/>
                    </w:rPr>
                    <w:t>ALENDAR</w:t>
                  </w:r>
                </w:p>
              </w:txbxContent>
            </v:textbox>
          </v:shape>
          <v:shapetype id="_x0000_t32" coordsize="21600,21600" o:spt="32" o:oned="t" path="m,l21600,21600e" filled="f">
            <v:path arrowok="t" fillok="f" o:connecttype="none"/>
            <o:lock v:ext="edit" shapetype="t"/>
          </v:shapetype>
          <v:shape id="_x0000_s2464" type="#_x0000_t32" style="position:absolute;left:480;top:12645;width:5376;height:1;flip:x" o:connectortype="straight"/>
          <v:shape id="_x0000_s2465" type="#_x0000_t32" style="position:absolute;left:480;top:12885;width:5376;height:1;flip:x" o:connectortype="straight"/>
          <v:shape id="_x0000_s2466" type="#_x0000_t32" style="position:absolute;left:10458;top:12645;width:1092;height:0" o:connectortype="straight"/>
          <v:shape id="_x0000_s2467" type="#_x0000_t32" style="position:absolute;left:10458;top:12885;width:1092;height:1" o:connectortype="straight"/>
        </v:group>
      </w:pict>
    </w:r>
    <w:r>
      <w:rPr>
        <w:noProof/>
      </w:rPr>
      <w:pict>
        <v:shape id="_x0000_s2461" type="#_x0000_t202" style="position:absolute;left:0;text-align:left;margin-left:525pt;margin-top:39pt;width:1in;height:663.2pt;z-index:-251592704;mso-position-horizontal-relative:page" o:allowincell="f" filled="f" stroked="f">
          <v:textbox style="layout-flow:vertical;mso-next-textbox:#_x0000_s2461" inset="0,0,0,0">
            <w:txbxContent>
              <w:p w:rsidR="00572BC6" w:rsidRDefault="00572BC6"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397" type="#_x0000_t202" style="position:absolute;left:0;text-align:left;margin-left:15.75pt;margin-top:18.55pt;width:1in;height:614.25pt;z-index:-251613184;mso-position-horizontal-relative:page" o:allowincell="f" filled="f" stroked="f">
          <v:textbox style="layout-flow:vertical;mso-layout-flow-alt:bottom-to-top;mso-next-textbox:#_x0000_s2397" inset="0,0,0,0">
            <w:txbxContent>
              <w:p w:rsidR="00572BC6" w:rsidRDefault="00572BC6" w:rsidP="00BA590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70"/>
                    <w:position w:val="1"/>
                    <w:sz w:val="105"/>
                    <w:szCs w:val="105"/>
                  </w:rPr>
                  <w:t xml:space="preserve">ERSONELL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E</w:t>
                </w:r>
                <w:r>
                  <w:rPr>
                    <w:rFonts w:ascii="Impact" w:hAnsi="Impact" w:cs="Impact"/>
                    <w:color w:val="A3A3A3"/>
                    <w:spacing w:val="70"/>
                    <w:position w:val="1"/>
                    <w:sz w:val="105"/>
                    <w:szCs w:val="105"/>
                  </w:rPr>
                  <w:t>meriti</w:t>
                </w:r>
              </w:p>
            </w:txbxContent>
          </v:textbox>
          <w10:wrap anchorx="page"/>
        </v:shape>
      </w:pict>
    </w:r>
    <w:r>
      <w:rPr>
        <w:noProof/>
      </w:rPr>
      <w:pict>
        <v:group id="_x0000_s2390" style="position:absolute;left:0;text-align:left;margin-left:-51pt;margin-top:-18.75pt;width:553.5pt;height:29.25pt;z-index:251702272" coordorigin="690,10785" coordsize="11040,585">
          <v:shape id="_x0000_s2391" type="#_x0000_t202" style="position:absolute;left:1779;top:10785;width:4590;height:585">
            <v:textbox style="mso-next-textbox:#_x0000_s2391">
              <w:txbxContent>
                <w:p w:rsidR="00572BC6" w:rsidRPr="00441123" w:rsidRDefault="00572BC6" w:rsidP="00441123"/>
              </w:txbxContent>
            </v:textbox>
          </v:shape>
          <v:shapetype id="_x0000_t32" coordsize="21600,21600" o:spt="32" o:oned="t" path="m,l21600,21600e" filled="f">
            <v:path arrowok="t" fillok="f" o:connecttype="none"/>
            <o:lock v:ext="edit" shapetype="t"/>
          </v:shapetype>
          <v:shape id="_x0000_s2392" type="#_x0000_t32" style="position:absolute;left:690;top:10935;width:1089;height:0;flip:x" o:connectortype="straight"/>
          <v:shape id="_x0000_s2393" type="#_x0000_t32" style="position:absolute;left:690;top:11175;width:1089;height:0;flip:x" o:connectortype="straight"/>
          <v:shape id="_x0000_s2394" type="#_x0000_t32" style="position:absolute;left:6369;top:10935;width:5361;height:0" o:connectortype="straight"/>
          <v:shape id="_x0000_s2395" type="#_x0000_t32" style="position:absolute;left:6369;top:11175;width:5361;height:0" o:connectortype="straight"/>
        </v:group>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D7A" w:rsidRDefault="00DD3D7A">
    <w:pPr>
      <w:pStyle w:val="Footer"/>
    </w:pPr>
    <w:r>
      <w:rPr>
        <w:noProof/>
      </w:rPr>
      <w:pict>
        <v:shapetype id="_x0000_t202" coordsize="21600,21600" o:spt="202" path="m,l,21600r21600,l21600,xe">
          <v:stroke joinstyle="miter"/>
          <v:path gradientshapeok="t" o:connecttype="rect"/>
        </v:shapetype>
        <v:shape id="_x0000_s2754" type="#_x0000_t202" style="position:absolute;left:0;text-align:left;margin-left:15.75pt;margin-top:18.55pt;width:1in;height:614.25pt;z-index:-251468800;mso-position-horizontal-relative:page" o:allowincell="f" filled="f" stroked="f">
          <v:textbox style="layout-flow:vertical;mso-layout-flow-alt:bottom-to-top;mso-next-textbox:#_x0000_s2754" inset="0,0,0,0">
            <w:txbxContent>
              <w:p w:rsidR="00DD3D7A" w:rsidRDefault="00DD3D7A" w:rsidP="00BA590D">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P</w:t>
                </w:r>
                <w:r>
                  <w:rPr>
                    <w:rFonts w:ascii="Impact" w:hAnsi="Impact" w:cs="Impact"/>
                    <w:color w:val="A3A3A3"/>
                    <w:spacing w:val="70"/>
                    <w:position w:val="1"/>
                    <w:sz w:val="105"/>
                    <w:szCs w:val="105"/>
                  </w:rPr>
                  <w:t xml:space="preserve">ERSONELL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E</w:t>
                </w:r>
                <w:r>
                  <w:rPr>
                    <w:rFonts w:ascii="Impact" w:hAnsi="Impact" w:cs="Impact"/>
                    <w:color w:val="A3A3A3"/>
                    <w:spacing w:val="70"/>
                    <w:position w:val="1"/>
                    <w:sz w:val="105"/>
                    <w:szCs w:val="105"/>
                  </w:rPr>
                  <w:t>meriti</w:t>
                </w:r>
              </w:p>
            </w:txbxContent>
          </v:textbox>
          <w10:wrap anchorx="page"/>
        </v:shape>
      </w:pict>
    </w:r>
    <w:r>
      <w:rPr>
        <w:noProof/>
      </w:rPr>
      <w:pict>
        <v:group id="_x0000_s2748" style="position:absolute;left:0;text-align:left;margin-left:-51pt;margin-top:-18.75pt;width:553.5pt;height:29.25pt;z-index:251846656" coordorigin="690,10785" coordsize="11040,585">
          <v:shape id="_x0000_s2749" type="#_x0000_t202" style="position:absolute;left:1779;top:10785;width:4590;height:585">
            <v:textbox style="mso-next-textbox:#_x0000_s2749">
              <w:txbxContent>
                <w:p w:rsidR="00DD3D7A" w:rsidRPr="00DD3D7A" w:rsidRDefault="00DD3D7A" w:rsidP="00441123">
                  <w:pPr>
                    <w:rPr>
                      <w:sz w:val="28"/>
                      <w:szCs w:val="28"/>
                    </w:rPr>
                  </w:pPr>
                  <w:r w:rsidRPr="00DD3D7A">
                    <w:rPr>
                      <w:sz w:val="36"/>
                      <w:szCs w:val="36"/>
                    </w:rPr>
                    <w:t>P</w:t>
                  </w:r>
                  <w:r w:rsidRPr="00DD3D7A">
                    <w:rPr>
                      <w:sz w:val="28"/>
                      <w:szCs w:val="28"/>
                    </w:rPr>
                    <w:t xml:space="preserve">ERSONNEL </w:t>
                  </w:r>
                  <w:r w:rsidRPr="00DD3D7A">
                    <w:rPr>
                      <w:sz w:val="36"/>
                      <w:szCs w:val="36"/>
                    </w:rPr>
                    <w:t>E</w:t>
                  </w:r>
                  <w:r w:rsidRPr="00DD3D7A">
                    <w:rPr>
                      <w:sz w:val="28"/>
                      <w:szCs w:val="28"/>
                    </w:rPr>
                    <w:t>MERITI</w:t>
                  </w:r>
                </w:p>
              </w:txbxContent>
            </v:textbox>
          </v:shape>
          <v:shapetype id="_x0000_t32" coordsize="21600,21600" o:spt="32" o:oned="t" path="m,l21600,21600e" filled="f">
            <v:path arrowok="t" fillok="f" o:connecttype="none"/>
            <o:lock v:ext="edit" shapetype="t"/>
          </v:shapetype>
          <v:shape id="_x0000_s2750" type="#_x0000_t32" style="position:absolute;left:690;top:10935;width:1089;height:0;flip:x" o:connectortype="straight"/>
          <v:shape id="_x0000_s2751" type="#_x0000_t32" style="position:absolute;left:690;top:11175;width:1089;height:0;flip:x" o:connectortype="straight"/>
          <v:shape id="_x0000_s2752" type="#_x0000_t32" style="position:absolute;left:6369;top:10935;width:5361;height:0" o:connectortype="straight"/>
          <v:shape id="_x0000_s2753" type="#_x0000_t32" style="position:absolute;left:6369;top:11175;width:5361;height:0" o:connectortype="straight"/>
        </v:group>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173" type="#_x0000_t202" style="position:absolute;left:0;text-align:left;margin-left:520.5pt;margin-top:59.75pt;width:1in;height:764pt;z-index:-251628544;mso-wrap-style:none;mso-position-horizontal-relative:page;mso-position-vertical-relative:margin" o:allowincell="f" filled="f" stroked="f">
          <v:textbox style="layout-flow:vertical;mso-next-textbox:#_x0000_s2173" inset="0,0,0,0">
            <w:txbxContent>
              <w:p w:rsidR="00572BC6" w:rsidRDefault="00572BC6" w:rsidP="00B33835">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T</w:t>
                </w:r>
                <w:r>
                  <w:rPr>
                    <w:rFonts w:ascii="Impact" w:hAnsi="Impact" w:cs="Impact"/>
                    <w:color w:val="A3A3A3"/>
                    <w:spacing w:val="70"/>
                    <w:position w:val="1"/>
                    <w:sz w:val="105"/>
                    <w:szCs w:val="105"/>
                  </w:rPr>
                  <w:t xml:space="preserve">ELEPHONE </w:t>
                </w:r>
                <w:r>
                  <w:rPr>
                    <w:rFonts w:ascii="Impact" w:hAnsi="Impact" w:cs="Impact"/>
                    <w:color w:val="A3A3A3"/>
                    <w:position w:val="1"/>
                    <w:sz w:val="140"/>
                    <w:szCs w:val="140"/>
                  </w:rPr>
                  <w:t>D</w:t>
                </w:r>
                <w:r>
                  <w:rPr>
                    <w:rFonts w:ascii="Impact" w:hAnsi="Impact" w:cs="Impact"/>
                    <w:color w:val="A3A3A3"/>
                    <w:spacing w:val="70"/>
                    <w:position w:val="1"/>
                    <w:sz w:val="105"/>
                    <w:szCs w:val="105"/>
                  </w:rPr>
                  <w:t>IRECTORY</w:t>
                </w:r>
              </w:p>
            </w:txbxContent>
          </v:textbox>
          <w10:wrap anchorx="page" anchory="margin"/>
        </v:shape>
      </w:pict>
    </w:r>
    <w:r>
      <w:rPr>
        <w:noProof/>
      </w:rPr>
      <w:pict>
        <v:group id="_x0000_s2166" style="position:absolute;left:0;text-align:left;margin-left:2.25pt;margin-top:-20.25pt;width:553.5pt;height:29.25pt;z-index:251686912" coordorigin="480,12495" coordsize="11070,585">
          <v:shape id="_x0000_s2167" type="#_x0000_t202" style="position:absolute;left:5856;top:12495;width:4602;height:585">
            <v:textbox style="mso-next-textbox:#_x0000_s2167">
              <w:txbxContent>
                <w:p w:rsidR="00572BC6" w:rsidRPr="00441123" w:rsidRDefault="00572BC6" w:rsidP="00441123">
                  <w:pPr>
                    <w:ind w:firstLine="0"/>
                  </w:pPr>
                </w:p>
              </w:txbxContent>
            </v:textbox>
          </v:shape>
          <v:shapetype id="_x0000_t32" coordsize="21600,21600" o:spt="32" o:oned="t" path="m,l21600,21600e" filled="f">
            <v:path arrowok="t" fillok="f" o:connecttype="none"/>
            <o:lock v:ext="edit" shapetype="t"/>
          </v:shapetype>
          <v:shape id="_x0000_s2168" type="#_x0000_t32" style="position:absolute;left:480;top:12645;width:5376;height:1;flip:x" o:connectortype="straight"/>
          <v:shape id="_x0000_s2169" type="#_x0000_t32" style="position:absolute;left:480;top:12885;width:5376;height:1;flip:x" o:connectortype="straight"/>
          <v:shape id="_x0000_s2170" type="#_x0000_t32" style="position:absolute;left:10458;top:12645;width:1092;height:0" o:connectortype="straight"/>
          <v:shape id="_x0000_s2171" type="#_x0000_t32" style="position:absolute;left:10458;top:12885;width:1092;height:1" o:connectortype="straight"/>
        </v:group>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413" type="#_x0000_t202" style="position:absolute;left:0;text-align:left;margin-left:15.75pt;margin-top:-49.45pt;width:1in;height:689.1pt;z-index:-251607040;mso-position-horizontal-relative:page;mso-position-vertical-relative:margin" o:allowincell="f" filled="f" stroked="f">
          <v:textbox style="layout-flow:vertical;mso-layout-flow-alt:bottom-to-top;mso-next-textbox:#_x0000_s2413" inset="0,0,0,0">
            <w:txbxContent>
              <w:p w:rsidR="00572BC6" w:rsidRDefault="00572BC6" w:rsidP="00BA590D">
                <w:pPr>
                  <w:widowControl w:val="0"/>
                  <w:autoSpaceDE w:val="0"/>
                  <w:autoSpaceDN w:val="0"/>
                  <w:adjustRightInd w:val="0"/>
                  <w:spacing w:after="0" w:line="1406" w:lineRule="exact"/>
                  <w:ind w:left="20" w:right="2590" w:firstLine="0"/>
                  <w:jc w:val="right"/>
                  <w:rPr>
                    <w:rFonts w:ascii="Impact" w:hAnsi="Impact" w:cs="Impact"/>
                    <w:color w:val="000000"/>
                    <w:sz w:val="105"/>
                    <w:szCs w:val="105"/>
                  </w:rPr>
                </w:pPr>
                <w:r>
                  <w:rPr>
                    <w:rFonts w:ascii="Impact" w:hAnsi="Impact" w:cs="Impact"/>
                    <w:color w:val="A3A3A3"/>
                    <w:position w:val="1"/>
                    <w:sz w:val="140"/>
                    <w:szCs w:val="140"/>
                  </w:rPr>
                  <w:t>T</w:t>
                </w:r>
                <w:r>
                  <w:rPr>
                    <w:rFonts w:ascii="Impact" w:hAnsi="Impact" w:cs="Impact"/>
                    <w:color w:val="A3A3A3"/>
                    <w:spacing w:val="70"/>
                    <w:position w:val="1"/>
                    <w:sz w:val="105"/>
                    <w:szCs w:val="105"/>
                  </w:rPr>
                  <w:t xml:space="preserve">ELEPHONE </w:t>
                </w:r>
                <w:r>
                  <w:rPr>
                    <w:rFonts w:ascii="Impact" w:hAnsi="Impact" w:cs="Impact"/>
                    <w:color w:val="A3A3A3"/>
                    <w:position w:val="1"/>
                    <w:sz w:val="140"/>
                    <w:szCs w:val="140"/>
                  </w:rPr>
                  <w:t>D</w:t>
                </w:r>
                <w:r>
                  <w:rPr>
                    <w:rFonts w:ascii="Impact" w:hAnsi="Impact" w:cs="Impact"/>
                    <w:color w:val="A3A3A3"/>
                    <w:spacing w:val="70"/>
                    <w:position w:val="1"/>
                    <w:sz w:val="105"/>
                    <w:szCs w:val="105"/>
                  </w:rPr>
                  <w:t>IRECTORY</w:t>
                </w:r>
              </w:p>
            </w:txbxContent>
          </v:textbox>
          <w10:wrap anchorx="page" anchory="margin"/>
        </v:shape>
      </w:pict>
    </w:r>
    <w:r>
      <w:rPr>
        <w:noProof/>
      </w:rPr>
      <w:pict>
        <v:group id="_x0000_s2406" style="position:absolute;left:0;text-align:left;margin-left:-51pt;margin-top:-18.75pt;width:553.5pt;height:29.25pt;z-index:251708416" coordorigin="690,10785" coordsize="11040,585">
          <v:shape id="_x0000_s2407" type="#_x0000_t202" style="position:absolute;left:1779;top:10785;width:4590;height:585">
            <v:textbox style="mso-next-textbox:#_x0000_s2407">
              <w:txbxContent>
                <w:p w:rsidR="00572BC6" w:rsidRPr="00DD3D7A" w:rsidRDefault="00DD3D7A" w:rsidP="00441123">
                  <w:pPr>
                    <w:rPr>
                      <w:sz w:val="28"/>
                      <w:szCs w:val="28"/>
                    </w:rPr>
                  </w:pPr>
                  <w:r w:rsidRPr="00DD3D7A">
                    <w:rPr>
                      <w:sz w:val="36"/>
                      <w:szCs w:val="36"/>
                    </w:rPr>
                    <w:t>T</w:t>
                  </w:r>
                  <w:r w:rsidRPr="00DD3D7A">
                    <w:rPr>
                      <w:sz w:val="28"/>
                      <w:szCs w:val="28"/>
                    </w:rPr>
                    <w:t xml:space="preserve">ELEPHONE </w:t>
                  </w:r>
                  <w:r w:rsidRPr="00DD3D7A">
                    <w:rPr>
                      <w:sz w:val="36"/>
                      <w:szCs w:val="36"/>
                    </w:rPr>
                    <w:t>D</w:t>
                  </w:r>
                  <w:r w:rsidRPr="00DD3D7A">
                    <w:rPr>
                      <w:sz w:val="28"/>
                      <w:szCs w:val="28"/>
                    </w:rPr>
                    <w:t>IRECTORY</w:t>
                  </w:r>
                </w:p>
              </w:txbxContent>
            </v:textbox>
          </v:shape>
          <v:shapetype id="_x0000_t32" coordsize="21600,21600" o:spt="32" o:oned="t" path="m,l21600,21600e" filled="f">
            <v:path arrowok="t" fillok="f" o:connecttype="none"/>
            <o:lock v:ext="edit" shapetype="t"/>
          </v:shapetype>
          <v:shape id="_x0000_s2408" type="#_x0000_t32" style="position:absolute;left:690;top:10935;width:1089;height:0;flip:x" o:connectortype="straight"/>
          <v:shape id="_x0000_s2409" type="#_x0000_t32" style="position:absolute;left:690;top:11175;width:1089;height:0;flip:x" o:connectortype="straight"/>
          <v:shape id="_x0000_s2410" type="#_x0000_t32" style="position:absolute;left:6369;top:10935;width:5361;height:0" o:connectortype="straight"/>
          <v:shape id="_x0000_s2411" type="#_x0000_t32" style="position:absolute;left:6369;top:11175;width:5361;height:0" o:connectortype="straight"/>
        </v:group>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421" type="#_x0000_t202" style="position:absolute;left:0;text-align:left;margin-left:520.5pt;margin-top:106.3pt;width:1in;height:765pt;z-index:-251603968;mso-wrap-style:none;mso-position-horizontal-relative:page;mso-position-vertical-relative:margin" o:allowincell="f" filled="f" stroked="f">
          <v:textbox style="layout-flow:vertical;mso-next-textbox:#_x0000_s2421" inset="0,0,0,0">
            <w:txbxContent>
              <w:p w:rsidR="00572BC6" w:rsidRDefault="00572BC6" w:rsidP="00BA590D">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anchory="margin"/>
        </v:shape>
      </w:pict>
    </w:r>
    <w:r>
      <w:rPr>
        <w:noProof/>
      </w:rPr>
      <w:pict>
        <v:group id="_x0000_s2414" style="position:absolute;left:0;text-align:left;margin-left:2.25pt;margin-top:-20.25pt;width:553.5pt;height:29.25pt;z-index:251711488" coordorigin="480,12495" coordsize="11070,585">
          <v:shape id="_x0000_s2415" type="#_x0000_t202" style="position:absolute;left:5856;top:12495;width:4602;height:585">
            <v:textbox style="mso-next-textbox:#_x0000_s2415">
              <w:txbxContent>
                <w:p w:rsidR="00572BC6" w:rsidRPr="00DD3D7A" w:rsidRDefault="00DD3D7A" w:rsidP="00DD3D7A">
                  <w:pPr>
                    <w:ind w:firstLine="0"/>
                    <w:jc w:val="center"/>
                    <w:rPr>
                      <w:sz w:val="28"/>
                      <w:szCs w:val="28"/>
                    </w:rPr>
                  </w:pPr>
                  <w:r w:rsidRPr="00DD3D7A">
                    <w:rPr>
                      <w:sz w:val="36"/>
                      <w:szCs w:val="36"/>
                    </w:rPr>
                    <w:t>U</w:t>
                  </w:r>
                  <w:r w:rsidRPr="00DD3D7A">
                    <w:rPr>
                      <w:sz w:val="28"/>
                      <w:szCs w:val="28"/>
                    </w:rPr>
                    <w:t xml:space="preserve">NIVERSITY </w:t>
                  </w:r>
                  <w:r w:rsidRPr="00DD3D7A">
                    <w:rPr>
                      <w:sz w:val="36"/>
                      <w:szCs w:val="36"/>
                    </w:rPr>
                    <w:t>S</w:t>
                  </w:r>
                  <w:r w:rsidRPr="00DD3D7A">
                    <w:rPr>
                      <w:sz w:val="28"/>
                      <w:szCs w:val="28"/>
                    </w:rPr>
                    <w:t>YSTEM</w:t>
                  </w:r>
                </w:p>
              </w:txbxContent>
            </v:textbox>
          </v:shape>
          <v:shapetype id="_x0000_t32" coordsize="21600,21600" o:spt="32" o:oned="t" path="m,l21600,21600e" filled="f">
            <v:path arrowok="t" fillok="f" o:connecttype="none"/>
            <o:lock v:ext="edit" shapetype="t"/>
          </v:shapetype>
          <v:shape id="_x0000_s2416" type="#_x0000_t32" style="position:absolute;left:480;top:12645;width:5376;height:1;flip:x" o:connectortype="straight"/>
          <v:shape id="_x0000_s2417" type="#_x0000_t32" style="position:absolute;left:480;top:12885;width:5376;height:1;flip:x" o:connectortype="straight"/>
          <v:shape id="_x0000_s2418" type="#_x0000_t32" style="position:absolute;left:10458;top:12645;width:1092;height:0" o:connectortype="straight"/>
          <v:shape id="_x0000_s2419" type="#_x0000_t32" style="position:absolute;left:10458;top:12885;width:1092;height:1" o:connectortype="straight"/>
        </v:group>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181" type="#_x0000_t202" style="position:absolute;left:0;text-align:left;margin-left:21pt;margin-top:37.3pt;width:1in;height:614.25pt;z-index:-251625472;mso-position-horizontal-relative:page" o:allowincell="f" filled="f" stroked="f">
          <v:textbox style="layout-flow:vertical;mso-layout-flow-alt:bottom-to-top;mso-next-textbox:#_x0000_s2181" inset="0,0,0,0">
            <w:txbxContent>
              <w:p w:rsidR="00572BC6" w:rsidRDefault="00572BC6" w:rsidP="00B3383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v:shape>
      </w:pict>
    </w:r>
    <w:r>
      <w:rPr>
        <w:noProof/>
      </w:rPr>
      <w:pict>
        <v:group id="_x0000_s2174" style="position:absolute;left:0;text-align:left;margin-left:-51pt;margin-top:-18.75pt;width:553.5pt;height:29.25pt;z-index:251689984" coordorigin="690,10785" coordsize="11040,585">
          <v:shape id="_x0000_s2175" type="#_x0000_t202" style="position:absolute;left:1779;top:10785;width:4590;height:585">
            <v:textbox style="mso-next-textbox:#_x0000_s2175">
              <w:txbxContent>
                <w:p w:rsidR="00572BC6" w:rsidRPr="00441123" w:rsidRDefault="00572BC6" w:rsidP="00441123"/>
              </w:txbxContent>
            </v:textbox>
          </v:shape>
          <v:shapetype id="_x0000_t32" coordsize="21600,21600" o:spt="32" o:oned="t" path="m,l21600,21600e" filled="f">
            <v:path arrowok="t" fillok="f" o:connecttype="none"/>
            <o:lock v:ext="edit" shapetype="t"/>
          </v:shapetype>
          <v:shape id="_x0000_s2176" type="#_x0000_t32" style="position:absolute;left:690;top:10935;width:1089;height:0;flip:x" o:connectortype="straight"/>
          <v:shape id="_x0000_s2177" type="#_x0000_t32" style="position:absolute;left:690;top:11175;width:1089;height:0;flip:x" o:connectortype="straight"/>
          <v:shape id="_x0000_s2178" type="#_x0000_t32" style="position:absolute;left:6369;top:10935;width:5361;height:0" o:connectortype="straight"/>
          <v:shape id="_x0000_s2179" type="#_x0000_t32" style="position:absolute;left:6369;top:11175;width:5361;height:0" o:connectortype="straight"/>
        </v:group>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189" type="#_x0000_t202" style="position:absolute;left:0;text-align:left;margin-left:524.25pt;margin-top:78.05pt;width:1in;height:741.6pt;z-index:-251622400;mso-wrap-style:none;mso-position-horizontal-relative:page;mso-position-vertical-relative:margin" o:allowincell="f" filled="f" stroked="f">
          <v:textbox style="layout-flow:vertical;mso-next-textbox:#_x0000_s2189" inset="0,0,0,0">
            <w:txbxContent>
              <w:p w:rsidR="00572BC6" w:rsidRDefault="00572BC6" w:rsidP="006E5472">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anchory="margin"/>
        </v:shape>
      </w:pict>
    </w:r>
    <w:r>
      <w:rPr>
        <w:noProof/>
      </w:rPr>
      <w:pict>
        <v:group id="_x0000_s2182" style="position:absolute;left:0;text-align:left;margin-left:2.25pt;margin-top:-20.25pt;width:553.5pt;height:29.25pt;z-index:251693056" coordorigin="480,12495" coordsize="11070,585">
          <v:shape id="_x0000_s2183" type="#_x0000_t202" style="position:absolute;left:5856;top:12495;width:4602;height:585">
            <v:textbox style="mso-next-textbox:#_x0000_s2183">
              <w:txbxContent>
                <w:p w:rsidR="00572BC6" w:rsidRPr="00441123" w:rsidRDefault="00572BC6" w:rsidP="00441123">
                  <w:pPr>
                    <w:ind w:firstLine="0"/>
                  </w:pPr>
                </w:p>
              </w:txbxContent>
            </v:textbox>
          </v:shape>
          <v:shapetype id="_x0000_t32" coordsize="21600,21600" o:spt="32" o:oned="t" path="m,l21600,21600e" filled="f">
            <v:path arrowok="t" fillok="f" o:connecttype="none"/>
            <o:lock v:ext="edit" shapetype="t"/>
          </v:shapetype>
          <v:shape id="_x0000_s2184" type="#_x0000_t32" style="position:absolute;left:480;top:12645;width:5376;height:1;flip:x" o:connectortype="straight"/>
          <v:shape id="_x0000_s2185" type="#_x0000_t32" style="position:absolute;left:480;top:12885;width:5376;height:1;flip:x" o:connectortype="straight"/>
          <v:shape id="_x0000_s2186" type="#_x0000_t32" style="position:absolute;left:10458;top:12645;width:1092;height:0" o:connectortype="straight"/>
          <v:shape id="_x0000_s2187" type="#_x0000_t32" style="position:absolute;left:10458;top:12885;width:1092;height:1" o:connectortype="straight"/>
        </v:group>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D7A" w:rsidRDefault="00DD3D7A">
    <w:pPr>
      <w:pStyle w:val="Footer"/>
    </w:pPr>
    <w:r>
      <w:rPr>
        <w:noProof/>
      </w:rPr>
      <w:pict>
        <v:shapetype id="_x0000_t202" coordsize="21600,21600" o:spt="202" path="m,l,21600r21600,l21600,xe">
          <v:stroke joinstyle="miter"/>
          <v:path gradientshapeok="t" o:connecttype="rect"/>
        </v:shapetype>
        <v:shape id="_x0000_s2761" type="#_x0000_t202" style="position:absolute;left:0;text-align:left;margin-left:21pt;margin-top:37.3pt;width:1in;height:614.25pt;z-index:-251465728;mso-position-horizontal-relative:page" o:allowincell="f" filled="f" stroked="f">
          <v:textbox style="layout-flow:vertical;mso-layout-flow-alt:bottom-to-top;mso-next-textbox:#_x0000_s2761" inset="0,0,0,0">
            <w:txbxContent>
              <w:p w:rsidR="00DD3D7A" w:rsidRDefault="00DD3D7A" w:rsidP="00B33835">
                <w:pPr>
                  <w:widowControl w:val="0"/>
                  <w:autoSpaceDE w:val="0"/>
                  <w:autoSpaceDN w:val="0"/>
                  <w:adjustRightInd w:val="0"/>
                  <w:spacing w:after="0" w:line="1406" w:lineRule="exact"/>
                  <w:ind w:left="20" w:right="-21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05"/>
                    <w:szCs w:val="105"/>
                  </w:rPr>
                  <w:t xml:space="preserve">  </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v:shape>
      </w:pict>
    </w:r>
    <w:r>
      <w:rPr>
        <w:noProof/>
      </w:rPr>
      <w:pict>
        <v:group id="_x0000_s2755" style="position:absolute;left:0;text-align:left;margin-left:-51pt;margin-top:-18.75pt;width:553.5pt;height:29.25pt;z-index:251849728" coordorigin="690,10785" coordsize="11040,585">
          <v:shape id="_x0000_s2756" type="#_x0000_t202" style="position:absolute;left:1779;top:10785;width:4590;height:585">
            <v:textbox style="mso-next-textbox:#_x0000_s2756">
              <w:txbxContent>
                <w:p w:rsidR="00DD3D7A" w:rsidRPr="00DD3D7A" w:rsidRDefault="00DD3D7A" w:rsidP="00441123">
                  <w:pPr>
                    <w:rPr>
                      <w:sz w:val="28"/>
                      <w:szCs w:val="28"/>
                    </w:rPr>
                  </w:pPr>
                  <w:r w:rsidRPr="00DD3D7A">
                    <w:rPr>
                      <w:sz w:val="36"/>
                      <w:szCs w:val="36"/>
                    </w:rPr>
                    <w:t>U</w:t>
                  </w:r>
                  <w:r w:rsidRPr="00DD3D7A">
                    <w:rPr>
                      <w:sz w:val="28"/>
                      <w:szCs w:val="28"/>
                    </w:rPr>
                    <w:t xml:space="preserve">NIVERSITY </w:t>
                  </w:r>
                  <w:r w:rsidRPr="00DD3D7A">
                    <w:rPr>
                      <w:sz w:val="36"/>
                      <w:szCs w:val="36"/>
                    </w:rPr>
                    <w:t>S</w:t>
                  </w:r>
                  <w:r w:rsidRPr="00DD3D7A">
                    <w:rPr>
                      <w:sz w:val="28"/>
                      <w:szCs w:val="28"/>
                    </w:rPr>
                    <w:t>YSTEM</w:t>
                  </w:r>
                </w:p>
              </w:txbxContent>
            </v:textbox>
          </v:shape>
          <v:shapetype id="_x0000_t32" coordsize="21600,21600" o:spt="32" o:oned="t" path="m,l21600,21600e" filled="f">
            <v:path arrowok="t" fillok="f" o:connecttype="none"/>
            <o:lock v:ext="edit" shapetype="t"/>
          </v:shapetype>
          <v:shape id="_x0000_s2757" type="#_x0000_t32" style="position:absolute;left:690;top:10935;width:1089;height:0;flip:x" o:connectortype="straight"/>
          <v:shape id="_x0000_s2758" type="#_x0000_t32" style="position:absolute;left:690;top:11175;width:1089;height:0;flip:x" o:connectortype="straight"/>
          <v:shape id="_x0000_s2759" type="#_x0000_t32" style="position:absolute;left:6369;top:10935;width:5361;height:0" o:connectortype="straight"/>
          <v:shape id="_x0000_s2760" type="#_x0000_t32" style="position:absolute;left:6369;top:11175;width:5361;height:0" o:connectortype="straight"/>
        </v:group>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3D7A" w:rsidRDefault="00DD3D7A">
    <w:pPr>
      <w:pStyle w:val="Footer"/>
    </w:pPr>
    <w:r>
      <w:rPr>
        <w:noProof/>
      </w:rPr>
      <w:pict>
        <v:shapetype id="_x0000_t202" coordsize="21600,21600" o:spt="202" path="m,l,21600r21600,l21600,xe">
          <v:stroke joinstyle="miter"/>
          <v:path gradientshapeok="t" o:connecttype="rect"/>
        </v:shapetype>
        <v:shape id="_x0000_s2768" type="#_x0000_t202" style="position:absolute;left:0;text-align:left;margin-left:524.25pt;margin-top:78.05pt;width:1in;height:741.6pt;z-index:-251462656;mso-wrap-style:none;mso-position-horizontal-relative:page;mso-position-vertical-relative:margin" o:allowincell="f" filled="f" stroked="f">
          <v:textbox style="layout-flow:vertical;mso-next-textbox:#_x0000_s2768" inset="0,0,0,0">
            <w:txbxContent>
              <w:p w:rsidR="00DD3D7A" w:rsidRDefault="00DD3D7A" w:rsidP="006E5472">
                <w:pPr>
                  <w:widowControl w:val="0"/>
                  <w:autoSpaceDE w:val="0"/>
                  <w:autoSpaceDN w:val="0"/>
                  <w:adjustRightInd w:val="0"/>
                  <w:spacing w:after="0" w:line="1406" w:lineRule="exact"/>
                  <w:ind w:left="20" w:right="2590" w:firstLine="0"/>
                  <w:rPr>
                    <w:rFonts w:ascii="Impact" w:hAnsi="Impact" w:cs="Impact"/>
                    <w:color w:val="000000"/>
                    <w:sz w:val="105"/>
                    <w:szCs w:val="105"/>
                  </w:rPr>
                </w:pPr>
                <w:r>
                  <w:rPr>
                    <w:rFonts w:ascii="Impact" w:hAnsi="Impact" w:cs="Impact"/>
                    <w:color w:val="A3A3A3"/>
                    <w:position w:val="1"/>
                    <w:sz w:val="140"/>
                    <w:szCs w:val="140"/>
                  </w:rPr>
                  <w:t>U</w:t>
                </w:r>
                <w:r>
                  <w:rPr>
                    <w:rFonts w:ascii="Impact" w:hAnsi="Impact" w:cs="Impact"/>
                    <w:color w:val="A3A3A3"/>
                    <w:spacing w:val="70"/>
                    <w:position w:val="1"/>
                    <w:sz w:val="105"/>
                    <w:szCs w:val="105"/>
                  </w:rPr>
                  <w:t xml:space="preserve">NIVERSITY </w:t>
                </w:r>
                <w:r>
                  <w:rPr>
                    <w:rFonts w:ascii="Impact" w:hAnsi="Impact" w:cs="Impact"/>
                    <w:color w:val="A3A3A3"/>
                    <w:position w:val="1"/>
                    <w:sz w:val="140"/>
                    <w:szCs w:val="140"/>
                  </w:rPr>
                  <w:t>S</w:t>
                </w:r>
                <w:r>
                  <w:rPr>
                    <w:rFonts w:ascii="Impact" w:hAnsi="Impact" w:cs="Impact"/>
                    <w:color w:val="A3A3A3"/>
                    <w:spacing w:val="70"/>
                    <w:position w:val="1"/>
                    <w:sz w:val="105"/>
                    <w:szCs w:val="105"/>
                  </w:rPr>
                  <w:t>YSTEM</w:t>
                </w:r>
              </w:p>
            </w:txbxContent>
          </v:textbox>
          <w10:wrap anchorx="page" anchory="margin"/>
        </v:shape>
      </w:pict>
    </w:r>
    <w:r>
      <w:rPr>
        <w:noProof/>
      </w:rPr>
      <w:pict>
        <v:group id="_x0000_s2762" style="position:absolute;left:0;text-align:left;margin-left:2.25pt;margin-top:-20.25pt;width:553.5pt;height:29.25pt;z-index:251852800" coordorigin="480,12495" coordsize="11070,585">
          <v:shape id="_x0000_s2763" type="#_x0000_t202" style="position:absolute;left:5856;top:12495;width:4602;height:585">
            <v:textbox style="mso-next-textbox:#_x0000_s2763">
              <w:txbxContent>
                <w:p w:rsidR="00DD3D7A" w:rsidRPr="00DD3D7A" w:rsidRDefault="00DD3D7A" w:rsidP="00DD3D7A">
                  <w:pPr>
                    <w:ind w:firstLine="0"/>
                    <w:jc w:val="center"/>
                    <w:rPr>
                      <w:sz w:val="28"/>
                      <w:szCs w:val="28"/>
                    </w:rPr>
                  </w:pPr>
                  <w:r w:rsidRPr="00DD3D7A">
                    <w:rPr>
                      <w:sz w:val="36"/>
                      <w:szCs w:val="36"/>
                    </w:rPr>
                    <w:t>U</w:t>
                  </w:r>
                  <w:r w:rsidRPr="00DD3D7A">
                    <w:rPr>
                      <w:sz w:val="28"/>
                      <w:szCs w:val="28"/>
                    </w:rPr>
                    <w:t xml:space="preserve">NIVERSITY </w:t>
                  </w:r>
                  <w:r w:rsidRPr="00DD3D7A">
                    <w:rPr>
                      <w:sz w:val="36"/>
                      <w:szCs w:val="36"/>
                    </w:rPr>
                    <w:t>S</w:t>
                  </w:r>
                  <w:r w:rsidRPr="00DD3D7A">
                    <w:rPr>
                      <w:sz w:val="28"/>
                      <w:szCs w:val="28"/>
                    </w:rPr>
                    <w:t>YSTEM</w:t>
                  </w:r>
                </w:p>
              </w:txbxContent>
            </v:textbox>
          </v:shape>
          <v:shapetype id="_x0000_t32" coordsize="21600,21600" o:spt="32" o:oned="t" path="m,l21600,21600e" filled="f">
            <v:path arrowok="t" fillok="f" o:connecttype="none"/>
            <o:lock v:ext="edit" shapetype="t"/>
          </v:shapetype>
          <v:shape id="_x0000_s2764" type="#_x0000_t32" style="position:absolute;left:480;top:12645;width:5376;height:1;flip:x" o:connectortype="straight"/>
          <v:shape id="_x0000_s2765" type="#_x0000_t32" style="position:absolute;left:480;top:12885;width:5376;height:1;flip:x" o:connectortype="straight"/>
          <v:shape id="_x0000_s2766" type="#_x0000_t32" style="position:absolute;left:10458;top:12645;width:1092;height:0" o:connectortype="straight"/>
          <v:shape id="_x0000_s2767" type="#_x0000_t32" style="position:absolute;left:10458;top:12885;width:1092;height:1" o:connectortype="straight"/>
        </v:group>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shapetype id="_x0000_t202" coordsize="21600,21600" o:spt="202" path="m,l,21600r21600,l21600,xe">
          <v:stroke joinstyle="miter"/>
          <v:path gradientshapeok="t" o:connecttype="rect"/>
        </v:shapetype>
        <v:shape id="_x0000_s2429" type="#_x0000_t202" style="position:absolute;left:0;text-align:left;margin-left:9pt;margin-top:152pt;width:1in;height:269.3pt;z-index:-251600896;mso-wrap-style:none;mso-position-horizontal-relative:page;mso-position-vertical-relative:margin" o:allowincell="f" filled="f" stroked="f">
          <v:textbox style="layout-flow:vertical;mso-layout-flow-alt:bottom-to-top;mso-next-textbox:#_x0000_s2429" inset="0,0,0,0">
            <w:txbxContent>
              <w:p w:rsidR="00572BC6" w:rsidRDefault="00572BC6" w:rsidP="00A411BF">
                <w:pPr>
                  <w:widowControl w:val="0"/>
                  <w:autoSpaceDE w:val="0"/>
                  <w:autoSpaceDN w:val="0"/>
                  <w:adjustRightInd w:val="0"/>
                  <w:spacing w:after="0" w:line="1406" w:lineRule="exact"/>
                  <w:ind w:left="20" w:right="2590" w:firstLine="0"/>
                  <w:jc w:val="center"/>
                  <w:rPr>
                    <w:rFonts w:ascii="Impact" w:hAnsi="Impact" w:cs="Impact"/>
                    <w:color w:val="000000"/>
                    <w:sz w:val="105"/>
                    <w:szCs w:val="105"/>
                  </w:rPr>
                </w:pPr>
                <w:r>
                  <w:rPr>
                    <w:rFonts w:ascii="Impact" w:hAnsi="Impact" w:cs="Impact"/>
                    <w:color w:val="A3A3A3"/>
                    <w:position w:val="1"/>
                    <w:sz w:val="140"/>
                    <w:szCs w:val="140"/>
                  </w:rPr>
                  <w:t>I</w:t>
                </w:r>
                <w:r>
                  <w:rPr>
                    <w:rFonts w:ascii="Impact" w:hAnsi="Impact" w:cs="Impact"/>
                    <w:color w:val="A3A3A3"/>
                    <w:spacing w:val="70"/>
                    <w:position w:val="1"/>
                    <w:sz w:val="105"/>
                    <w:szCs w:val="105"/>
                  </w:rPr>
                  <w:t>NDEX</w:t>
                </w:r>
              </w:p>
            </w:txbxContent>
          </v:textbox>
          <w10:wrap anchorx="page" anchory="margin"/>
        </v:shape>
      </w:pict>
    </w:r>
    <w:r>
      <w:rPr>
        <w:noProof/>
      </w:rPr>
      <w:pict>
        <v:group id="_x0000_s2422" style="position:absolute;left:0;text-align:left;margin-left:-51pt;margin-top:-18.75pt;width:553.5pt;height:29.25pt;z-index:251714560" coordorigin="690,10785" coordsize="11040,585">
          <v:shape id="_x0000_s2423" type="#_x0000_t202" style="position:absolute;left:1779;top:10785;width:4590;height:585">
            <v:textbox style="mso-next-textbox:#_x0000_s2423">
              <w:txbxContent>
                <w:p w:rsidR="00572BC6" w:rsidRPr="00DD3D7A" w:rsidRDefault="00DD3D7A" w:rsidP="00DD3D7A">
                  <w:pPr>
                    <w:jc w:val="center"/>
                    <w:rPr>
                      <w:sz w:val="28"/>
                      <w:szCs w:val="28"/>
                    </w:rPr>
                  </w:pPr>
                  <w:r w:rsidRPr="00DD3D7A">
                    <w:rPr>
                      <w:sz w:val="36"/>
                      <w:szCs w:val="36"/>
                    </w:rPr>
                    <w:t>I</w:t>
                  </w:r>
                  <w:r w:rsidRPr="00DD3D7A">
                    <w:rPr>
                      <w:sz w:val="28"/>
                      <w:szCs w:val="28"/>
                    </w:rPr>
                    <w:t>NDEX</w:t>
                  </w:r>
                </w:p>
              </w:txbxContent>
            </v:textbox>
          </v:shape>
          <v:shapetype id="_x0000_t32" coordsize="21600,21600" o:spt="32" o:oned="t" path="m,l21600,21600e" filled="f">
            <v:path arrowok="t" fillok="f" o:connecttype="none"/>
            <o:lock v:ext="edit" shapetype="t"/>
          </v:shapetype>
          <v:shape id="_x0000_s2424" type="#_x0000_t32" style="position:absolute;left:690;top:10935;width:1089;height:0;flip:x" o:connectortype="straight"/>
          <v:shape id="_x0000_s2425" type="#_x0000_t32" style="position:absolute;left:690;top:11175;width:1089;height:0;flip:x" o:connectortype="straight"/>
          <v:shape id="_x0000_s2426" type="#_x0000_t32" style="position:absolute;left:6369;top:10935;width:5361;height:0" o:connectortype="straight"/>
          <v:shape id="_x0000_s2427" type="#_x0000_t32" style="position:absolute;left:6369;top:11175;width:5361;height:0" o:connectortype="straight"/>
        </v:group>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group id="_x0000_s2469" style="position:absolute;left:0;text-align:left;margin-left:-51pt;margin-top:-18.75pt;width:553.5pt;height:29.25pt;z-index:251726848" coordorigin="690,10785" coordsize="11040,585">
          <v:shapetype id="_x0000_t202" coordsize="21600,21600" o:spt="202" path="m,l,21600r21600,l21600,xe">
            <v:stroke joinstyle="miter"/>
            <v:path gradientshapeok="t" o:connecttype="rect"/>
          </v:shapetype>
          <v:shape id="_x0000_s2470" type="#_x0000_t202" style="position:absolute;left:1779;top:10785;width:4590;height:585">
            <v:textbox style="mso-next-textbox:#_x0000_s2470">
              <w:txbxContent>
                <w:p w:rsidR="00572BC6" w:rsidRPr="00872727" w:rsidRDefault="00572BC6" w:rsidP="00441123">
                  <w:pPr>
                    <w:rPr>
                      <w:sz w:val="28"/>
                      <w:szCs w:val="28"/>
                    </w:rPr>
                  </w:pPr>
                  <w:r w:rsidRPr="00872727">
                    <w:rPr>
                      <w:sz w:val="36"/>
                      <w:szCs w:val="36"/>
                    </w:rPr>
                    <w:t>A</w:t>
                  </w:r>
                  <w:r w:rsidRPr="00872727">
                    <w:rPr>
                      <w:sz w:val="28"/>
                      <w:szCs w:val="28"/>
                    </w:rPr>
                    <w:t xml:space="preserve">CADEMIC </w:t>
                  </w:r>
                  <w:r w:rsidRPr="00872727">
                    <w:rPr>
                      <w:sz w:val="36"/>
                      <w:szCs w:val="36"/>
                    </w:rPr>
                    <w:t>C</w:t>
                  </w:r>
                  <w:r w:rsidRPr="00872727">
                    <w:rPr>
                      <w:sz w:val="28"/>
                      <w:szCs w:val="28"/>
                    </w:rPr>
                    <w:t>ALENDAR</w:t>
                  </w:r>
                </w:p>
              </w:txbxContent>
            </v:textbox>
          </v:shape>
          <v:shapetype id="_x0000_t32" coordsize="21600,21600" o:spt="32" o:oned="t" path="m,l21600,21600e" filled="f">
            <v:path arrowok="t" fillok="f" o:connecttype="none"/>
            <o:lock v:ext="edit" shapetype="t"/>
          </v:shapetype>
          <v:shape id="_x0000_s2471" type="#_x0000_t32" style="position:absolute;left:690;top:10935;width:1089;height:0;flip:x" o:connectortype="straight"/>
          <v:shape id="_x0000_s2472" type="#_x0000_t32" style="position:absolute;left:690;top:11175;width:1089;height:0;flip:x" o:connectortype="straight"/>
          <v:shape id="_x0000_s2473" type="#_x0000_t32" style="position:absolute;left:6369;top:10935;width:5361;height:0" o:connectortype="straight"/>
          <v:shape id="_x0000_s2474" type="#_x0000_t32" style="position:absolute;left:6369;top:11175;width:5361;height:0" o:connectortype="straight"/>
        </v:group>
      </w:pict>
    </w:r>
    <w:r>
      <w:rPr>
        <w:noProof/>
      </w:rPr>
      <w:pict>
        <v:shape id="_x0000_s2468" type="#_x0000_t202" style="position:absolute;left:0;text-align:left;margin-left:21pt;margin-top:40.5pt;width:1in;height:655.7pt;z-index:-251588608;mso-position-horizontal-relative:page" o:allowincell="f" filled="f" stroked="f">
          <v:textbox style="layout-flow:vertical;mso-layout-flow-alt:bottom-to-top;mso-next-textbox:#_x0000_s2468" inset="0,0,0,0">
            <w:txbxContent>
              <w:p w:rsidR="00572BC6" w:rsidRDefault="00572BC6"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72BC6" w:rsidRDefault="00572BC6"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72BC6" w:rsidRDefault="00572BC6"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group id="_x0000_s2476" style="position:absolute;left:0;text-align:left;margin-left:2.25pt;margin-top:-20.25pt;width:553.5pt;height:29.25pt;z-index:251730944" coordorigin="480,12495" coordsize="11070,585">
          <v:shapetype id="_x0000_t202" coordsize="21600,21600" o:spt="202" path="m,l,21600r21600,l21600,xe">
            <v:stroke joinstyle="miter"/>
            <v:path gradientshapeok="t" o:connecttype="rect"/>
          </v:shapetype>
          <v:shape id="_x0000_s2477" type="#_x0000_t202" style="position:absolute;left:5856;top:12495;width:4602;height:585">
            <v:textbox style="mso-next-textbox:#_x0000_s2477">
              <w:txbxContent>
                <w:p w:rsidR="00572BC6" w:rsidRPr="00872727" w:rsidRDefault="00572BC6" w:rsidP="00872727">
                  <w:pPr>
                    <w:ind w:firstLine="0"/>
                    <w:jc w:val="center"/>
                    <w:rPr>
                      <w:sz w:val="28"/>
                      <w:szCs w:val="28"/>
                    </w:rPr>
                  </w:pPr>
                  <w:r w:rsidRPr="00872727">
                    <w:rPr>
                      <w:sz w:val="36"/>
                      <w:szCs w:val="36"/>
                    </w:rPr>
                    <w:t>H</w:t>
                  </w:r>
                  <w:r>
                    <w:rPr>
                      <w:sz w:val="28"/>
                      <w:szCs w:val="28"/>
                    </w:rPr>
                    <w:t xml:space="preserve">ISTORY &amp; </w:t>
                  </w:r>
                  <w:r w:rsidRPr="00872727">
                    <w:rPr>
                      <w:sz w:val="36"/>
                      <w:szCs w:val="36"/>
                    </w:rPr>
                    <w:t>M</w:t>
                  </w:r>
                  <w:r>
                    <w:rPr>
                      <w:sz w:val="28"/>
                      <w:szCs w:val="28"/>
                    </w:rPr>
                    <w:t>ISSIONS</w:t>
                  </w:r>
                </w:p>
              </w:txbxContent>
            </v:textbox>
          </v:shape>
          <v:shapetype id="_x0000_t32" coordsize="21600,21600" o:spt="32" o:oned="t" path="m,l21600,21600e" filled="f">
            <v:path arrowok="t" fillok="f" o:connecttype="none"/>
            <o:lock v:ext="edit" shapetype="t"/>
          </v:shapetype>
          <v:shape id="_x0000_s2478" type="#_x0000_t32" style="position:absolute;left:480;top:12645;width:5376;height:1;flip:x" o:connectortype="straight"/>
          <v:shape id="_x0000_s2479" type="#_x0000_t32" style="position:absolute;left:480;top:12885;width:5376;height:1;flip:x" o:connectortype="straight"/>
          <v:shape id="_x0000_s2480" type="#_x0000_t32" style="position:absolute;left:10458;top:12645;width:1092;height:0" o:connectortype="straight"/>
          <v:shape id="_x0000_s2481" type="#_x0000_t32" style="position:absolute;left:10458;top:12885;width:1092;height:1" o:connectortype="straight"/>
        </v:group>
      </w:pict>
    </w:r>
    <w:r>
      <w:rPr>
        <w:noProof/>
      </w:rPr>
      <w:pict>
        <v:shape id="_x0000_s2475" type="#_x0000_t202" style="position:absolute;left:0;text-align:left;margin-left:525pt;margin-top:39pt;width:1in;height:663.2pt;z-index:-251586560;mso-position-horizontal-relative:page" o:allowincell="f" filled="f" stroked="f">
          <v:textbox style="layout-flow:vertical;mso-next-textbox:#_x0000_s2475" inset="0,0,0,0">
            <w:txbxContent>
              <w:p w:rsidR="00572BC6" w:rsidRDefault="00572BC6"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 xml:space="preserve">Y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p>
            </w:txbxContent>
          </v:textbox>
          <w10:wrap anchorx="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group id="_x0000_s2483" style="position:absolute;left:0;text-align:left;margin-left:-51pt;margin-top:-18.75pt;width:553.5pt;height:29.25pt;z-index:251732992" coordorigin="690,10785" coordsize="11040,585">
          <v:shapetype id="_x0000_t202" coordsize="21600,21600" o:spt="202" path="m,l,21600r21600,l21600,xe">
            <v:stroke joinstyle="miter"/>
            <v:path gradientshapeok="t" o:connecttype="rect"/>
          </v:shapetype>
          <v:shape id="_x0000_s2484" type="#_x0000_t202" style="position:absolute;left:1779;top:10785;width:4590;height:585">
            <v:textbox style="mso-next-textbox:#_x0000_s2484">
              <w:txbxContent>
                <w:p w:rsidR="00572BC6" w:rsidRPr="00872727" w:rsidRDefault="00572BC6" w:rsidP="00441123">
                  <w:pPr>
                    <w:rPr>
                      <w:sz w:val="28"/>
                      <w:szCs w:val="28"/>
                    </w:rPr>
                  </w:pPr>
                  <w:r w:rsidRPr="00872727">
                    <w:rPr>
                      <w:sz w:val="36"/>
                      <w:szCs w:val="36"/>
                    </w:rPr>
                    <w:t>H</w:t>
                  </w:r>
                  <w:r w:rsidRPr="00872727">
                    <w:rPr>
                      <w:sz w:val="28"/>
                      <w:szCs w:val="28"/>
                    </w:rPr>
                    <w:t xml:space="preserve">ISTORY &amp; </w:t>
                  </w:r>
                  <w:r w:rsidRPr="00872727">
                    <w:rPr>
                      <w:sz w:val="36"/>
                      <w:szCs w:val="36"/>
                    </w:rPr>
                    <w:t>M</w:t>
                  </w:r>
                  <w:r w:rsidRPr="00872727">
                    <w:rPr>
                      <w:sz w:val="28"/>
                      <w:szCs w:val="28"/>
                    </w:rPr>
                    <w:t>ISSION</w:t>
                  </w:r>
                </w:p>
              </w:txbxContent>
            </v:textbox>
          </v:shape>
          <v:shapetype id="_x0000_t32" coordsize="21600,21600" o:spt="32" o:oned="t" path="m,l21600,21600e" filled="f">
            <v:path arrowok="t" fillok="f" o:connecttype="none"/>
            <o:lock v:ext="edit" shapetype="t"/>
          </v:shapetype>
          <v:shape id="_x0000_s2485" type="#_x0000_t32" style="position:absolute;left:690;top:10935;width:1089;height:0;flip:x" o:connectortype="straight"/>
          <v:shape id="_x0000_s2486" type="#_x0000_t32" style="position:absolute;left:690;top:11175;width:1089;height:0;flip:x" o:connectortype="straight"/>
          <v:shape id="_x0000_s2487" type="#_x0000_t32" style="position:absolute;left:6369;top:10935;width:5361;height:0" o:connectortype="straight"/>
          <v:shape id="_x0000_s2488" type="#_x0000_t32" style="position:absolute;left:6369;top:11175;width:5361;height:0" o:connectortype="straight"/>
        </v:group>
      </w:pict>
    </w:r>
    <w:r>
      <w:rPr>
        <w:noProof/>
      </w:rPr>
      <w:pict>
        <v:shape id="_x0000_s2482" type="#_x0000_t202" style="position:absolute;left:0;text-align:left;margin-left:21pt;margin-top:40.5pt;width:1in;height:655.7pt;z-index:-251582464;mso-position-horizontal-relative:page" o:allowincell="f" filled="f" stroked="f">
          <v:textbox style="layout-flow:vertical;mso-layout-flow-alt:bottom-to-top;mso-next-textbox:#_x0000_s2482" inset="0,0,0,0">
            <w:txbxContent>
              <w:p w:rsidR="00572BC6" w:rsidRDefault="00572BC6"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72BC6" w:rsidRDefault="00572BC6"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72BC6" w:rsidRDefault="00572BC6"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2BC6" w:rsidRDefault="00572BC6">
    <w:pPr>
      <w:pStyle w:val="Footer"/>
    </w:pPr>
    <w:r>
      <w:rPr>
        <w:noProof/>
      </w:rPr>
      <w:pict>
        <v:group id="_x0000_s2490" style="position:absolute;left:0;text-align:left;margin-left:-51pt;margin-top:-18.75pt;width:553.5pt;height:29.25pt;z-index:251736064" coordorigin="690,10785" coordsize="11040,585">
          <v:shapetype id="_x0000_t202" coordsize="21600,21600" o:spt="202" path="m,l,21600r21600,l21600,xe">
            <v:stroke joinstyle="miter"/>
            <v:path gradientshapeok="t" o:connecttype="rect"/>
          </v:shapetype>
          <v:shape id="_x0000_s2491" type="#_x0000_t202" style="position:absolute;left:1779;top:10785;width:4590;height:585">
            <v:textbox style="mso-next-textbox:#_x0000_s2491">
              <w:txbxContent>
                <w:p w:rsidR="00572BC6" w:rsidRPr="00872727" w:rsidRDefault="00572BC6" w:rsidP="00441123">
                  <w:pPr>
                    <w:rPr>
                      <w:sz w:val="28"/>
                      <w:szCs w:val="28"/>
                    </w:rPr>
                  </w:pPr>
                  <w:r w:rsidRPr="00872727">
                    <w:rPr>
                      <w:sz w:val="36"/>
                      <w:szCs w:val="36"/>
                    </w:rPr>
                    <w:t>A</w:t>
                  </w:r>
                  <w:r w:rsidRPr="00872727">
                    <w:rPr>
                      <w:sz w:val="28"/>
                      <w:szCs w:val="28"/>
                    </w:rPr>
                    <w:t xml:space="preserve">DMISSION &amp; </w:t>
                  </w:r>
                  <w:r w:rsidRPr="00872727">
                    <w:rPr>
                      <w:sz w:val="36"/>
                      <w:szCs w:val="36"/>
                    </w:rPr>
                    <w:t>P</w:t>
                  </w:r>
                  <w:r w:rsidRPr="00872727">
                    <w:rPr>
                      <w:sz w:val="28"/>
                      <w:szCs w:val="28"/>
                    </w:rPr>
                    <w:t>OLICIES</w:t>
                  </w:r>
                </w:p>
              </w:txbxContent>
            </v:textbox>
          </v:shape>
          <v:shapetype id="_x0000_t32" coordsize="21600,21600" o:spt="32" o:oned="t" path="m,l21600,21600e" filled="f">
            <v:path arrowok="t" fillok="f" o:connecttype="none"/>
            <o:lock v:ext="edit" shapetype="t"/>
          </v:shapetype>
          <v:shape id="_x0000_s2492" type="#_x0000_t32" style="position:absolute;left:690;top:10935;width:1089;height:0;flip:x" o:connectortype="straight"/>
          <v:shape id="_x0000_s2493" type="#_x0000_t32" style="position:absolute;left:690;top:11175;width:1089;height:0;flip:x" o:connectortype="straight"/>
          <v:shape id="_x0000_s2494" type="#_x0000_t32" style="position:absolute;left:6369;top:10935;width:5361;height:0" o:connectortype="straight"/>
          <v:shape id="_x0000_s2495" type="#_x0000_t32" style="position:absolute;left:6369;top:11175;width:5361;height:0" o:connectortype="straight"/>
        </v:group>
      </w:pict>
    </w:r>
    <w:r>
      <w:rPr>
        <w:noProof/>
      </w:rPr>
      <w:pict>
        <v:shape id="_x0000_s2489" type="#_x0000_t202" style="position:absolute;left:0;text-align:left;margin-left:21pt;margin-top:40.5pt;width:1in;height:655.7pt;z-index:-251579392;mso-position-horizontal-relative:page" o:allowincell="f" filled="f" stroked="f">
          <v:textbox style="layout-flow:vertical;mso-layout-flow-alt:bottom-to-top;mso-next-textbox:#_x0000_s2489" inset="0,0,0,0">
            <w:txbxContent>
              <w:p w:rsidR="00572BC6" w:rsidRDefault="00572BC6" w:rsidP="00441123">
                <w:pPr>
                  <w:widowControl w:val="0"/>
                  <w:autoSpaceDE w:val="0"/>
                  <w:autoSpaceDN w:val="0"/>
                  <w:adjustRightInd w:val="0"/>
                  <w:spacing w:after="0" w:line="1406" w:lineRule="exact"/>
                  <w:ind w:left="20" w:right="-210" w:firstLine="0"/>
                  <w:rPr>
                    <w:rFonts w:ascii="Impact" w:hAnsi="Impact" w:cs="Impact"/>
                    <w:color w:val="000000"/>
                    <w:sz w:val="105"/>
                    <w:szCs w:val="105"/>
                  </w:rPr>
                </w:pPr>
                <w:r>
                  <w:rPr>
                    <w:rFonts w:ascii="Impact" w:hAnsi="Impact" w:cs="Impact"/>
                    <w:color w:val="A3A3A3"/>
                    <w:position w:val="1"/>
                    <w:sz w:val="140"/>
                    <w:szCs w:val="140"/>
                  </w:rPr>
                  <w:t>A</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LBAN</w:t>
                </w:r>
                <w:r>
                  <w:rPr>
                    <w:rFonts w:ascii="Impact" w:hAnsi="Impact" w:cs="Impact"/>
                    <w:color w:val="A3A3A3"/>
                    <w:position w:val="1"/>
                    <w:sz w:val="105"/>
                    <w:szCs w:val="105"/>
                  </w:rPr>
                  <w:t>Y</w:t>
                </w:r>
                <w:r>
                  <w:rPr>
                    <w:rFonts w:ascii="Impact" w:hAnsi="Impact" w:cs="Impact"/>
                    <w:color w:val="A3A3A3"/>
                    <w:spacing w:val="-115"/>
                    <w:position w:val="1"/>
                    <w:sz w:val="105"/>
                    <w:szCs w:val="105"/>
                  </w:rPr>
                  <w:t xml:space="preserve">    </w:t>
                </w:r>
                <w:r>
                  <w:rPr>
                    <w:rFonts w:ascii="Impact" w:hAnsi="Impact" w:cs="Impact"/>
                    <w:color w:val="A3A3A3"/>
                    <w:position w:val="1"/>
                    <w:sz w:val="140"/>
                    <w:szCs w:val="140"/>
                  </w:rPr>
                  <w:t>S</w:t>
                </w:r>
                <w:r>
                  <w:rPr>
                    <w:rFonts w:ascii="Impact" w:hAnsi="Impact" w:cs="Impact"/>
                    <w:color w:val="A3A3A3"/>
                    <w:spacing w:val="-176"/>
                    <w:position w:val="1"/>
                    <w:sz w:val="140"/>
                    <w:szCs w:val="140"/>
                  </w:rPr>
                  <w:t xml:space="preserve"> </w:t>
                </w:r>
                <w:r>
                  <w:rPr>
                    <w:rFonts w:ascii="Impact" w:hAnsi="Impact" w:cs="Impact"/>
                    <w:color w:val="A3A3A3"/>
                    <w:spacing w:val="28"/>
                    <w:position w:val="1"/>
                    <w:sz w:val="105"/>
                    <w:szCs w:val="105"/>
                  </w:rPr>
                  <w:t>T</w:t>
                </w:r>
                <w:r>
                  <w:rPr>
                    <w:rFonts w:ascii="Impact" w:hAnsi="Impact" w:cs="Impact"/>
                    <w:color w:val="A3A3A3"/>
                    <w:spacing w:val="12"/>
                    <w:position w:val="1"/>
                    <w:sz w:val="105"/>
                    <w:szCs w:val="105"/>
                  </w:rPr>
                  <w:t>A</w:t>
                </w:r>
                <w:r>
                  <w:rPr>
                    <w:rFonts w:ascii="Impact" w:hAnsi="Impact" w:cs="Impact"/>
                    <w:color w:val="A3A3A3"/>
                    <w:position w:val="1"/>
                    <w:sz w:val="105"/>
                    <w:szCs w:val="105"/>
                  </w:rPr>
                  <w:t>T</w:t>
                </w:r>
                <w:r>
                  <w:rPr>
                    <w:rFonts w:ascii="Impact" w:hAnsi="Impact" w:cs="Impact"/>
                    <w:color w:val="A3A3A3"/>
                    <w:spacing w:val="-115"/>
                    <w:position w:val="1"/>
                    <w:sz w:val="105"/>
                    <w:szCs w:val="105"/>
                  </w:rPr>
                  <w:t xml:space="preserve"> </w:t>
                </w:r>
                <w:r>
                  <w:rPr>
                    <w:rFonts w:ascii="Impact" w:hAnsi="Impact" w:cs="Impact"/>
                    <w:color w:val="A3A3A3"/>
                    <w:position w:val="1"/>
                    <w:sz w:val="105"/>
                    <w:szCs w:val="105"/>
                  </w:rPr>
                  <w:t xml:space="preserve">E  </w:t>
                </w:r>
                <w:r>
                  <w:rPr>
                    <w:rFonts w:ascii="Impact" w:hAnsi="Impact" w:cs="Impact"/>
                    <w:color w:val="A3A3A3"/>
                    <w:position w:val="1"/>
                    <w:sz w:val="140"/>
                    <w:szCs w:val="140"/>
                  </w:rPr>
                  <w:t>U</w:t>
                </w:r>
                <w:r>
                  <w:rPr>
                    <w:rFonts w:ascii="Impact" w:hAnsi="Impact" w:cs="Impact"/>
                    <w:color w:val="A3A3A3"/>
                    <w:spacing w:val="-176"/>
                    <w:position w:val="1"/>
                    <w:sz w:val="140"/>
                    <w:szCs w:val="140"/>
                  </w:rPr>
                  <w:t xml:space="preserve"> </w:t>
                </w:r>
                <w:r>
                  <w:rPr>
                    <w:rFonts w:ascii="Impact" w:hAnsi="Impact" w:cs="Impact"/>
                    <w:color w:val="A3A3A3"/>
                    <w:spacing w:val="70"/>
                    <w:position w:val="1"/>
                    <w:sz w:val="105"/>
                    <w:szCs w:val="105"/>
                  </w:rPr>
                  <w:t>NIVERSI</w:t>
                </w:r>
                <w:r>
                  <w:rPr>
                    <w:rFonts w:ascii="Impact" w:hAnsi="Impact" w:cs="Impact"/>
                    <w:color w:val="A3A3A3"/>
                    <w:position w:val="1"/>
                    <w:sz w:val="105"/>
                    <w:szCs w:val="105"/>
                  </w:rPr>
                  <w:t>T</w:t>
                </w:r>
                <w:r>
                  <w:rPr>
                    <w:rFonts w:ascii="Impact" w:hAnsi="Impact" w:cs="Impact"/>
                    <w:color w:val="A3A3A3"/>
                    <w:spacing w:val="-88"/>
                    <w:position w:val="1"/>
                    <w:sz w:val="105"/>
                    <w:szCs w:val="105"/>
                  </w:rPr>
                  <w:t xml:space="preserve"> </w:t>
                </w:r>
                <w:r>
                  <w:rPr>
                    <w:rFonts w:ascii="Impact" w:hAnsi="Impact" w:cs="Impact"/>
                    <w:color w:val="A3A3A3"/>
                    <w:position w:val="1"/>
                    <w:sz w:val="105"/>
                    <w:szCs w:val="105"/>
                  </w:rPr>
                  <w:t>Y</w:t>
                </w:r>
              </w:p>
              <w:p w:rsidR="00572BC6" w:rsidRDefault="00572BC6" w:rsidP="00441123">
                <w:pPr>
                  <w:widowControl w:val="0"/>
                  <w:autoSpaceDE w:val="0"/>
                  <w:autoSpaceDN w:val="0"/>
                  <w:adjustRightInd w:val="0"/>
                  <w:spacing w:after="0" w:line="1406" w:lineRule="exact"/>
                  <w:ind w:left="20" w:right="-210"/>
                  <w:rPr>
                    <w:rFonts w:ascii="Impact" w:hAnsi="Impact" w:cs="Impact"/>
                    <w:color w:val="000000"/>
                    <w:sz w:val="105"/>
                    <w:szCs w:val="105"/>
                  </w:rPr>
                </w:pPr>
              </w:p>
              <w:p w:rsidR="00572BC6" w:rsidRDefault="00572BC6" w:rsidP="00441123">
                <w:pPr>
                  <w:widowControl w:val="0"/>
                  <w:autoSpaceDE w:val="0"/>
                  <w:autoSpaceDN w:val="0"/>
                  <w:adjustRightInd w:val="0"/>
                  <w:spacing w:after="0" w:line="1406" w:lineRule="exact"/>
                  <w:ind w:left="20" w:right="-210"/>
                  <w:rPr>
                    <w:rFonts w:ascii="Impact" w:hAnsi="Impact" w:cs="Impact"/>
                    <w:color w:val="000000"/>
                    <w:sz w:val="105"/>
                    <w:szCs w:val="105"/>
                  </w:rPr>
                </w:pPr>
              </w:p>
            </w:txbxContent>
          </v:textbox>
          <w10:wrap anchorx="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E1EAD"/>
    <w:multiLevelType w:val="hybridMultilevel"/>
    <w:tmpl w:val="293658EE"/>
    <w:lvl w:ilvl="0" w:tplc="B10CA1EA">
      <w:start w:val="1"/>
      <w:numFmt w:val="decimal"/>
      <w:lvlText w:val="%1."/>
      <w:lvlJc w:val="left"/>
      <w:pPr>
        <w:ind w:left="2610" w:hanging="360"/>
      </w:pPr>
      <w:rPr>
        <w:rFonts w:hint="eastAsia"/>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
    <w:nsid w:val="0A992F85"/>
    <w:multiLevelType w:val="hybridMultilevel"/>
    <w:tmpl w:val="591AB6B4"/>
    <w:lvl w:ilvl="0" w:tplc="B10CA1EA">
      <w:start w:val="1"/>
      <w:numFmt w:val="decimal"/>
      <w:lvlText w:val="%1."/>
      <w:lvlJc w:val="left"/>
      <w:pPr>
        <w:ind w:left="2970" w:hanging="360"/>
      </w:pPr>
      <w:rPr>
        <w:rFonts w:hint="eastAsia"/>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2">
    <w:nsid w:val="0BFA2C58"/>
    <w:multiLevelType w:val="hybridMultilevel"/>
    <w:tmpl w:val="D958B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1F258C"/>
    <w:multiLevelType w:val="hybridMultilevel"/>
    <w:tmpl w:val="334EA840"/>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686CEE"/>
    <w:multiLevelType w:val="hybridMultilevel"/>
    <w:tmpl w:val="6592F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094027"/>
    <w:multiLevelType w:val="hybridMultilevel"/>
    <w:tmpl w:val="5260B91A"/>
    <w:lvl w:ilvl="0" w:tplc="8E36497A">
      <w:start w:val="1"/>
      <w:numFmt w:val="decimal"/>
      <w:lvlText w:val="%1."/>
      <w:lvlJc w:val="left"/>
      <w:pPr>
        <w:ind w:left="1003" w:hanging="360"/>
      </w:pPr>
      <w:rPr>
        <w:rFonts w:hint="default"/>
        <w:color w:val="191919"/>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6">
    <w:nsid w:val="1D450B8F"/>
    <w:multiLevelType w:val="hybridMultilevel"/>
    <w:tmpl w:val="24CA9D5C"/>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7">
    <w:nsid w:val="1FA36EA2"/>
    <w:multiLevelType w:val="hybridMultilevel"/>
    <w:tmpl w:val="2C32E13A"/>
    <w:lvl w:ilvl="0" w:tplc="ABB03246">
      <w:start w:val="1"/>
      <w:numFmt w:val="decimal"/>
      <w:lvlText w:val="%1."/>
      <w:lvlJc w:val="left"/>
      <w:pPr>
        <w:ind w:left="1170" w:hanging="360"/>
      </w:pPr>
      <w:rPr>
        <w:rFonts w:hint="default"/>
        <w:color w:val="191919"/>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
    <w:nsid w:val="243C50D3"/>
    <w:multiLevelType w:val="hybridMultilevel"/>
    <w:tmpl w:val="E548B5E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nsid w:val="280F6EDD"/>
    <w:multiLevelType w:val="hybridMultilevel"/>
    <w:tmpl w:val="6E6A7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992227"/>
    <w:multiLevelType w:val="hybridMultilevel"/>
    <w:tmpl w:val="75886D32"/>
    <w:lvl w:ilvl="0" w:tplc="59104ED4">
      <w:start w:val="3"/>
      <w:numFmt w:val="bullet"/>
      <w:lvlText w:val="•"/>
      <w:lvlJc w:val="left"/>
      <w:pPr>
        <w:ind w:left="1215" w:hanging="495"/>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ACA42E1"/>
    <w:multiLevelType w:val="hybridMultilevel"/>
    <w:tmpl w:val="00121D96"/>
    <w:lvl w:ilvl="0" w:tplc="59104ED4">
      <w:start w:val="3"/>
      <w:numFmt w:val="bullet"/>
      <w:lvlText w:val="•"/>
      <w:lvlJc w:val="left"/>
      <w:pPr>
        <w:ind w:left="2295" w:hanging="495"/>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CF73909"/>
    <w:multiLevelType w:val="hybridMultilevel"/>
    <w:tmpl w:val="83D0490E"/>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3">
    <w:nsid w:val="2DE02033"/>
    <w:multiLevelType w:val="hybridMultilevel"/>
    <w:tmpl w:val="DF7637B0"/>
    <w:lvl w:ilvl="0" w:tplc="B10CA1EA">
      <w:start w:val="1"/>
      <w:numFmt w:val="decimal"/>
      <w:lvlText w:val="%1."/>
      <w:lvlJc w:val="left"/>
      <w:pPr>
        <w:ind w:left="144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1FE23B0"/>
    <w:multiLevelType w:val="hybridMultilevel"/>
    <w:tmpl w:val="BC34BE74"/>
    <w:lvl w:ilvl="0" w:tplc="B10CA1EA">
      <w:start w:val="1"/>
      <w:numFmt w:val="decimal"/>
      <w:lvlText w:val="%1."/>
      <w:lvlJc w:val="left"/>
      <w:pPr>
        <w:ind w:left="2700" w:hanging="360"/>
      </w:pPr>
      <w:rPr>
        <w:rFonts w:hint="eastAsia"/>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5">
    <w:nsid w:val="34E20441"/>
    <w:multiLevelType w:val="multilevel"/>
    <w:tmpl w:val="1BFC1B12"/>
    <w:lvl w:ilvl="0">
      <w:start w:val="1"/>
      <w:numFmt w:val="decimal"/>
      <w:lvlText w:val="%1."/>
      <w:lvlJc w:val="left"/>
      <w:pPr>
        <w:ind w:left="1500" w:hanging="780"/>
      </w:pPr>
      <w:rPr>
        <w:rFonts w:hint="default"/>
        <w:color w:val="191919"/>
      </w:rPr>
    </w:lvl>
    <w:lvl w:ilvl="1">
      <w:start w:val="1"/>
      <w:numFmt w:val="decimal"/>
      <w:lvlText w:val="%2."/>
      <w:lvlJc w:val="left"/>
      <w:pPr>
        <w:ind w:left="1110" w:hanging="390"/>
      </w:pPr>
      <w:rPr>
        <w:rFonts w:hint="default"/>
        <w:color w:val="191919"/>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36232C6E"/>
    <w:multiLevelType w:val="hybridMultilevel"/>
    <w:tmpl w:val="8004A7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63D6E24"/>
    <w:multiLevelType w:val="hybridMultilevel"/>
    <w:tmpl w:val="4D04E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93A262C"/>
    <w:multiLevelType w:val="hybridMultilevel"/>
    <w:tmpl w:val="3CC6F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9BB09AB"/>
    <w:multiLevelType w:val="hybridMultilevel"/>
    <w:tmpl w:val="E548B5E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
    <w:nsid w:val="3A522DED"/>
    <w:multiLevelType w:val="hybridMultilevel"/>
    <w:tmpl w:val="0D3031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B377DDC"/>
    <w:multiLevelType w:val="hybridMultilevel"/>
    <w:tmpl w:val="4D4007D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D4A712B"/>
    <w:multiLevelType w:val="hybridMultilevel"/>
    <w:tmpl w:val="9F96E1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E6A2F9C"/>
    <w:multiLevelType w:val="hybridMultilevel"/>
    <w:tmpl w:val="6226B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0D60B3F"/>
    <w:multiLevelType w:val="hybridMultilevel"/>
    <w:tmpl w:val="4D701E68"/>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202961"/>
    <w:multiLevelType w:val="hybridMultilevel"/>
    <w:tmpl w:val="4CD872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B971EA"/>
    <w:multiLevelType w:val="hybridMultilevel"/>
    <w:tmpl w:val="FB9E7540"/>
    <w:lvl w:ilvl="0" w:tplc="B10CA1EA">
      <w:start w:val="1"/>
      <w:numFmt w:val="decimal"/>
      <w:lvlText w:val="%1."/>
      <w:lvlJc w:val="left"/>
      <w:pPr>
        <w:ind w:left="2340" w:hanging="360"/>
      </w:pPr>
      <w:rPr>
        <w:rFonts w:hint="eastAsia"/>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7">
    <w:nsid w:val="4B617CCB"/>
    <w:multiLevelType w:val="hybridMultilevel"/>
    <w:tmpl w:val="B10A7BC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3983BC8"/>
    <w:multiLevelType w:val="hybridMultilevel"/>
    <w:tmpl w:val="990877C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5684ED3"/>
    <w:multiLevelType w:val="hybridMultilevel"/>
    <w:tmpl w:val="509A8568"/>
    <w:lvl w:ilvl="0" w:tplc="04090001">
      <w:start w:val="1"/>
      <w:numFmt w:val="bullet"/>
      <w:lvlText w:val=""/>
      <w:lvlJc w:val="left"/>
      <w:pPr>
        <w:ind w:left="3006" w:hanging="360"/>
      </w:pPr>
      <w:rPr>
        <w:rFonts w:ascii="Symbol" w:hAnsi="Symbol" w:hint="default"/>
      </w:rPr>
    </w:lvl>
    <w:lvl w:ilvl="1" w:tplc="04090003" w:tentative="1">
      <w:start w:val="1"/>
      <w:numFmt w:val="bullet"/>
      <w:lvlText w:val="o"/>
      <w:lvlJc w:val="left"/>
      <w:pPr>
        <w:ind w:left="3726" w:hanging="360"/>
      </w:pPr>
      <w:rPr>
        <w:rFonts w:ascii="Courier New" w:hAnsi="Courier New" w:cs="Courier New" w:hint="default"/>
      </w:rPr>
    </w:lvl>
    <w:lvl w:ilvl="2" w:tplc="04090005" w:tentative="1">
      <w:start w:val="1"/>
      <w:numFmt w:val="bullet"/>
      <w:lvlText w:val=""/>
      <w:lvlJc w:val="left"/>
      <w:pPr>
        <w:ind w:left="4446" w:hanging="360"/>
      </w:pPr>
      <w:rPr>
        <w:rFonts w:ascii="Wingdings" w:hAnsi="Wingdings" w:hint="default"/>
      </w:rPr>
    </w:lvl>
    <w:lvl w:ilvl="3" w:tplc="04090001" w:tentative="1">
      <w:start w:val="1"/>
      <w:numFmt w:val="bullet"/>
      <w:lvlText w:val=""/>
      <w:lvlJc w:val="left"/>
      <w:pPr>
        <w:ind w:left="5166" w:hanging="360"/>
      </w:pPr>
      <w:rPr>
        <w:rFonts w:ascii="Symbol" w:hAnsi="Symbol" w:hint="default"/>
      </w:rPr>
    </w:lvl>
    <w:lvl w:ilvl="4" w:tplc="04090003" w:tentative="1">
      <w:start w:val="1"/>
      <w:numFmt w:val="bullet"/>
      <w:lvlText w:val="o"/>
      <w:lvlJc w:val="left"/>
      <w:pPr>
        <w:ind w:left="5886" w:hanging="360"/>
      </w:pPr>
      <w:rPr>
        <w:rFonts w:ascii="Courier New" w:hAnsi="Courier New" w:cs="Courier New" w:hint="default"/>
      </w:rPr>
    </w:lvl>
    <w:lvl w:ilvl="5" w:tplc="04090005" w:tentative="1">
      <w:start w:val="1"/>
      <w:numFmt w:val="bullet"/>
      <w:lvlText w:val=""/>
      <w:lvlJc w:val="left"/>
      <w:pPr>
        <w:ind w:left="6606" w:hanging="360"/>
      </w:pPr>
      <w:rPr>
        <w:rFonts w:ascii="Wingdings" w:hAnsi="Wingdings" w:hint="default"/>
      </w:rPr>
    </w:lvl>
    <w:lvl w:ilvl="6" w:tplc="04090001" w:tentative="1">
      <w:start w:val="1"/>
      <w:numFmt w:val="bullet"/>
      <w:lvlText w:val=""/>
      <w:lvlJc w:val="left"/>
      <w:pPr>
        <w:ind w:left="7326" w:hanging="360"/>
      </w:pPr>
      <w:rPr>
        <w:rFonts w:ascii="Symbol" w:hAnsi="Symbol" w:hint="default"/>
      </w:rPr>
    </w:lvl>
    <w:lvl w:ilvl="7" w:tplc="04090003" w:tentative="1">
      <w:start w:val="1"/>
      <w:numFmt w:val="bullet"/>
      <w:lvlText w:val="o"/>
      <w:lvlJc w:val="left"/>
      <w:pPr>
        <w:ind w:left="8046" w:hanging="360"/>
      </w:pPr>
      <w:rPr>
        <w:rFonts w:ascii="Courier New" w:hAnsi="Courier New" w:cs="Courier New" w:hint="default"/>
      </w:rPr>
    </w:lvl>
    <w:lvl w:ilvl="8" w:tplc="04090005" w:tentative="1">
      <w:start w:val="1"/>
      <w:numFmt w:val="bullet"/>
      <w:lvlText w:val=""/>
      <w:lvlJc w:val="left"/>
      <w:pPr>
        <w:ind w:left="8766" w:hanging="360"/>
      </w:pPr>
      <w:rPr>
        <w:rFonts w:ascii="Wingdings" w:hAnsi="Wingdings" w:hint="default"/>
      </w:rPr>
    </w:lvl>
  </w:abstractNum>
  <w:abstractNum w:abstractNumId="30">
    <w:nsid w:val="575C223A"/>
    <w:multiLevelType w:val="hybridMultilevel"/>
    <w:tmpl w:val="A6D6D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302E7B"/>
    <w:multiLevelType w:val="hybridMultilevel"/>
    <w:tmpl w:val="A15254F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A356E25"/>
    <w:multiLevelType w:val="hybridMultilevel"/>
    <w:tmpl w:val="8F262A4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AE72B81"/>
    <w:multiLevelType w:val="hybridMultilevel"/>
    <w:tmpl w:val="69A44DB6"/>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4">
    <w:nsid w:val="5EF77A0C"/>
    <w:multiLevelType w:val="hybridMultilevel"/>
    <w:tmpl w:val="0560AE8C"/>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2E11F91"/>
    <w:multiLevelType w:val="hybridMultilevel"/>
    <w:tmpl w:val="60FC062E"/>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2ED5CF5"/>
    <w:multiLevelType w:val="hybridMultilevel"/>
    <w:tmpl w:val="CA1E9FDA"/>
    <w:lvl w:ilvl="0" w:tplc="B10CA1EA">
      <w:start w:val="1"/>
      <w:numFmt w:val="decimal"/>
      <w:lvlText w:val="%1."/>
      <w:lvlJc w:val="left"/>
      <w:pPr>
        <w:ind w:left="2880" w:hanging="360"/>
      </w:pPr>
      <w:rPr>
        <w:rFonts w:hint="eastAsia"/>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nsid w:val="65DD08E7"/>
    <w:multiLevelType w:val="hybridMultilevel"/>
    <w:tmpl w:val="927C060E"/>
    <w:lvl w:ilvl="0" w:tplc="0409000F">
      <w:start w:val="1"/>
      <w:numFmt w:val="decimal"/>
      <w:lvlText w:val="%1."/>
      <w:lvlJc w:val="lef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38">
    <w:nsid w:val="68EE3582"/>
    <w:multiLevelType w:val="hybridMultilevel"/>
    <w:tmpl w:val="D5FE24C6"/>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39">
    <w:nsid w:val="6BBD7C9C"/>
    <w:multiLevelType w:val="hybridMultilevel"/>
    <w:tmpl w:val="709EBB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6C3D3A11"/>
    <w:multiLevelType w:val="hybridMultilevel"/>
    <w:tmpl w:val="9D70606E"/>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1">
    <w:nsid w:val="6D646EF1"/>
    <w:multiLevelType w:val="hybridMultilevel"/>
    <w:tmpl w:val="DDFE0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DDF412F"/>
    <w:multiLevelType w:val="hybridMultilevel"/>
    <w:tmpl w:val="17D0D4C2"/>
    <w:lvl w:ilvl="0" w:tplc="B72A57FE">
      <w:start w:val="1"/>
      <w:numFmt w:val="lowerLetter"/>
      <w:lvlText w:val="(%1)"/>
      <w:lvlJc w:val="left"/>
      <w:pPr>
        <w:ind w:left="2160" w:hanging="360"/>
      </w:pPr>
      <w:rPr>
        <w:rFonts w:hint="default"/>
        <w:color w:val="191919"/>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nsid w:val="6F2C37A7"/>
    <w:multiLevelType w:val="hybridMultilevel"/>
    <w:tmpl w:val="64766CFC"/>
    <w:lvl w:ilvl="0" w:tplc="04090005">
      <w:start w:val="1"/>
      <w:numFmt w:val="bullet"/>
      <w:lvlText w:val=""/>
      <w:lvlJc w:val="left"/>
      <w:pPr>
        <w:ind w:left="3060" w:hanging="360"/>
      </w:pPr>
      <w:rPr>
        <w:rFonts w:ascii="Wingdings" w:hAnsi="Wingdings"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44">
    <w:nsid w:val="71C13950"/>
    <w:multiLevelType w:val="hybridMultilevel"/>
    <w:tmpl w:val="E89ADF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99930AA"/>
    <w:multiLevelType w:val="hybridMultilevel"/>
    <w:tmpl w:val="5D365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F6E01D2"/>
    <w:multiLevelType w:val="hybridMultilevel"/>
    <w:tmpl w:val="FB9A0B98"/>
    <w:lvl w:ilvl="0" w:tplc="B10CA1EA">
      <w:start w:val="1"/>
      <w:numFmt w:val="decimal"/>
      <w:lvlText w:val="%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45"/>
  </w:num>
  <w:num w:numId="3">
    <w:abstractNumId w:val="9"/>
  </w:num>
  <w:num w:numId="4">
    <w:abstractNumId w:val="29"/>
  </w:num>
  <w:num w:numId="5">
    <w:abstractNumId w:val="6"/>
  </w:num>
  <w:num w:numId="6">
    <w:abstractNumId w:val="33"/>
  </w:num>
  <w:num w:numId="7">
    <w:abstractNumId w:val="21"/>
  </w:num>
  <w:num w:numId="8">
    <w:abstractNumId w:val="32"/>
  </w:num>
  <w:num w:numId="9">
    <w:abstractNumId w:val="25"/>
  </w:num>
  <w:num w:numId="10">
    <w:abstractNumId w:val="27"/>
  </w:num>
  <w:num w:numId="11">
    <w:abstractNumId w:val="31"/>
  </w:num>
  <w:num w:numId="12">
    <w:abstractNumId w:val="43"/>
  </w:num>
  <w:num w:numId="13">
    <w:abstractNumId w:val="37"/>
  </w:num>
  <w:num w:numId="14">
    <w:abstractNumId w:val="23"/>
  </w:num>
  <w:num w:numId="15">
    <w:abstractNumId w:val="41"/>
  </w:num>
  <w:num w:numId="16">
    <w:abstractNumId w:val="17"/>
  </w:num>
  <w:num w:numId="17">
    <w:abstractNumId w:val="44"/>
  </w:num>
  <w:num w:numId="18">
    <w:abstractNumId w:val="39"/>
  </w:num>
  <w:num w:numId="19">
    <w:abstractNumId w:val="4"/>
  </w:num>
  <w:num w:numId="20">
    <w:abstractNumId w:val="20"/>
  </w:num>
  <w:num w:numId="21">
    <w:abstractNumId w:val="16"/>
  </w:num>
  <w:num w:numId="22">
    <w:abstractNumId w:val="8"/>
  </w:num>
  <w:num w:numId="23">
    <w:abstractNumId w:val="7"/>
  </w:num>
  <w:num w:numId="24">
    <w:abstractNumId w:val="19"/>
  </w:num>
  <w:num w:numId="25">
    <w:abstractNumId w:val="46"/>
  </w:num>
  <w:num w:numId="26">
    <w:abstractNumId w:val="1"/>
  </w:num>
  <w:num w:numId="27">
    <w:abstractNumId w:val="35"/>
  </w:num>
  <w:num w:numId="28">
    <w:abstractNumId w:val="24"/>
  </w:num>
  <w:num w:numId="29">
    <w:abstractNumId w:val="14"/>
  </w:num>
  <w:num w:numId="30">
    <w:abstractNumId w:val="0"/>
  </w:num>
  <w:num w:numId="31">
    <w:abstractNumId w:val="26"/>
  </w:num>
  <w:num w:numId="32">
    <w:abstractNumId w:val="36"/>
  </w:num>
  <w:num w:numId="33">
    <w:abstractNumId w:val="13"/>
  </w:num>
  <w:num w:numId="34">
    <w:abstractNumId w:val="34"/>
  </w:num>
  <w:num w:numId="35">
    <w:abstractNumId w:val="3"/>
  </w:num>
  <w:num w:numId="36">
    <w:abstractNumId w:val="22"/>
  </w:num>
  <w:num w:numId="37">
    <w:abstractNumId w:val="12"/>
  </w:num>
  <w:num w:numId="38">
    <w:abstractNumId w:val="30"/>
  </w:num>
  <w:num w:numId="39">
    <w:abstractNumId w:val="40"/>
  </w:num>
  <w:num w:numId="40">
    <w:abstractNumId w:val="28"/>
  </w:num>
  <w:num w:numId="41">
    <w:abstractNumId w:val="2"/>
  </w:num>
  <w:num w:numId="42">
    <w:abstractNumId w:val="15"/>
  </w:num>
  <w:num w:numId="43">
    <w:abstractNumId w:val="42"/>
  </w:num>
  <w:num w:numId="44">
    <w:abstractNumId w:val="18"/>
  </w:num>
  <w:num w:numId="45">
    <w:abstractNumId w:val="10"/>
  </w:num>
  <w:num w:numId="46">
    <w:abstractNumId w:val="11"/>
  </w:num>
  <w:num w:numId="47">
    <w:abstractNumId w:val="5"/>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isplayBackgroundShape/>
  <w:mirrorMargins/>
  <w:defaultTabStop w:val="720"/>
  <w:evenAndOddHeaders/>
  <w:characterSpacingControl w:val="doNotCompress"/>
  <w:hdrShapeDefaults>
    <o:shapedefaults v:ext="edit" spidmax="12290">
      <o:colormenu v:ext="edit" fillcolor="none"/>
    </o:shapedefaults>
    <o:shapelayout v:ext="edit">
      <o:idmap v:ext="edit" data="2"/>
      <o:rules v:ext="edit">
        <o:r id="V:Rule63" type="connector" idref="#_x0000_s2410"/>
        <o:r id="V:Rule64" type="connector" idref="#_x0000_s2152"/>
        <o:r id="V:Rule65" type="connector" idref="#_x0000_s2427"/>
        <o:r id="V:Rule66" type="connector" idref="#_x0000_s2171"/>
        <o:r id="V:Rule67" type="connector" idref="#_x0000_s2395"/>
        <o:r id="V:Rule68" type="connector" idref="#_x0000_s2368"/>
        <o:r id="V:Rule69" type="connector" idref="#_x0000_s2411"/>
        <o:r id="V:Rule70" type="connector" idref="#_x0000_s2105"/>
        <o:r id="V:Rule71" type="connector" idref="#_x0000_s2424"/>
        <o:r id="V:Rule72" type="connector" idref="#_x0000_s2130"/>
        <o:r id="V:Rule73" type="connector" idref="#_x0000_s2054"/>
        <o:r id="V:Rule74" type="connector" idref="#_x0000_s2184"/>
        <o:r id="V:Rule75" type="connector" idref="#_x0000_s2377"/>
        <o:r id="V:Rule76" type="connector" idref="#_x0000_s2426"/>
        <o:r id="V:Rule77" type="connector" idref="#_x0000_s2401"/>
        <o:r id="V:Rule78" type="connector" idref="#_x0000_s2103"/>
        <o:r id="V:Rule79" type="connector" idref="#_x0000_s2131"/>
        <o:r id="V:Rule80" type="connector" idref="#_x0000_s2061"/>
        <o:r id="V:Rule81" type="connector" idref="#_x0000_s2378"/>
        <o:r id="V:Rule82" type="connector" idref="#_x0000_s2051"/>
        <o:r id="V:Rule83" type="connector" idref="#_x0000_s2155"/>
        <o:r id="V:Rule84" type="connector" idref="#_x0000_s2176"/>
        <o:r id="V:Rule85" type="connector" idref="#_x0000_s2064"/>
        <o:r id="V:Rule86" type="connector" idref="#_x0000_s2416"/>
        <o:r id="V:Rule87" type="connector" idref="#_x0000_s2154"/>
        <o:r id="V:Rule88" type="connector" idref="#_x0000_s2055"/>
        <o:r id="V:Rule89" type="connector" idref="#_x0000_s2417"/>
        <o:r id="V:Rule90" type="connector" idref="#_x0000_s2409"/>
        <o:r id="V:Rule91" type="connector" idref="#_x0000_s2369"/>
        <o:r id="V:Rule92" type="connector" idref="#_x0000_s2063"/>
        <o:r id="V:Rule93" type="connector" idref="#_x0000_s2178"/>
        <o:r id="V:Rule94" type="connector" idref="#_x0000_s2104"/>
        <o:r id="V:Rule95" type="connector" idref="#_x0000_s2402"/>
        <o:r id="V:Rule96" type="connector" idref="#_x0000_s2062"/>
        <o:r id="V:Rule97" type="connector" idref="#_x0000_s2371"/>
        <o:r id="V:Rule98" type="connector" idref="#_x0000_s2153"/>
        <o:r id="V:Rule99" type="connector" idref="#_x0000_s2379"/>
        <o:r id="V:Rule100" type="connector" idref="#_x0000_s2067"/>
        <o:r id="V:Rule101" type="connector" idref="#_x0000_s2418"/>
        <o:r id="V:Rule102" type="connector" idref="#_x0000_s2169"/>
        <o:r id="V:Rule103" type="connector" idref="#_x0000_s2179"/>
        <o:r id="V:Rule104" type="connector" idref="#_x0000_s2400"/>
        <o:r id="V:Rule105" type="connector" idref="#_x0000_s2393"/>
        <o:r id="V:Rule106" type="connector" idref="#_x0000_s2394"/>
        <o:r id="V:Rule107" type="connector" idref="#_x0000_s2168"/>
        <o:r id="V:Rule108" type="connector" idref="#_x0000_s2056"/>
        <o:r id="V:Rule109" type="connector" idref="#_x0000_s2057"/>
        <o:r id="V:Rule110" type="connector" idref="#_x0000_s2392"/>
        <o:r id="V:Rule111" type="connector" idref="#_x0000_s2177"/>
        <o:r id="V:Rule112" type="connector" idref="#_x0000_s2419"/>
        <o:r id="V:Rule113" type="connector" idref="#_x0000_s2370"/>
        <o:r id="V:Rule114" type="connector" idref="#_x0000_s2403"/>
        <o:r id="V:Rule115" type="connector" idref="#_x0000_s2425"/>
        <o:r id="V:Rule116" type="connector" idref="#_x0000_s2128"/>
        <o:r id="V:Rule117" type="connector" idref="#_x0000_s2376"/>
        <o:r id="V:Rule118" type="connector" idref="#_x0000_s2129"/>
        <o:r id="V:Rule119" type="connector" idref="#_x0000_s2186"/>
        <o:r id="V:Rule120" type="connector" idref="#_x0000_s2106"/>
        <o:r id="V:Rule121" type="connector" idref="#_x0000_s2185"/>
        <o:r id="V:Rule122" type="connector" idref="#_x0000_s2187"/>
        <o:r id="V:Rule123" type="connector" idref="#_x0000_s2408"/>
        <o:r id="V:Rule124" type="connector" idref="#_x0000_s2170"/>
        <o:r id="V:Rule125" type="connector" idref="#_x0000_s2450"/>
        <o:r id="V:Rule126" type="connector" idref="#_x0000_s2451"/>
        <o:r id="V:Rule127" type="connector" idref="#_x0000_s2452"/>
        <o:r id="V:Rule128" type="connector" idref="#_x0000_s2453"/>
        <o:r id="V:Rule129" type="connector" idref="#_x0000_s2457"/>
        <o:r id="V:Rule130" type="connector" idref="#_x0000_s2460"/>
        <o:r id="V:Rule131" type="connector" idref="#_x0000_s2459"/>
        <o:r id="V:Rule132" type="connector" idref="#_x0000_s2458"/>
        <o:r id="V:Rule133" type="connector" idref="#_x0000_s2464"/>
        <o:r id="V:Rule134" type="connector" idref="#_x0000_s2467"/>
        <o:r id="V:Rule135" type="connector" idref="#_x0000_s2466"/>
        <o:r id="V:Rule136" type="connector" idref="#_x0000_s2465"/>
        <o:r id="V:Rule137" type="connector" idref="#_x0000_s2471"/>
        <o:r id="V:Rule138" type="connector" idref="#_x0000_s2472"/>
        <o:r id="V:Rule139" type="connector" idref="#_x0000_s2473"/>
        <o:r id="V:Rule140" type="connector" idref="#_x0000_s2474"/>
        <o:r id="V:Rule141" type="connector" idref="#_x0000_s2478"/>
        <o:r id="V:Rule142" type="connector" idref="#_x0000_s2481"/>
        <o:r id="V:Rule143" type="connector" idref="#_x0000_s2480"/>
        <o:r id="V:Rule144" type="connector" idref="#_x0000_s2479"/>
        <o:r id="V:Rule145" type="connector" idref="#_x0000_s2485"/>
        <o:r id="V:Rule146" type="connector" idref="#_x0000_s2486"/>
        <o:r id="V:Rule147" type="connector" idref="#_x0000_s2487"/>
        <o:r id="V:Rule148" type="connector" idref="#_x0000_s2488"/>
        <o:r id="V:Rule149" type="connector" idref="#_x0000_s2492"/>
        <o:r id="V:Rule150" type="connector" idref="#_x0000_s2493"/>
        <o:r id="V:Rule151" type="connector" idref="#_x0000_s2494"/>
        <o:r id="V:Rule152" type="connector" idref="#_x0000_s2495"/>
        <o:r id="V:Rule153" type="connector" idref="#_x0000_s2499"/>
        <o:r id="V:Rule154" type="connector" idref="#_x0000_s2502"/>
        <o:r id="V:Rule155" type="connector" idref="#_x0000_s2501"/>
        <o:r id="V:Rule156" type="connector" idref="#_x0000_s2500"/>
        <o:r id="V:Rule157" type="connector" idref="#_x0000_s2506"/>
        <o:r id="V:Rule158" type="connector" idref="#_x0000_s2507"/>
        <o:r id="V:Rule159" type="connector" idref="#_x0000_s2508"/>
        <o:r id="V:Rule160" type="connector" idref="#_x0000_s2509"/>
        <o:r id="V:Rule161" type="connector" idref="#_x0000_s2513"/>
        <o:r id="V:Rule162" type="connector" idref="#_x0000_s2516"/>
        <o:r id="V:Rule163" type="connector" idref="#_x0000_s2515"/>
        <o:r id="V:Rule164" type="connector" idref="#_x0000_s2514"/>
        <o:r id="V:Rule165" type="connector" idref="#_x0000_s2521"/>
        <o:r id="V:Rule166" type="connector" idref="#_x0000_s2522"/>
        <o:r id="V:Rule167" type="connector" idref="#_x0000_s2519"/>
        <o:r id="V:Rule168" type="connector" idref="#_x0000_s2520"/>
        <o:r id="V:Rule169" type="connector" idref="#_x0000_s2528"/>
        <o:r id="V:Rule170" type="connector" idref="#_x0000_s2529"/>
        <o:r id="V:Rule171" type="connector" idref="#_x0000_s2526"/>
        <o:r id="V:Rule172" type="connector" idref="#_x0000_s2527"/>
        <o:r id="V:Rule173" type="connector" idref="#_x0000_s2535"/>
        <o:r id="V:Rule174" type="connector" idref="#_x0000_s2533"/>
        <o:r id="V:Rule175" type="connector" idref="#_x0000_s2534"/>
        <o:r id="V:Rule176" type="connector" idref="#_x0000_s2536"/>
        <o:r id="V:Rule177" type="connector" idref="#_x0000_s2542"/>
        <o:r id="V:Rule178" type="connector" idref="#_x0000_s2543"/>
        <o:r id="V:Rule179" type="connector" idref="#_x0000_s2540"/>
        <o:r id="V:Rule180" type="connector" idref="#_x0000_s2541"/>
        <o:r id="V:Rule181" type="connector" idref="#_x0000_s2549"/>
        <o:r id="V:Rule182" type="connector" idref="#_x0000_s2550"/>
        <o:r id="V:Rule183" type="connector" idref="#_x0000_s2547"/>
        <o:r id="V:Rule184" type="connector" idref="#_x0000_s2548"/>
        <o:r id="V:Rule185" type="connector" idref="#_x0000_s2556"/>
        <o:r id="V:Rule186" type="connector" idref="#_x0000_s2557"/>
        <o:r id="V:Rule187" type="connector" idref="#_x0000_s2554"/>
        <o:r id="V:Rule188" type="connector" idref="#_x0000_s2555"/>
        <o:r id="V:Rule189" type="connector" idref="#_x0000_s2563"/>
        <o:r id="V:Rule190" type="connector" idref="#_x0000_s2564"/>
        <o:r id="V:Rule191" type="connector" idref="#_x0000_s2561"/>
        <o:r id="V:Rule192" type="connector" idref="#_x0000_s2562"/>
        <o:r id="V:Rule193" type="connector" idref="#_x0000_s2570"/>
        <o:r id="V:Rule194" type="connector" idref="#_x0000_s2568"/>
        <o:r id="V:Rule195" type="connector" idref="#_x0000_s2569"/>
        <o:r id="V:Rule196" type="connector" idref="#_x0000_s2571"/>
        <o:r id="V:Rule197" type="connector" idref="#_x0000_s2577"/>
        <o:r id="V:Rule198" type="connector" idref="#_x0000_s2578"/>
        <o:r id="V:Rule199" type="connector" idref="#_x0000_s2575"/>
        <o:r id="V:Rule200" type="connector" idref="#_x0000_s2576"/>
        <o:r id="V:Rule201" type="connector" idref="#_x0000_s2584"/>
        <o:r id="V:Rule202" type="connector" idref="#_x0000_s2582"/>
        <o:r id="V:Rule203" type="connector" idref="#_x0000_s2583"/>
        <o:r id="V:Rule204" type="connector" idref="#_x0000_s2585"/>
        <o:r id="V:Rule205" type="connector" idref="#_x0000_s2591"/>
        <o:r id="V:Rule206" type="connector" idref="#_x0000_s2592"/>
        <o:r id="V:Rule207" type="connector" idref="#_x0000_s2589"/>
        <o:r id="V:Rule208" type="connector" idref="#_x0000_s2590"/>
        <o:r id="V:Rule209" type="connector" idref="#_x0000_s2598"/>
        <o:r id="V:Rule210" type="connector" idref="#_x0000_s2596"/>
        <o:r id="V:Rule211" type="connector" idref="#_x0000_s2597"/>
        <o:r id="V:Rule212" type="connector" idref="#_x0000_s2599"/>
        <o:r id="V:Rule213" type="connector" idref="#_x0000_s2605"/>
        <o:r id="V:Rule214" type="connector" idref="#_x0000_s2606"/>
        <o:r id="V:Rule215" type="connector" idref="#_x0000_s2603"/>
        <o:r id="V:Rule216" type="connector" idref="#_x0000_s2604"/>
        <o:r id="V:Rule217" type="connector" idref="#_x0000_s2612"/>
        <o:r id="V:Rule218" type="connector" idref="#_x0000_s2610"/>
        <o:r id="V:Rule219" type="connector" idref="#_x0000_s2611"/>
        <o:r id="V:Rule220" type="connector" idref="#_x0000_s2613"/>
        <o:r id="V:Rule221" type="connector" idref="#_x0000_s2619"/>
        <o:r id="V:Rule222" type="connector" idref="#_x0000_s2620"/>
        <o:r id="V:Rule223" type="connector" idref="#_x0000_s2617"/>
        <o:r id="V:Rule224" type="connector" idref="#_x0000_s2618"/>
        <o:r id="V:Rule225" type="connector" idref="#_x0000_s2626"/>
        <o:r id="V:Rule226" type="connector" idref="#_x0000_s2624"/>
        <o:r id="V:Rule227" type="connector" idref="#_x0000_s2625"/>
        <o:r id="V:Rule228" type="connector" idref="#_x0000_s2627"/>
        <o:r id="V:Rule229" type="connector" idref="#_x0000_s2633"/>
        <o:r id="V:Rule230" type="connector" idref="#_x0000_s2631"/>
        <o:r id="V:Rule231" type="connector" idref="#_x0000_s2632"/>
        <o:r id="V:Rule232" type="connector" idref="#_x0000_s2634"/>
        <o:r id="V:Rule233" type="connector" idref="#_x0000_s2640"/>
        <o:r id="V:Rule234" type="connector" idref="#_x0000_s2641"/>
        <o:r id="V:Rule235" type="connector" idref="#_x0000_s2638"/>
        <o:r id="V:Rule236" type="connector" idref="#_x0000_s2639"/>
        <o:r id="V:Rule237" type="connector" idref="#_x0000_s2647"/>
        <o:r id="V:Rule238" type="connector" idref="#_x0000_s2645"/>
        <o:r id="V:Rule239" type="connector" idref="#_x0000_s2646"/>
        <o:r id="V:Rule240" type="connector" idref="#_x0000_s2648"/>
        <o:r id="V:Rule241" type="connector" idref="#_x0000_s2654"/>
        <o:r id="V:Rule242" type="connector" idref="#_x0000_s2652"/>
        <o:r id="V:Rule243" type="connector" idref="#_x0000_s2653"/>
        <o:r id="V:Rule244" type="connector" idref="#_x0000_s2655"/>
        <o:r id="V:Rule245" type="connector" idref="#_x0000_s2661"/>
        <o:r id="V:Rule246" type="connector" idref="#_x0000_s2659"/>
        <o:r id="V:Rule247" type="connector" idref="#_x0000_s2660"/>
        <o:r id="V:Rule248" type="connector" idref="#_x0000_s2662"/>
        <o:r id="V:Rule249" type="connector" idref="#_x0000_s2668"/>
        <o:r id="V:Rule250" type="connector" idref="#_x0000_s2666"/>
        <o:r id="V:Rule251" type="connector" idref="#_x0000_s2667"/>
        <o:r id="V:Rule252" type="connector" idref="#_x0000_s2669"/>
        <o:r id="V:Rule253" type="connector" idref="#_x0000_s2675"/>
        <o:r id="V:Rule254" type="connector" idref="#_x0000_s2676"/>
        <o:r id="V:Rule255" type="connector" idref="#_x0000_s2673"/>
        <o:r id="V:Rule256" type="connector" idref="#_x0000_s2674"/>
        <o:r id="V:Rule257" type="connector" idref="#_x0000_s2682"/>
        <o:r id="V:Rule258" type="connector" idref="#_x0000_s2680"/>
        <o:r id="V:Rule259" type="connector" idref="#_x0000_s2681"/>
        <o:r id="V:Rule260" type="connector" idref="#_x0000_s2683"/>
        <o:r id="V:Rule261" type="connector" idref="#_x0000_s2689"/>
        <o:r id="V:Rule262" type="connector" idref="#_x0000_s2690"/>
        <o:r id="V:Rule263" type="connector" idref="#_x0000_s2687"/>
        <o:r id="V:Rule264" type="connector" idref="#_x0000_s2688"/>
        <o:r id="V:Rule265" type="connector" idref="#_x0000_s2696"/>
        <o:r id="V:Rule266" type="connector" idref="#_x0000_s2697"/>
        <o:r id="V:Rule267" type="connector" idref="#_x0000_s2694"/>
        <o:r id="V:Rule268" type="connector" idref="#_x0000_s2695"/>
        <o:r id="V:Rule269" type="connector" idref="#_x0000_s2703"/>
        <o:r id="V:Rule270" type="connector" idref="#_x0000_s2701"/>
        <o:r id="V:Rule271" type="connector" idref="#_x0000_s2702"/>
        <o:r id="V:Rule272" type="connector" idref="#_x0000_s2704"/>
        <o:r id="V:Rule273" type="connector" idref="#_x0000_s2710"/>
        <o:r id="V:Rule274" type="connector" idref="#_x0000_s2708"/>
        <o:r id="V:Rule275" type="connector" idref="#_x0000_s2709"/>
        <o:r id="V:Rule276" type="connector" idref="#_x0000_s2711"/>
        <o:r id="V:Rule277" type="connector" idref="#_x0000_s2717"/>
        <o:r id="V:Rule278" type="connector" idref="#_x0000_s2718"/>
        <o:r id="V:Rule279" type="connector" idref="#_x0000_s2715"/>
        <o:r id="V:Rule280" type="connector" idref="#_x0000_s2716"/>
        <o:r id="V:Rule285" type="connector" idref="#_x0000_s2731"/>
        <o:r id="V:Rule286" type="connector" idref="#_x0000_s2729"/>
        <o:r id="V:Rule287" type="connector" idref="#_x0000_s2730"/>
        <o:r id="V:Rule288" type="connector" idref="#_x0000_s2732"/>
        <o:r id="V:Rule293" type="connector" idref="#_x0000_s2745"/>
        <o:r id="V:Rule294" type="connector" idref="#_x0000_s2746"/>
        <o:r id="V:Rule295" type="connector" idref="#_x0000_s2743"/>
        <o:r id="V:Rule296" type="connector" idref="#_x0000_s2744"/>
        <o:r id="V:Rule297" type="connector" idref="#_x0000_s2753"/>
        <o:r id="V:Rule298" type="connector" idref="#_x0000_s2751"/>
        <o:r id="V:Rule299" type="connector" idref="#_x0000_s2752"/>
        <o:r id="V:Rule300" type="connector" idref="#_x0000_s2750"/>
        <o:r id="V:Rule301" type="connector" idref="#_x0000_s2757"/>
        <o:r id="V:Rule302" type="connector" idref="#_x0000_s2759"/>
        <o:r id="V:Rule303" type="connector" idref="#_x0000_s2760"/>
        <o:r id="V:Rule304" type="connector" idref="#_x0000_s2758"/>
        <o:r id="V:Rule305" type="connector" idref="#_x0000_s2764"/>
        <o:r id="V:Rule306" type="connector" idref="#_x0000_s2766"/>
        <o:r id="V:Rule307" type="connector" idref="#_x0000_s2765"/>
        <o:r id="V:Rule308" type="connector" idref="#_x0000_s2767"/>
      </o:rules>
    </o:shapelayout>
  </w:hdrShapeDefaults>
  <w:footnotePr>
    <w:footnote w:id="-1"/>
    <w:footnote w:id="0"/>
  </w:footnotePr>
  <w:endnotePr>
    <w:endnote w:id="-1"/>
    <w:endnote w:id="0"/>
  </w:endnotePr>
  <w:compat>
    <w:useFELayout/>
  </w:compat>
  <w:rsids>
    <w:rsidRoot w:val="00441123"/>
    <w:rsid w:val="00080D93"/>
    <w:rsid w:val="00097746"/>
    <w:rsid w:val="00114BDE"/>
    <w:rsid w:val="00141C78"/>
    <w:rsid w:val="001848B7"/>
    <w:rsid w:val="00200D5E"/>
    <w:rsid w:val="0024381A"/>
    <w:rsid w:val="00321BAA"/>
    <w:rsid w:val="003E2973"/>
    <w:rsid w:val="00441123"/>
    <w:rsid w:val="0045665E"/>
    <w:rsid w:val="00465DA7"/>
    <w:rsid w:val="00505D4E"/>
    <w:rsid w:val="00523678"/>
    <w:rsid w:val="005401FF"/>
    <w:rsid w:val="00546EE7"/>
    <w:rsid w:val="00557D54"/>
    <w:rsid w:val="00557E42"/>
    <w:rsid w:val="00572BC6"/>
    <w:rsid w:val="0068571A"/>
    <w:rsid w:val="006E5472"/>
    <w:rsid w:val="006F2981"/>
    <w:rsid w:val="00703096"/>
    <w:rsid w:val="00716E7C"/>
    <w:rsid w:val="00807398"/>
    <w:rsid w:val="008404C4"/>
    <w:rsid w:val="00870B1E"/>
    <w:rsid w:val="00872727"/>
    <w:rsid w:val="00872FE7"/>
    <w:rsid w:val="00874FA6"/>
    <w:rsid w:val="008D02C3"/>
    <w:rsid w:val="009263EC"/>
    <w:rsid w:val="00946B9C"/>
    <w:rsid w:val="009D07A9"/>
    <w:rsid w:val="00A3250A"/>
    <w:rsid w:val="00A411BF"/>
    <w:rsid w:val="00A4282F"/>
    <w:rsid w:val="00AE6B6A"/>
    <w:rsid w:val="00B33835"/>
    <w:rsid w:val="00B64ECE"/>
    <w:rsid w:val="00B67D28"/>
    <w:rsid w:val="00BA590D"/>
    <w:rsid w:val="00C43359"/>
    <w:rsid w:val="00C80343"/>
    <w:rsid w:val="00DC772D"/>
    <w:rsid w:val="00DD3D7A"/>
    <w:rsid w:val="00E126F2"/>
    <w:rsid w:val="00E7326F"/>
    <w:rsid w:val="00EA4995"/>
    <w:rsid w:val="00EA6E24"/>
    <w:rsid w:val="00EF6E73"/>
    <w:rsid w:val="00F01450"/>
    <w:rsid w:val="00F35C28"/>
    <w:rsid w:val="00F56BDC"/>
    <w:rsid w:val="00F677A9"/>
    <w:rsid w:val="00FC198E"/>
    <w:rsid w:val="00FD0D4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o:shapedefaults>
    <o:shapelayout v:ext="edit">
      <o:idmap v:ext="edit" data="1,9"/>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1123"/>
  </w:style>
  <w:style w:type="paragraph" w:styleId="Heading1">
    <w:name w:val="heading 1"/>
    <w:basedOn w:val="Normal"/>
    <w:next w:val="Normal"/>
    <w:link w:val="Heading1Char"/>
    <w:uiPriority w:val="9"/>
    <w:qFormat/>
    <w:rsid w:val="00874F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411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1123"/>
    <w:pPr>
      <w:tabs>
        <w:tab w:val="center" w:pos="4320"/>
        <w:tab w:val="right" w:pos="8640"/>
      </w:tabs>
      <w:spacing w:after="0"/>
    </w:pPr>
  </w:style>
  <w:style w:type="character" w:customStyle="1" w:styleId="HeaderChar">
    <w:name w:val="Header Char"/>
    <w:basedOn w:val="DefaultParagraphFont"/>
    <w:link w:val="Header"/>
    <w:uiPriority w:val="99"/>
    <w:rsid w:val="00441123"/>
  </w:style>
  <w:style w:type="paragraph" w:styleId="Footer">
    <w:name w:val="footer"/>
    <w:basedOn w:val="Normal"/>
    <w:link w:val="FooterChar"/>
    <w:uiPriority w:val="99"/>
    <w:semiHidden/>
    <w:unhideWhenUsed/>
    <w:rsid w:val="00441123"/>
    <w:pPr>
      <w:tabs>
        <w:tab w:val="center" w:pos="4320"/>
        <w:tab w:val="right" w:pos="8640"/>
      </w:tabs>
      <w:spacing w:after="0"/>
    </w:pPr>
  </w:style>
  <w:style w:type="character" w:customStyle="1" w:styleId="FooterChar">
    <w:name w:val="Footer Char"/>
    <w:basedOn w:val="DefaultParagraphFont"/>
    <w:link w:val="Footer"/>
    <w:uiPriority w:val="99"/>
    <w:semiHidden/>
    <w:rsid w:val="00441123"/>
  </w:style>
  <w:style w:type="character" w:styleId="Hyperlink">
    <w:name w:val="Hyperlink"/>
    <w:basedOn w:val="DefaultParagraphFont"/>
    <w:uiPriority w:val="99"/>
    <w:unhideWhenUsed/>
    <w:rsid w:val="00441123"/>
    <w:rPr>
      <w:color w:val="0000FF" w:themeColor="hyperlink"/>
      <w:u w:val="single"/>
    </w:rPr>
  </w:style>
  <w:style w:type="character" w:customStyle="1" w:styleId="Heading2Char">
    <w:name w:val="Heading 2 Char"/>
    <w:basedOn w:val="DefaultParagraphFont"/>
    <w:link w:val="Heading2"/>
    <w:uiPriority w:val="9"/>
    <w:rsid w:val="00441123"/>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41123"/>
    <w:pPr>
      <w:spacing w:line="276" w:lineRule="auto"/>
      <w:ind w:left="720" w:firstLine="0"/>
      <w:contextualSpacing/>
    </w:pPr>
    <w:rPr>
      <w:rFonts w:eastAsiaTheme="minorHAnsi"/>
      <w:lang w:eastAsia="en-US"/>
    </w:rPr>
  </w:style>
  <w:style w:type="paragraph" w:styleId="BalloonText">
    <w:name w:val="Balloon Text"/>
    <w:basedOn w:val="Normal"/>
    <w:link w:val="BalloonTextChar"/>
    <w:uiPriority w:val="99"/>
    <w:semiHidden/>
    <w:unhideWhenUsed/>
    <w:rsid w:val="0044112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1123"/>
    <w:rPr>
      <w:rFonts w:ascii="Tahoma" w:hAnsi="Tahoma" w:cs="Tahoma"/>
      <w:sz w:val="16"/>
      <w:szCs w:val="16"/>
    </w:rPr>
  </w:style>
  <w:style w:type="character" w:customStyle="1" w:styleId="Heading1Char">
    <w:name w:val="Heading 1 Char"/>
    <w:basedOn w:val="DefaultParagraphFont"/>
    <w:link w:val="Heading1"/>
    <w:uiPriority w:val="9"/>
    <w:rsid w:val="00874FA6"/>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F677A9"/>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F677A9"/>
    <w:pPr>
      <w:tabs>
        <w:tab w:val="right" w:leader="dot" w:pos="4680"/>
      </w:tabs>
      <w:spacing w:before="240" w:after="0"/>
      <w:ind w:left="360" w:right="180" w:firstLine="0"/>
    </w:pPr>
    <w:rPr>
      <w:b/>
      <w:bCs/>
      <w:sz w:val="20"/>
      <w:szCs w:val="20"/>
    </w:rPr>
  </w:style>
  <w:style w:type="paragraph" w:styleId="TOC3">
    <w:name w:val="toc 3"/>
    <w:basedOn w:val="Normal"/>
    <w:next w:val="Normal"/>
    <w:autoRedefine/>
    <w:uiPriority w:val="39"/>
    <w:unhideWhenUsed/>
    <w:rsid w:val="00F677A9"/>
    <w:pPr>
      <w:spacing w:after="0"/>
      <w:ind w:left="220"/>
    </w:pPr>
    <w:rPr>
      <w:sz w:val="20"/>
      <w:szCs w:val="20"/>
    </w:rPr>
  </w:style>
  <w:style w:type="paragraph" w:styleId="TOC4">
    <w:name w:val="toc 4"/>
    <w:basedOn w:val="Normal"/>
    <w:next w:val="Normal"/>
    <w:autoRedefine/>
    <w:uiPriority w:val="39"/>
    <w:unhideWhenUsed/>
    <w:rsid w:val="00F677A9"/>
    <w:pPr>
      <w:spacing w:after="0"/>
      <w:ind w:left="440"/>
    </w:pPr>
    <w:rPr>
      <w:sz w:val="20"/>
      <w:szCs w:val="20"/>
    </w:rPr>
  </w:style>
  <w:style w:type="paragraph" w:styleId="TOC5">
    <w:name w:val="toc 5"/>
    <w:basedOn w:val="Normal"/>
    <w:next w:val="Normal"/>
    <w:autoRedefine/>
    <w:uiPriority w:val="39"/>
    <w:unhideWhenUsed/>
    <w:rsid w:val="00F677A9"/>
    <w:pPr>
      <w:spacing w:after="0"/>
      <w:ind w:left="660"/>
    </w:pPr>
    <w:rPr>
      <w:sz w:val="20"/>
      <w:szCs w:val="20"/>
    </w:rPr>
  </w:style>
  <w:style w:type="paragraph" w:styleId="TOC6">
    <w:name w:val="toc 6"/>
    <w:basedOn w:val="Normal"/>
    <w:next w:val="Normal"/>
    <w:autoRedefine/>
    <w:uiPriority w:val="39"/>
    <w:unhideWhenUsed/>
    <w:rsid w:val="00F677A9"/>
    <w:pPr>
      <w:spacing w:after="0"/>
      <w:ind w:left="880"/>
    </w:pPr>
    <w:rPr>
      <w:sz w:val="20"/>
      <w:szCs w:val="20"/>
    </w:rPr>
  </w:style>
  <w:style w:type="paragraph" w:styleId="TOC7">
    <w:name w:val="toc 7"/>
    <w:basedOn w:val="Normal"/>
    <w:next w:val="Normal"/>
    <w:autoRedefine/>
    <w:uiPriority w:val="39"/>
    <w:unhideWhenUsed/>
    <w:rsid w:val="00F677A9"/>
    <w:pPr>
      <w:spacing w:after="0"/>
      <w:ind w:left="1100"/>
    </w:pPr>
    <w:rPr>
      <w:sz w:val="20"/>
      <w:szCs w:val="20"/>
    </w:rPr>
  </w:style>
  <w:style w:type="paragraph" w:styleId="TOC8">
    <w:name w:val="toc 8"/>
    <w:basedOn w:val="Normal"/>
    <w:next w:val="Normal"/>
    <w:autoRedefine/>
    <w:uiPriority w:val="39"/>
    <w:unhideWhenUsed/>
    <w:rsid w:val="00F677A9"/>
    <w:pPr>
      <w:spacing w:after="0"/>
      <w:ind w:left="1320"/>
    </w:pPr>
    <w:rPr>
      <w:sz w:val="20"/>
      <w:szCs w:val="20"/>
    </w:rPr>
  </w:style>
  <w:style w:type="paragraph" w:styleId="TOC9">
    <w:name w:val="toc 9"/>
    <w:basedOn w:val="Normal"/>
    <w:next w:val="Normal"/>
    <w:autoRedefine/>
    <w:uiPriority w:val="39"/>
    <w:unhideWhenUsed/>
    <w:rsid w:val="00F677A9"/>
    <w:pPr>
      <w:spacing w:after="0"/>
      <w:ind w:left="1540"/>
    </w:pPr>
    <w:rPr>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eader" Target="header17.xml"/><Relationship Id="rId21" Type="http://schemas.openxmlformats.org/officeDocument/2006/relationships/header" Target="header9.xml"/><Relationship Id="rId34" Type="http://schemas.openxmlformats.org/officeDocument/2006/relationships/hyperlink" Target="mailto:snyder@asurams.edu" TargetMode="External"/><Relationship Id="rId42" Type="http://schemas.openxmlformats.org/officeDocument/2006/relationships/header" Target="header19.xml"/><Relationship Id="rId47" Type="http://schemas.openxmlformats.org/officeDocument/2006/relationships/header" Target="header22.xml"/><Relationship Id="rId50" Type="http://schemas.openxmlformats.org/officeDocument/2006/relationships/header" Target="header24.xml"/><Relationship Id="rId55" Type="http://schemas.openxmlformats.org/officeDocument/2006/relationships/header" Target="header29.xml"/><Relationship Id="rId63" Type="http://schemas.openxmlformats.org/officeDocument/2006/relationships/header" Target="header37.xml"/><Relationship Id="rId68" Type="http://schemas.openxmlformats.org/officeDocument/2006/relationships/header" Target="header42.xml"/><Relationship Id="rId76" Type="http://schemas.openxmlformats.org/officeDocument/2006/relationships/header" Target="header49.xml"/><Relationship Id="rId84" Type="http://schemas.openxmlformats.org/officeDocument/2006/relationships/header" Target="header57.xml"/><Relationship Id="rId7" Type="http://schemas.openxmlformats.org/officeDocument/2006/relationships/endnotes" Target="endnotes.xml"/><Relationship Id="rId71" Type="http://schemas.openxmlformats.org/officeDocument/2006/relationships/header" Target="header45.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5.jpe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header" Target="header14.xml"/><Relationship Id="rId37" Type="http://schemas.openxmlformats.org/officeDocument/2006/relationships/image" Target="media/image7.png"/><Relationship Id="rId40" Type="http://schemas.openxmlformats.org/officeDocument/2006/relationships/header" Target="header18.xml"/><Relationship Id="rId45" Type="http://schemas.openxmlformats.org/officeDocument/2006/relationships/hyperlink" Target="http://www.asurams.edu" TargetMode="External"/><Relationship Id="rId53" Type="http://schemas.openxmlformats.org/officeDocument/2006/relationships/header" Target="header27.xml"/><Relationship Id="rId58" Type="http://schemas.openxmlformats.org/officeDocument/2006/relationships/header" Target="header32.xml"/><Relationship Id="rId66" Type="http://schemas.openxmlformats.org/officeDocument/2006/relationships/header" Target="header40.xml"/><Relationship Id="rId74" Type="http://schemas.openxmlformats.org/officeDocument/2006/relationships/header" Target="header47.xml"/><Relationship Id="rId79" Type="http://schemas.openxmlformats.org/officeDocument/2006/relationships/header" Target="header52.xm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35.xml"/><Relationship Id="rId82" Type="http://schemas.openxmlformats.org/officeDocument/2006/relationships/header" Target="header55.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yperlink" Target="http://www.asurams.edu" TargetMode="External"/><Relationship Id="rId14" Type="http://schemas.openxmlformats.org/officeDocument/2006/relationships/footer" Target="footer2.xml"/><Relationship Id="rId22" Type="http://schemas.openxmlformats.org/officeDocument/2006/relationships/hyperlink" Target="http://www.asurams.edu" TargetMode="Externa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image" Target="media/image6.jpeg"/><Relationship Id="rId43" Type="http://schemas.openxmlformats.org/officeDocument/2006/relationships/image" Target="media/image9.jpeg"/><Relationship Id="rId48" Type="http://schemas.openxmlformats.org/officeDocument/2006/relationships/image" Target="media/image10.jpeg"/><Relationship Id="rId56" Type="http://schemas.openxmlformats.org/officeDocument/2006/relationships/header" Target="header30.xml"/><Relationship Id="rId64" Type="http://schemas.openxmlformats.org/officeDocument/2006/relationships/header" Target="header38.xml"/><Relationship Id="rId69" Type="http://schemas.openxmlformats.org/officeDocument/2006/relationships/header" Target="header43.xml"/><Relationship Id="rId77" Type="http://schemas.openxmlformats.org/officeDocument/2006/relationships/header" Target="header50.xml"/><Relationship Id="rId8" Type="http://schemas.openxmlformats.org/officeDocument/2006/relationships/image" Target="media/image1.jpeg"/><Relationship Id="rId51" Type="http://schemas.openxmlformats.org/officeDocument/2006/relationships/header" Target="header25.xml"/><Relationship Id="rId72" Type="http://schemas.openxmlformats.org/officeDocument/2006/relationships/image" Target="media/image11.png"/><Relationship Id="rId80" Type="http://schemas.openxmlformats.org/officeDocument/2006/relationships/header" Target="header53.xml"/><Relationship Id="rId85" Type="http://schemas.openxmlformats.org/officeDocument/2006/relationships/header" Target="header58.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yperlink" Target="mailto:E-mail:" TargetMode="External"/><Relationship Id="rId33" Type="http://schemas.openxmlformats.org/officeDocument/2006/relationships/header" Target="header15.xml"/><Relationship Id="rId38" Type="http://schemas.openxmlformats.org/officeDocument/2006/relationships/hyperlink" Target="mailto:gthomas@asurams.edu" TargetMode="External"/><Relationship Id="rId46" Type="http://schemas.openxmlformats.org/officeDocument/2006/relationships/header" Target="header21.xml"/><Relationship Id="rId59" Type="http://schemas.openxmlformats.org/officeDocument/2006/relationships/header" Target="header33.xml"/><Relationship Id="rId67" Type="http://schemas.openxmlformats.org/officeDocument/2006/relationships/header" Target="header41.xml"/><Relationship Id="rId20" Type="http://schemas.openxmlformats.org/officeDocument/2006/relationships/header" Target="header8.xml"/><Relationship Id="rId41" Type="http://schemas.openxmlformats.org/officeDocument/2006/relationships/image" Target="media/image8.jpeg"/><Relationship Id="rId54" Type="http://schemas.openxmlformats.org/officeDocument/2006/relationships/header" Target="header28.xml"/><Relationship Id="rId62" Type="http://schemas.openxmlformats.org/officeDocument/2006/relationships/header" Target="header36.xml"/><Relationship Id="rId70" Type="http://schemas.openxmlformats.org/officeDocument/2006/relationships/header" Target="header44.xml"/><Relationship Id="rId75" Type="http://schemas.openxmlformats.org/officeDocument/2006/relationships/header" Target="header48.xml"/><Relationship Id="rId83" Type="http://schemas.openxmlformats.org/officeDocument/2006/relationships/header" Target="header56.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3.jpeg"/><Relationship Id="rId28" Type="http://schemas.openxmlformats.org/officeDocument/2006/relationships/hyperlink" Target="http://www.fafsa.ed.gov" TargetMode="External"/><Relationship Id="rId36" Type="http://schemas.openxmlformats.org/officeDocument/2006/relationships/header" Target="header16.xml"/><Relationship Id="rId49" Type="http://schemas.openxmlformats.org/officeDocument/2006/relationships/header" Target="header23.xml"/><Relationship Id="rId57" Type="http://schemas.openxmlformats.org/officeDocument/2006/relationships/header" Target="header31.xml"/><Relationship Id="rId10" Type="http://schemas.openxmlformats.org/officeDocument/2006/relationships/image" Target="media/image2.jpeg"/><Relationship Id="rId31" Type="http://schemas.openxmlformats.org/officeDocument/2006/relationships/header" Target="header13.xml"/><Relationship Id="rId44" Type="http://schemas.openxmlformats.org/officeDocument/2006/relationships/header" Target="header20.xml"/><Relationship Id="rId52" Type="http://schemas.openxmlformats.org/officeDocument/2006/relationships/header" Target="header26.xml"/><Relationship Id="rId60" Type="http://schemas.openxmlformats.org/officeDocument/2006/relationships/header" Target="header34.xml"/><Relationship Id="rId65" Type="http://schemas.openxmlformats.org/officeDocument/2006/relationships/header" Target="header39.xml"/><Relationship Id="rId73" Type="http://schemas.openxmlformats.org/officeDocument/2006/relationships/header" Target="header46.xml"/><Relationship Id="rId78" Type="http://schemas.openxmlformats.org/officeDocument/2006/relationships/header" Target="header51.xml"/><Relationship Id="rId81" Type="http://schemas.openxmlformats.org/officeDocument/2006/relationships/header" Target="header54.xml"/><Relationship Id="rId86" Type="http://schemas.openxmlformats.org/officeDocument/2006/relationships/header" Target="header5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346FF-E78C-49A0-9432-203658EB0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103</Pages>
  <Words>54872</Words>
  <Characters>312777</Characters>
  <Application>Microsoft Office Word</Application>
  <DocSecurity>0</DocSecurity>
  <Lines>2606</Lines>
  <Paragraphs>733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366916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juliette</dc:creator>
  <cp:lastModifiedBy>juliette</cp:lastModifiedBy>
  <cp:revision>31</cp:revision>
  <dcterms:created xsi:type="dcterms:W3CDTF">2011-06-09T20:58:00Z</dcterms:created>
  <dcterms:modified xsi:type="dcterms:W3CDTF">2011-06-11T13:45:00Z</dcterms:modified>
</cp:coreProperties>
</file>